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commentsExtended.xml" ContentType="application/vnd.openxmlformats-officedocument.wordprocessingml.commentsExtended+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F08F4" w:rsidRDefault="00D4791C" w:rsidP="0086093C">
      <w:pPr>
        <w:pStyle w:val="Title"/>
        <w:rPr>
          <w:ins w:id="0" w:author="TinTin Kalaw" w:date="2014-08-19T08:12:00Z"/>
        </w:rPr>
      </w:pPr>
      <w:commentRangeStart w:id="1"/>
      <w:r w:rsidRPr="00E45CE0">
        <w:t xml:space="preserve">FILIET: An Information Extraction </w:t>
      </w:r>
      <w:r w:rsidR="0086093C" w:rsidRPr="00E45CE0">
        <w:t>System</w:t>
      </w:r>
    </w:p>
    <w:p w:rsidR="00B00C9B" w:rsidRPr="00E45CE0" w:rsidRDefault="0086093C" w:rsidP="0086093C">
      <w:pPr>
        <w:pStyle w:val="Title"/>
      </w:pPr>
      <w:r w:rsidRPr="00E45CE0">
        <w:t>For</w:t>
      </w:r>
      <w:ins w:id="2" w:author="PF" w:date="2014-11-10T06:36:00Z">
        <w:r w:rsidR="000438F4">
          <w:t xml:space="preserve"> </w:t>
        </w:r>
      </w:ins>
      <w:r w:rsidR="006F08F4">
        <w:t xml:space="preserve">Filipino </w:t>
      </w:r>
      <w:r w:rsidR="00D4791C" w:rsidRPr="00E45CE0">
        <w:t>Disaster-Related Tweets</w:t>
      </w:r>
    </w:p>
    <w:commentRangeEnd w:id="1"/>
    <w:p w:rsidR="004B7EB2" w:rsidRPr="00E45CE0" w:rsidRDefault="00390544" w:rsidP="004B7EB2">
      <w:pPr>
        <w:pStyle w:val="Subtitle"/>
      </w:pPr>
      <w:r>
        <w:rPr>
          <w:rStyle w:val="CommentReference"/>
        </w:rPr>
        <w:commentReference w:id="1"/>
      </w:r>
    </w:p>
    <w:p w:rsidR="004B7EB2" w:rsidRPr="00E45CE0" w:rsidRDefault="004B7EB2" w:rsidP="004B7EB2">
      <w:pPr>
        <w:pStyle w:val="Subtitle"/>
      </w:pPr>
    </w:p>
    <w:p w:rsidR="004B7EB2" w:rsidRPr="00E45CE0" w:rsidRDefault="004B7EB2" w:rsidP="004B7EB2">
      <w:pPr>
        <w:pStyle w:val="Subtitle"/>
      </w:pPr>
    </w:p>
    <w:p w:rsidR="004B7EB2" w:rsidRPr="00E45CE0" w:rsidRDefault="004B7EB2" w:rsidP="004B7EB2">
      <w:pPr>
        <w:pStyle w:val="Subtitle"/>
      </w:pPr>
    </w:p>
    <w:p w:rsidR="004B7EB2" w:rsidRPr="00E45CE0" w:rsidRDefault="004B7EB2" w:rsidP="004B7EB2">
      <w:pPr>
        <w:pStyle w:val="Subtitle"/>
      </w:pPr>
    </w:p>
    <w:p w:rsidR="004B7EB2" w:rsidRPr="00E45CE0" w:rsidRDefault="004B7EB2" w:rsidP="004B7EB2">
      <w:pPr>
        <w:pStyle w:val="Subtitle"/>
      </w:pPr>
      <w:r w:rsidRPr="00E45CE0">
        <w:t>Thesis Document</w:t>
      </w:r>
    </w:p>
    <w:p w:rsidR="004B7EB2" w:rsidRPr="00E45CE0" w:rsidRDefault="004B7EB2" w:rsidP="004B7EB2">
      <w:pPr>
        <w:pStyle w:val="Subtitle"/>
      </w:pPr>
      <w:r w:rsidRPr="00E45CE0">
        <w:t>Presented to</w:t>
      </w:r>
    </w:p>
    <w:p w:rsidR="004B7EB2" w:rsidRPr="00E45CE0" w:rsidRDefault="004B7EB2" w:rsidP="004B7EB2">
      <w:pPr>
        <w:pStyle w:val="Subtitle"/>
      </w:pPr>
      <w:r w:rsidRPr="00E45CE0">
        <w:t>the Faculty of the College of Computer Studies</w:t>
      </w:r>
    </w:p>
    <w:p w:rsidR="004B7EB2" w:rsidRPr="00E45CE0" w:rsidDel="009F2668" w:rsidRDefault="004B7EB2" w:rsidP="004B7EB2">
      <w:pPr>
        <w:pStyle w:val="Subtitle"/>
        <w:rPr>
          <w:del w:id="3" w:author="Vilson Lu" w:date="2014-08-22T13:35:00Z"/>
        </w:rPr>
      </w:pPr>
    </w:p>
    <w:p w:rsidR="004B7EB2" w:rsidRPr="00E45CE0" w:rsidDel="009F2668" w:rsidRDefault="004B7EB2" w:rsidP="004B7EB2">
      <w:pPr>
        <w:pStyle w:val="Subtitle"/>
        <w:rPr>
          <w:del w:id="4" w:author="Vilson Lu" w:date="2014-08-22T13:35:00Z"/>
        </w:rPr>
      </w:pPr>
    </w:p>
    <w:p w:rsidR="004B7EB2" w:rsidRPr="00E45CE0" w:rsidRDefault="004B7EB2" w:rsidP="004B7EB2">
      <w:pPr>
        <w:pStyle w:val="Subtitle"/>
      </w:pPr>
      <w:r w:rsidRPr="00E45CE0">
        <w:t>De La Salle University Manila</w:t>
      </w:r>
    </w:p>
    <w:p w:rsidR="004B7EB2" w:rsidRPr="00E45CE0" w:rsidRDefault="004B7EB2" w:rsidP="004B7EB2">
      <w:pPr>
        <w:pStyle w:val="Subtitle"/>
      </w:pPr>
      <w:r w:rsidRPr="00E45CE0">
        <w:br/>
      </w:r>
      <w:r w:rsidRPr="00E45CE0">
        <w:br/>
      </w:r>
      <w:r w:rsidRPr="00E45CE0">
        <w:br/>
      </w:r>
    </w:p>
    <w:p w:rsidR="004B7EB2" w:rsidRPr="00E45CE0" w:rsidRDefault="004B7EB2" w:rsidP="004B7EB2">
      <w:pPr>
        <w:pStyle w:val="Subtitle"/>
      </w:pPr>
    </w:p>
    <w:p w:rsidR="004B7EB2" w:rsidRPr="00E45CE0" w:rsidRDefault="004B7EB2" w:rsidP="004B7EB2">
      <w:pPr>
        <w:pStyle w:val="Subtitle"/>
      </w:pPr>
      <w:r w:rsidRPr="00E45CE0">
        <w:t>In Partial Fulfillment</w:t>
      </w:r>
    </w:p>
    <w:p w:rsidR="004B7EB2" w:rsidRPr="00E45CE0" w:rsidRDefault="004B7EB2" w:rsidP="004B7EB2">
      <w:pPr>
        <w:pStyle w:val="Subtitle"/>
      </w:pPr>
      <w:r w:rsidRPr="00E45CE0">
        <w:t>of the Requirements for the Degree of</w:t>
      </w:r>
    </w:p>
    <w:p w:rsidR="004B7EB2" w:rsidRPr="00E45CE0" w:rsidRDefault="004B7EB2" w:rsidP="004B7EB2">
      <w:pPr>
        <w:pStyle w:val="Subtitle"/>
      </w:pPr>
      <w:r w:rsidRPr="00E45CE0">
        <w:t>Bachelor of Science in Computer Science</w:t>
      </w:r>
    </w:p>
    <w:p w:rsidR="004B7EB2" w:rsidRPr="00E45CE0" w:rsidRDefault="004B7EB2" w:rsidP="004B7EB2">
      <w:pPr>
        <w:pStyle w:val="Subtitle"/>
      </w:pPr>
      <w:r w:rsidRPr="00E45CE0">
        <w:br/>
      </w:r>
    </w:p>
    <w:p w:rsidR="004B7EB2" w:rsidRPr="00E45CE0" w:rsidRDefault="004B7EB2" w:rsidP="004B7EB2">
      <w:pPr>
        <w:pStyle w:val="Subtitle"/>
      </w:pPr>
      <w:r w:rsidRPr="00E45CE0">
        <w:br/>
      </w:r>
      <w:r w:rsidRPr="00E45CE0">
        <w:br/>
      </w:r>
    </w:p>
    <w:p w:rsidR="004B7EB2" w:rsidRPr="00E45CE0" w:rsidRDefault="004B7EB2" w:rsidP="004B7EB2">
      <w:pPr>
        <w:pStyle w:val="Subtitle"/>
      </w:pPr>
      <w:r w:rsidRPr="00E45CE0">
        <w:t>by</w:t>
      </w:r>
    </w:p>
    <w:p w:rsidR="004B7EB2" w:rsidRPr="00E45CE0" w:rsidRDefault="004B7EB2" w:rsidP="004B7EB2">
      <w:pPr>
        <w:pStyle w:val="Subtitle"/>
      </w:pPr>
      <w:r w:rsidRPr="00E45CE0">
        <w:t>DELA CRUZ, Kyle Mc Hale B.</w:t>
      </w:r>
    </w:p>
    <w:p w:rsidR="004B7EB2" w:rsidRPr="000438F4" w:rsidRDefault="00372B98" w:rsidP="004B7EB2">
      <w:pPr>
        <w:pStyle w:val="Subtitle"/>
        <w:rPr>
          <w:lang w:val="fr-FR"/>
          <w:rPrChange w:id="5" w:author="PF" w:date="2014-11-10T06:25:00Z">
            <w:rPr/>
          </w:rPrChange>
        </w:rPr>
      </w:pPr>
      <w:r w:rsidRPr="00372B98">
        <w:rPr>
          <w:lang w:val="fr-FR"/>
          <w:rPrChange w:id="6" w:author="PF" w:date="2014-11-10T06:25:00Z">
            <w:rPr/>
          </w:rPrChange>
        </w:rPr>
        <w:t>GARCIA, John Paul F.</w:t>
      </w:r>
    </w:p>
    <w:p w:rsidR="004B7EB2" w:rsidRPr="000438F4" w:rsidRDefault="00372B98" w:rsidP="004B7EB2">
      <w:pPr>
        <w:pStyle w:val="Subtitle"/>
        <w:rPr>
          <w:lang w:val="fr-FR"/>
          <w:rPrChange w:id="7" w:author="PF" w:date="2014-11-10T06:25:00Z">
            <w:rPr/>
          </w:rPrChange>
        </w:rPr>
      </w:pPr>
      <w:r w:rsidRPr="00372B98">
        <w:rPr>
          <w:lang w:val="fr-FR"/>
          <w:rPrChange w:id="8" w:author="PF" w:date="2014-11-10T06:25:00Z">
            <w:rPr/>
          </w:rPrChange>
        </w:rPr>
        <w:t>KALAW, Kristine Ma. Dominique F.</w:t>
      </w:r>
    </w:p>
    <w:p w:rsidR="004B7EB2" w:rsidRPr="000438F4" w:rsidRDefault="00372B98" w:rsidP="004B7EB2">
      <w:pPr>
        <w:pStyle w:val="Subtitle"/>
        <w:rPr>
          <w:lang w:val="fr-FR"/>
          <w:rPrChange w:id="9" w:author="PF" w:date="2014-11-10T06:25:00Z">
            <w:rPr/>
          </w:rPrChange>
        </w:rPr>
      </w:pPr>
      <w:r w:rsidRPr="00372B98">
        <w:rPr>
          <w:lang w:val="fr-FR"/>
          <w:rPrChange w:id="10" w:author="PF" w:date="2014-11-10T06:25:00Z">
            <w:rPr/>
          </w:rPrChange>
        </w:rPr>
        <w:t>LU, Vilson E.</w:t>
      </w:r>
    </w:p>
    <w:p w:rsidR="004B7EB2" w:rsidRPr="000438F4" w:rsidRDefault="00372B98" w:rsidP="004B7EB2">
      <w:pPr>
        <w:pStyle w:val="Subtitle"/>
        <w:rPr>
          <w:lang w:val="fr-FR"/>
          <w:rPrChange w:id="11" w:author="PF" w:date="2014-11-10T06:25:00Z">
            <w:rPr/>
          </w:rPrChange>
        </w:rPr>
      </w:pPr>
      <w:r w:rsidRPr="00372B98">
        <w:rPr>
          <w:lang w:val="fr-FR"/>
          <w:rPrChange w:id="12" w:author="PF" w:date="2014-11-10T06:25:00Z">
            <w:rPr/>
          </w:rPrChange>
        </w:rPr>
        <w:br/>
      </w:r>
    </w:p>
    <w:p w:rsidR="004B7EB2" w:rsidRPr="000438F4" w:rsidRDefault="00372B98" w:rsidP="004B7EB2">
      <w:pPr>
        <w:pStyle w:val="Subtitle"/>
        <w:rPr>
          <w:lang w:val="fr-FR"/>
          <w:rPrChange w:id="13" w:author="PF" w:date="2014-11-10T06:25:00Z">
            <w:rPr/>
          </w:rPrChange>
        </w:rPr>
      </w:pPr>
      <w:r w:rsidRPr="00372B98">
        <w:rPr>
          <w:lang w:val="fr-FR"/>
          <w:rPrChange w:id="14" w:author="PF" w:date="2014-11-10T06:25:00Z">
            <w:rPr/>
          </w:rPrChange>
        </w:rPr>
        <w:br/>
      </w:r>
      <w:r w:rsidRPr="00372B98">
        <w:rPr>
          <w:lang w:val="fr-FR"/>
          <w:rPrChange w:id="15" w:author="PF" w:date="2014-11-10T06:25:00Z">
            <w:rPr/>
          </w:rPrChange>
        </w:rPr>
        <w:br/>
      </w:r>
    </w:p>
    <w:p w:rsidR="004B7EB2" w:rsidRPr="00E45CE0" w:rsidRDefault="004B7EB2" w:rsidP="004B7EB2">
      <w:pPr>
        <w:pStyle w:val="Subtitle"/>
      </w:pPr>
      <w:r w:rsidRPr="00E45CE0">
        <w:t>REGALADO, Ralph Vincent</w:t>
      </w:r>
    </w:p>
    <w:p w:rsidR="004B7EB2" w:rsidRPr="00E45CE0" w:rsidRDefault="004B7EB2" w:rsidP="004B7EB2">
      <w:pPr>
        <w:pStyle w:val="Subtitle"/>
      </w:pPr>
      <w:r w:rsidRPr="00E45CE0">
        <w:t>Adviser</w:t>
      </w:r>
    </w:p>
    <w:p w:rsidR="004B7EB2" w:rsidRPr="00E45CE0" w:rsidRDefault="004B7EB2" w:rsidP="004B7EB2">
      <w:pPr>
        <w:pStyle w:val="Subtitle"/>
      </w:pPr>
    </w:p>
    <w:p w:rsidR="004B7EB2" w:rsidRPr="00E45CE0" w:rsidRDefault="004B7EB2" w:rsidP="004B7EB2">
      <w:pPr>
        <w:pStyle w:val="Subtitle"/>
      </w:pPr>
      <w:r w:rsidRPr="00E45CE0">
        <w:br/>
      </w:r>
      <w:r w:rsidRPr="00E45CE0">
        <w:br/>
      </w:r>
      <w:r w:rsidRPr="00E45CE0">
        <w:br/>
      </w:r>
      <w:r w:rsidRPr="00E45CE0">
        <w:br/>
      </w:r>
      <w:r w:rsidRPr="00E45CE0">
        <w:br/>
      </w:r>
    </w:p>
    <w:p w:rsidR="004B7EB2" w:rsidRPr="00E45CE0" w:rsidRDefault="00372B98" w:rsidP="004B7EB2">
      <w:pPr>
        <w:pStyle w:val="Subtitle"/>
        <w:sectPr w:rsidR="004B7EB2" w:rsidRPr="00E45CE0">
          <w:pgSz w:w="12240" w:h="15840"/>
          <w:pgMar w:top="1440" w:right="1440" w:bottom="1440" w:left="1440" w:header="720" w:footer="720" w:gutter="0"/>
          <w:cols w:space="720"/>
          <w:docGrid w:linePitch="360"/>
        </w:sectPr>
      </w:pPr>
      <w:r w:rsidRPr="00E45CE0">
        <w:lastRenderedPageBreak/>
        <w:fldChar w:fldCharType="begin"/>
      </w:r>
      <w:r w:rsidR="004B7EB2" w:rsidRPr="00E45CE0">
        <w:instrText xml:space="preserve"> DATE \@ "MMMM d, yyyy" </w:instrText>
      </w:r>
      <w:r w:rsidRPr="00E45CE0">
        <w:fldChar w:fldCharType="separate"/>
      </w:r>
      <w:ins w:id="16" w:author="PF" w:date="2015-03-02T17:25:00Z">
        <w:r w:rsidR="002F6E61">
          <w:rPr>
            <w:noProof/>
          </w:rPr>
          <w:t>March 2, 2015</w:t>
        </w:r>
      </w:ins>
      <w:ins w:id="17" w:author="Vilson Lu" w:date="2014-08-22T16:55:00Z">
        <w:del w:id="18" w:author="PF" w:date="2014-11-10T06:25:00Z">
          <w:r w:rsidR="003160F5" w:rsidDel="000438F4">
            <w:rPr>
              <w:noProof/>
            </w:rPr>
            <w:delText>August 22, 2014</w:delText>
          </w:r>
        </w:del>
      </w:ins>
      <w:ins w:id="19" w:author="Kyle Mc Hale Dela Cruz" w:date="2014-08-22T00:06:00Z">
        <w:del w:id="20" w:author="PF" w:date="2014-11-10T06:25:00Z">
          <w:r w:rsidR="006B267A" w:rsidDel="000438F4">
            <w:rPr>
              <w:noProof/>
            </w:rPr>
            <w:delText>August 22, 2014</w:delText>
          </w:r>
        </w:del>
      </w:ins>
      <w:ins w:id="21" w:author="TinTin Kalaw" w:date="2014-08-21T21:06:00Z">
        <w:del w:id="22" w:author="PF" w:date="2014-11-10T06:25:00Z">
          <w:r w:rsidR="00F15F70" w:rsidDel="000438F4">
            <w:rPr>
              <w:noProof/>
            </w:rPr>
            <w:delText>August 21, 2014</w:delText>
          </w:r>
        </w:del>
      </w:ins>
      <w:ins w:id="23" w:author="JP Garcia" w:date="2014-08-20T21:30:00Z">
        <w:del w:id="24" w:author="PF" w:date="2014-11-10T06:25:00Z">
          <w:r w:rsidR="00F01ACE" w:rsidDel="000438F4">
            <w:rPr>
              <w:noProof/>
            </w:rPr>
            <w:delText>August 20, 2014</w:delText>
          </w:r>
        </w:del>
      </w:ins>
      <w:del w:id="25" w:author="PF" w:date="2014-11-10T06:25:00Z">
        <w:r w:rsidR="003849D8" w:rsidDel="000438F4">
          <w:rPr>
            <w:noProof/>
          </w:rPr>
          <w:delText>August 15, 2014</w:delText>
        </w:r>
      </w:del>
      <w:r w:rsidRPr="00E45CE0">
        <w:fldChar w:fldCharType="end"/>
      </w:r>
    </w:p>
    <w:p w:rsidR="004B7EB2" w:rsidRPr="00E45CE0" w:rsidRDefault="004B7EB2" w:rsidP="004B7EB2">
      <w:pPr>
        <w:pStyle w:val="AbstractTitle"/>
      </w:pPr>
      <w:commentRangeStart w:id="26"/>
      <w:r w:rsidRPr="00E45CE0">
        <w:lastRenderedPageBreak/>
        <w:t>Abstract</w:t>
      </w:r>
      <w:commentRangeEnd w:id="26"/>
      <w:r w:rsidRPr="00E45CE0">
        <w:rPr>
          <w:rStyle w:val="CommentReference"/>
          <w:b w:val="0"/>
        </w:rPr>
        <w:commentReference w:id="26"/>
      </w:r>
    </w:p>
    <w:p w:rsidR="004B7EB2" w:rsidRPr="00E45CE0" w:rsidDel="007C1634" w:rsidRDefault="004B7EB2" w:rsidP="004B7EB2">
      <w:pPr>
        <w:pStyle w:val="AbstractTitle"/>
        <w:rPr>
          <w:del w:id="27" w:author="Vilson Lu" w:date="2014-08-15T13:29:00Z"/>
        </w:rPr>
      </w:pPr>
    </w:p>
    <w:p w:rsidR="004B7EB2" w:rsidRPr="00E45CE0" w:rsidDel="007C1634" w:rsidRDefault="004B7EB2" w:rsidP="004B7EB2">
      <w:pPr>
        <w:pStyle w:val="AbstractContent"/>
        <w:rPr>
          <w:del w:id="28" w:author="Vilson Lu" w:date="2014-08-15T13:29:00Z"/>
        </w:rPr>
      </w:pPr>
      <w:del w:id="29" w:author="Vilson Lu" w:date="2014-08-15T13:29:00Z">
        <w:r w:rsidRPr="00E45CE0" w:rsidDel="007C1634">
          <w:delText>The Philippines, being a disaster-prone country and the social media capital of the world, uses the social media to report the current status of their areas. Given these sources of information, relevant details could be extracted and utilized in order to provide more information for decision-makers. This could help the government and other institutions in deciding where to deploy relief resources. However, social media comes in different forms such as news feeds, blogs, and social networking sites. This means that it is harder to extract information due to the lack of structure. Also another problem lies with the nature of the Filipino language being morphologically rich and having other variations, thus, makes it difficult for the system to extract information. The information extraction system must be able to extract information from various sources like social networking sites, news feeds, and blogs, taking into consideration the different variations of the Filipino languages.</w:delText>
        </w:r>
      </w:del>
    </w:p>
    <w:p w:rsidR="004B7EB2" w:rsidRDefault="004B7EB2" w:rsidP="004B7EB2">
      <w:pPr>
        <w:pStyle w:val="AbstractContent"/>
      </w:pPr>
    </w:p>
    <w:p w:rsidR="00CB1673" w:rsidRDefault="00CB1673" w:rsidP="00CB1673">
      <w:pPr>
        <w:pStyle w:val="AbstractContent"/>
        <w:rPr>
          <w:ins w:id="30" w:author="Vilson Lu" w:date="2014-08-15T21:38:00Z"/>
        </w:rPr>
      </w:pPr>
      <w:ins w:id="31" w:author="Vilson Lu" w:date="2014-08-15T21:38:00Z">
        <w:r>
          <w:t>The Philippines</w:t>
        </w:r>
      </w:ins>
      <w:ins w:id="32" w:author="PF" w:date="2014-11-10T06:40:00Z">
        <w:r w:rsidR="000438F4">
          <w:t xml:space="preserve"> is considered the social media capital of the wor</w:t>
        </w:r>
      </w:ins>
      <w:ins w:id="33" w:author="PF" w:date="2014-11-10T07:06:00Z">
        <w:r w:rsidR="00FE04D7">
          <w:t xml:space="preserve">ld, and the role of social media has become even more </w:t>
        </w:r>
      </w:ins>
      <w:ins w:id="34" w:author="PF" w:date="2014-11-10T07:07:00Z">
        <w:r w:rsidR="00FE04D7">
          <w:t xml:space="preserve">pronounced </w:t>
        </w:r>
      </w:ins>
      <w:ins w:id="35" w:author="PF" w:date="2014-11-10T07:15:00Z">
        <w:r w:rsidR="007C2C3C">
          <w:t xml:space="preserve">in the country </w:t>
        </w:r>
      </w:ins>
      <w:ins w:id="36" w:author="PF" w:date="2014-11-10T07:07:00Z">
        <w:r w:rsidR="00FE04D7">
          <w:t xml:space="preserve">during </w:t>
        </w:r>
      </w:ins>
      <w:ins w:id="37" w:author="PF" w:date="2014-11-10T07:08:00Z">
        <w:r w:rsidR="00FE04D7">
          <w:t>disasters</w:t>
        </w:r>
      </w:ins>
      <w:ins w:id="38" w:author="PF" w:date="2014-11-10T07:15:00Z">
        <w:r w:rsidR="007C2C3C">
          <w:t>.</w:t>
        </w:r>
      </w:ins>
      <w:ins w:id="39" w:author="Vilson Lu" w:date="2014-08-15T21:38:00Z">
        <w:del w:id="40" w:author="PF" w:date="2014-11-10T07:08:00Z">
          <w:r w:rsidDel="00FE04D7">
            <w:delText>, being a disaster-prone country and the social media capital of the world, uses the social media to report the status of their areas, their needs, warnings and advices whenever disaster occurs.</w:delText>
          </w:r>
        </w:del>
        <w:r>
          <w:t xml:space="preserve"> </w:t>
        </w:r>
      </w:ins>
      <w:ins w:id="41" w:author="PF" w:date="2014-11-10T07:12:00Z">
        <w:r w:rsidR="00FE04D7">
          <w:t xml:space="preserve">Twitter is among the many forms of social media. </w:t>
        </w:r>
      </w:ins>
      <w:ins w:id="42" w:author="PF" w:date="2014-11-10T07:13:00Z">
        <w:r w:rsidR="00FE04D7">
          <w:t xml:space="preserve">As experienced, the information </w:t>
        </w:r>
      </w:ins>
      <w:ins w:id="43" w:author="PF" w:date="2014-11-10T07:16:00Z">
        <w:r w:rsidR="007C2C3C">
          <w:t xml:space="preserve">and data </w:t>
        </w:r>
      </w:ins>
      <w:ins w:id="44" w:author="PF" w:date="2014-11-10T07:13:00Z">
        <w:r w:rsidR="00FE04D7">
          <w:t xml:space="preserve">shared through Twitter </w:t>
        </w:r>
      </w:ins>
      <w:ins w:id="45" w:author="Vilson Lu" w:date="2014-08-15T21:38:00Z">
        <w:del w:id="46" w:author="PF" w:date="2014-11-10T07:13:00Z">
          <w:r w:rsidDel="00FE04D7">
            <w:delText xml:space="preserve">Collecting </w:delText>
          </w:r>
        </w:del>
      </w:ins>
      <w:ins w:id="47" w:author="TinTin Kalaw" w:date="2014-08-16T12:55:00Z">
        <w:del w:id="48" w:author="PF" w:date="2014-11-10T07:13:00Z">
          <w:r w:rsidR="006E427B" w:rsidDel="00FE04D7">
            <w:delText xml:space="preserve">and knowing </w:delText>
          </w:r>
        </w:del>
      </w:ins>
      <w:ins w:id="49" w:author="Vilson Lu" w:date="2014-08-15T21:38:00Z">
        <w:del w:id="50" w:author="PF" w:date="2014-11-10T07:13:00Z">
          <w:r w:rsidDel="00FE04D7">
            <w:delText xml:space="preserve">valuable information from Twitter will </w:delText>
          </w:r>
        </w:del>
      </w:ins>
      <w:ins w:id="51" w:author="PF" w:date="2014-11-10T07:32:00Z">
        <w:r w:rsidR="005472E8">
          <w:t>ha</w:t>
        </w:r>
      </w:ins>
      <w:ins w:id="52" w:author="PF" w:date="2014-11-10T07:48:00Z">
        <w:r w:rsidR="005472E8">
          <w:t>ve</w:t>
        </w:r>
      </w:ins>
      <w:ins w:id="53" w:author="PF" w:date="2014-11-10T07:32:00Z">
        <w:r w:rsidR="00982BA4">
          <w:t xml:space="preserve"> </w:t>
        </w:r>
      </w:ins>
      <w:ins w:id="54" w:author="Vilson Lu" w:date="2014-08-15T21:38:00Z">
        <w:r>
          <w:t>help</w:t>
        </w:r>
      </w:ins>
      <w:ins w:id="55" w:author="PF" w:date="2014-11-10T07:32:00Z">
        <w:r w:rsidR="00982BA4">
          <w:t>ed</w:t>
        </w:r>
      </w:ins>
      <w:ins w:id="56" w:author="Vilson Lu" w:date="2014-08-15T21:38:00Z">
        <w:r>
          <w:t xml:space="preserve"> </w:t>
        </w:r>
      </w:ins>
      <w:ins w:id="57" w:author="PF" w:date="2014-11-10T07:37:00Z">
        <w:r w:rsidR="00982BA4">
          <w:t xml:space="preserve">individuals, </w:t>
        </w:r>
      </w:ins>
      <w:ins w:id="58" w:author="PF" w:date="2014-11-10T07:17:00Z">
        <w:r w:rsidR="007C2C3C">
          <w:t>institutions</w:t>
        </w:r>
      </w:ins>
      <w:ins w:id="59" w:author="PF" w:date="2014-11-10T07:37:00Z">
        <w:r w:rsidR="00982BA4">
          <w:t>,</w:t>
        </w:r>
      </w:ins>
      <w:ins w:id="60" w:author="PF" w:date="2014-11-10T07:17:00Z">
        <w:r w:rsidR="007C2C3C">
          <w:t xml:space="preserve"> and </w:t>
        </w:r>
      </w:ins>
      <w:ins w:id="61" w:author="Vilson Lu" w:date="2014-08-15T21:38:00Z">
        <w:r>
          <w:t xml:space="preserve">organizations </w:t>
        </w:r>
      </w:ins>
      <w:ins w:id="62" w:author="PF" w:date="2014-11-10T07:16:00Z">
        <w:r w:rsidR="007C2C3C">
          <w:t xml:space="preserve">(government, public, and private) </w:t>
        </w:r>
      </w:ins>
      <w:ins w:id="63" w:author="Vilson Lu" w:date="2014-08-15T21:38:00Z">
        <w:del w:id="64" w:author="PF" w:date="2014-11-10T07:37:00Z">
          <w:r w:rsidDel="00982BA4">
            <w:delText>in</w:delText>
          </w:r>
        </w:del>
      </w:ins>
      <w:ins w:id="65" w:author="PF" w:date="2014-11-10T07:37:00Z">
        <w:r w:rsidR="00982BA4">
          <w:t>during</w:t>
        </w:r>
      </w:ins>
      <w:ins w:id="66" w:author="Vilson Lu" w:date="2014-08-15T21:38:00Z">
        <w:r>
          <w:t xml:space="preserve"> </w:t>
        </w:r>
      </w:ins>
      <w:ins w:id="67" w:author="PF" w:date="2014-11-10T07:17:00Z">
        <w:r w:rsidR="007C2C3C">
          <w:t xml:space="preserve">emergency response, </w:t>
        </w:r>
      </w:ins>
      <w:ins w:id="68" w:author="PF" w:date="2014-11-10T07:37:00Z">
        <w:r w:rsidR="00982BA4">
          <w:t xml:space="preserve">in </w:t>
        </w:r>
      </w:ins>
      <w:ins w:id="69" w:author="Vilson Lu" w:date="2014-08-15T21:38:00Z">
        <w:r>
          <w:t>making decisions</w:t>
        </w:r>
      </w:ins>
      <w:ins w:id="70" w:author="PF" w:date="2014-11-10T07:14:00Z">
        <w:r w:rsidR="007C2C3C">
          <w:t>,</w:t>
        </w:r>
      </w:ins>
      <w:ins w:id="71" w:author="TinTin Kalaw" w:date="2014-08-16T12:53:00Z">
        <w:del w:id="72" w:author="PF" w:date="2014-11-10T07:14:00Z">
          <w:r w:rsidR="006E427B" w:rsidDel="007C2C3C">
            <w:delText xml:space="preserve"> as well as </w:delText>
          </w:r>
        </w:del>
      </w:ins>
      <w:ins w:id="73" w:author="PF" w:date="2014-11-10T06:38:00Z">
        <w:r w:rsidR="000438F4">
          <w:t xml:space="preserve"> conducting </w:t>
        </w:r>
      </w:ins>
      <w:ins w:id="74" w:author="TinTin Kalaw" w:date="2014-08-16T12:53:00Z">
        <w:r w:rsidR="006E427B">
          <w:t>relief efforts</w:t>
        </w:r>
      </w:ins>
      <w:ins w:id="75" w:author="PF" w:date="2014-11-10T07:14:00Z">
        <w:r w:rsidR="007C2C3C">
          <w:t xml:space="preserve">, and </w:t>
        </w:r>
      </w:ins>
      <w:ins w:id="76" w:author="Vilson Lu" w:date="2014-08-15T21:38:00Z">
        <w:del w:id="77" w:author="PF" w:date="2014-11-10T07:14:00Z">
          <w:r w:rsidDel="007C2C3C">
            <w:delText>.</w:delText>
          </w:r>
        </w:del>
      </w:ins>
      <w:ins w:id="78" w:author="PF" w:date="2014-11-10T07:14:00Z">
        <w:r w:rsidR="007C2C3C">
          <w:t xml:space="preserve">practically mobilizing people to </w:t>
        </w:r>
      </w:ins>
      <w:ins w:id="79" w:author="PF" w:date="2014-11-10T07:15:00Z">
        <w:r w:rsidR="007C2C3C">
          <w:t xml:space="preserve">humanitarian </w:t>
        </w:r>
      </w:ins>
      <w:ins w:id="80" w:author="PF" w:date="2014-11-10T07:14:00Z">
        <w:r w:rsidR="007C2C3C">
          <w:t>causes</w:t>
        </w:r>
      </w:ins>
      <w:ins w:id="81" w:author="PF" w:date="2014-11-10T07:15:00Z">
        <w:r w:rsidR="007C2C3C">
          <w:t>.</w:t>
        </w:r>
      </w:ins>
      <w:ins w:id="82" w:author="Vilson Lu" w:date="2014-08-15T21:38:00Z">
        <w:r>
          <w:t xml:space="preserve"> However, extracting</w:t>
        </w:r>
      </w:ins>
      <w:ins w:id="83" w:author="PF" w:date="2014-11-10T07:33:00Z">
        <w:r w:rsidR="00982BA4">
          <w:t xml:space="preserve"> the most relevant </w:t>
        </w:r>
      </w:ins>
      <w:ins w:id="84" w:author="Vilson Lu" w:date="2014-08-15T21:38:00Z">
        <w:del w:id="85" w:author="PF" w:date="2014-11-10T07:33:00Z">
          <w:r w:rsidDel="00982BA4">
            <w:delText xml:space="preserve"> </w:delText>
          </w:r>
        </w:del>
        <w:r>
          <w:t xml:space="preserve">information </w:t>
        </w:r>
      </w:ins>
      <w:ins w:id="86" w:author="TinTin Kalaw" w:date="2014-08-16T12:57:00Z">
        <w:r w:rsidR="007E2298">
          <w:t xml:space="preserve">from Twitter is </w:t>
        </w:r>
      </w:ins>
      <w:ins w:id="87" w:author="Vilson Lu" w:date="2014-08-15T21:38:00Z">
        <w:del w:id="88" w:author="TinTin Kalaw" w:date="2014-08-16T12:57:00Z">
          <w:r w:rsidDel="007E2298">
            <w:delText xml:space="preserve">will </w:delText>
          </w:r>
        </w:del>
      </w:ins>
      <w:ins w:id="89" w:author="PF" w:date="2014-11-10T07:33:00Z">
        <w:r w:rsidR="00982BA4">
          <w:t>a challenge</w:t>
        </w:r>
      </w:ins>
      <w:ins w:id="90" w:author="Vilson Lu" w:date="2014-08-15T21:38:00Z">
        <w:del w:id="91" w:author="PF" w:date="2014-11-10T07:33:00Z">
          <w:r w:rsidDel="00982BA4">
            <w:delText>difficult</w:delText>
          </w:r>
        </w:del>
        <w:r>
          <w:t xml:space="preserve"> </w:t>
        </w:r>
        <w:del w:id="92" w:author="PF" w:date="2014-11-10T07:33:00Z">
          <w:r w:rsidDel="00982BA4">
            <w:delText>as</w:delText>
          </w:r>
        </w:del>
        <w:r>
          <w:t xml:space="preserve"> </w:t>
        </w:r>
      </w:ins>
      <w:ins w:id="93" w:author="PF" w:date="2014-11-10T07:33:00Z">
        <w:r w:rsidR="00982BA4">
          <w:t xml:space="preserve">because </w:t>
        </w:r>
      </w:ins>
      <w:ins w:id="94" w:author="Vilson Lu" w:date="2014-08-15T21:38:00Z">
        <w:r>
          <w:t>natural language</w:t>
        </w:r>
      </w:ins>
      <w:ins w:id="95" w:author="PF" w:date="2014-11-10T07:37:00Z">
        <w:r w:rsidR="00982BA4">
          <w:t>s</w:t>
        </w:r>
      </w:ins>
      <w:ins w:id="96" w:author="Vilson Lu" w:date="2014-08-15T21:38:00Z">
        <w:r>
          <w:t xml:space="preserve"> do</w:t>
        </w:r>
        <w:del w:id="97" w:author="PF" w:date="2014-11-10T07:37:00Z">
          <w:r w:rsidDel="00982BA4">
            <w:delText>es</w:delText>
          </w:r>
        </w:del>
        <w:r>
          <w:t xml:space="preserve"> not have a</w:t>
        </w:r>
        <w:del w:id="98" w:author="PF" w:date="2014-11-10T07:24:00Z">
          <w:r w:rsidDel="00E10C33">
            <w:delText>ny</w:delText>
          </w:r>
        </w:del>
        <w:r>
          <w:t xml:space="preserve"> </w:t>
        </w:r>
      </w:ins>
      <w:ins w:id="99" w:author="PF" w:date="2014-11-10T07:24:00Z">
        <w:r w:rsidR="00E10C33">
          <w:t xml:space="preserve">particular </w:t>
        </w:r>
      </w:ins>
      <w:ins w:id="100" w:author="Vilson Lu" w:date="2014-08-15T21:38:00Z">
        <w:r>
          <w:t>structure</w:t>
        </w:r>
        <w:del w:id="101" w:author="TinTin Kalaw" w:date="2014-08-16T12:58:00Z">
          <w:r w:rsidDel="007E2298">
            <w:delText>s</w:delText>
          </w:r>
        </w:del>
      </w:ins>
      <w:ins w:id="102" w:author="PF" w:date="2014-11-10T07:24:00Z">
        <w:r w:rsidR="00E10C33">
          <w:t xml:space="preserve"> immediately useful when programming</w:t>
        </w:r>
      </w:ins>
      <w:ins w:id="103" w:author="Vilson Lu" w:date="2014-08-15T21:38:00Z">
        <w:r>
          <w:t xml:space="preserve">. Another problem that information extraction </w:t>
        </w:r>
        <w:del w:id="104" w:author="PF" w:date="2014-11-10T06:38:00Z">
          <w:r w:rsidDel="000438F4">
            <w:delText xml:space="preserve">is </w:delText>
          </w:r>
        </w:del>
        <w:r>
          <w:t>fac</w:t>
        </w:r>
      </w:ins>
      <w:ins w:id="105" w:author="PF" w:date="2014-11-10T06:38:00Z">
        <w:r w:rsidR="000438F4">
          <w:t>es</w:t>
        </w:r>
      </w:ins>
      <w:ins w:id="106" w:author="Vilson Lu" w:date="2014-08-15T21:38:00Z">
        <w:del w:id="107" w:author="PF" w:date="2014-11-10T06:38:00Z">
          <w:r w:rsidDel="000438F4">
            <w:delText>ing</w:delText>
          </w:r>
        </w:del>
        <w:r>
          <w:t xml:space="preserve"> is that some language</w:t>
        </w:r>
      </w:ins>
      <w:ins w:id="108" w:author="PF" w:date="2014-12-29T13:23:00Z">
        <w:r w:rsidR="00190051">
          <w:t>s</w:t>
        </w:r>
      </w:ins>
      <w:ins w:id="109" w:author="Vilson Lu" w:date="2014-08-15T21:38:00Z">
        <w:r>
          <w:t xml:space="preserve">, like Filipino, is </w:t>
        </w:r>
        <w:del w:id="110" w:author="PF" w:date="2014-11-10T06:39:00Z">
          <w:r w:rsidDel="000438F4">
            <w:delText xml:space="preserve">a </w:delText>
          </w:r>
        </w:del>
        <w:r>
          <w:t>morphologically rich</w:t>
        </w:r>
        <w:del w:id="111" w:author="PF" w:date="2014-11-10T06:39:00Z">
          <w:r w:rsidDel="000438F4">
            <w:delText xml:space="preserve"> language</w:delText>
          </w:r>
        </w:del>
        <w:r>
          <w:t xml:space="preserve">, making it </w:t>
        </w:r>
      </w:ins>
      <w:ins w:id="112" w:author="PF" w:date="2014-11-10T06:39:00Z">
        <w:r w:rsidR="000438F4">
          <w:t xml:space="preserve">even </w:t>
        </w:r>
      </w:ins>
      <w:ins w:id="113" w:author="Vilson Lu" w:date="2014-08-15T21:38:00Z">
        <w:r>
          <w:t xml:space="preserve">more difficult to extract information. </w:t>
        </w:r>
      </w:ins>
      <w:ins w:id="114" w:author="PF" w:date="2014-11-10T07:25:00Z">
        <w:r w:rsidR="00E10C33">
          <w:t xml:space="preserve">Therefore, </w:t>
        </w:r>
      </w:ins>
      <w:ins w:id="115" w:author="Vilson Lu" w:date="2014-08-15T21:38:00Z">
        <w:del w:id="116" w:author="PF" w:date="2014-11-10T07:25:00Z">
          <w:r w:rsidDel="00E10C33">
            <w:delText>T</w:delText>
          </w:r>
        </w:del>
      </w:ins>
      <w:ins w:id="117" w:author="PF" w:date="2014-11-10T07:25:00Z">
        <w:r w:rsidR="00E10C33">
          <w:t>t</w:t>
        </w:r>
      </w:ins>
      <w:ins w:id="118" w:author="Vilson Lu" w:date="2014-08-15T21:38:00Z">
        <w:r>
          <w:t>he goal of this research is to create a</w:t>
        </w:r>
        <w:del w:id="119" w:author="PF" w:date="2014-11-10T06:39:00Z">
          <w:r w:rsidDel="000438F4">
            <w:delText>n information extraction</w:delText>
          </w:r>
        </w:del>
        <w:r>
          <w:t xml:space="preserve"> system </w:t>
        </w:r>
      </w:ins>
      <w:ins w:id="120" w:author="PF" w:date="2014-11-10T06:39:00Z">
        <w:r w:rsidR="000438F4">
          <w:t xml:space="preserve">or tool </w:t>
        </w:r>
      </w:ins>
      <w:ins w:id="121" w:author="Vilson Lu" w:date="2014-08-15T21:38:00Z">
        <w:r>
          <w:t>that extract</w:t>
        </w:r>
      </w:ins>
      <w:ins w:id="122" w:author="TinTin Kalaw" w:date="2014-08-19T08:13:00Z">
        <w:r w:rsidR="006F08F4">
          <w:t>s</w:t>
        </w:r>
      </w:ins>
      <w:ins w:id="123" w:author="Vilson Lu" w:date="2014-08-15T21:38:00Z">
        <w:r>
          <w:t xml:space="preserve"> </w:t>
        </w:r>
        <w:del w:id="124" w:author="PF" w:date="2014-11-10T06:39:00Z">
          <w:r w:rsidDel="000438F4">
            <w:delText xml:space="preserve">the </w:delText>
          </w:r>
        </w:del>
        <w:r>
          <w:t xml:space="preserve">relevant information from </w:t>
        </w:r>
        <w:commentRangeStart w:id="125"/>
        <w:r>
          <w:t xml:space="preserve">Filipino </w:t>
        </w:r>
      </w:ins>
      <w:ins w:id="126" w:author="TinTin Kalaw" w:date="2014-08-16T12:58:00Z">
        <w:r w:rsidR="007E2298">
          <w:t>disaster-related tweet</w:t>
        </w:r>
      </w:ins>
      <w:ins w:id="127" w:author="Vilson Lu" w:date="2014-08-15T21:38:00Z">
        <w:del w:id="128" w:author="TinTin Kalaw" w:date="2014-08-16T12:58:00Z">
          <w:r w:rsidDel="007E2298">
            <w:delText>tweet</w:delText>
          </w:r>
        </w:del>
        <w:r>
          <w:t>s</w:t>
        </w:r>
      </w:ins>
      <w:commentRangeEnd w:id="125"/>
      <w:r w:rsidR="00982BA4">
        <w:rPr>
          <w:rStyle w:val="CommentReference"/>
        </w:rPr>
        <w:commentReference w:id="125"/>
      </w:r>
      <w:ins w:id="129" w:author="Vilson Lu" w:date="2014-08-15T21:38:00Z">
        <w:r>
          <w:t xml:space="preserve">. </w:t>
        </w:r>
      </w:ins>
      <w:r w:rsidR="00982BA4">
        <w:rPr>
          <w:rStyle w:val="CommentReference"/>
        </w:rPr>
        <w:commentReference w:id="130"/>
      </w:r>
    </w:p>
    <w:p w:rsidR="006D5669" w:rsidRPr="00E45CE0" w:rsidRDefault="006D5669" w:rsidP="004B7EB2">
      <w:pPr>
        <w:pStyle w:val="AbstractContent"/>
      </w:pPr>
    </w:p>
    <w:p w:rsidR="004B7EB2" w:rsidRPr="00E45CE0" w:rsidRDefault="004B7EB2">
      <w:pPr>
        <w:pStyle w:val="AbstractContent"/>
        <w:jc w:val="left"/>
        <w:sectPr w:rsidR="004B7EB2" w:rsidRPr="00E45CE0" w:rsidSect="004B7EB2">
          <w:headerReference w:type="default" r:id="rId9"/>
          <w:footerReference w:type="default" r:id="rId10"/>
          <w:pgSz w:w="12240" w:h="15840"/>
          <w:pgMar w:top="1440" w:right="1440" w:bottom="1440" w:left="1440" w:header="720" w:footer="720" w:gutter="0"/>
          <w:pgNumType w:start="1"/>
          <w:cols w:space="720"/>
          <w:docGrid w:linePitch="360"/>
        </w:sectPr>
      </w:pPr>
      <w:r w:rsidRPr="00E45CE0">
        <w:t xml:space="preserve">Keywords: </w:t>
      </w:r>
      <w:del w:id="131" w:author="TinTin Kalaw" w:date="2014-08-16T12:54:00Z">
        <w:r w:rsidRPr="00E45CE0" w:rsidDel="006E427B">
          <w:delText xml:space="preserve">Information </w:delText>
        </w:r>
      </w:del>
      <w:ins w:id="132" w:author="TinTin Kalaw" w:date="2014-08-16T12:54:00Z">
        <w:r w:rsidR="006E427B">
          <w:t>i</w:t>
        </w:r>
        <w:r w:rsidR="006E427B" w:rsidRPr="00E45CE0">
          <w:t xml:space="preserve">nformation </w:t>
        </w:r>
      </w:ins>
      <w:r w:rsidRPr="00E45CE0">
        <w:t xml:space="preserve">extraction, disaster management, </w:t>
      </w:r>
      <w:ins w:id="133" w:author="Vilson Lu" w:date="2014-08-15T13:29:00Z">
        <w:r w:rsidR="007C1634">
          <w:t>Twitter</w:t>
        </w:r>
      </w:ins>
      <w:del w:id="134" w:author="Vilson Lu" w:date="2014-08-15T13:29:00Z">
        <w:r w:rsidRPr="00E45CE0" w:rsidDel="007C1634">
          <w:delText>social media</w:delText>
        </w:r>
      </w:del>
    </w:p>
    <w:p w:rsidR="004B7EB2" w:rsidRPr="00E45CE0" w:rsidRDefault="004B7EB2" w:rsidP="004B7EB2">
      <w:pPr>
        <w:pStyle w:val="TOCHeading1"/>
      </w:pPr>
      <w:r w:rsidRPr="00E45CE0">
        <w:lastRenderedPageBreak/>
        <w:t>Table of Contents</w:t>
      </w:r>
    </w:p>
    <w:p w:rsidR="00D7332C" w:rsidRPr="00E45CE0" w:rsidRDefault="00D7332C" w:rsidP="004B7EB2">
      <w:pPr>
        <w:pStyle w:val="TOCHeading1"/>
      </w:pPr>
    </w:p>
    <w:p w:rsidR="00BA6627" w:rsidRDefault="00372B98">
      <w:pPr>
        <w:pStyle w:val="TOC1"/>
        <w:tabs>
          <w:tab w:val="left" w:pos="660"/>
          <w:tab w:val="right" w:leader="dot" w:pos="9350"/>
        </w:tabs>
        <w:rPr>
          <w:ins w:id="135" w:author="Vilson Lu" w:date="2014-08-22T16:49:00Z"/>
          <w:rFonts w:asciiTheme="minorHAnsi" w:eastAsiaTheme="minorEastAsia" w:hAnsiTheme="minorHAnsi" w:cstheme="minorBidi"/>
          <w:noProof/>
          <w:sz w:val="22"/>
          <w:szCs w:val="22"/>
          <w:lang w:val="en-PH" w:eastAsia="zh-CN"/>
        </w:rPr>
      </w:pPr>
      <w:r w:rsidRPr="00372B98">
        <w:rPr>
          <w:rPrChange w:id="136" w:author="Vilson Lu" w:date="2014-08-22T06:41:00Z">
            <w:rPr>
              <w:color w:val="0563C1" w:themeColor="hyperlink"/>
              <w:sz w:val="20"/>
              <w:szCs w:val="20"/>
              <w:u w:val="single"/>
            </w:rPr>
          </w:rPrChange>
        </w:rPr>
        <w:fldChar w:fldCharType="begin"/>
      </w:r>
      <w:r w:rsidR="004B7EB2" w:rsidRPr="00AC2ADB">
        <w:instrText xml:space="preserve"> TOC \o "1-3" \h \z \u </w:instrText>
      </w:r>
      <w:r w:rsidRPr="00372B98">
        <w:rPr>
          <w:rPrChange w:id="137" w:author="Vilson Lu" w:date="2014-08-22T06:41:00Z">
            <w:rPr>
              <w:color w:val="0563C1" w:themeColor="hyperlink"/>
              <w:sz w:val="20"/>
              <w:szCs w:val="20"/>
              <w:u w:val="single"/>
            </w:rPr>
          </w:rPrChange>
        </w:rPr>
        <w:fldChar w:fldCharType="separate"/>
      </w:r>
      <w:ins w:id="138" w:author="Vilson Lu" w:date="2014-08-22T16:49:00Z">
        <w:r w:rsidRPr="00C0061B">
          <w:rPr>
            <w:rStyle w:val="Hyperlink"/>
            <w:noProof/>
          </w:rPr>
          <w:fldChar w:fldCharType="begin"/>
        </w:r>
        <w:r w:rsidR="00BA6627">
          <w:rPr>
            <w:noProof/>
          </w:rPr>
          <w:instrText>HYPERLINK \l "_Toc396489504"</w:instrText>
        </w:r>
        <w:r w:rsidRPr="00C0061B">
          <w:rPr>
            <w:rStyle w:val="Hyperlink"/>
            <w:noProof/>
          </w:rPr>
          <w:fldChar w:fldCharType="separate"/>
        </w:r>
        <w:r w:rsidR="00BA6627" w:rsidRPr="00C0061B">
          <w:rPr>
            <w:rStyle w:val="Hyperlink"/>
            <w:noProof/>
          </w:rPr>
          <w:t>1.0</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Research Description</w:t>
        </w:r>
        <w:r w:rsidR="00BA6627">
          <w:rPr>
            <w:noProof/>
            <w:webHidden/>
          </w:rPr>
          <w:tab/>
        </w:r>
        <w:r>
          <w:rPr>
            <w:noProof/>
            <w:webHidden/>
          </w:rPr>
          <w:fldChar w:fldCharType="begin"/>
        </w:r>
        <w:r w:rsidR="00BA6627">
          <w:rPr>
            <w:noProof/>
            <w:webHidden/>
          </w:rPr>
          <w:instrText xml:space="preserve"> PAGEREF _Toc396489504 \h </w:instrText>
        </w:r>
      </w:ins>
      <w:r>
        <w:rPr>
          <w:noProof/>
          <w:webHidden/>
        </w:rPr>
      </w:r>
      <w:r>
        <w:rPr>
          <w:noProof/>
          <w:webHidden/>
        </w:rPr>
        <w:fldChar w:fldCharType="separate"/>
      </w:r>
      <w:ins w:id="139" w:author="Vilson Lu" w:date="2014-08-22T16:55:00Z">
        <w:r w:rsidR="003160F5">
          <w:rPr>
            <w:noProof/>
            <w:webHidden/>
          </w:rPr>
          <w:t>1-1</w:t>
        </w:r>
      </w:ins>
      <w:ins w:id="140"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141" w:author="Vilson Lu" w:date="2014-08-22T16:49:00Z"/>
          <w:rFonts w:asciiTheme="minorHAnsi" w:eastAsiaTheme="minorEastAsia" w:hAnsiTheme="minorHAnsi" w:cstheme="minorBidi"/>
          <w:noProof/>
          <w:sz w:val="22"/>
          <w:szCs w:val="22"/>
          <w:lang w:val="en-PH" w:eastAsia="zh-CN"/>
        </w:rPr>
      </w:pPr>
      <w:ins w:id="142" w:author="Vilson Lu" w:date="2014-08-22T16:49:00Z">
        <w:r w:rsidRPr="00C0061B">
          <w:rPr>
            <w:rStyle w:val="Hyperlink"/>
            <w:noProof/>
          </w:rPr>
          <w:fldChar w:fldCharType="begin"/>
        </w:r>
        <w:r w:rsidR="00BA6627">
          <w:rPr>
            <w:noProof/>
          </w:rPr>
          <w:instrText>HYPERLINK \l "_Toc396489505"</w:instrText>
        </w:r>
        <w:r w:rsidRPr="00C0061B">
          <w:rPr>
            <w:rStyle w:val="Hyperlink"/>
            <w:noProof/>
          </w:rPr>
          <w:fldChar w:fldCharType="separate"/>
        </w:r>
        <w:r w:rsidR="00BA6627" w:rsidRPr="00C0061B">
          <w:rPr>
            <w:rStyle w:val="Hyperlink"/>
            <w:noProof/>
          </w:rPr>
          <w:t>1.1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Overview of the Current State of Technology</w:t>
        </w:r>
        <w:r w:rsidR="00BA6627">
          <w:rPr>
            <w:noProof/>
            <w:webHidden/>
          </w:rPr>
          <w:tab/>
        </w:r>
        <w:r>
          <w:rPr>
            <w:noProof/>
            <w:webHidden/>
          </w:rPr>
          <w:fldChar w:fldCharType="begin"/>
        </w:r>
        <w:r w:rsidR="00BA6627">
          <w:rPr>
            <w:noProof/>
            <w:webHidden/>
          </w:rPr>
          <w:instrText xml:space="preserve"> PAGEREF _Toc396489505 \h </w:instrText>
        </w:r>
      </w:ins>
      <w:r>
        <w:rPr>
          <w:noProof/>
          <w:webHidden/>
        </w:rPr>
      </w:r>
      <w:r>
        <w:rPr>
          <w:noProof/>
          <w:webHidden/>
        </w:rPr>
        <w:fldChar w:fldCharType="separate"/>
      </w:r>
      <w:ins w:id="143" w:author="Vilson Lu" w:date="2014-08-22T16:55:00Z">
        <w:r w:rsidR="003160F5">
          <w:rPr>
            <w:noProof/>
            <w:webHidden/>
          </w:rPr>
          <w:t>1-1</w:t>
        </w:r>
      </w:ins>
      <w:ins w:id="144"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145" w:author="Vilson Lu" w:date="2014-08-22T16:49:00Z"/>
          <w:rFonts w:asciiTheme="minorHAnsi" w:eastAsiaTheme="minorEastAsia" w:hAnsiTheme="minorHAnsi" w:cstheme="minorBidi"/>
          <w:noProof/>
          <w:sz w:val="22"/>
          <w:szCs w:val="22"/>
          <w:lang w:val="en-PH" w:eastAsia="zh-CN"/>
        </w:rPr>
      </w:pPr>
      <w:ins w:id="146" w:author="Vilson Lu" w:date="2014-08-22T16:49:00Z">
        <w:r w:rsidRPr="00C0061B">
          <w:rPr>
            <w:rStyle w:val="Hyperlink"/>
            <w:noProof/>
          </w:rPr>
          <w:fldChar w:fldCharType="begin"/>
        </w:r>
        <w:r w:rsidR="00BA6627">
          <w:rPr>
            <w:noProof/>
          </w:rPr>
          <w:instrText>HYPERLINK \l "_Toc396489506"</w:instrText>
        </w:r>
        <w:r w:rsidRPr="00C0061B">
          <w:rPr>
            <w:rStyle w:val="Hyperlink"/>
            <w:noProof/>
          </w:rPr>
          <w:fldChar w:fldCharType="separate"/>
        </w:r>
        <w:r w:rsidR="00BA6627" w:rsidRPr="00C0061B">
          <w:rPr>
            <w:rStyle w:val="Hyperlink"/>
            <w:noProof/>
          </w:rPr>
          <w:t>1.2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Research Objectives</w:t>
        </w:r>
        <w:r w:rsidR="00BA6627">
          <w:rPr>
            <w:noProof/>
            <w:webHidden/>
          </w:rPr>
          <w:tab/>
        </w:r>
        <w:r>
          <w:rPr>
            <w:noProof/>
            <w:webHidden/>
          </w:rPr>
          <w:fldChar w:fldCharType="begin"/>
        </w:r>
        <w:r w:rsidR="00BA6627">
          <w:rPr>
            <w:noProof/>
            <w:webHidden/>
          </w:rPr>
          <w:instrText xml:space="preserve"> PAGEREF _Toc396489506 \h </w:instrText>
        </w:r>
      </w:ins>
      <w:r>
        <w:rPr>
          <w:noProof/>
          <w:webHidden/>
        </w:rPr>
      </w:r>
      <w:r>
        <w:rPr>
          <w:noProof/>
          <w:webHidden/>
        </w:rPr>
        <w:fldChar w:fldCharType="separate"/>
      </w:r>
      <w:ins w:id="147" w:author="Vilson Lu" w:date="2014-08-22T16:55:00Z">
        <w:r w:rsidR="003160F5">
          <w:rPr>
            <w:noProof/>
            <w:webHidden/>
          </w:rPr>
          <w:t>1-2</w:t>
        </w:r>
      </w:ins>
      <w:ins w:id="14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49" w:author="Vilson Lu" w:date="2014-08-22T16:49:00Z"/>
          <w:rFonts w:asciiTheme="minorHAnsi" w:eastAsiaTheme="minorEastAsia" w:hAnsiTheme="minorHAnsi" w:cstheme="minorBidi"/>
          <w:noProof/>
          <w:sz w:val="22"/>
          <w:szCs w:val="22"/>
          <w:lang w:val="en-PH" w:eastAsia="zh-CN"/>
        </w:rPr>
      </w:pPr>
      <w:ins w:id="150" w:author="Vilson Lu" w:date="2014-08-22T16:49:00Z">
        <w:r w:rsidRPr="00C0061B">
          <w:rPr>
            <w:rStyle w:val="Hyperlink"/>
            <w:noProof/>
          </w:rPr>
          <w:fldChar w:fldCharType="begin"/>
        </w:r>
        <w:r w:rsidR="00BA6627">
          <w:rPr>
            <w:noProof/>
          </w:rPr>
          <w:instrText>HYPERLINK \l "_Toc396489507"</w:instrText>
        </w:r>
        <w:r w:rsidRPr="00C0061B">
          <w:rPr>
            <w:rStyle w:val="Hyperlink"/>
            <w:noProof/>
          </w:rPr>
          <w:fldChar w:fldCharType="separate"/>
        </w:r>
        <w:r w:rsidR="00BA6627" w:rsidRPr="00C0061B">
          <w:rPr>
            <w:rStyle w:val="Hyperlink"/>
            <w:noProof/>
          </w:rPr>
          <w:t>1.2.1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General Objective</w:t>
        </w:r>
        <w:r w:rsidR="00BA6627">
          <w:rPr>
            <w:noProof/>
            <w:webHidden/>
          </w:rPr>
          <w:tab/>
        </w:r>
        <w:r>
          <w:rPr>
            <w:noProof/>
            <w:webHidden/>
          </w:rPr>
          <w:fldChar w:fldCharType="begin"/>
        </w:r>
        <w:r w:rsidR="00BA6627">
          <w:rPr>
            <w:noProof/>
            <w:webHidden/>
          </w:rPr>
          <w:instrText xml:space="preserve"> PAGEREF _Toc396489507 \h </w:instrText>
        </w:r>
      </w:ins>
      <w:r>
        <w:rPr>
          <w:noProof/>
          <w:webHidden/>
        </w:rPr>
      </w:r>
      <w:r>
        <w:rPr>
          <w:noProof/>
          <w:webHidden/>
        </w:rPr>
        <w:fldChar w:fldCharType="separate"/>
      </w:r>
      <w:ins w:id="151" w:author="Vilson Lu" w:date="2014-08-22T16:55:00Z">
        <w:r w:rsidR="003160F5">
          <w:rPr>
            <w:noProof/>
            <w:webHidden/>
          </w:rPr>
          <w:t>1-2</w:t>
        </w:r>
      </w:ins>
      <w:ins w:id="152"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53" w:author="Vilson Lu" w:date="2014-08-22T16:49:00Z"/>
          <w:rFonts w:asciiTheme="minorHAnsi" w:eastAsiaTheme="minorEastAsia" w:hAnsiTheme="minorHAnsi" w:cstheme="minorBidi"/>
          <w:noProof/>
          <w:sz w:val="22"/>
          <w:szCs w:val="22"/>
          <w:lang w:val="en-PH" w:eastAsia="zh-CN"/>
        </w:rPr>
      </w:pPr>
      <w:ins w:id="154" w:author="Vilson Lu" w:date="2014-08-22T16:49:00Z">
        <w:r w:rsidRPr="00C0061B">
          <w:rPr>
            <w:rStyle w:val="Hyperlink"/>
            <w:noProof/>
          </w:rPr>
          <w:fldChar w:fldCharType="begin"/>
        </w:r>
        <w:r w:rsidR="00BA6627">
          <w:rPr>
            <w:noProof/>
          </w:rPr>
          <w:instrText>HYPERLINK \l "_Toc396489508"</w:instrText>
        </w:r>
        <w:r w:rsidRPr="00C0061B">
          <w:rPr>
            <w:rStyle w:val="Hyperlink"/>
            <w:noProof/>
          </w:rPr>
          <w:fldChar w:fldCharType="separate"/>
        </w:r>
        <w:r w:rsidR="00BA6627" w:rsidRPr="00C0061B">
          <w:rPr>
            <w:rStyle w:val="Hyperlink"/>
            <w:noProof/>
          </w:rPr>
          <w:t>1.2.2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Specific Objectives</w:t>
        </w:r>
        <w:r w:rsidR="00BA6627">
          <w:rPr>
            <w:noProof/>
            <w:webHidden/>
          </w:rPr>
          <w:tab/>
        </w:r>
        <w:r>
          <w:rPr>
            <w:noProof/>
            <w:webHidden/>
          </w:rPr>
          <w:fldChar w:fldCharType="begin"/>
        </w:r>
        <w:r w:rsidR="00BA6627">
          <w:rPr>
            <w:noProof/>
            <w:webHidden/>
          </w:rPr>
          <w:instrText xml:space="preserve"> PAGEREF _Toc396489508 \h </w:instrText>
        </w:r>
      </w:ins>
      <w:r>
        <w:rPr>
          <w:noProof/>
          <w:webHidden/>
        </w:rPr>
      </w:r>
      <w:r>
        <w:rPr>
          <w:noProof/>
          <w:webHidden/>
        </w:rPr>
        <w:fldChar w:fldCharType="separate"/>
      </w:r>
      <w:ins w:id="155" w:author="Vilson Lu" w:date="2014-08-22T16:55:00Z">
        <w:r w:rsidR="003160F5">
          <w:rPr>
            <w:noProof/>
            <w:webHidden/>
          </w:rPr>
          <w:t>1-2</w:t>
        </w:r>
      </w:ins>
      <w:ins w:id="156"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157" w:author="Vilson Lu" w:date="2014-08-22T16:49:00Z"/>
          <w:rFonts w:asciiTheme="minorHAnsi" w:eastAsiaTheme="minorEastAsia" w:hAnsiTheme="minorHAnsi" w:cstheme="minorBidi"/>
          <w:noProof/>
          <w:sz w:val="22"/>
          <w:szCs w:val="22"/>
          <w:lang w:val="en-PH" w:eastAsia="zh-CN"/>
        </w:rPr>
      </w:pPr>
      <w:ins w:id="158" w:author="Vilson Lu" w:date="2014-08-22T16:49:00Z">
        <w:r w:rsidRPr="00C0061B">
          <w:rPr>
            <w:rStyle w:val="Hyperlink"/>
            <w:noProof/>
          </w:rPr>
          <w:fldChar w:fldCharType="begin"/>
        </w:r>
        <w:r w:rsidR="00BA6627">
          <w:rPr>
            <w:noProof/>
          </w:rPr>
          <w:instrText>HYPERLINK \l "_Toc396489509"</w:instrText>
        </w:r>
        <w:r w:rsidRPr="00C0061B">
          <w:rPr>
            <w:rStyle w:val="Hyperlink"/>
            <w:noProof/>
          </w:rPr>
          <w:fldChar w:fldCharType="separate"/>
        </w:r>
        <w:r w:rsidR="00BA6627" w:rsidRPr="00C0061B">
          <w:rPr>
            <w:rStyle w:val="Hyperlink"/>
            <w:noProof/>
          </w:rPr>
          <w:t>1.3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Scope and Limitations of the Research</w:t>
        </w:r>
        <w:r w:rsidR="00BA6627">
          <w:rPr>
            <w:noProof/>
            <w:webHidden/>
          </w:rPr>
          <w:tab/>
        </w:r>
        <w:r>
          <w:rPr>
            <w:noProof/>
            <w:webHidden/>
          </w:rPr>
          <w:fldChar w:fldCharType="begin"/>
        </w:r>
        <w:r w:rsidR="00BA6627">
          <w:rPr>
            <w:noProof/>
            <w:webHidden/>
          </w:rPr>
          <w:instrText xml:space="preserve"> PAGEREF _Toc396489509 \h </w:instrText>
        </w:r>
      </w:ins>
      <w:r>
        <w:rPr>
          <w:noProof/>
          <w:webHidden/>
        </w:rPr>
      </w:r>
      <w:r>
        <w:rPr>
          <w:noProof/>
          <w:webHidden/>
        </w:rPr>
        <w:fldChar w:fldCharType="separate"/>
      </w:r>
      <w:ins w:id="159" w:author="Vilson Lu" w:date="2014-08-22T16:55:00Z">
        <w:r w:rsidR="003160F5">
          <w:rPr>
            <w:noProof/>
            <w:webHidden/>
          </w:rPr>
          <w:t>1-2</w:t>
        </w:r>
      </w:ins>
      <w:ins w:id="160"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161" w:author="Vilson Lu" w:date="2014-08-22T16:49:00Z"/>
          <w:rFonts w:asciiTheme="minorHAnsi" w:eastAsiaTheme="minorEastAsia" w:hAnsiTheme="minorHAnsi" w:cstheme="minorBidi"/>
          <w:noProof/>
          <w:sz w:val="22"/>
          <w:szCs w:val="22"/>
          <w:lang w:val="en-PH" w:eastAsia="zh-CN"/>
        </w:rPr>
      </w:pPr>
      <w:ins w:id="162" w:author="Vilson Lu" w:date="2014-08-22T16:49:00Z">
        <w:r w:rsidRPr="00C0061B">
          <w:rPr>
            <w:rStyle w:val="Hyperlink"/>
            <w:noProof/>
          </w:rPr>
          <w:fldChar w:fldCharType="begin"/>
        </w:r>
        <w:r w:rsidR="00BA6627">
          <w:rPr>
            <w:noProof/>
          </w:rPr>
          <w:instrText>HYPERLINK \l "_Toc396489510"</w:instrText>
        </w:r>
        <w:r w:rsidRPr="00C0061B">
          <w:rPr>
            <w:rStyle w:val="Hyperlink"/>
            <w:noProof/>
          </w:rPr>
          <w:fldChar w:fldCharType="separate"/>
        </w:r>
        <w:r w:rsidR="00BA6627" w:rsidRPr="00C0061B">
          <w:rPr>
            <w:rStyle w:val="Hyperlink"/>
            <w:noProof/>
          </w:rPr>
          <w:t>1.4</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Significance of the Research</w:t>
        </w:r>
        <w:r w:rsidR="00BA6627">
          <w:rPr>
            <w:noProof/>
            <w:webHidden/>
          </w:rPr>
          <w:tab/>
        </w:r>
        <w:r>
          <w:rPr>
            <w:noProof/>
            <w:webHidden/>
          </w:rPr>
          <w:fldChar w:fldCharType="begin"/>
        </w:r>
        <w:r w:rsidR="00BA6627">
          <w:rPr>
            <w:noProof/>
            <w:webHidden/>
          </w:rPr>
          <w:instrText xml:space="preserve"> PAGEREF _Toc396489510 \h </w:instrText>
        </w:r>
      </w:ins>
      <w:r>
        <w:rPr>
          <w:noProof/>
          <w:webHidden/>
        </w:rPr>
      </w:r>
      <w:r>
        <w:rPr>
          <w:noProof/>
          <w:webHidden/>
        </w:rPr>
        <w:fldChar w:fldCharType="separate"/>
      </w:r>
      <w:ins w:id="163" w:author="Vilson Lu" w:date="2014-08-22T16:55:00Z">
        <w:r w:rsidR="003160F5">
          <w:rPr>
            <w:noProof/>
            <w:webHidden/>
          </w:rPr>
          <w:t>1-3</w:t>
        </w:r>
      </w:ins>
      <w:ins w:id="164"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165" w:author="Vilson Lu" w:date="2014-08-22T16:49:00Z"/>
          <w:rFonts w:asciiTheme="minorHAnsi" w:eastAsiaTheme="minorEastAsia" w:hAnsiTheme="minorHAnsi" w:cstheme="minorBidi"/>
          <w:noProof/>
          <w:sz w:val="22"/>
          <w:szCs w:val="22"/>
          <w:lang w:val="en-PH" w:eastAsia="zh-CN"/>
        </w:rPr>
      </w:pPr>
      <w:ins w:id="166" w:author="Vilson Lu" w:date="2014-08-22T16:49:00Z">
        <w:r w:rsidRPr="00C0061B">
          <w:rPr>
            <w:rStyle w:val="Hyperlink"/>
            <w:noProof/>
          </w:rPr>
          <w:fldChar w:fldCharType="begin"/>
        </w:r>
        <w:r w:rsidR="00BA6627">
          <w:rPr>
            <w:noProof/>
          </w:rPr>
          <w:instrText>HYPERLINK \l "_Toc396489511"</w:instrText>
        </w:r>
        <w:r w:rsidRPr="00C0061B">
          <w:rPr>
            <w:rStyle w:val="Hyperlink"/>
            <w:noProof/>
          </w:rPr>
          <w:fldChar w:fldCharType="separate"/>
        </w:r>
        <w:r w:rsidR="00BA6627" w:rsidRPr="00C0061B">
          <w:rPr>
            <w:rStyle w:val="Hyperlink"/>
            <w:noProof/>
          </w:rPr>
          <w:t>1.5</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Research Methodology</w:t>
        </w:r>
        <w:r w:rsidR="00BA6627">
          <w:rPr>
            <w:noProof/>
            <w:webHidden/>
          </w:rPr>
          <w:tab/>
        </w:r>
        <w:r>
          <w:rPr>
            <w:noProof/>
            <w:webHidden/>
          </w:rPr>
          <w:fldChar w:fldCharType="begin"/>
        </w:r>
        <w:r w:rsidR="00BA6627">
          <w:rPr>
            <w:noProof/>
            <w:webHidden/>
          </w:rPr>
          <w:instrText xml:space="preserve"> PAGEREF _Toc396489511 \h </w:instrText>
        </w:r>
      </w:ins>
      <w:r>
        <w:rPr>
          <w:noProof/>
          <w:webHidden/>
        </w:rPr>
      </w:r>
      <w:r>
        <w:rPr>
          <w:noProof/>
          <w:webHidden/>
        </w:rPr>
        <w:fldChar w:fldCharType="separate"/>
      </w:r>
      <w:ins w:id="167" w:author="Vilson Lu" w:date="2014-08-22T16:55:00Z">
        <w:r w:rsidR="003160F5">
          <w:rPr>
            <w:noProof/>
            <w:webHidden/>
          </w:rPr>
          <w:t>1-4</w:t>
        </w:r>
      </w:ins>
      <w:ins w:id="16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69" w:author="Vilson Lu" w:date="2014-08-22T16:49:00Z"/>
          <w:rFonts w:asciiTheme="minorHAnsi" w:eastAsiaTheme="minorEastAsia" w:hAnsiTheme="minorHAnsi" w:cstheme="minorBidi"/>
          <w:noProof/>
          <w:sz w:val="22"/>
          <w:szCs w:val="22"/>
          <w:lang w:val="en-PH" w:eastAsia="zh-CN"/>
        </w:rPr>
      </w:pPr>
      <w:ins w:id="170" w:author="Vilson Lu" w:date="2014-08-22T16:49:00Z">
        <w:r w:rsidRPr="00C0061B">
          <w:rPr>
            <w:rStyle w:val="Hyperlink"/>
            <w:noProof/>
          </w:rPr>
          <w:fldChar w:fldCharType="begin"/>
        </w:r>
        <w:r w:rsidR="00BA6627">
          <w:rPr>
            <w:noProof/>
          </w:rPr>
          <w:instrText>HYPERLINK \l "_Toc396489516"</w:instrText>
        </w:r>
        <w:r w:rsidRPr="00C0061B">
          <w:rPr>
            <w:rStyle w:val="Hyperlink"/>
            <w:noProof/>
          </w:rPr>
          <w:fldChar w:fldCharType="separate"/>
        </w:r>
        <w:r w:rsidR="00BA6627" w:rsidRPr="00C0061B">
          <w:rPr>
            <w:rStyle w:val="Hyperlink"/>
            <w:noProof/>
          </w:rPr>
          <w:t>1.5.1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Investigation and Research Analysis</w:t>
        </w:r>
        <w:r w:rsidR="00BA6627">
          <w:rPr>
            <w:noProof/>
            <w:webHidden/>
          </w:rPr>
          <w:tab/>
        </w:r>
        <w:r>
          <w:rPr>
            <w:noProof/>
            <w:webHidden/>
          </w:rPr>
          <w:fldChar w:fldCharType="begin"/>
        </w:r>
        <w:r w:rsidR="00BA6627">
          <w:rPr>
            <w:noProof/>
            <w:webHidden/>
          </w:rPr>
          <w:instrText xml:space="preserve"> PAGEREF _Toc396489516 \h </w:instrText>
        </w:r>
      </w:ins>
      <w:r>
        <w:rPr>
          <w:noProof/>
          <w:webHidden/>
        </w:rPr>
      </w:r>
      <w:r>
        <w:rPr>
          <w:noProof/>
          <w:webHidden/>
        </w:rPr>
        <w:fldChar w:fldCharType="separate"/>
      </w:r>
      <w:ins w:id="171" w:author="Vilson Lu" w:date="2014-08-22T16:55:00Z">
        <w:r w:rsidR="003160F5">
          <w:rPr>
            <w:noProof/>
            <w:webHidden/>
          </w:rPr>
          <w:t>1-5</w:t>
        </w:r>
      </w:ins>
      <w:ins w:id="172"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73" w:author="Vilson Lu" w:date="2014-08-22T16:49:00Z"/>
          <w:rFonts w:asciiTheme="minorHAnsi" w:eastAsiaTheme="minorEastAsia" w:hAnsiTheme="minorHAnsi" w:cstheme="minorBidi"/>
          <w:noProof/>
          <w:sz w:val="22"/>
          <w:szCs w:val="22"/>
          <w:lang w:val="en-PH" w:eastAsia="zh-CN"/>
        </w:rPr>
      </w:pPr>
      <w:ins w:id="174" w:author="Vilson Lu" w:date="2014-08-22T16:49:00Z">
        <w:r w:rsidRPr="00C0061B">
          <w:rPr>
            <w:rStyle w:val="Hyperlink"/>
            <w:noProof/>
          </w:rPr>
          <w:fldChar w:fldCharType="begin"/>
        </w:r>
        <w:r w:rsidR="00BA6627">
          <w:rPr>
            <w:noProof/>
          </w:rPr>
          <w:instrText>HYPERLINK \l "_Toc396489517"</w:instrText>
        </w:r>
        <w:r w:rsidRPr="00C0061B">
          <w:rPr>
            <w:rStyle w:val="Hyperlink"/>
            <w:noProof/>
          </w:rPr>
          <w:fldChar w:fldCharType="separate"/>
        </w:r>
        <w:r w:rsidR="00BA6627" w:rsidRPr="00C0061B">
          <w:rPr>
            <w:rStyle w:val="Hyperlink"/>
            <w:noProof/>
          </w:rPr>
          <w:t>1.5.2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System Design</w:t>
        </w:r>
        <w:r w:rsidR="00BA6627">
          <w:rPr>
            <w:noProof/>
            <w:webHidden/>
          </w:rPr>
          <w:tab/>
        </w:r>
        <w:r>
          <w:rPr>
            <w:noProof/>
            <w:webHidden/>
          </w:rPr>
          <w:fldChar w:fldCharType="begin"/>
        </w:r>
        <w:r w:rsidR="00BA6627">
          <w:rPr>
            <w:noProof/>
            <w:webHidden/>
          </w:rPr>
          <w:instrText xml:space="preserve"> PAGEREF _Toc396489517 \h </w:instrText>
        </w:r>
      </w:ins>
      <w:r>
        <w:rPr>
          <w:noProof/>
          <w:webHidden/>
        </w:rPr>
      </w:r>
      <w:r>
        <w:rPr>
          <w:noProof/>
          <w:webHidden/>
        </w:rPr>
        <w:fldChar w:fldCharType="separate"/>
      </w:r>
      <w:ins w:id="175" w:author="Vilson Lu" w:date="2014-08-22T16:55:00Z">
        <w:r w:rsidR="003160F5">
          <w:rPr>
            <w:noProof/>
            <w:webHidden/>
          </w:rPr>
          <w:t>1-5</w:t>
        </w:r>
      </w:ins>
      <w:ins w:id="176"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77" w:author="Vilson Lu" w:date="2014-08-22T16:49:00Z"/>
          <w:rFonts w:asciiTheme="minorHAnsi" w:eastAsiaTheme="minorEastAsia" w:hAnsiTheme="minorHAnsi" w:cstheme="minorBidi"/>
          <w:noProof/>
          <w:sz w:val="22"/>
          <w:szCs w:val="22"/>
          <w:lang w:val="en-PH" w:eastAsia="zh-CN"/>
        </w:rPr>
      </w:pPr>
      <w:ins w:id="178" w:author="Vilson Lu" w:date="2014-08-22T16:49:00Z">
        <w:r w:rsidRPr="00C0061B">
          <w:rPr>
            <w:rStyle w:val="Hyperlink"/>
            <w:noProof/>
          </w:rPr>
          <w:fldChar w:fldCharType="begin"/>
        </w:r>
        <w:r w:rsidR="00BA6627">
          <w:rPr>
            <w:noProof/>
          </w:rPr>
          <w:instrText>HYPERLINK \l "_Toc396489518"</w:instrText>
        </w:r>
        <w:r w:rsidRPr="00C0061B">
          <w:rPr>
            <w:rStyle w:val="Hyperlink"/>
            <w:noProof/>
          </w:rPr>
          <w:fldChar w:fldCharType="separate"/>
        </w:r>
        <w:r w:rsidR="00BA6627" w:rsidRPr="00C0061B">
          <w:rPr>
            <w:rStyle w:val="Hyperlink"/>
            <w:noProof/>
          </w:rPr>
          <w:t>1.5.3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Sprints</w:t>
        </w:r>
        <w:r w:rsidR="00BA6627">
          <w:rPr>
            <w:noProof/>
            <w:webHidden/>
          </w:rPr>
          <w:tab/>
        </w:r>
        <w:r>
          <w:rPr>
            <w:noProof/>
            <w:webHidden/>
          </w:rPr>
          <w:fldChar w:fldCharType="begin"/>
        </w:r>
        <w:r w:rsidR="00BA6627">
          <w:rPr>
            <w:noProof/>
            <w:webHidden/>
          </w:rPr>
          <w:instrText xml:space="preserve"> PAGEREF _Toc396489518 \h </w:instrText>
        </w:r>
      </w:ins>
      <w:r>
        <w:rPr>
          <w:noProof/>
          <w:webHidden/>
        </w:rPr>
      </w:r>
      <w:r>
        <w:rPr>
          <w:noProof/>
          <w:webHidden/>
        </w:rPr>
        <w:fldChar w:fldCharType="separate"/>
      </w:r>
      <w:ins w:id="179" w:author="Vilson Lu" w:date="2014-08-22T16:55:00Z">
        <w:r w:rsidR="003160F5">
          <w:rPr>
            <w:noProof/>
            <w:webHidden/>
          </w:rPr>
          <w:t>1-5</w:t>
        </w:r>
      </w:ins>
      <w:ins w:id="180"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81" w:author="Vilson Lu" w:date="2014-08-22T16:49:00Z"/>
          <w:rFonts w:asciiTheme="minorHAnsi" w:eastAsiaTheme="minorEastAsia" w:hAnsiTheme="minorHAnsi" w:cstheme="minorBidi"/>
          <w:noProof/>
          <w:sz w:val="22"/>
          <w:szCs w:val="22"/>
          <w:lang w:val="en-PH" w:eastAsia="zh-CN"/>
        </w:rPr>
      </w:pPr>
      <w:ins w:id="182" w:author="Vilson Lu" w:date="2014-08-22T16:49:00Z">
        <w:r w:rsidRPr="00C0061B">
          <w:rPr>
            <w:rStyle w:val="Hyperlink"/>
            <w:noProof/>
          </w:rPr>
          <w:fldChar w:fldCharType="begin"/>
        </w:r>
        <w:r w:rsidR="00BA6627">
          <w:rPr>
            <w:noProof/>
          </w:rPr>
          <w:instrText>HYPERLINK \l "_Toc396489519"</w:instrText>
        </w:r>
        <w:r w:rsidRPr="00C0061B">
          <w:rPr>
            <w:rStyle w:val="Hyperlink"/>
            <w:noProof/>
          </w:rPr>
          <w:fldChar w:fldCharType="separate"/>
        </w:r>
        <w:r w:rsidR="00BA6627" w:rsidRPr="00C0061B">
          <w:rPr>
            <w:rStyle w:val="Hyperlink"/>
            <w:noProof/>
          </w:rPr>
          <w:t>1.5.4</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Sprint Planning Meetings</w:t>
        </w:r>
        <w:r w:rsidR="00BA6627">
          <w:rPr>
            <w:noProof/>
            <w:webHidden/>
          </w:rPr>
          <w:tab/>
        </w:r>
        <w:r>
          <w:rPr>
            <w:noProof/>
            <w:webHidden/>
          </w:rPr>
          <w:fldChar w:fldCharType="begin"/>
        </w:r>
        <w:r w:rsidR="00BA6627">
          <w:rPr>
            <w:noProof/>
            <w:webHidden/>
          </w:rPr>
          <w:instrText xml:space="preserve"> PAGEREF _Toc396489519 \h </w:instrText>
        </w:r>
      </w:ins>
      <w:r>
        <w:rPr>
          <w:noProof/>
          <w:webHidden/>
        </w:rPr>
      </w:r>
      <w:r>
        <w:rPr>
          <w:noProof/>
          <w:webHidden/>
        </w:rPr>
        <w:fldChar w:fldCharType="separate"/>
      </w:r>
      <w:ins w:id="183" w:author="Vilson Lu" w:date="2014-08-22T16:55:00Z">
        <w:r w:rsidR="003160F5">
          <w:rPr>
            <w:noProof/>
            <w:webHidden/>
          </w:rPr>
          <w:t>1-5</w:t>
        </w:r>
      </w:ins>
      <w:ins w:id="184"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85" w:author="Vilson Lu" w:date="2014-08-22T16:49:00Z"/>
          <w:rFonts w:asciiTheme="minorHAnsi" w:eastAsiaTheme="minorEastAsia" w:hAnsiTheme="minorHAnsi" w:cstheme="minorBidi"/>
          <w:noProof/>
          <w:sz w:val="22"/>
          <w:szCs w:val="22"/>
          <w:lang w:val="en-PH" w:eastAsia="zh-CN"/>
        </w:rPr>
      </w:pPr>
      <w:ins w:id="186" w:author="Vilson Lu" w:date="2014-08-22T16:49:00Z">
        <w:r w:rsidRPr="00C0061B">
          <w:rPr>
            <w:rStyle w:val="Hyperlink"/>
            <w:noProof/>
          </w:rPr>
          <w:fldChar w:fldCharType="begin"/>
        </w:r>
        <w:r w:rsidR="00BA6627">
          <w:rPr>
            <w:noProof/>
          </w:rPr>
          <w:instrText>HYPERLINK \l "_Toc396489520"</w:instrText>
        </w:r>
        <w:r w:rsidRPr="00C0061B">
          <w:rPr>
            <w:rStyle w:val="Hyperlink"/>
            <w:noProof/>
          </w:rPr>
          <w:fldChar w:fldCharType="separate"/>
        </w:r>
        <w:r w:rsidR="00BA6627" w:rsidRPr="00C0061B">
          <w:rPr>
            <w:rStyle w:val="Hyperlink"/>
            <w:noProof/>
          </w:rPr>
          <w:t>1.5.5</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Scrum Meetings</w:t>
        </w:r>
        <w:r w:rsidR="00BA6627">
          <w:rPr>
            <w:noProof/>
            <w:webHidden/>
          </w:rPr>
          <w:tab/>
        </w:r>
        <w:r>
          <w:rPr>
            <w:noProof/>
            <w:webHidden/>
          </w:rPr>
          <w:fldChar w:fldCharType="begin"/>
        </w:r>
        <w:r w:rsidR="00BA6627">
          <w:rPr>
            <w:noProof/>
            <w:webHidden/>
          </w:rPr>
          <w:instrText xml:space="preserve"> PAGEREF _Toc396489520 \h </w:instrText>
        </w:r>
      </w:ins>
      <w:r>
        <w:rPr>
          <w:noProof/>
          <w:webHidden/>
        </w:rPr>
      </w:r>
      <w:r>
        <w:rPr>
          <w:noProof/>
          <w:webHidden/>
        </w:rPr>
        <w:fldChar w:fldCharType="separate"/>
      </w:r>
      <w:ins w:id="187" w:author="Vilson Lu" w:date="2014-08-22T16:55:00Z">
        <w:r w:rsidR="003160F5">
          <w:rPr>
            <w:noProof/>
            <w:webHidden/>
          </w:rPr>
          <w:t>1-5</w:t>
        </w:r>
      </w:ins>
      <w:ins w:id="18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89" w:author="Vilson Lu" w:date="2014-08-22T16:49:00Z"/>
          <w:rFonts w:asciiTheme="minorHAnsi" w:eastAsiaTheme="minorEastAsia" w:hAnsiTheme="minorHAnsi" w:cstheme="minorBidi"/>
          <w:noProof/>
          <w:sz w:val="22"/>
          <w:szCs w:val="22"/>
          <w:lang w:val="en-PH" w:eastAsia="zh-CN"/>
        </w:rPr>
      </w:pPr>
      <w:ins w:id="190" w:author="Vilson Lu" w:date="2014-08-22T16:49:00Z">
        <w:r w:rsidRPr="00C0061B">
          <w:rPr>
            <w:rStyle w:val="Hyperlink"/>
            <w:noProof/>
          </w:rPr>
          <w:fldChar w:fldCharType="begin"/>
        </w:r>
        <w:r w:rsidR="00BA6627">
          <w:rPr>
            <w:noProof/>
          </w:rPr>
          <w:instrText>HYPERLINK \l "_Toc396489521"</w:instrText>
        </w:r>
        <w:r w:rsidRPr="00C0061B">
          <w:rPr>
            <w:rStyle w:val="Hyperlink"/>
            <w:noProof/>
          </w:rPr>
          <w:fldChar w:fldCharType="separate"/>
        </w:r>
        <w:r w:rsidR="00BA6627" w:rsidRPr="00C0061B">
          <w:rPr>
            <w:rStyle w:val="Hyperlink"/>
            <w:noProof/>
          </w:rPr>
          <w:t>1.5.6</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System Development</w:t>
        </w:r>
        <w:r w:rsidR="00BA6627">
          <w:rPr>
            <w:noProof/>
            <w:webHidden/>
          </w:rPr>
          <w:tab/>
        </w:r>
        <w:r>
          <w:rPr>
            <w:noProof/>
            <w:webHidden/>
          </w:rPr>
          <w:fldChar w:fldCharType="begin"/>
        </w:r>
        <w:r w:rsidR="00BA6627">
          <w:rPr>
            <w:noProof/>
            <w:webHidden/>
          </w:rPr>
          <w:instrText xml:space="preserve"> PAGEREF _Toc396489521 \h </w:instrText>
        </w:r>
      </w:ins>
      <w:r>
        <w:rPr>
          <w:noProof/>
          <w:webHidden/>
        </w:rPr>
      </w:r>
      <w:r>
        <w:rPr>
          <w:noProof/>
          <w:webHidden/>
        </w:rPr>
        <w:fldChar w:fldCharType="separate"/>
      </w:r>
      <w:ins w:id="191" w:author="Vilson Lu" w:date="2014-08-22T16:55:00Z">
        <w:r w:rsidR="003160F5">
          <w:rPr>
            <w:noProof/>
            <w:webHidden/>
          </w:rPr>
          <w:t>1-6</w:t>
        </w:r>
      </w:ins>
      <w:ins w:id="192"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93" w:author="Vilson Lu" w:date="2014-08-22T16:49:00Z"/>
          <w:rFonts w:asciiTheme="minorHAnsi" w:eastAsiaTheme="minorEastAsia" w:hAnsiTheme="minorHAnsi" w:cstheme="minorBidi"/>
          <w:noProof/>
          <w:sz w:val="22"/>
          <w:szCs w:val="22"/>
          <w:lang w:val="en-PH" w:eastAsia="zh-CN"/>
        </w:rPr>
      </w:pPr>
      <w:ins w:id="194" w:author="Vilson Lu" w:date="2014-08-22T16:49:00Z">
        <w:r w:rsidRPr="00C0061B">
          <w:rPr>
            <w:rStyle w:val="Hyperlink"/>
            <w:noProof/>
          </w:rPr>
          <w:fldChar w:fldCharType="begin"/>
        </w:r>
        <w:r w:rsidR="00BA6627">
          <w:rPr>
            <w:noProof/>
          </w:rPr>
          <w:instrText>HYPERLINK \l "_Toc396489525"</w:instrText>
        </w:r>
        <w:r w:rsidRPr="00C0061B">
          <w:rPr>
            <w:rStyle w:val="Hyperlink"/>
            <w:noProof/>
          </w:rPr>
          <w:fldChar w:fldCharType="separate"/>
        </w:r>
        <w:r w:rsidR="00BA6627" w:rsidRPr="00C0061B">
          <w:rPr>
            <w:rStyle w:val="Hyperlink"/>
            <w:noProof/>
          </w:rPr>
          <w:t>1.5.7</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System Integration and Testing</w:t>
        </w:r>
        <w:r w:rsidR="00BA6627">
          <w:rPr>
            <w:noProof/>
            <w:webHidden/>
          </w:rPr>
          <w:tab/>
        </w:r>
        <w:r>
          <w:rPr>
            <w:noProof/>
            <w:webHidden/>
          </w:rPr>
          <w:fldChar w:fldCharType="begin"/>
        </w:r>
        <w:r w:rsidR="00BA6627">
          <w:rPr>
            <w:noProof/>
            <w:webHidden/>
          </w:rPr>
          <w:instrText xml:space="preserve"> PAGEREF _Toc396489525 \h </w:instrText>
        </w:r>
      </w:ins>
      <w:r>
        <w:rPr>
          <w:noProof/>
          <w:webHidden/>
        </w:rPr>
      </w:r>
      <w:r>
        <w:rPr>
          <w:noProof/>
          <w:webHidden/>
        </w:rPr>
        <w:fldChar w:fldCharType="separate"/>
      </w:r>
      <w:ins w:id="195" w:author="Vilson Lu" w:date="2014-08-22T16:55:00Z">
        <w:r w:rsidR="003160F5">
          <w:rPr>
            <w:noProof/>
            <w:webHidden/>
          </w:rPr>
          <w:t>1-6</w:t>
        </w:r>
      </w:ins>
      <w:ins w:id="196"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197" w:author="Vilson Lu" w:date="2014-08-22T16:49:00Z"/>
          <w:rFonts w:asciiTheme="minorHAnsi" w:eastAsiaTheme="minorEastAsia" w:hAnsiTheme="minorHAnsi" w:cstheme="minorBidi"/>
          <w:noProof/>
          <w:sz w:val="22"/>
          <w:szCs w:val="22"/>
          <w:lang w:val="en-PH" w:eastAsia="zh-CN"/>
        </w:rPr>
      </w:pPr>
      <w:ins w:id="198" w:author="Vilson Lu" w:date="2014-08-22T16:49:00Z">
        <w:r w:rsidRPr="00C0061B">
          <w:rPr>
            <w:rStyle w:val="Hyperlink"/>
            <w:noProof/>
          </w:rPr>
          <w:fldChar w:fldCharType="begin"/>
        </w:r>
        <w:r w:rsidR="00BA6627">
          <w:rPr>
            <w:noProof/>
          </w:rPr>
          <w:instrText>HYPERLINK \l "_Toc396489526"</w:instrText>
        </w:r>
        <w:r w:rsidRPr="00C0061B">
          <w:rPr>
            <w:rStyle w:val="Hyperlink"/>
            <w:noProof/>
          </w:rPr>
          <w:fldChar w:fldCharType="separate"/>
        </w:r>
        <w:r w:rsidR="00BA6627" w:rsidRPr="00C0061B">
          <w:rPr>
            <w:rStyle w:val="Hyperlink"/>
            <w:noProof/>
          </w:rPr>
          <w:t>1.5.8</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System Evaluation</w:t>
        </w:r>
        <w:r w:rsidR="00BA6627">
          <w:rPr>
            <w:noProof/>
            <w:webHidden/>
          </w:rPr>
          <w:tab/>
        </w:r>
        <w:r>
          <w:rPr>
            <w:noProof/>
            <w:webHidden/>
          </w:rPr>
          <w:fldChar w:fldCharType="begin"/>
        </w:r>
        <w:r w:rsidR="00BA6627">
          <w:rPr>
            <w:noProof/>
            <w:webHidden/>
          </w:rPr>
          <w:instrText xml:space="preserve"> PAGEREF _Toc396489526 \h </w:instrText>
        </w:r>
      </w:ins>
      <w:r>
        <w:rPr>
          <w:noProof/>
          <w:webHidden/>
        </w:rPr>
      </w:r>
      <w:r>
        <w:rPr>
          <w:noProof/>
          <w:webHidden/>
        </w:rPr>
        <w:fldChar w:fldCharType="separate"/>
      </w:r>
      <w:ins w:id="199" w:author="Vilson Lu" w:date="2014-08-22T16:55:00Z">
        <w:r w:rsidR="003160F5">
          <w:rPr>
            <w:noProof/>
            <w:webHidden/>
          </w:rPr>
          <w:t>1-6</w:t>
        </w:r>
      </w:ins>
      <w:ins w:id="200"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01" w:author="Vilson Lu" w:date="2014-08-22T16:49:00Z"/>
          <w:rFonts w:asciiTheme="minorHAnsi" w:eastAsiaTheme="minorEastAsia" w:hAnsiTheme="minorHAnsi" w:cstheme="minorBidi"/>
          <w:noProof/>
          <w:sz w:val="22"/>
          <w:szCs w:val="22"/>
          <w:lang w:val="en-PH" w:eastAsia="zh-CN"/>
        </w:rPr>
      </w:pPr>
      <w:ins w:id="202" w:author="Vilson Lu" w:date="2014-08-22T16:49:00Z">
        <w:r w:rsidRPr="00C0061B">
          <w:rPr>
            <w:rStyle w:val="Hyperlink"/>
            <w:noProof/>
          </w:rPr>
          <w:fldChar w:fldCharType="begin"/>
        </w:r>
        <w:r w:rsidR="00BA6627">
          <w:rPr>
            <w:noProof/>
          </w:rPr>
          <w:instrText>HYPERLINK \l "_Toc396489527"</w:instrText>
        </w:r>
        <w:r w:rsidRPr="00C0061B">
          <w:rPr>
            <w:rStyle w:val="Hyperlink"/>
            <w:noProof/>
          </w:rPr>
          <w:fldChar w:fldCharType="separate"/>
        </w:r>
        <w:r w:rsidR="00BA6627" w:rsidRPr="00C0061B">
          <w:rPr>
            <w:rStyle w:val="Hyperlink"/>
            <w:noProof/>
          </w:rPr>
          <w:t>1.5.9</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Documentation</w:t>
        </w:r>
        <w:r w:rsidR="00BA6627">
          <w:rPr>
            <w:noProof/>
            <w:webHidden/>
          </w:rPr>
          <w:tab/>
        </w:r>
        <w:r>
          <w:rPr>
            <w:noProof/>
            <w:webHidden/>
          </w:rPr>
          <w:fldChar w:fldCharType="begin"/>
        </w:r>
        <w:r w:rsidR="00BA6627">
          <w:rPr>
            <w:noProof/>
            <w:webHidden/>
          </w:rPr>
          <w:instrText xml:space="preserve"> PAGEREF _Toc396489527 \h </w:instrText>
        </w:r>
      </w:ins>
      <w:r>
        <w:rPr>
          <w:noProof/>
          <w:webHidden/>
        </w:rPr>
      </w:r>
      <w:r>
        <w:rPr>
          <w:noProof/>
          <w:webHidden/>
        </w:rPr>
        <w:fldChar w:fldCharType="separate"/>
      </w:r>
      <w:ins w:id="203" w:author="Vilson Lu" w:date="2014-08-22T16:55:00Z">
        <w:r w:rsidR="003160F5">
          <w:rPr>
            <w:noProof/>
            <w:webHidden/>
          </w:rPr>
          <w:t>1-6</w:t>
        </w:r>
      </w:ins>
      <w:ins w:id="204"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540"/>
          <w:tab w:val="right" w:leader="dot" w:pos="9350"/>
        </w:tabs>
        <w:rPr>
          <w:ins w:id="205" w:author="Vilson Lu" w:date="2014-08-22T16:49:00Z"/>
          <w:rFonts w:asciiTheme="minorHAnsi" w:eastAsiaTheme="minorEastAsia" w:hAnsiTheme="minorHAnsi" w:cstheme="minorBidi"/>
          <w:noProof/>
          <w:sz w:val="22"/>
          <w:szCs w:val="22"/>
          <w:lang w:val="en-PH" w:eastAsia="zh-CN"/>
        </w:rPr>
      </w:pPr>
      <w:ins w:id="206" w:author="Vilson Lu" w:date="2014-08-22T16:49:00Z">
        <w:r w:rsidRPr="00C0061B">
          <w:rPr>
            <w:rStyle w:val="Hyperlink"/>
            <w:noProof/>
          </w:rPr>
          <w:fldChar w:fldCharType="begin"/>
        </w:r>
        <w:r w:rsidR="00BA6627">
          <w:rPr>
            <w:noProof/>
          </w:rPr>
          <w:instrText>HYPERLINK \l "_Toc396489528"</w:instrText>
        </w:r>
        <w:r w:rsidRPr="00C0061B">
          <w:rPr>
            <w:rStyle w:val="Hyperlink"/>
            <w:noProof/>
          </w:rPr>
          <w:fldChar w:fldCharType="separate"/>
        </w:r>
        <w:r w:rsidR="00BA6627" w:rsidRPr="00C0061B">
          <w:rPr>
            <w:rStyle w:val="Hyperlink"/>
            <w:noProof/>
          </w:rPr>
          <w:t>1.5.10</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Calendar of Activities</w:t>
        </w:r>
        <w:r w:rsidR="00BA6627">
          <w:rPr>
            <w:noProof/>
            <w:webHidden/>
          </w:rPr>
          <w:tab/>
        </w:r>
        <w:r>
          <w:rPr>
            <w:noProof/>
            <w:webHidden/>
          </w:rPr>
          <w:fldChar w:fldCharType="begin"/>
        </w:r>
        <w:r w:rsidR="00BA6627">
          <w:rPr>
            <w:noProof/>
            <w:webHidden/>
          </w:rPr>
          <w:instrText xml:space="preserve"> PAGEREF _Toc396489528 \h </w:instrText>
        </w:r>
      </w:ins>
      <w:r>
        <w:rPr>
          <w:noProof/>
          <w:webHidden/>
        </w:rPr>
      </w:r>
      <w:r>
        <w:rPr>
          <w:noProof/>
          <w:webHidden/>
        </w:rPr>
        <w:fldChar w:fldCharType="separate"/>
      </w:r>
      <w:ins w:id="207" w:author="Vilson Lu" w:date="2014-08-22T16:55:00Z">
        <w:r w:rsidR="003160F5">
          <w:rPr>
            <w:noProof/>
            <w:webHidden/>
          </w:rPr>
          <w:t>1-7</w:t>
        </w:r>
      </w:ins>
      <w:ins w:id="208" w:author="Vilson Lu" w:date="2014-08-22T16:49:00Z">
        <w:r>
          <w:rPr>
            <w:noProof/>
            <w:webHidden/>
          </w:rPr>
          <w:fldChar w:fldCharType="end"/>
        </w:r>
        <w:r w:rsidRPr="00C0061B">
          <w:rPr>
            <w:rStyle w:val="Hyperlink"/>
            <w:noProof/>
          </w:rPr>
          <w:fldChar w:fldCharType="end"/>
        </w:r>
      </w:ins>
    </w:p>
    <w:p w:rsidR="00BA6627" w:rsidRDefault="00372B98">
      <w:pPr>
        <w:pStyle w:val="TOC1"/>
        <w:tabs>
          <w:tab w:val="left" w:pos="660"/>
          <w:tab w:val="right" w:leader="dot" w:pos="9350"/>
        </w:tabs>
        <w:rPr>
          <w:ins w:id="209" w:author="Vilson Lu" w:date="2014-08-22T16:49:00Z"/>
          <w:rFonts w:asciiTheme="minorHAnsi" w:eastAsiaTheme="minorEastAsia" w:hAnsiTheme="minorHAnsi" w:cstheme="minorBidi"/>
          <w:noProof/>
          <w:sz w:val="22"/>
          <w:szCs w:val="22"/>
          <w:lang w:val="en-PH" w:eastAsia="zh-CN"/>
        </w:rPr>
      </w:pPr>
      <w:ins w:id="210" w:author="Vilson Lu" w:date="2014-08-22T16:49:00Z">
        <w:r w:rsidRPr="00C0061B">
          <w:rPr>
            <w:rStyle w:val="Hyperlink"/>
            <w:noProof/>
          </w:rPr>
          <w:fldChar w:fldCharType="begin"/>
        </w:r>
        <w:r w:rsidR="00BA6627">
          <w:rPr>
            <w:noProof/>
          </w:rPr>
          <w:instrText>HYPERLINK \l "_Toc396489529"</w:instrText>
        </w:r>
        <w:r w:rsidRPr="00C0061B">
          <w:rPr>
            <w:rStyle w:val="Hyperlink"/>
            <w:noProof/>
          </w:rPr>
          <w:fldChar w:fldCharType="separate"/>
        </w:r>
        <w:r w:rsidR="00BA6627" w:rsidRPr="00C0061B">
          <w:rPr>
            <w:rStyle w:val="Hyperlink"/>
            <w:noProof/>
          </w:rPr>
          <w:t>2.0</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Review of Related Works</w:t>
        </w:r>
        <w:r w:rsidR="00BA6627">
          <w:rPr>
            <w:noProof/>
            <w:webHidden/>
          </w:rPr>
          <w:tab/>
        </w:r>
        <w:r>
          <w:rPr>
            <w:noProof/>
            <w:webHidden/>
          </w:rPr>
          <w:fldChar w:fldCharType="begin"/>
        </w:r>
        <w:r w:rsidR="00BA6627">
          <w:rPr>
            <w:noProof/>
            <w:webHidden/>
          </w:rPr>
          <w:instrText xml:space="preserve"> PAGEREF _Toc396489529 \h </w:instrText>
        </w:r>
      </w:ins>
      <w:r>
        <w:rPr>
          <w:noProof/>
          <w:webHidden/>
        </w:rPr>
      </w:r>
      <w:r>
        <w:rPr>
          <w:noProof/>
          <w:webHidden/>
        </w:rPr>
        <w:fldChar w:fldCharType="separate"/>
      </w:r>
      <w:ins w:id="211" w:author="Vilson Lu" w:date="2014-08-22T16:55:00Z">
        <w:r w:rsidR="003160F5">
          <w:rPr>
            <w:noProof/>
            <w:webHidden/>
          </w:rPr>
          <w:t>2-1</w:t>
        </w:r>
      </w:ins>
      <w:ins w:id="212"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13" w:author="Vilson Lu" w:date="2014-08-22T16:49:00Z"/>
          <w:rFonts w:asciiTheme="minorHAnsi" w:eastAsiaTheme="minorEastAsia" w:hAnsiTheme="minorHAnsi" w:cstheme="minorBidi"/>
          <w:noProof/>
          <w:sz w:val="22"/>
          <w:szCs w:val="22"/>
          <w:lang w:val="en-PH" w:eastAsia="zh-CN"/>
        </w:rPr>
      </w:pPr>
      <w:ins w:id="214" w:author="Vilson Lu" w:date="2014-08-22T16:49:00Z">
        <w:r w:rsidRPr="00C0061B">
          <w:rPr>
            <w:rStyle w:val="Hyperlink"/>
            <w:noProof/>
          </w:rPr>
          <w:fldChar w:fldCharType="begin"/>
        </w:r>
        <w:r w:rsidR="00BA6627">
          <w:rPr>
            <w:noProof/>
          </w:rPr>
          <w:instrText>HYPERLINK \l "_Toc396489530"</w:instrText>
        </w:r>
        <w:r w:rsidRPr="00C0061B">
          <w:rPr>
            <w:rStyle w:val="Hyperlink"/>
            <w:noProof/>
          </w:rPr>
          <w:fldChar w:fldCharType="separate"/>
        </w:r>
        <w:r w:rsidR="00BA6627" w:rsidRPr="00C0061B">
          <w:rPr>
            <w:rStyle w:val="Hyperlink"/>
            <w:noProof/>
          </w:rPr>
          <w:t>2.1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Machine Learning-Based Information Extraction Systems</w:t>
        </w:r>
        <w:r w:rsidR="00BA6627">
          <w:rPr>
            <w:noProof/>
            <w:webHidden/>
          </w:rPr>
          <w:tab/>
        </w:r>
        <w:r>
          <w:rPr>
            <w:noProof/>
            <w:webHidden/>
          </w:rPr>
          <w:fldChar w:fldCharType="begin"/>
        </w:r>
        <w:r w:rsidR="00BA6627">
          <w:rPr>
            <w:noProof/>
            <w:webHidden/>
          </w:rPr>
          <w:instrText xml:space="preserve"> PAGEREF _Toc396489530 \h </w:instrText>
        </w:r>
      </w:ins>
      <w:r>
        <w:rPr>
          <w:noProof/>
          <w:webHidden/>
        </w:rPr>
      </w:r>
      <w:r>
        <w:rPr>
          <w:noProof/>
          <w:webHidden/>
        </w:rPr>
        <w:fldChar w:fldCharType="separate"/>
      </w:r>
      <w:ins w:id="215" w:author="Vilson Lu" w:date="2014-08-22T16:55:00Z">
        <w:r w:rsidR="003160F5">
          <w:rPr>
            <w:noProof/>
            <w:webHidden/>
          </w:rPr>
          <w:t>2-1</w:t>
        </w:r>
      </w:ins>
      <w:ins w:id="216"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17" w:author="Vilson Lu" w:date="2014-08-22T16:49:00Z"/>
          <w:rFonts w:asciiTheme="minorHAnsi" w:eastAsiaTheme="minorEastAsia" w:hAnsiTheme="minorHAnsi" w:cstheme="minorBidi"/>
          <w:noProof/>
          <w:sz w:val="22"/>
          <w:szCs w:val="22"/>
          <w:lang w:val="en-PH" w:eastAsia="zh-CN"/>
        </w:rPr>
      </w:pPr>
      <w:ins w:id="218" w:author="Vilson Lu" w:date="2014-08-22T16:49:00Z">
        <w:r w:rsidRPr="00C0061B">
          <w:rPr>
            <w:rStyle w:val="Hyperlink"/>
            <w:noProof/>
          </w:rPr>
          <w:fldChar w:fldCharType="begin"/>
        </w:r>
        <w:r w:rsidR="00BA6627">
          <w:rPr>
            <w:noProof/>
          </w:rPr>
          <w:instrText>HYPERLINK \l "_Toc396489531"</w:instrText>
        </w:r>
        <w:r w:rsidRPr="00C0061B">
          <w:rPr>
            <w:rStyle w:val="Hyperlink"/>
            <w:noProof/>
          </w:rPr>
          <w:fldChar w:fldCharType="separate"/>
        </w:r>
        <w:r w:rsidR="00BA6627" w:rsidRPr="00C0061B">
          <w:rPr>
            <w:rStyle w:val="Hyperlink"/>
            <w:noProof/>
          </w:rPr>
          <w:t>2.2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Rule-Based Information Extraction Systems</w:t>
        </w:r>
        <w:r w:rsidR="00BA6627">
          <w:rPr>
            <w:noProof/>
            <w:webHidden/>
          </w:rPr>
          <w:tab/>
        </w:r>
        <w:r>
          <w:rPr>
            <w:noProof/>
            <w:webHidden/>
          </w:rPr>
          <w:fldChar w:fldCharType="begin"/>
        </w:r>
        <w:r w:rsidR="00BA6627">
          <w:rPr>
            <w:noProof/>
            <w:webHidden/>
          </w:rPr>
          <w:instrText xml:space="preserve"> PAGEREF _Toc396489531 \h </w:instrText>
        </w:r>
      </w:ins>
      <w:r>
        <w:rPr>
          <w:noProof/>
          <w:webHidden/>
        </w:rPr>
      </w:r>
      <w:r>
        <w:rPr>
          <w:noProof/>
          <w:webHidden/>
        </w:rPr>
        <w:fldChar w:fldCharType="separate"/>
      </w:r>
      <w:ins w:id="219" w:author="Vilson Lu" w:date="2014-08-22T16:55:00Z">
        <w:r w:rsidR="003160F5">
          <w:rPr>
            <w:noProof/>
            <w:webHidden/>
          </w:rPr>
          <w:t>2-2</w:t>
        </w:r>
      </w:ins>
      <w:ins w:id="220"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21" w:author="Vilson Lu" w:date="2014-08-22T16:49:00Z"/>
          <w:rFonts w:asciiTheme="minorHAnsi" w:eastAsiaTheme="minorEastAsia" w:hAnsiTheme="minorHAnsi" w:cstheme="minorBidi"/>
          <w:noProof/>
          <w:sz w:val="22"/>
          <w:szCs w:val="22"/>
          <w:lang w:val="en-PH" w:eastAsia="zh-CN"/>
        </w:rPr>
      </w:pPr>
      <w:ins w:id="222" w:author="Vilson Lu" w:date="2014-08-22T16:49:00Z">
        <w:r w:rsidRPr="00C0061B">
          <w:rPr>
            <w:rStyle w:val="Hyperlink"/>
            <w:noProof/>
          </w:rPr>
          <w:fldChar w:fldCharType="begin"/>
        </w:r>
        <w:r w:rsidR="00BA6627">
          <w:rPr>
            <w:noProof/>
          </w:rPr>
          <w:instrText>HYPERLINK \l "_Toc396489532"</w:instrText>
        </w:r>
        <w:r w:rsidRPr="00C0061B">
          <w:rPr>
            <w:rStyle w:val="Hyperlink"/>
            <w:noProof/>
          </w:rPr>
          <w:fldChar w:fldCharType="separate"/>
        </w:r>
        <w:r w:rsidR="00BA6627" w:rsidRPr="00C0061B">
          <w:rPr>
            <w:rStyle w:val="Hyperlink"/>
            <w:noProof/>
          </w:rPr>
          <w:t>2.3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Template-Based Architecture</w:t>
        </w:r>
        <w:r w:rsidR="00BA6627">
          <w:rPr>
            <w:noProof/>
            <w:webHidden/>
          </w:rPr>
          <w:tab/>
        </w:r>
        <w:r>
          <w:rPr>
            <w:noProof/>
            <w:webHidden/>
          </w:rPr>
          <w:fldChar w:fldCharType="begin"/>
        </w:r>
        <w:r w:rsidR="00BA6627">
          <w:rPr>
            <w:noProof/>
            <w:webHidden/>
          </w:rPr>
          <w:instrText xml:space="preserve"> PAGEREF _Toc396489532 \h </w:instrText>
        </w:r>
      </w:ins>
      <w:r>
        <w:rPr>
          <w:noProof/>
          <w:webHidden/>
        </w:rPr>
      </w:r>
      <w:r>
        <w:rPr>
          <w:noProof/>
          <w:webHidden/>
        </w:rPr>
        <w:fldChar w:fldCharType="separate"/>
      </w:r>
      <w:ins w:id="223" w:author="Vilson Lu" w:date="2014-08-22T16:55:00Z">
        <w:r w:rsidR="003160F5">
          <w:rPr>
            <w:noProof/>
            <w:webHidden/>
          </w:rPr>
          <w:t>2-4</w:t>
        </w:r>
      </w:ins>
      <w:ins w:id="224"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25" w:author="Vilson Lu" w:date="2014-08-22T16:49:00Z"/>
          <w:rFonts w:asciiTheme="minorHAnsi" w:eastAsiaTheme="minorEastAsia" w:hAnsiTheme="minorHAnsi" w:cstheme="minorBidi"/>
          <w:noProof/>
          <w:sz w:val="22"/>
          <w:szCs w:val="22"/>
          <w:lang w:val="en-PH" w:eastAsia="zh-CN"/>
        </w:rPr>
      </w:pPr>
      <w:ins w:id="226" w:author="Vilson Lu" w:date="2014-08-22T16:49:00Z">
        <w:r w:rsidRPr="00C0061B">
          <w:rPr>
            <w:rStyle w:val="Hyperlink"/>
            <w:noProof/>
          </w:rPr>
          <w:fldChar w:fldCharType="begin"/>
        </w:r>
        <w:r w:rsidR="00BA6627">
          <w:rPr>
            <w:noProof/>
          </w:rPr>
          <w:instrText>HYPERLINK \l "_Toc396489533"</w:instrText>
        </w:r>
        <w:r w:rsidRPr="00C0061B">
          <w:rPr>
            <w:rStyle w:val="Hyperlink"/>
            <w:noProof/>
          </w:rPr>
          <w:fldChar w:fldCharType="separate"/>
        </w:r>
        <w:r w:rsidR="00BA6627" w:rsidRPr="00C0061B">
          <w:rPr>
            <w:rStyle w:val="Hyperlink"/>
            <w:noProof/>
          </w:rPr>
          <w:t>2.4</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Ontology-Based Information Extraction Systems</w:t>
        </w:r>
        <w:r w:rsidR="00BA6627">
          <w:rPr>
            <w:noProof/>
            <w:webHidden/>
          </w:rPr>
          <w:tab/>
        </w:r>
        <w:r>
          <w:rPr>
            <w:noProof/>
            <w:webHidden/>
          </w:rPr>
          <w:fldChar w:fldCharType="begin"/>
        </w:r>
        <w:r w:rsidR="00BA6627">
          <w:rPr>
            <w:noProof/>
            <w:webHidden/>
          </w:rPr>
          <w:instrText xml:space="preserve"> PAGEREF _Toc396489533 \h </w:instrText>
        </w:r>
      </w:ins>
      <w:r>
        <w:rPr>
          <w:noProof/>
          <w:webHidden/>
        </w:rPr>
      </w:r>
      <w:r>
        <w:rPr>
          <w:noProof/>
          <w:webHidden/>
        </w:rPr>
        <w:fldChar w:fldCharType="separate"/>
      </w:r>
      <w:ins w:id="227" w:author="Vilson Lu" w:date="2014-08-22T16:55:00Z">
        <w:r w:rsidR="003160F5">
          <w:rPr>
            <w:noProof/>
            <w:webHidden/>
          </w:rPr>
          <w:t>2-5</w:t>
        </w:r>
      </w:ins>
      <w:ins w:id="228"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29" w:author="Vilson Lu" w:date="2014-08-22T16:49:00Z"/>
          <w:rFonts w:asciiTheme="minorHAnsi" w:eastAsiaTheme="minorEastAsia" w:hAnsiTheme="minorHAnsi" w:cstheme="minorBidi"/>
          <w:noProof/>
          <w:sz w:val="22"/>
          <w:szCs w:val="22"/>
          <w:lang w:val="en-PH" w:eastAsia="zh-CN"/>
        </w:rPr>
      </w:pPr>
      <w:ins w:id="230" w:author="Vilson Lu" w:date="2014-08-22T16:49:00Z">
        <w:r w:rsidRPr="00C0061B">
          <w:rPr>
            <w:rStyle w:val="Hyperlink"/>
            <w:noProof/>
          </w:rPr>
          <w:fldChar w:fldCharType="begin"/>
        </w:r>
        <w:r w:rsidR="00BA6627">
          <w:rPr>
            <w:noProof/>
          </w:rPr>
          <w:instrText>HYPERLINK \l "_Toc396489534"</w:instrText>
        </w:r>
        <w:r w:rsidRPr="00C0061B">
          <w:rPr>
            <w:rStyle w:val="Hyperlink"/>
            <w:noProof/>
          </w:rPr>
          <w:fldChar w:fldCharType="separate"/>
        </w:r>
        <w:r w:rsidR="00BA6627" w:rsidRPr="00C0061B">
          <w:rPr>
            <w:rStyle w:val="Hyperlink"/>
            <w:noProof/>
          </w:rPr>
          <w:t>2.5</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Other Information Extraction Systems</w:t>
        </w:r>
        <w:r w:rsidR="00BA6627">
          <w:rPr>
            <w:noProof/>
            <w:webHidden/>
          </w:rPr>
          <w:tab/>
        </w:r>
        <w:r>
          <w:rPr>
            <w:noProof/>
            <w:webHidden/>
          </w:rPr>
          <w:fldChar w:fldCharType="begin"/>
        </w:r>
        <w:r w:rsidR="00BA6627">
          <w:rPr>
            <w:noProof/>
            <w:webHidden/>
          </w:rPr>
          <w:instrText xml:space="preserve"> PAGEREF _Toc396489534 \h </w:instrText>
        </w:r>
      </w:ins>
      <w:r>
        <w:rPr>
          <w:noProof/>
          <w:webHidden/>
        </w:rPr>
      </w:r>
      <w:r>
        <w:rPr>
          <w:noProof/>
          <w:webHidden/>
        </w:rPr>
        <w:fldChar w:fldCharType="separate"/>
      </w:r>
      <w:ins w:id="231" w:author="Vilson Lu" w:date="2014-08-22T16:55:00Z">
        <w:r w:rsidR="003160F5">
          <w:rPr>
            <w:noProof/>
            <w:webHidden/>
          </w:rPr>
          <w:t>2-6</w:t>
        </w:r>
      </w:ins>
      <w:ins w:id="232"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33" w:author="Vilson Lu" w:date="2014-08-22T16:49:00Z"/>
          <w:rFonts w:asciiTheme="minorHAnsi" w:eastAsiaTheme="minorEastAsia" w:hAnsiTheme="minorHAnsi" w:cstheme="minorBidi"/>
          <w:noProof/>
          <w:sz w:val="22"/>
          <w:szCs w:val="22"/>
          <w:lang w:val="en-PH" w:eastAsia="zh-CN"/>
        </w:rPr>
      </w:pPr>
      <w:ins w:id="234" w:author="Vilson Lu" w:date="2014-08-22T16:49:00Z">
        <w:r w:rsidRPr="00C0061B">
          <w:rPr>
            <w:rStyle w:val="Hyperlink"/>
            <w:noProof/>
          </w:rPr>
          <w:fldChar w:fldCharType="begin"/>
        </w:r>
        <w:r w:rsidR="00BA6627">
          <w:rPr>
            <w:noProof/>
          </w:rPr>
          <w:instrText>HYPERLINK \l "_Toc396489535"</w:instrText>
        </w:r>
        <w:r w:rsidRPr="00C0061B">
          <w:rPr>
            <w:rStyle w:val="Hyperlink"/>
            <w:noProof/>
          </w:rPr>
          <w:fldChar w:fldCharType="separate"/>
        </w:r>
        <w:r w:rsidR="00BA6627" w:rsidRPr="00C0061B">
          <w:rPr>
            <w:rStyle w:val="Hyperlink"/>
            <w:noProof/>
          </w:rPr>
          <w:t>2.6</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Disaster Management – Relief Operations</w:t>
        </w:r>
        <w:r w:rsidR="00BA6627">
          <w:rPr>
            <w:noProof/>
            <w:webHidden/>
          </w:rPr>
          <w:tab/>
        </w:r>
        <w:r>
          <w:rPr>
            <w:noProof/>
            <w:webHidden/>
          </w:rPr>
          <w:fldChar w:fldCharType="begin"/>
        </w:r>
        <w:r w:rsidR="00BA6627">
          <w:rPr>
            <w:noProof/>
            <w:webHidden/>
          </w:rPr>
          <w:instrText xml:space="preserve"> PAGEREF _Toc396489535 \h </w:instrText>
        </w:r>
      </w:ins>
      <w:r>
        <w:rPr>
          <w:noProof/>
          <w:webHidden/>
        </w:rPr>
      </w:r>
      <w:r>
        <w:rPr>
          <w:noProof/>
          <w:webHidden/>
        </w:rPr>
        <w:fldChar w:fldCharType="separate"/>
      </w:r>
      <w:ins w:id="235" w:author="Vilson Lu" w:date="2014-08-22T16:55:00Z">
        <w:r w:rsidR="003160F5">
          <w:rPr>
            <w:noProof/>
            <w:webHidden/>
          </w:rPr>
          <w:t>2-9</w:t>
        </w:r>
      </w:ins>
      <w:ins w:id="236"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37" w:author="Vilson Lu" w:date="2014-08-22T16:49:00Z"/>
          <w:rFonts w:asciiTheme="minorHAnsi" w:eastAsiaTheme="minorEastAsia" w:hAnsiTheme="minorHAnsi" w:cstheme="minorBidi"/>
          <w:noProof/>
          <w:sz w:val="22"/>
          <w:szCs w:val="22"/>
          <w:lang w:val="en-PH" w:eastAsia="zh-CN"/>
        </w:rPr>
      </w:pPr>
      <w:ins w:id="238" w:author="Vilson Lu" w:date="2014-08-22T16:49:00Z">
        <w:r w:rsidRPr="00C0061B">
          <w:rPr>
            <w:rStyle w:val="Hyperlink"/>
            <w:noProof/>
          </w:rPr>
          <w:fldChar w:fldCharType="begin"/>
        </w:r>
        <w:r w:rsidR="00BA6627">
          <w:rPr>
            <w:noProof/>
          </w:rPr>
          <w:instrText>HYPERLINK \l "_Toc396489536"</w:instrText>
        </w:r>
        <w:r w:rsidRPr="00C0061B">
          <w:rPr>
            <w:rStyle w:val="Hyperlink"/>
            <w:noProof/>
          </w:rPr>
          <w:fldChar w:fldCharType="separate"/>
        </w:r>
        <w:r w:rsidR="00BA6627" w:rsidRPr="00C0061B">
          <w:rPr>
            <w:rStyle w:val="Hyperlink"/>
            <w:noProof/>
          </w:rPr>
          <w:t>2.7</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Twitter and Disaster</w:t>
        </w:r>
        <w:r w:rsidR="00BA6627">
          <w:rPr>
            <w:noProof/>
            <w:webHidden/>
          </w:rPr>
          <w:tab/>
        </w:r>
        <w:r>
          <w:rPr>
            <w:noProof/>
            <w:webHidden/>
          </w:rPr>
          <w:fldChar w:fldCharType="begin"/>
        </w:r>
        <w:r w:rsidR="00BA6627">
          <w:rPr>
            <w:noProof/>
            <w:webHidden/>
          </w:rPr>
          <w:instrText xml:space="preserve"> PAGEREF _Toc396489536 \h </w:instrText>
        </w:r>
      </w:ins>
      <w:r>
        <w:rPr>
          <w:noProof/>
          <w:webHidden/>
        </w:rPr>
      </w:r>
      <w:r>
        <w:rPr>
          <w:noProof/>
          <w:webHidden/>
        </w:rPr>
        <w:fldChar w:fldCharType="separate"/>
      </w:r>
      <w:ins w:id="239" w:author="Vilson Lu" w:date="2014-08-22T16:55:00Z">
        <w:r w:rsidR="003160F5">
          <w:rPr>
            <w:noProof/>
            <w:webHidden/>
          </w:rPr>
          <w:t>2-10</w:t>
        </w:r>
      </w:ins>
      <w:ins w:id="240" w:author="Vilson Lu" w:date="2014-08-22T16:49:00Z">
        <w:r>
          <w:rPr>
            <w:noProof/>
            <w:webHidden/>
          </w:rPr>
          <w:fldChar w:fldCharType="end"/>
        </w:r>
        <w:r w:rsidRPr="00C0061B">
          <w:rPr>
            <w:rStyle w:val="Hyperlink"/>
            <w:noProof/>
          </w:rPr>
          <w:fldChar w:fldCharType="end"/>
        </w:r>
      </w:ins>
    </w:p>
    <w:p w:rsidR="00BA6627" w:rsidRDefault="00372B98">
      <w:pPr>
        <w:pStyle w:val="TOC1"/>
        <w:tabs>
          <w:tab w:val="left" w:pos="660"/>
          <w:tab w:val="right" w:leader="dot" w:pos="9350"/>
        </w:tabs>
        <w:rPr>
          <w:ins w:id="241" w:author="Vilson Lu" w:date="2014-08-22T16:49:00Z"/>
          <w:rFonts w:asciiTheme="minorHAnsi" w:eastAsiaTheme="minorEastAsia" w:hAnsiTheme="minorHAnsi" w:cstheme="minorBidi"/>
          <w:noProof/>
          <w:sz w:val="22"/>
          <w:szCs w:val="22"/>
          <w:lang w:val="en-PH" w:eastAsia="zh-CN"/>
        </w:rPr>
      </w:pPr>
      <w:ins w:id="242" w:author="Vilson Lu" w:date="2014-08-22T16:49:00Z">
        <w:r w:rsidRPr="00C0061B">
          <w:rPr>
            <w:rStyle w:val="Hyperlink"/>
            <w:noProof/>
          </w:rPr>
          <w:fldChar w:fldCharType="begin"/>
        </w:r>
        <w:r w:rsidR="00BA6627">
          <w:rPr>
            <w:noProof/>
          </w:rPr>
          <w:instrText>HYPERLINK \l "_Toc396489575"</w:instrText>
        </w:r>
        <w:r w:rsidRPr="00C0061B">
          <w:rPr>
            <w:rStyle w:val="Hyperlink"/>
            <w:noProof/>
          </w:rPr>
          <w:fldChar w:fldCharType="separate"/>
        </w:r>
        <w:r w:rsidR="00BA6627" w:rsidRPr="00C0061B">
          <w:rPr>
            <w:rStyle w:val="Hyperlink"/>
            <w:noProof/>
          </w:rPr>
          <w:t>3.0</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Theoretical Framework</w:t>
        </w:r>
        <w:r w:rsidR="00BA6627">
          <w:rPr>
            <w:noProof/>
            <w:webHidden/>
          </w:rPr>
          <w:tab/>
        </w:r>
        <w:r>
          <w:rPr>
            <w:noProof/>
            <w:webHidden/>
          </w:rPr>
          <w:fldChar w:fldCharType="begin"/>
        </w:r>
        <w:r w:rsidR="00BA6627">
          <w:rPr>
            <w:noProof/>
            <w:webHidden/>
          </w:rPr>
          <w:instrText xml:space="preserve"> PAGEREF _Toc396489575 \h </w:instrText>
        </w:r>
      </w:ins>
      <w:r>
        <w:rPr>
          <w:noProof/>
          <w:webHidden/>
        </w:rPr>
      </w:r>
      <w:r>
        <w:rPr>
          <w:noProof/>
          <w:webHidden/>
        </w:rPr>
        <w:fldChar w:fldCharType="separate"/>
      </w:r>
      <w:ins w:id="243" w:author="Vilson Lu" w:date="2014-08-22T16:55:00Z">
        <w:r w:rsidR="003160F5">
          <w:rPr>
            <w:noProof/>
            <w:webHidden/>
          </w:rPr>
          <w:t>3-1</w:t>
        </w:r>
      </w:ins>
      <w:ins w:id="244"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45" w:author="Vilson Lu" w:date="2014-08-22T16:49:00Z"/>
          <w:rFonts w:asciiTheme="minorHAnsi" w:eastAsiaTheme="minorEastAsia" w:hAnsiTheme="minorHAnsi" w:cstheme="minorBidi"/>
          <w:noProof/>
          <w:sz w:val="22"/>
          <w:szCs w:val="22"/>
          <w:lang w:val="en-PH" w:eastAsia="zh-CN"/>
        </w:rPr>
      </w:pPr>
      <w:ins w:id="246" w:author="Vilson Lu" w:date="2014-08-22T16:49:00Z">
        <w:r w:rsidRPr="00C0061B">
          <w:rPr>
            <w:rStyle w:val="Hyperlink"/>
            <w:noProof/>
          </w:rPr>
          <w:fldChar w:fldCharType="begin"/>
        </w:r>
        <w:r w:rsidR="00BA6627">
          <w:rPr>
            <w:noProof/>
          </w:rPr>
          <w:instrText>HYPERLINK \l "_Toc396489576"</w:instrText>
        </w:r>
        <w:r w:rsidRPr="00C0061B">
          <w:rPr>
            <w:rStyle w:val="Hyperlink"/>
            <w:noProof/>
          </w:rPr>
          <w:fldChar w:fldCharType="separate"/>
        </w:r>
        <w:r w:rsidR="00BA6627" w:rsidRPr="00C0061B">
          <w:rPr>
            <w:rStyle w:val="Hyperlink"/>
            <w:noProof/>
          </w:rPr>
          <w:t>3.1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Information Extraction</w:t>
        </w:r>
        <w:r w:rsidR="00BA6627">
          <w:rPr>
            <w:noProof/>
            <w:webHidden/>
          </w:rPr>
          <w:tab/>
        </w:r>
        <w:r>
          <w:rPr>
            <w:noProof/>
            <w:webHidden/>
          </w:rPr>
          <w:fldChar w:fldCharType="begin"/>
        </w:r>
        <w:r w:rsidR="00BA6627">
          <w:rPr>
            <w:noProof/>
            <w:webHidden/>
          </w:rPr>
          <w:instrText xml:space="preserve"> PAGEREF _Toc396489576 \h </w:instrText>
        </w:r>
      </w:ins>
      <w:r>
        <w:rPr>
          <w:noProof/>
          <w:webHidden/>
        </w:rPr>
      </w:r>
      <w:r>
        <w:rPr>
          <w:noProof/>
          <w:webHidden/>
        </w:rPr>
        <w:fldChar w:fldCharType="separate"/>
      </w:r>
      <w:ins w:id="247" w:author="Vilson Lu" w:date="2014-08-22T16:55:00Z">
        <w:r w:rsidR="003160F5">
          <w:rPr>
            <w:noProof/>
            <w:webHidden/>
          </w:rPr>
          <w:t>3-1</w:t>
        </w:r>
      </w:ins>
      <w:ins w:id="24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49" w:author="Vilson Lu" w:date="2014-08-22T16:49:00Z"/>
          <w:rFonts w:asciiTheme="minorHAnsi" w:eastAsiaTheme="minorEastAsia" w:hAnsiTheme="minorHAnsi" w:cstheme="minorBidi"/>
          <w:noProof/>
          <w:sz w:val="22"/>
          <w:szCs w:val="22"/>
          <w:lang w:val="en-PH" w:eastAsia="zh-CN"/>
        </w:rPr>
      </w:pPr>
      <w:ins w:id="250" w:author="Vilson Lu" w:date="2014-08-22T16:49:00Z">
        <w:r w:rsidRPr="00C0061B">
          <w:rPr>
            <w:rStyle w:val="Hyperlink"/>
            <w:noProof/>
          </w:rPr>
          <w:fldChar w:fldCharType="begin"/>
        </w:r>
        <w:r w:rsidR="00BA6627">
          <w:rPr>
            <w:noProof/>
          </w:rPr>
          <w:instrText>HYPERLINK \l "_Toc396489577"</w:instrText>
        </w:r>
        <w:r w:rsidRPr="00C0061B">
          <w:rPr>
            <w:rStyle w:val="Hyperlink"/>
            <w:noProof/>
          </w:rPr>
          <w:fldChar w:fldCharType="separate"/>
        </w:r>
        <w:r w:rsidR="00BA6627" w:rsidRPr="00C0061B">
          <w:rPr>
            <w:rStyle w:val="Hyperlink"/>
            <w:noProof/>
          </w:rPr>
          <w:t>3.1.1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Information Extraction Modules</w:t>
        </w:r>
        <w:r w:rsidR="00BA6627">
          <w:rPr>
            <w:noProof/>
            <w:webHidden/>
          </w:rPr>
          <w:tab/>
        </w:r>
        <w:r>
          <w:rPr>
            <w:noProof/>
            <w:webHidden/>
          </w:rPr>
          <w:fldChar w:fldCharType="begin"/>
        </w:r>
        <w:r w:rsidR="00BA6627">
          <w:rPr>
            <w:noProof/>
            <w:webHidden/>
          </w:rPr>
          <w:instrText xml:space="preserve"> PAGEREF _Toc396489577 \h </w:instrText>
        </w:r>
      </w:ins>
      <w:r>
        <w:rPr>
          <w:noProof/>
          <w:webHidden/>
        </w:rPr>
      </w:r>
      <w:r>
        <w:rPr>
          <w:noProof/>
          <w:webHidden/>
        </w:rPr>
        <w:fldChar w:fldCharType="separate"/>
      </w:r>
      <w:ins w:id="251" w:author="Vilson Lu" w:date="2014-08-22T16:55:00Z">
        <w:r w:rsidR="003160F5">
          <w:rPr>
            <w:noProof/>
            <w:webHidden/>
          </w:rPr>
          <w:t>3-2</w:t>
        </w:r>
      </w:ins>
      <w:ins w:id="252"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53" w:author="Vilson Lu" w:date="2014-08-22T16:49:00Z"/>
          <w:rFonts w:asciiTheme="minorHAnsi" w:eastAsiaTheme="minorEastAsia" w:hAnsiTheme="minorHAnsi" w:cstheme="minorBidi"/>
          <w:noProof/>
          <w:sz w:val="22"/>
          <w:szCs w:val="22"/>
          <w:lang w:val="en-PH" w:eastAsia="zh-CN"/>
        </w:rPr>
      </w:pPr>
      <w:ins w:id="254" w:author="Vilson Lu" w:date="2014-08-22T16:49:00Z">
        <w:r w:rsidRPr="00C0061B">
          <w:rPr>
            <w:rStyle w:val="Hyperlink"/>
            <w:noProof/>
          </w:rPr>
          <w:fldChar w:fldCharType="begin"/>
        </w:r>
        <w:r w:rsidR="00BA6627">
          <w:rPr>
            <w:noProof/>
          </w:rPr>
          <w:instrText>HYPERLINK \l "_Toc396489578"</w:instrText>
        </w:r>
        <w:r w:rsidRPr="00C0061B">
          <w:rPr>
            <w:rStyle w:val="Hyperlink"/>
            <w:noProof/>
          </w:rPr>
          <w:fldChar w:fldCharType="separate"/>
        </w:r>
        <w:r w:rsidR="00BA6627" w:rsidRPr="00C0061B">
          <w:rPr>
            <w:rStyle w:val="Hyperlink"/>
            <w:noProof/>
          </w:rPr>
          <w:t>3.2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Information Classification</w:t>
        </w:r>
        <w:r w:rsidR="00BA6627">
          <w:rPr>
            <w:noProof/>
            <w:webHidden/>
          </w:rPr>
          <w:tab/>
        </w:r>
        <w:r>
          <w:rPr>
            <w:noProof/>
            <w:webHidden/>
          </w:rPr>
          <w:fldChar w:fldCharType="begin"/>
        </w:r>
        <w:r w:rsidR="00BA6627">
          <w:rPr>
            <w:noProof/>
            <w:webHidden/>
          </w:rPr>
          <w:instrText xml:space="preserve"> PAGEREF _Toc396489578 \h </w:instrText>
        </w:r>
      </w:ins>
      <w:r>
        <w:rPr>
          <w:noProof/>
          <w:webHidden/>
        </w:rPr>
      </w:r>
      <w:r>
        <w:rPr>
          <w:noProof/>
          <w:webHidden/>
        </w:rPr>
        <w:fldChar w:fldCharType="separate"/>
      </w:r>
      <w:ins w:id="255" w:author="Vilson Lu" w:date="2014-08-22T16:55:00Z">
        <w:r w:rsidR="003160F5">
          <w:rPr>
            <w:noProof/>
            <w:webHidden/>
          </w:rPr>
          <w:t>3-4</w:t>
        </w:r>
      </w:ins>
      <w:ins w:id="256"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57" w:author="Vilson Lu" w:date="2014-08-22T16:49:00Z"/>
          <w:rFonts w:asciiTheme="minorHAnsi" w:eastAsiaTheme="minorEastAsia" w:hAnsiTheme="minorHAnsi" w:cstheme="minorBidi"/>
          <w:noProof/>
          <w:sz w:val="22"/>
          <w:szCs w:val="22"/>
          <w:lang w:val="en-PH" w:eastAsia="zh-CN"/>
        </w:rPr>
      </w:pPr>
      <w:ins w:id="258" w:author="Vilson Lu" w:date="2014-08-22T16:49:00Z">
        <w:r w:rsidRPr="00C0061B">
          <w:rPr>
            <w:rStyle w:val="Hyperlink"/>
            <w:noProof/>
          </w:rPr>
          <w:fldChar w:fldCharType="begin"/>
        </w:r>
        <w:r w:rsidR="00BA6627">
          <w:rPr>
            <w:noProof/>
          </w:rPr>
          <w:instrText>HYPERLINK \l "_Toc396489579"</w:instrText>
        </w:r>
        <w:r w:rsidRPr="00C0061B">
          <w:rPr>
            <w:rStyle w:val="Hyperlink"/>
            <w:noProof/>
          </w:rPr>
          <w:fldChar w:fldCharType="separate"/>
        </w:r>
        <w:r w:rsidR="00BA6627" w:rsidRPr="00C0061B">
          <w:rPr>
            <w:rStyle w:val="Hyperlink"/>
            <w:noProof/>
          </w:rPr>
          <w:t>3.2.1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Document Representation</w:t>
        </w:r>
        <w:r w:rsidR="00BA6627">
          <w:rPr>
            <w:noProof/>
            <w:webHidden/>
          </w:rPr>
          <w:tab/>
        </w:r>
        <w:r>
          <w:rPr>
            <w:noProof/>
            <w:webHidden/>
          </w:rPr>
          <w:fldChar w:fldCharType="begin"/>
        </w:r>
        <w:r w:rsidR="00BA6627">
          <w:rPr>
            <w:noProof/>
            <w:webHidden/>
          </w:rPr>
          <w:instrText xml:space="preserve"> PAGEREF _Toc396489579 \h </w:instrText>
        </w:r>
      </w:ins>
      <w:r>
        <w:rPr>
          <w:noProof/>
          <w:webHidden/>
        </w:rPr>
      </w:r>
      <w:r>
        <w:rPr>
          <w:noProof/>
          <w:webHidden/>
        </w:rPr>
        <w:fldChar w:fldCharType="separate"/>
      </w:r>
      <w:ins w:id="259" w:author="Vilson Lu" w:date="2014-08-22T16:55:00Z">
        <w:r w:rsidR="003160F5">
          <w:rPr>
            <w:noProof/>
            <w:webHidden/>
          </w:rPr>
          <w:t>3-4</w:t>
        </w:r>
      </w:ins>
      <w:ins w:id="260"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61" w:author="Vilson Lu" w:date="2014-08-22T16:49:00Z"/>
          <w:rFonts w:asciiTheme="minorHAnsi" w:eastAsiaTheme="minorEastAsia" w:hAnsiTheme="minorHAnsi" w:cstheme="minorBidi"/>
          <w:noProof/>
          <w:sz w:val="22"/>
          <w:szCs w:val="22"/>
          <w:lang w:val="en-PH" w:eastAsia="zh-CN"/>
        </w:rPr>
      </w:pPr>
      <w:ins w:id="262" w:author="Vilson Lu" w:date="2014-08-22T16:49:00Z">
        <w:r w:rsidRPr="00C0061B">
          <w:rPr>
            <w:rStyle w:val="Hyperlink"/>
            <w:noProof/>
          </w:rPr>
          <w:fldChar w:fldCharType="begin"/>
        </w:r>
        <w:r w:rsidR="00BA6627">
          <w:rPr>
            <w:noProof/>
          </w:rPr>
          <w:instrText>HYPERLINK \l "_Toc396489580"</w:instrText>
        </w:r>
        <w:r w:rsidRPr="00C0061B">
          <w:rPr>
            <w:rStyle w:val="Hyperlink"/>
            <w:noProof/>
          </w:rPr>
          <w:fldChar w:fldCharType="separate"/>
        </w:r>
        <w:r w:rsidR="00BA6627" w:rsidRPr="00C0061B">
          <w:rPr>
            <w:rStyle w:val="Hyperlink"/>
            <w:noProof/>
          </w:rPr>
          <w:t>3.2.2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Dimensionality Reduction (Feature Selection)</w:t>
        </w:r>
        <w:r w:rsidR="00BA6627">
          <w:rPr>
            <w:noProof/>
            <w:webHidden/>
          </w:rPr>
          <w:tab/>
        </w:r>
        <w:r>
          <w:rPr>
            <w:noProof/>
            <w:webHidden/>
          </w:rPr>
          <w:fldChar w:fldCharType="begin"/>
        </w:r>
        <w:r w:rsidR="00BA6627">
          <w:rPr>
            <w:noProof/>
            <w:webHidden/>
          </w:rPr>
          <w:instrText xml:space="preserve"> PAGEREF _Toc396489580 \h </w:instrText>
        </w:r>
      </w:ins>
      <w:r>
        <w:rPr>
          <w:noProof/>
          <w:webHidden/>
        </w:rPr>
      </w:r>
      <w:r>
        <w:rPr>
          <w:noProof/>
          <w:webHidden/>
        </w:rPr>
        <w:fldChar w:fldCharType="separate"/>
      </w:r>
      <w:ins w:id="263" w:author="Vilson Lu" w:date="2014-08-22T16:55:00Z">
        <w:r w:rsidR="003160F5">
          <w:rPr>
            <w:noProof/>
            <w:webHidden/>
          </w:rPr>
          <w:t>3-5</w:t>
        </w:r>
      </w:ins>
      <w:ins w:id="264"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65" w:author="Vilson Lu" w:date="2014-08-22T16:49:00Z"/>
          <w:rFonts w:asciiTheme="minorHAnsi" w:eastAsiaTheme="minorEastAsia" w:hAnsiTheme="minorHAnsi" w:cstheme="minorBidi"/>
          <w:noProof/>
          <w:sz w:val="22"/>
          <w:szCs w:val="22"/>
          <w:lang w:val="en-PH" w:eastAsia="zh-CN"/>
        </w:rPr>
      </w:pPr>
      <w:ins w:id="266" w:author="Vilson Lu" w:date="2014-08-22T16:49:00Z">
        <w:r w:rsidRPr="00C0061B">
          <w:rPr>
            <w:rStyle w:val="Hyperlink"/>
            <w:noProof/>
          </w:rPr>
          <w:fldChar w:fldCharType="begin"/>
        </w:r>
        <w:r w:rsidR="00BA6627">
          <w:rPr>
            <w:noProof/>
          </w:rPr>
          <w:instrText>HYPERLINK \l "_Toc396489581"</w:instrText>
        </w:r>
        <w:r w:rsidRPr="00C0061B">
          <w:rPr>
            <w:rStyle w:val="Hyperlink"/>
            <w:noProof/>
          </w:rPr>
          <w:fldChar w:fldCharType="separate"/>
        </w:r>
        <w:r w:rsidR="00BA6627" w:rsidRPr="00C0061B">
          <w:rPr>
            <w:rStyle w:val="Hyperlink"/>
            <w:noProof/>
          </w:rPr>
          <w:t>3.2.3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Classification</w:t>
        </w:r>
        <w:r w:rsidR="00BA6627">
          <w:rPr>
            <w:noProof/>
            <w:webHidden/>
          </w:rPr>
          <w:tab/>
        </w:r>
        <w:r>
          <w:rPr>
            <w:noProof/>
            <w:webHidden/>
          </w:rPr>
          <w:fldChar w:fldCharType="begin"/>
        </w:r>
        <w:r w:rsidR="00BA6627">
          <w:rPr>
            <w:noProof/>
            <w:webHidden/>
          </w:rPr>
          <w:instrText xml:space="preserve"> PAGEREF _Toc396489581 \h </w:instrText>
        </w:r>
      </w:ins>
      <w:r>
        <w:rPr>
          <w:noProof/>
          <w:webHidden/>
        </w:rPr>
      </w:r>
      <w:r>
        <w:rPr>
          <w:noProof/>
          <w:webHidden/>
        </w:rPr>
        <w:fldChar w:fldCharType="separate"/>
      </w:r>
      <w:ins w:id="267" w:author="Vilson Lu" w:date="2014-08-22T16:55:00Z">
        <w:r w:rsidR="003160F5">
          <w:rPr>
            <w:noProof/>
            <w:webHidden/>
          </w:rPr>
          <w:t>3-6</w:t>
        </w:r>
      </w:ins>
      <w:ins w:id="268"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69" w:author="Vilson Lu" w:date="2014-08-22T16:49:00Z"/>
          <w:rFonts w:asciiTheme="minorHAnsi" w:eastAsiaTheme="minorEastAsia" w:hAnsiTheme="minorHAnsi" w:cstheme="minorBidi"/>
          <w:noProof/>
          <w:sz w:val="22"/>
          <w:szCs w:val="22"/>
          <w:lang w:val="en-PH" w:eastAsia="zh-CN"/>
        </w:rPr>
      </w:pPr>
      <w:ins w:id="270" w:author="Vilson Lu" w:date="2014-08-22T16:49:00Z">
        <w:r w:rsidRPr="00C0061B">
          <w:rPr>
            <w:rStyle w:val="Hyperlink"/>
            <w:noProof/>
          </w:rPr>
          <w:lastRenderedPageBreak/>
          <w:fldChar w:fldCharType="begin"/>
        </w:r>
        <w:r w:rsidR="00BA6627">
          <w:rPr>
            <w:noProof/>
          </w:rPr>
          <w:instrText>HYPERLINK \l "_Toc396489582"</w:instrText>
        </w:r>
        <w:r w:rsidRPr="00C0061B">
          <w:rPr>
            <w:rStyle w:val="Hyperlink"/>
            <w:noProof/>
          </w:rPr>
          <w:fldChar w:fldCharType="separate"/>
        </w:r>
        <w:r w:rsidR="00BA6627" w:rsidRPr="00C0061B">
          <w:rPr>
            <w:rStyle w:val="Hyperlink"/>
            <w:noProof/>
          </w:rPr>
          <w:t>3.3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Information Extraction Architecture</w:t>
        </w:r>
        <w:r w:rsidR="00BA6627">
          <w:rPr>
            <w:noProof/>
            <w:webHidden/>
          </w:rPr>
          <w:tab/>
        </w:r>
        <w:r>
          <w:rPr>
            <w:noProof/>
            <w:webHidden/>
          </w:rPr>
          <w:fldChar w:fldCharType="begin"/>
        </w:r>
        <w:r w:rsidR="00BA6627">
          <w:rPr>
            <w:noProof/>
            <w:webHidden/>
          </w:rPr>
          <w:instrText xml:space="preserve"> PAGEREF _Toc396489582 \h </w:instrText>
        </w:r>
      </w:ins>
      <w:r>
        <w:rPr>
          <w:noProof/>
          <w:webHidden/>
        </w:rPr>
      </w:r>
      <w:r>
        <w:rPr>
          <w:noProof/>
          <w:webHidden/>
        </w:rPr>
        <w:fldChar w:fldCharType="separate"/>
      </w:r>
      <w:ins w:id="271" w:author="Vilson Lu" w:date="2014-08-22T16:55:00Z">
        <w:r w:rsidR="003160F5">
          <w:rPr>
            <w:noProof/>
            <w:webHidden/>
          </w:rPr>
          <w:t>3-6</w:t>
        </w:r>
      </w:ins>
      <w:ins w:id="272"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73" w:author="Vilson Lu" w:date="2014-08-22T16:49:00Z"/>
          <w:rFonts w:asciiTheme="minorHAnsi" w:eastAsiaTheme="minorEastAsia" w:hAnsiTheme="minorHAnsi" w:cstheme="minorBidi"/>
          <w:noProof/>
          <w:sz w:val="22"/>
          <w:szCs w:val="22"/>
          <w:lang w:val="en-PH" w:eastAsia="zh-CN"/>
        </w:rPr>
      </w:pPr>
      <w:ins w:id="274" w:author="Vilson Lu" w:date="2014-08-22T16:49:00Z">
        <w:r w:rsidRPr="00C0061B">
          <w:rPr>
            <w:rStyle w:val="Hyperlink"/>
            <w:noProof/>
          </w:rPr>
          <w:fldChar w:fldCharType="begin"/>
        </w:r>
        <w:r w:rsidR="00BA6627">
          <w:rPr>
            <w:noProof/>
          </w:rPr>
          <w:instrText>HYPERLINK \l "_Toc396489583"</w:instrText>
        </w:r>
        <w:r w:rsidRPr="00C0061B">
          <w:rPr>
            <w:rStyle w:val="Hyperlink"/>
            <w:noProof/>
          </w:rPr>
          <w:fldChar w:fldCharType="separate"/>
        </w:r>
        <w:r w:rsidR="00BA6627" w:rsidRPr="00C0061B">
          <w:rPr>
            <w:rStyle w:val="Hyperlink"/>
            <w:noProof/>
          </w:rPr>
          <w:t>3.3.1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Adaptive Architecture</w:t>
        </w:r>
        <w:r w:rsidR="00BA6627">
          <w:rPr>
            <w:noProof/>
            <w:webHidden/>
          </w:rPr>
          <w:tab/>
        </w:r>
        <w:r>
          <w:rPr>
            <w:noProof/>
            <w:webHidden/>
          </w:rPr>
          <w:fldChar w:fldCharType="begin"/>
        </w:r>
        <w:r w:rsidR="00BA6627">
          <w:rPr>
            <w:noProof/>
            <w:webHidden/>
          </w:rPr>
          <w:instrText xml:space="preserve"> PAGEREF _Toc396489583 \h </w:instrText>
        </w:r>
      </w:ins>
      <w:r>
        <w:rPr>
          <w:noProof/>
          <w:webHidden/>
        </w:rPr>
      </w:r>
      <w:r>
        <w:rPr>
          <w:noProof/>
          <w:webHidden/>
        </w:rPr>
        <w:fldChar w:fldCharType="separate"/>
      </w:r>
      <w:ins w:id="275" w:author="Vilson Lu" w:date="2014-08-22T16:55:00Z">
        <w:r w:rsidR="003160F5">
          <w:rPr>
            <w:noProof/>
            <w:webHidden/>
          </w:rPr>
          <w:t>3-6</w:t>
        </w:r>
      </w:ins>
      <w:ins w:id="276"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77" w:author="Vilson Lu" w:date="2014-08-22T16:49:00Z"/>
          <w:rFonts w:asciiTheme="minorHAnsi" w:eastAsiaTheme="minorEastAsia" w:hAnsiTheme="minorHAnsi" w:cstheme="minorBidi"/>
          <w:noProof/>
          <w:sz w:val="22"/>
          <w:szCs w:val="22"/>
          <w:lang w:val="en-PH" w:eastAsia="zh-CN"/>
        </w:rPr>
      </w:pPr>
      <w:ins w:id="278" w:author="Vilson Lu" w:date="2014-08-22T16:49:00Z">
        <w:r w:rsidRPr="00C0061B">
          <w:rPr>
            <w:rStyle w:val="Hyperlink"/>
            <w:noProof/>
          </w:rPr>
          <w:fldChar w:fldCharType="begin"/>
        </w:r>
        <w:r w:rsidR="00BA6627">
          <w:rPr>
            <w:noProof/>
          </w:rPr>
          <w:instrText>HYPERLINK \l "_Toc396489584"</w:instrText>
        </w:r>
        <w:r w:rsidRPr="00C0061B">
          <w:rPr>
            <w:rStyle w:val="Hyperlink"/>
            <w:noProof/>
          </w:rPr>
          <w:fldChar w:fldCharType="separate"/>
        </w:r>
        <w:r w:rsidR="00BA6627" w:rsidRPr="00C0061B">
          <w:rPr>
            <w:rStyle w:val="Hyperlink"/>
            <w:noProof/>
          </w:rPr>
          <w:t>3.4</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Ontology</w:t>
        </w:r>
        <w:r w:rsidR="00BA6627">
          <w:rPr>
            <w:noProof/>
            <w:webHidden/>
          </w:rPr>
          <w:tab/>
        </w:r>
        <w:r>
          <w:rPr>
            <w:noProof/>
            <w:webHidden/>
          </w:rPr>
          <w:fldChar w:fldCharType="begin"/>
        </w:r>
        <w:r w:rsidR="00BA6627">
          <w:rPr>
            <w:noProof/>
            <w:webHidden/>
          </w:rPr>
          <w:instrText xml:space="preserve"> PAGEREF _Toc396489584 \h </w:instrText>
        </w:r>
      </w:ins>
      <w:r>
        <w:rPr>
          <w:noProof/>
          <w:webHidden/>
        </w:rPr>
      </w:r>
      <w:r>
        <w:rPr>
          <w:noProof/>
          <w:webHidden/>
        </w:rPr>
        <w:fldChar w:fldCharType="separate"/>
      </w:r>
      <w:ins w:id="279" w:author="Vilson Lu" w:date="2014-08-22T16:55:00Z">
        <w:r w:rsidR="003160F5">
          <w:rPr>
            <w:noProof/>
            <w:webHidden/>
          </w:rPr>
          <w:t>3-12</w:t>
        </w:r>
      </w:ins>
      <w:ins w:id="280"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81" w:author="Vilson Lu" w:date="2014-08-22T16:49:00Z"/>
          <w:rFonts w:asciiTheme="minorHAnsi" w:eastAsiaTheme="minorEastAsia" w:hAnsiTheme="minorHAnsi" w:cstheme="minorBidi"/>
          <w:noProof/>
          <w:sz w:val="22"/>
          <w:szCs w:val="22"/>
          <w:lang w:val="en-PH" w:eastAsia="zh-CN"/>
        </w:rPr>
      </w:pPr>
      <w:ins w:id="282" w:author="Vilson Lu" w:date="2014-08-22T16:49:00Z">
        <w:r w:rsidRPr="00C0061B">
          <w:rPr>
            <w:rStyle w:val="Hyperlink"/>
            <w:noProof/>
          </w:rPr>
          <w:fldChar w:fldCharType="begin"/>
        </w:r>
        <w:r w:rsidR="00BA6627">
          <w:rPr>
            <w:noProof/>
          </w:rPr>
          <w:instrText>HYPERLINK \l "_Toc396489585"</w:instrText>
        </w:r>
        <w:r w:rsidRPr="00C0061B">
          <w:rPr>
            <w:rStyle w:val="Hyperlink"/>
            <w:noProof/>
          </w:rPr>
          <w:fldChar w:fldCharType="separate"/>
        </w:r>
        <w:r w:rsidR="00BA6627" w:rsidRPr="00C0061B">
          <w:rPr>
            <w:rStyle w:val="Hyperlink"/>
            <w:noProof/>
          </w:rPr>
          <w:t>3.4.1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Ontology Design</w:t>
        </w:r>
        <w:r w:rsidR="00BA6627">
          <w:rPr>
            <w:noProof/>
            <w:webHidden/>
          </w:rPr>
          <w:tab/>
        </w:r>
        <w:r>
          <w:rPr>
            <w:noProof/>
            <w:webHidden/>
          </w:rPr>
          <w:fldChar w:fldCharType="begin"/>
        </w:r>
        <w:r w:rsidR="00BA6627">
          <w:rPr>
            <w:noProof/>
            <w:webHidden/>
          </w:rPr>
          <w:instrText xml:space="preserve"> PAGEREF _Toc396489585 \h </w:instrText>
        </w:r>
      </w:ins>
      <w:r>
        <w:rPr>
          <w:noProof/>
          <w:webHidden/>
        </w:rPr>
      </w:r>
      <w:r>
        <w:rPr>
          <w:noProof/>
          <w:webHidden/>
        </w:rPr>
        <w:fldChar w:fldCharType="separate"/>
      </w:r>
      <w:ins w:id="283" w:author="Vilson Lu" w:date="2014-08-22T16:55:00Z">
        <w:r w:rsidR="003160F5">
          <w:rPr>
            <w:noProof/>
            <w:webHidden/>
          </w:rPr>
          <w:t>3-13</w:t>
        </w:r>
      </w:ins>
      <w:ins w:id="284"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85" w:author="Vilson Lu" w:date="2014-08-22T16:49:00Z"/>
          <w:rFonts w:asciiTheme="minorHAnsi" w:eastAsiaTheme="minorEastAsia" w:hAnsiTheme="minorHAnsi" w:cstheme="minorBidi"/>
          <w:noProof/>
          <w:sz w:val="22"/>
          <w:szCs w:val="22"/>
          <w:lang w:val="en-PH" w:eastAsia="zh-CN"/>
        </w:rPr>
      </w:pPr>
      <w:ins w:id="286" w:author="Vilson Lu" w:date="2014-08-22T16:49:00Z">
        <w:r w:rsidRPr="00C0061B">
          <w:rPr>
            <w:rStyle w:val="Hyperlink"/>
            <w:noProof/>
          </w:rPr>
          <w:fldChar w:fldCharType="begin"/>
        </w:r>
        <w:r w:rsidR="00BA6627">
          <w:rPr>
            <w:noProof/>
          </w:rPr>
          <w:instrText>HYPERLINK \l "_Toc396489586"</w:instrText>
        </w:r>
        <w:r w:rsidRPr="00C0061B">
          <w:rPr>
            <w:rStyle w:val="Hyperlink"/>
            <w:noProof/>
          </w:rPr>
          <w:fldChar w:fldCharType="separate"/>
        </w:r>
        <w:r w:rsidR="00BA6627" w:rsidRPr="00C0061B">
          <w:rPr>
            <w:rStyle w:val="Hyperlink"/>
            <w:noProof/>
          </w:rPr>
          <w:t>3.4.2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Ontology Population</w:t>
        </w:r>
        <w:r w:rsidR="00BA6627">
          <w:rPr>
            <w:noProof/>
            <w:webHidden/>
          </w:rPr>
          <w:tab/>
        </w:r>
        <w:r>
          <w:rPr>
            <w:noProof/>
            <w:webHidden/>
          </w:rPr>
          <w:fldChar w:fldCharType="begin"/>
        </w:r>
        <w:r w:rsidR="00BA6627">
          <w:rPr>
            <w:noProof/>
            <w:webHidden/>
          </w:rPr>
          <w:instrText xml:space="preserve"> PAGEREF _Toc396489586 \h </w:instrText>
        </w:r>
      </w:ins>
      <w:r>
        <w:rPr>
          <w:noProof/>
          <w:webHidden/>
        </w:rPr>
      </w:r>
      <w:r>
        <w:rPr>
          <w:noProof/>
          <w:webHidden/>
        </w:rPr>
        <w:fldChar w:fldCharType="separate"/>
      </w:r>
      <w:ins w:id="287" w:author="Vilson Lu" w:date="2014-08-22T16:55:00Z">
        <w:r w:rsidR="003160F5">
          <w:rPr>
            <w:noProof/>
            <w:webHidden/>
          </w:rPr>
          <w:t>3-14</w:t>
        </w:r>
      </w:ins>
      <w:ins w:id="288"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289" w:author="Vilson Lu" w:date="2014-08-22T16:49:00Z"/>
          <w:rFonts w:asciiTheme="minorHAnsi" w:eastAsiaTheme="minorEastAsia" w:hAnsiTheme="minorHAnsi" w:cstheme="minorBidi"/>
          <w:noProof/>
          <w:sz w:val="22"/>
          <w:szCs w:val="22"/>
          <w:lang w:val="en-PH" w:eastAsia="zh-CN"/>
        </w:rPr>
      </w:pPr>
      <w:ins w:id="290" w:author="Vilson Lu" w:date="2014-08-22T16:49:00Z">
        <w:r w:rsidRPr="00C0061B">
          <w:rPr>
            <w:rStyle w:val="Hyperlink"/>
            <w:noProof/>
          </w:rPr>
          <w:fldChar w:fldCharType="begin"/>
        </w:r>
        <w:r w:rsidR="00BA6627">
          <w:rPr>
            <w:noProof/>
          </w:rPr>
          <w:instrText>HYPERLINK \l "_Toc396489587"</w:instrText>
        </w:r>
        <w:r w:rsidRPr="00C0061B">
          <w:rPr>
            <w:rStyle w:val="Hyperlink"/>
            <w:noProof/>
          </w:rPr>
          <w:fldChar w:fldCharType="separate"/>
        </w:r>
        <w:r w:rsidR="00BA6627" w:rsidRPr="00C0061B">
          <w:rPr>
            <w:rStyle w:val="Hyperlink"/>
            <w:noProof/>
          </w:rPr>
          <w:t>3.5</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Twitter</w:t>
        </w:r>
        <w:r w:rsidR="00BA6627">
          <w:rPr>
            <w:noProof/>
            <w:webHidden/>
          </w:rPr>
          <w:tab/>
        </w:r>
        <w:r>
          <w:rPr>
            <w:noProof/>
            <w:webHidden/>
          </w:rPr>
          <w:fldChar w:fldCharType="begin"/>
        </w:r>
        <w:r w:rsidR="00BA6627">
          <w:rPr>
            <w:noProof/>
            <w:webHidden/>
          </w:rPr>
          <w:instrText xml:space="preserve"> PAGEREF _Toc396489587 \h </w:instrText>
        </w:r>
      </w:ins>
      <w:r>
        <w:rPr>
          <w:noProof/>
          <w:webHidden/>
        </w:rPr>
      </w:r>
      <w:r>
        <w:rPr>
          <w:noProof/>
          <w:webHidden/>
        </w:rPr>
        <w:fldChar w:fldCharType="separate"/>
      </w:r>
      <w:ins w:id="291" w:author="Vilson Lu" w:date="2014-08-22T16:55:00Z">
        <w:r w:rsidR="003160F5">
          <w:rPr>
            <w:noProof/>
            <w:webHidden/>
          </w:rPr>
          <w:t>3-15</w:t>
        </w:r>
      </w:ins>
      <w:ins w:id="292"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93" w:author="Vilson Lu" w:date="2014-08-22T16:49:00Z"/>
          <w:rFonts w:asciiTheme="minorHAnsi" w:eastAsiaTheme="minorEastAsia" w:hAnsiTheme="minorHAnsi" w:cstheme="minorBidi"/>
          <w:noProof/>
          <w:sz w:val="22"/>
          <w:szCs w:val="22"/>
          <w:lang w:val="en-PH" w:eastAsia="zh-CN"/>
        </w:rPr>
      </w:pPr>
      <w:ins w:id="294" w:author="Vilson Lu" w:date="2014-08-22T16:49:00Z">
        <w:r w:rsidRPr="00C0061B">
          <w:rPr>
            <w:rStyle w:val="Hyperlink"/>
            <w:noProof/>
          </w:rPr>
          <w:fldChar w:fldCharType="begin"/>
        </w:r>
        <w:r w:rsidR="00BA6627">
          <w:rPr>
            <w:noProof/>
          </w:rPr>
          <w:instrText>HYPERLINK \l "_Toc396489588"</w:instrText>
        </w:r>
        <w:r w:rsidRPr="00C0061B">
          <w:rPr>
            <w:rStyle w:val="Hyperlink"/>
            <w:noProof/>
          </w:rPr>
          <w:fldChar w:fldCharType="separate"/>
        </w:r>
        <w:r w:rsidR="00BA6627" w:rsidRPr="00C0061B">
          <w:rPr>
            <w:rStyle w:val="Hyperlink"/>
            <w:noProof/>
          </w:rPr>
          <w:t>3.5.1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Use of Twitter</w:t>
        </w:r>
        <w:r w:rsidR="00BA6627">
          <w:rPr>
            <w:noProof/>
            <w:webHidden/>
          </w:rPr>
          <w:tab/>
        </w:r>
        <w:r>
          <w:rPr>
            <w:noProof/>
            <w:webHidden/>
          </w:rPr>
          <w:fldChar w:fldCharType="begin"/>
        </w:r>
        <w:r w:rsidR="00BA6627">
          <w:rPr>
            <w:noProof/>
            <w:webHidden/>
          </w:rPr>
          <w:instrText xml:space="preserve"> PAGEREF _Toc396489588 \h </w:instrText>
        </w:r>
      </w:ins>
      <w:r>
        <w:rPr>
          <w:noProof/>
          <w:webHidden/>
        </w:rPr>
      </w:r>
      <w:r>
        <w:rPr>
          <w:noProof/>
          <w:webHidden/>
        </w:rPr>
        <w:fldChar w:fldCharType="separate"/>
      </w:r>
      <w:ins w:id="295" w:author="Vilson Lu" w:date="2014-08-22T16:55:00Z">
        <w:r w:rsidR="003160F5">
          <w:rPr>
            <w:noProof/>
            <w:webHidden/>
          </w:rPr>
          <w:t>3-15</w:t>
        </w:r>
      </w:ins>
      <w:ins w:id="296"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297" w:author="Vilson Lu" w:date="2014-08-22T16:49:00Z"/>
          <w:rFonts w:asciiTheme="minorHAnsi" w:eastAsiaTheme="minorEastAsia" w:hAnsiTheme="minorHAnsi" w:cstheme="minorBidi"/>
          <w:noProof/>
          <w:sz w:val="22"/>
          <w:szCs w:val="22"/>
          <w:lang w:val="en-PH" w:eastAsia="zh-CN"/>
        </w:rPr>
      </w:pPr>
      <w:ins w:id="298" w:author="Vilson Lu" w:date="2014-08-22T16:49:00Z">
        <w:r w:rsidRPr="00C0061B">
          <w:rPr>
            <w:rStyle w:val="Hyperlink"/>
            <w:noProof/>
          </w:rPr>
          <w:fldChar w:fldCharType="begin"/>
        </w:r>
        <w:r w:rsidR="00BA6627">
          <w:rPr>
            <w:noProof/>
          </w:rPr>
          <w:instrText>HYPERLINK \l "_Toc396489589"</w:instrText>
        </w:r>
        <w:r w:rsidRPr="00C0061B">
          <w:rPr>
            <w:rStyle w:val="Hyperlink"/>
            <w:noProof/>
          </w:rPr>
          <w:fldChar w:fldCharType="separate"/>
        </w:r>
        <w:r w:rsidR="00BA6627" w:rsidRPr="00C0061B">
          <w:rPr>
            <w:rStyle w:val="Hyperlink"/>
            <w:noProof/>
          </w:rPr>
          <w:t>3.5.2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Twitter and Disasters</w:t>
        </w:r>
        <w:r w:rsidR="00BA6627">
          <w:rPr>
            <w:noProof/>
            <w:webHidden/>
          </w:rPr>
          <w:tab/>
        </w:r>
        <w:r>
          <w:rPr>
            <w:noProof/>
            <w:webHidden/>
          </w:rPr>
          <w:fldChar w:fldCharType="begin"/>
        </w:r>
        <w:r w:rsidR="00BA6627">
          <w:rPr>
            <w:noProof/>
            <w:webHidden/>
          </w:rPr>
          <w:instrText xml:space="preserve"> PAGEREF _Toc396489589 \h </w:instrText>
        </w:r>
      </w:ins>
      <w:r>
        <w:rPr>
          <w:noProof/>
          <w:webHidden/>
        </w:rPr>
      </w:r>
      <w:r>
        <w:rPr>
          <w:noProof/>
          <w:webHidden/>
        </w:rPr>
        <w:fldChar w:fldCharType="separate"/>
      </w:r>
      <w:ins w:id="299" w:author="Vilson Lu" w:date="2014-08-22T16:55:00Z">
        <w:r w:rsidR="003160F5">
          <w:rPr>
            <w:noProof/>
            <w:webHidden/>
          </w:rPr>
          <w:t>3-15</w:t>
        </w:r>
      </w:ins>
      <w:ins w:id="300"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301" w:author="Vilson Lu" w:date="2014-08-22T16:49:00Z"/>
          <w:rFonts w:asciiTheme="minorHAnsi" w:eastAsiaTheme="minorEastAsia" w:hAnsiTheme="minorHAnsi" w:cstheme="minorBidi"/>
          <w:noProof/>
          <w:sz w:val="22"/>
          <w:szCs w:val="22"/>
          <w:lang w:val="en-PH" w:eastAsia="zh-CN"/>
        </w:rPr>
      </w:pPr>
      <w:ins w:id="302" w:author="Vilson Lu" w:date="2014-08-22T16:49:00Z">
        <w:r w:rsidRPr="00C0061B">
          <w:rPr>
            <w:rStyle w:val="Hyperlink"/>
            <w:noProof/>
          </w:rPr>
          <w:fldChar w:fldCharType="begin"/>
        </w:r>
        <w:r w:rsidR="00BA6627">
          <w:rPr>
            <w:noProof/>
          </w:rPr>
          <w:instrText>HYPERLINK \l "_Toc396489590"</w:instrText>
        </w:r>
        <w:r w:rsidRPr="00C0061B">
          <w:rPr>
            <w:rStyle w:val="Hyperlink"/>
            <w:noProof/>
          </w:rPr>
          <w:fldChar w:fldCharType="separate"/>
        </w:r>
        <w:r w:rsidR="00BA6627" w:rsidRPr="00C0061B">
          <w:rPr>
            <w:rStyle w:val="Hyperlink"/>
            <w:noProof/>
          </w:rPr>
          <w:t>3.6</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Evaluation Metrics</w:t>
        </w:r>
        <w:r w:rsidR="00BA6627">
          <w:rPr>
            <w:noProof/>
            <w:webHidden/>
          </w:rPr>
          <w:tab/>
        </w:r>
        <w:r>
          <w:rPr>
            <w:noProof/>
            <w:webHidden/>
          </w:rPr>
          <w:fldChar w:fldCharType="begin"/>
        </w:r>
        <w:r w:rsidR="00BA6627">
          <w:rPr>
            <w:noProof/>
            <w:webHidden/>
          </w:rPr>
          <w:instrText xml:space="preserve"> PAGEREF _Toc396489590 \h </w:instrText>
        </w:r>
      </w:ins>
      <w:r>
        <w:rPr>
          <w:noProof/>
          <w:webHidden/>
        </w:rPr>
      </w:r>
      <w:r>
        <w:rPr>
          <w:noProof/>
          <w:webHidden/>
        </w:rPr>
        <w:fldChar w:fldCharType="separate"/>
      </w:r>
      <w:ins w:id="303" w:author="Vilson Lu" w:date="2014-08-22T16:55:00Z">
        <w:r w:rsidR="003160F5">
          <w:rPr>
            <w:noProof/>
            <w:webHidden/>
          </w:rPr>
          <w:t>3-17</w:t>
        </w:r>
      </w:ins>
      <w:ins w:id="304"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05" w:author="Vilson Lu" w:date="2014-08-22T16:49:00Z"/>
          <w:rFonts w:asciiTheme="minorHAnsi" w:eastAsiaTheme="minorEastAsia" w:hAnsiTheme="minorHAnsi" w:cstheme="minorBidi"/>
          <w:noProof/>
          <w:sz w:val="22"/>
          <w:szCs w:val="22"/>
          <w:lang w:val="en-PH" w:eastAsia="zh-CN"/>
        </w:rPr>
      </w:pPr>
      <w:ins w:id="306" w:author="Vilson Lu" w:date="2014-08-22T16:49:00Z">
        <w:r w:rsidRPr="00C0061B">
          <w:rPr>
            <w:rStyle w:val="Hyperlink"/>
            <w:noProof/>
          </w:rPr>
          <w:fldChar w:fldCharType="begin"/>
        </w:r>
        <w:r w:rsidR="00BA6627">
          <w:rPr>
            <w:noProof/>
          </w:rPr>
          <w:instrText>HYPERLINK \l "_Toc396489591"</w:instrText>
        </w:r>
        <w:r w:rsidRPr="00C0061B">
          <w:rPr>
            <w:rStyle w:val="Hyperlink"/>
            <w:noProof/>
          </w:rPr>
          <w:fldChar w:fldCharType="separate"/>
        </w:r>
        <w:r w:rsidR="00BA6627" w:rsidRPr="00C0061B">
          <w:rPr>
            <w:rStyle w:val="Hyperlink"/>
            <w:noProof/>
          </w:rPr>
          <w:t>3.6.1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F-measure</w:t>
        </w:r>
        <w:r w:rsidR="00BA6627">
          <w:rPr>
            <w:noProof/>
            <w:webHidden/>
          </w:rPr>
          <w:tab/>
        </w:r>
        <w:r>
          <w:rPr>
            <w:noProof/>
            <w:webHidden/>
          </w:rPr>
          <w:fldChar w:fldCharType="begin"/>
        </w:r>
        <w:r w:rsidR="00BA6627">
          <w:rPr>
            <w:noProof/>
            <w:webHidden/>
          </w:rPr>
          <w:instrText xml:space="preserve"> PAGEREF _Toc396489591 \h </w:instrText>
        </w:r>
      </w:ins>
      <w:r>
        <w:rPr>
          <w:noProof/>
          <w:webHidden/>
        </w:rPr>
      </w:r>
      <w:r>
        <w:rPr>
          <w:noProof/>
          <w:webHidden/>
        </w:rPr>
        <w:fldChar w:fldCharType="separate"/>
      </w:r>
      <w:ins w:id="307" w:author="Vilson Lu" w:date="2014-08-22T16:55:00Z">
        <w:r w:rsidR="003160F5">
          <w:rPr>
            <w:noProof/>
            <w:webHidden/>
          </w:rPr>
          <w:t>3-17</w:t>
        </w:r>
      </w:ins>
      <w:ins w:id="30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09" w:author="Vilson Lu" w:date="2014-08-22T16:49:00Z"/>
          <w:rFonts w:asciiTheme="minorHAnsi" w:eastAsiaTheme="minorEastAsia" w:hAnsiTheme="minorHAnsi" w:cstheme="minorBidi"/>
          <w:noProof/>
          <w:sz w:val="22"/>
          <w:szCs w:val="22"/>
          <w:lang w:val="en-PH" w:eastAsia="zh-CN"/>
        </w:rPr>
      </w:pPr>
      <w:ins w:id="310" w:author="Vilson Lu" w:date="2014-08-22T16:49:00Z">
        <w:r w:rsidRPr="00C0061B">
          <w:rPr>
            <w:rStyle w:val="Hyperlink"/>
            <w:noProof/>
          </w:rPr>
          <w:fldChar w:fldCharType="begin"/>
        </w:r>
        <w:r w:rsidR="00BA6627">
          <w:rPr>
            <w:noProof/>
          </w:rPr>
          <w:instrText>HYPERLINK \l "_Toc396489592"</w:instrText>
        </w:r>
        <w:r w:rsidRPr="00C0061B">
          <w:rPr>
            <w:rStyle w:val="Hyperlink"/>
            <w:noProof/>
          </w:rPr>
          <w:fldChar w:fldCharType="separate"/>
        </w:r>
        <w:r w:rsidR="00BA6627" w:rsidRPr="00C0061B">
          <w:rPr>
            <w:rStyle w:val="Hyperlink"/>
            <w:noProof/>
          </w:rPr>
          <w:t>3.6.2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Kappa Statistics</w:t>
        </w:r>
        <w:r w:rsidR="00BA6627">
          <w:rPr>
            <w:noProof/>
            <w:webHidden/>
          </w:rPr>
          <w:tab/>
        </w:r>
        <w:r>
          <w:rPr>
            <w:noProof/>
            <w:webHidden/>
          </w:rPr>
          <w:fldChar w:fldCharType="begin"/>
        </w:r>
        <w:r w:rsidR="00BA6627">
          <w:rPr>
            <w:noProof/>
            <w:webHidden/>
          </w:rPr>
          <w:instrText xml:space="preserve"> PAGEREF _Toc396489592 \h </w:instrText>
        </w:r>
      </w:ins>
      <w:r>
        <w:rPr>
          <w:noProof/>
          <w:webHidden/>
        </w:rPr>
      </w:r>
      <w:r>
        <w:rPr>
          <w:noProof/>
          <w:webHidden/>
        </w:rPr>
        <w:fldChar w:fldCharType="separate"/>
      </w:r>
      <w:ins w:id="311" w:author="Vilson Lu" w:date="2014-08-22T16:55:00Z">
        <w:r w:rsidR="003160F5">
          <w:rPr>
            <w:noProof/>
            <w:webHidden/>
          </w:rPr>
          <w:t>3-18</w:t>
        </w:r>
      </w:ins>
      <w:ins w:id="312"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313" w:author="Vilson Lu" w:date="2014-08-22T16:49:00Z"/>
          <w:rFonts w:asciiTheme="minorHAnsi" w:eastAsiaTheme="minorEastAsia" w:hAnsiTheme="minorHAnsi" w:cstheme="minorBidi"/>
          <w:noProof/>
          <w:sz w:val="22"/>
          <w:szCs w:val="22"/>
          <w:lang w:val="en-PH" w:eastAsia="zh-CN"/>
        </w:rPr>
      </w:pPr>
      <w:ins w:id="314" w:author="Vilson Lu" w:date="2014-08-22T16:49:00Z">
        <w:r w:rsidRPr="00C0061B">
          <w:rPr>
            <w:rStyle w:val="Hyperlink"/>
            <w:noProof/>
          </w:rPr>
          <w:fldChar w:fldCharType="begin"/>
        </w:r>
        <w:r w:rsidR="00BA6627">
          <w:rPr>
            <w:noProof/>
          </w:rPr>
          <w:instrText>HYPERLINK \l "_Toc396489616"</w:instrText>
        </w:r>
        <w:r w:rsidRPr="00C0061B">
          <w:rPr>
            <w:rStyle w:val="Hyperlink"/>
            <w:noProof/>
          </w:rPr>
          <w:fldChar w:fldCharType="separate"/>
        </w:r>
        <w:r w:rsidR="00BA6627" w:rsidRPr="00C0061B">
          <w:rPr>
            <w:rStyle w:val="Hyperlink"/>
            <w:noProof/>
          </w:rPr>
          <w:t>3.7</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Tools</w:t>
        </w:r>
        <w:r w:rsidR="00BA6627">
          <w:rPr>
            <w:noProof/>
            <w:webHidden/>
          </w:rPr>
          <w:tab/>
        </w:r>
        <w:r>
          <w:rPr>
            <w:noProof/>
            <w:webHidden/>
          </w:rPr>
          <w:fldChar w:fldCharType="begin"/>
        </w:r>
        <w:r w:rsidR="00BA6627">
          <w:rPr>
            <w:noProof/>
            <w:webHidden/>
          </w:rPr>
          <w:instrText xml:space="preserve"> PAGEREF _Toc396489616 \h </w:instrText>
        </w:r>
      </w:ins>
      <w:r>
        <w:rPr>
          <w:noProof/>
          <w:webHidden/>
        </w:rPr>
      </w:r>
      <w:r>
        <w:rPr>
          <w:noProof/>
          <w:webHidden/>
        </w:rPr>
        <w:fldChar w:fldCharType="separate"/>
      </w:r>
      <w:ins w:id="315" w:author="Vilson Lu" w:date="2014-08-22T16:55:00Z">
        <w:r w:rsidR="003160F5">
          <w:rPr>
            <w:noProof/>
            <w:webHidden/>
          </w:rPr>
          <w:t>3-18</w:t>
        </w:r>
      </w:ins>
      <w:ins w:id="316"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17" w:author="Vilson Lu" w:date="2014-08-22T16:49:00Z"/>
          <w:rFonts w:asciiTheme="minorHAnsi" w:eastAsiaTheme="minorEastAsia" w:hAnsiTheme="minorHAnsi" w:cstheme="minorBidi"/>
          <w:noProof/>
          <w:sz w:val="22"/>
          <w:szCs w:val="22"/>
          <w:lang w:val="en-PH" w:eastAsia="zh-CN"/>
        </w:rPr>
      </w:pPr>
      <w:ins w:id="318" w:author="Vilson Lu" w:date="2014-08-22T16:49:00Z">
        <w:r w:rsidRPr="00C0061B">
          <w:rPr>
            <w:rStyle w:val="Hyperlink"/>
            <w:noProof/>
          </w:rPr>
          <w:fldChar w:fldCharType="begin"/>
        </w:r>
        <w:r w:rsidR="00BA6627">
          <w:rPr>
            <w:noProof/>
          </w:rPr>
          <w:instrText>HYPERLINK \l "_Toc396489656"</w:instrText>
        </w:r>
        <w:r w:rsidRPr="00C0061B">
          <w:rPr>
            <w:rStyle w:val="Hyperlink"/>
            <w:noProof/>
          </w:rPr>
          <w:fldChar w:fldCharType="separate"/>
        </w:r>
        <w:r w:rsidR="00BA6627" w:rsidRPr="00C0061B">
          <w:rPr>
            <w:rStyle w:val="Hyperlink"/>
            <w:noProof/>
          </w:rPr>
          <w:t>3.7.1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ANNIE (Cunningham et al., 2002)</w:t>
        </w:r>
        <w:r w:rsidR="00BA6627">
          <w:rPr>
            <w:noProof/>
            <w:webHidden/>
          </w:rPr>
          <w:tab/>
        </w:r>
        <w:r>
          <w:rPr>
            <w:noProof/>
            <w:webHidden/>
          </w:rPr>
          <w:fldChar w:fldCharType="begin"/>
        </w:r>
        <w:r w:rsidR="00BA6627">
          <w:rPr>
            <w:noProof/>
            <w:webHidden/>
          </w:rPr>
          <w:instrText xml:space="preserve"> PAGEREF _Toc396489656 \h </w:instrText>
        </w:r>
      </w:ins>
      <w:r>
        <w:rPr>
          <w:noProof/>
          <w:webHidden/>
        </w:rPr>
      </w:r>
      <w:r>
        <w:rPr>
          <w:noProof/>
          <w:webHidden/>
        </w:rPr>
        <w:fldChar w:fldCharType="separate"/>
      </w:r>
      <w:ins w:id="319" w:author="Vilson Lu" w:date="2014-08-22T16:55:00Z">
        <w:r w:rsidR="003160F5">
          <w:rPr>
            <w:noProof/>
            <w:webHidden/>
          </w:rPr>
          <w:t>3-18</w:t>
        </w:r>
      </w:ins>
      <w:ins w:id="320"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21" w:author="Vilson Lu" w:date="2014-08-22T16:49:00Z"/>
          <w:rFonts w:asciiTheme="minorHAnsi" w:eastAsiaTheme="minorEastAsia" w:hAnsiTheme="minorHAnsi" w:cstheme="minorBidi"/>
          <w:noProof/>
          <w:sz w:val="22"/>
          <w:szCs w:val="22"/>
          <w:lang w:val="en-PH" w:eastAsia="zh-CN"/>
        </w:rPr>
      </w:pPr>
      <w:ins w:id="322" w:author="Vilson Lu" w:date="2014-08-22T16:49:00Z">
        <w:r w:rsidRPr="00C0061B">
          <w:rPr>
            <w:rStyle w:val="Hyperlink"/>
            <w:noProof/>
          </w:rPr>
          <w:fldChar w:fldCharType="begin"/>
        </w:r>
        <w:r w:rsidR="00BA6627">
          <w:rPr>
            <w:noProof/>
          </w:rPr>
          <w:instrText>HYPERLINK \l "_Toc396489657"</w:instrText>
        </w:r>
        <w:r w:rsidRPr="00C0061B">
          <w:rPr>
            <w:rStyle w:val="Hyperlink"/>
            <w:noProof/>
          </w:rPr>
          <w:fldChar w:fldCharType="separate"/>
        </w:r>
        <w:r w:rsidR="00BA6627" w:rsidRPr="00C0061B">
          <w:rPr>
            <w:rStyle w:val="Hyperlink"/>
            <w:noProof/>
          </w:rPr>
          <w:t>3.7.2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Weka (Weka 3, n.d.)</w:t>
        </w:r>
        <w:r w:rsidR="00BA6627">
          <w:rPr>
            <w:noProof/>
            <w:webHidden/>
          </w:rPr>
          <w:tab/>
        </w:r>
        <w:r>
          <w:rPr>
            <w:noProof/>
            <w:webHidden/>
          </w:rPr>
          <w:fldChar w:fldCharType="begin"/>
        </w:r>
        <w:r w:rsidR="00BA6627">
          <w:rPr>
            <w:noProof/>
            <w:webHidden/>
          </w:rPr>
          <w:instrText xml:space="preserve"> PAGEREF _Toc396489657 \h </w:instrText>
        </w:r>
      </w:ins>
      <w:r>
        <w:rPr>
          <w:noProof/>
          <w:webHidden/>
        </w:rPr>
      </w:r>
      <w:r>
        <w:rPr>
          <w:noProof/>
          <w:webHidden/>
        </w:rPr>
        <w:fldChar w:fldCharType="separate"/>
      </w:r>
      <w:ins w:id="323" w:author="Vilson Lu" w:date="2014-08-22T16:55:00Z">
        <w:r w:rsidR="003160F5">
          <w:rPr>
            <w:noProof/>
            <w:webHidden/>
          </w:rPr>
          <w:t>3-18</w:t>
        </w:r>
      </w:ins>
      <w:ins w:id="324"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25" w:author="Vilson Lu" w:date="2014-08-22T16:49:00Z"/>
          <w:rFonts w:asciiTheme="minorHAnsi" w:eastAsiaTheme="minorEastAsia" w:hAnsiTheme="minorHAnsi" w:cstheme="minorBidi"/>
          <w:noProof/>
          <w:sz w:val="22"/>
          <w:szCs w:val="22"/>
          <w:lang w:val="en-PH" w:eastAsia="zh-CN"/>
        </w:rPr>
      </w:pPr>
      <w:ins w:id="326" w:author="Vilson Lu" w:date="2014-08-22T16:49:00Z">
        <w:r w:rsidRPr="00C0061B">
          <w:rPr>
            <w:rStyle w:val="Hyperlink"/>
            <w:noProof/>
          </w:rPr>
          <w:fldChar w:fldCharType="begin"/>
        </w:r>
        <w:r w:rsidR="00BA6627">
          <w:rPr>
            <w:noProof/>
          </w:rPr>
          <w:instrText>HYPERLINK \l "_Toc396489659"</w:instrText>
        </w:r>
        <w:r w:rsidRPr="00C0061B">
          <w:rPr>
            <w:rStyle w:val="Hyperlink"/>
            <w:noProof/>
          </w:rPr>
          <w:fldChar w:fldCharType="separate"/>
        </w:r>
        <w:r w:rsidR="00BA6627" w:rsidRPr="00C0061B">
          <w:rPr>
            <w:rStyle w:val="Hyperlink"/>
            <w:noProof/>
          </w:rPr>
          <w:t>3.7.3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JENA API (McBride, 2002)</w:t>
        </w:r>
        <w:r w:rsidR="00BA6627">
          <w:rPr>
            <w:noProof/>
            <w:webHidden/>
          </w:rPr>
          <w:tab/>
        </w:r>
        <w:r>
          <w:rPr>
            <w:noProof/>
            <w:webHidden/>
          </w:rPr>
          <w:fldChar w:fldCharType="begin"/>
        </w:r>
        <w:r w:rsidR="00BA6627">
          <w:rPr>
            <w:noProof/>
            <w:webHidden/>
          </w:rPr>
          <w:instrText xml:space="preserve"> PAGEREF _Toc396489659 \h </w:instrText>
        </w:r>
      </w:ins>
      <w:r>
        <w:rPr>
          <w:noProof/>
          <w:webHidden/>
        </w:rPr>
      </w:r>
      <w:r>
        <w:rPr>
          <w:noProof/>
          <w:webHidden/>
        </w:rPr>
        <w:fldChar w:fldCharType="separate"/>
      </w:r>
      <w:ins w:id="327" w:author="Vilson Lu" w:date="2014-08-22T16:55:00Z">
        <w:r w:rsidR="003160F5">
          <w:rPr>
            <w:noProof/>
            <w:webHidden/>
          </w:rPr>
          <w:t>3-19</w:t>
        </w:r>
      </w:ins>
      <w:ins w:id="32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29" w:author="Vilson Lu" w:date="2014-08-22T16:49:00Z"/>
          <w:rFonts w:asciiTheme="minorHAnsi" w:eastAsiaTheme="minorEastAsia" w:hAnsiTheme="minorHAnsi" w:cstheme="minorBidi"/>
          <w:noProof/>
          <w:sz w:val="22"/>
          <w:szCs w:val="22"/>
          <w:lang w:val="en-PH" w:eastAsia="zh-CN"/>
        </w:rPr>
      </w:pPr>
      <w:ins w:id="330" w:author="Vilson Lu" w:date="2014-08-22T16:49:00Z">
        <w:r w:rsidRPr="00C0061B">
          <w:rPr>
            <w:rStyle w:val="Hyperlink"/>
            <w:noProof/>
          </w:rPr>
          <w:fldChar w:fldCharType="begin"/>
        </w:r>
        <w:r w:rsidR="00BA6627">
          <w:rPr>
            <w:noProof/>
          </w:rPr>
          <w:instrText>HYPERLINK \l "_Toc396489706"</w:instrText>
        </w:r>
        <w:r w:rsidRPr="00C0061B">
          <w:rPr>
            <w:rStyle w:val="Hyperlink"/>
            <w:noProof/>
          </w:rPr>
          <w:fldChar w:fldCharType="separate"/>
        </w:r>
        <w:r w:rsidR="00BA6627" w:rsidRPr="00C0061B">
          <w:rPr>
            <w:rStyle w:val="Hyperlink"/>
            <w:noProof/>
          </w:rPr>
          <w:t>3.7.4</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ArkNLP (Gimpel et al., 2011)</w:t>
        </w:r>
        <w:r w:rsidR="00BA6627">
          <w:rPr>
            <w:noProof/>
            <w:webHidden/>
          </w:rPr>
          <w:tab/>
        </w:r>
        <w:r>
          <w:rPr>
            <w:noProof/>
            <w:webHidden/>
          </w:rPr>
          <w:fldChar w:fldCharType="begin"/>
        </w:r>
        <w:r w:rsidR="00BA6627">
          <w:rPr>
            <w:noProof/>
            <w:webHidden/>
          </w:rPr>
          <w:instrText xml:space="preserve"> PAGEREF _Toc396489706 \h </w:instrText>
        </w:r>
      </w:ins>
      <w:r>
        <w:rPr>
          <w:noProof/>
          <w:webHidden/>
        </w:rPr>
      </w:r>
      <w:r>
        <w:rPr>
          <w:noProof/>
          <w:webHidden/>
        </w:rPr>
        <w:fldChar w:fldCharType="separate"/>
      </w:r>
      <w:ins w:id="331" w:author="Vilson Lu" w:date="2014-08-22T16:55:00Z">
        <w:r w:rsidR="003160F5">
          <w:rPr>
            <w:noProof/>
            <w:webHidden/>
          </w:rPr>
          <w:t>3-19</w:t>
        </w:r>
      </w:ins>
      <w:ins w:id="332"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33" w:author="Vilson Lu" w:date="2014-08-22T16:49:00Z"/>
          <w:rFonts w:asciiTheme="minorHAnsi" w:eastAsiaTheme="minorEastAsia" w:hAnsiTheme="minorHAnsi" w:cstheme="minorBidi"/>
          <w:noProof/>
          <w:sz w:val="22"/>
          <w:szCs w:val="22"/>
          <w:lang w:val="en-PH" w:eastAsia="zh-CN"/>
        </w:rPr>
      </w:pPr>
      <w:ins w:id="334" w:author="Vilson Lu" w:date="2014-08-22T16:49:00Z">
        <w:r w:rsidRPr="00C0061B">
          <w:rPr>
            <w:rStyle w:val="Hyperlink"/>
            <w:noProof/>
          </w:rPr>
          <w:fldChar w:fldCharType="begin"/>
        </w:r>
        <w:r w:rsidR="00BA6627">
          <w:rPr>
            <w:noProof/>
          </w:rPr>
          <w:instrText>HYPERLINK \l "_Toc396489707"</w:instrText>
        </w:r>
        <w:r w:rsidRPr="00C0061B">
          <w:rPr>
            <w:rStyle w:val="Hyperlink"/>
            <w:noProof/>
          </w:rPr>
          <w:fldChar w:fldCharType="separate"/>
        </w:r>
        <w:r w:rsidR="00BA6627" w:rsidRPr="00C0061B">
          <w:rPr>
            <w:rStyle w:val="Hyperlink"/>
            <w:noProof/>
          </w:rPr>
          <w:t>3.7.5</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NormAPI (Nocon et al., 2014)</w:t>
        </w:r>
        <w:r w:rsidR="00BA6627">
          <w:rPr>
            <w:noProof/>
            <w:webHidden/>
          </w:rPr>
          <w:tab/>
        </w:r>
        <w:r>
          <w:rPr>
            <w:noProof/>
            <w:webHidden/>
          </w:rPr>
          <w:fldChar w:fldCharType="begin"/>
        </w:r>
        <w:r w:rsidR="00BA6627">
          <w:rPr>
            <w:noProof/>
            <w:webHidden/>
          </w:rPr>
          <w:instrText xml:space="preserve"> PAGEREF _Toc396489707 \h </w:instrText>
        </w:r>
      </w:ins>
      <w:r>
        <w:rPr>
          <w:noProof/>
          <w:webHidden/>
        </w:rPr>
      </w:r>
      <w:r>
        <w:rPr>
          <w:noProof/>
          <w:webHidden/>
        </w:rPr>
        <w:fldChar w:fldCharType="separate"/>
      </w:r>
      <w:ins w:id="335" w:author="Vilson Lu" w:date="2014-08-22T16:55:00Z">
        <w:r w:rsidR="003160F5">
          <w:rPr>
            <w:noProof/>
            <w:webHidden/>
          </w:rPr>
          <w:t>3-20</w:t>
        </w:r>
      </w:ins>
      <w:ins w:id="336" w:author="Vilson Lu" w:date="2014-08-22T16:49:00Z">
        <w:r>
          <w:rPr>
            <w:noProof/>
            <w:webHidden/>
          </w:rPr>
          <w:fldChar w:fldCharType="end"/>
        </w:r>
        <w:r w:rsidRPr="00C0061B">
          <w:rPr>
            <w:rStyle w:val="Hyperlink"/>
            <w:noProof/>
          </w:rPr>
          <w:fldChar w:fldCharType="end"/>
        </w:r>
      </w:ins>
    </w:p>
    <w:p w:rsidR="00BA6627" w:rsidRDefault="00372B98">
      <w:pPr>
        <w:pStyle w:val="TOC1"/>
        <w:tabs>
          <w:tab w:val="left" w:pos="660"/>
          <w:tab w:val="right" w:leader="dot" w:pos="9350"/>
        </w:tabs>
        <w:rPr>
          <w:ins w:id="337" w:author="Vilson Lu" w:date="2014-08-22T16:49:00Z"/>
          <w:rFonts w:asciiTheme="minorHAnsi" w:eastAsiaTheme="minorEastAsia" w:hAnsiTheme="minorHAnsi" w:cstheme="minorBidi"/>
          <w:noProof/>
          <w:sz w:val="22"/>
          <w:szCs w:val="22"/>
          <w:lang w:val="en-PH" w:eastAsia="zh-CN"/>
        </w:rPr>
      </w:pPr>
      <w:ins w:id="338" w:author="Vilson Lu" w:date="2014-08-22T16:49:00Z">
        <w:r w:rsidRPr="00C0061B">
          <w:rPr>
            <w:rStyle w:val="Hyperlink"/>
            <w:noProof/>
          </w:rPr>
          <w:fldChar w:fldCharType="begin"/>
        </w:r>
        <w:r w:rsidR="00BA6627">
          <w:rPr>
            <w:noProof/>
          </w:rPr>
          <w:instrText>HYPERLINK \l "_Toc396489710"</w:instrText>
        </w:r>
        <w:r w:rsidRPr="00C0061B">
          <w:rPr>
            <w:rStyle w:val="Hyperlink"/>
            <w:noProof/>
          </w:rPr>
          <w:fldChar w:fldCharType="separate"/>
        </w:r>
        <w:r w:rsidR="00BA6627" w:rsidRPr="00C0061B">
          <w:rPr>
            <w:rStyle w:val="Hyperlink"/>
            <w:noProof/>
          </w:rPr>
          <w:t>4.0</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The FILIET System</w:t>
        </w:r>
        <w:r w:rsidR="00BA6627">
          <w:rPr>
            <w:noProof/>
            <w:webHidden/>
          </w:rPr>
          <w:tab/>
        </w:r>
        <w:r>
          <w:rPr>
            <w:noProof/>
            <w:webHidden/>
          </w:rPr>
          <w:fldChar w:fldCharType="begin"/>
        </w:r>
        <w:r w:rsidR="00BA6627">
          <w:rPr>
            <w:noProof/>
            <w:webHidden/>
          </w:rPr>
          <w:instrText xml:space="preserve"> PAGEREF _Toc396489710 \h </w:instrText>
        </w:r>
      </w:ins>
      <w:r>
        <w:rPr>
          <w:noProof/>
          <w:webHidden/>
        </w:rPr>
      </w:r>
      <w:r>
        <w:rPr>
          <w:noProof/>
          <w:webHidden/>
        </w:rPr>
        <w:fldChar w:fldCharType="separate"/>
      </w:r>
      <w:ins w:id="339" w:author="Vilson Lu" w:date="2014-08-22T16:55:00Z">
        <w:r w:rsidR="003160F5">
          <w:rPr>
            <w:noProof/>
            <w:webHidden/>
          </w:rPr>
          <w:t>4-1</w:t>
        </w:r>
      </w:ins>
      <w:ins w:id="340"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341" w:author="Vilson Lu" w:date="2014-08-22T16:49:00Z"/>
          <w:rFonts w:asciiTheme="minorHAnsi" w:eastAsiaTheme="minorEastAsia" w:hAnsiTheme="minorHAnsi" w:cstheme="minorBidi"/>
          <w:noProof/>
          <w:sz w:val="22"/>
          <w:szCs w:val="22"/>
          <w:lang w:val="en-PH" w:eastAsia="zh-CN"/>
        </w:rPr>
      </w:pPr>
      <w:ins w:id="342" w:author="Vilson Lu" w:date="2014-08-22T16:49:00Z">
        <w:r w:rsidRPr="00C0061B">
          <w:rPr>
            <w:rStyle w:val="Hyperlink"/>
            <w:noProof/>
          </w:rPr>
          <w:fldChar w:fldCharType="begin"/>
        </w:r>
        <w:r w:rsidR="00BA6627">
          <w:rPr>
            <w:noProof/>
          </w:rPr>
          <w:instrText>HYPERLINK \l "_Toc396489711"</w:instrText>
        </w:r>
        <w:r w:rsidRPr="00C0061B">
          <w:rPr>
            <w:rStyle w:val="Hyperlink"/>
            <w:noProof/>
          </w:rPr>
          <w:fldChar w:fldCharType="separate"/>
        </w:r>
        <w:r w:rsidR="00BA6627" w:rsidRPr="00C0061B">
          <w:rPr>
            <w:rStyle w:val="Hyperlink"/>
            <w:noProof/>
          </w:rPr>
          <w:t>4.1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System Overview</w:t>
        </w:r>
        <w:r w:rsidR="00BA6627">
          <w:rPr>
            <w:noProof/>
            <w:webHidden/>
          </w:rPr>
          <w:tab/>
        </w:r>
        <w:r>
          <w:rPr>
            <w:noProof/>
            <w:webHidden/>
          </w:rPr>
          <w:fldChar w:fldCharType="begin"/>
        </w:r>
        <w:r w:rsidR="00BA6627">
          <w:rPr>
            <w:noProof/>
            <w:webHidden/>
          </w:rPr>
          <w:instrText xml:space="preserve"> PAGEREF _Toc396489711 \h </w:instrText>
        </w:r>
      </w:ins>
      <w:r>
        <w:rPr>
          <w:noProof/>
          <w:webHidden/>
        </w:rPr>
      </w:r>
      <w:r>
        <w:rPr>
          <w:noProof/>
          <w:webHidden/>
        </w:rPr>
        <w:fldChar w:fldCharType="separate"/>
      </w:r>
      <w:ins w:id="343" w:author="Vilson Lu" w:date="2014-08-22T16:55:00Z">
        <w:r w:rsidR="003160F5">
          <w:rPr>
            <w:noProof/>
            <w:webHidden/>
          </w:rPr>
          <w:t>4-1</w:t>
        </w:r>
      </w:ins>
      <w:ins w:id="344"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345" w:author="Vilson Lu" w:date="2014-08-22T16:49:00Z"/>
          <w:rFonts w:asciiTheme="minorHAnsi" w:eastAsiaTheme="minorEastAsia" w:hAnsiTheme="minorHAnsi" w:cstheme="minorBidi"/>
          <w:noProof/>
          <w:sz w:val="22"/>
          <w:szCs w:val="22"/>
          <w:lang w:val="en-PH" w:eastAsia="zh-CN"/>
        </w:rPr>
      </w:pPr>
      <w:ins w:id="346" w:author="Vilson Lu" w:date="2014-08-22T16:49:00Z">
        <w:r w:rsidRPr="00C0061B">
          <w:rPr>
            <w:rStyle w:val="Hyperlink"/>
            <w:noProof/>
          </w:rPr>
          <w:fldChar w:fldCharType="begin"/>
        </w:r>
        <w:r w:rsidR="00BA6627">
          <w:rPr>
            <w:noProof/>
          </w:rPr>
          <w:instrText>HYPERLINK \l "_Toc396489712"</w:instrText>
        </w:r>
        <w:r w:rsidRPr="00C0061B">
          <w:rPr>
            <w:rStyle w:val="Hyperlink"/>
            <w:noProof/>
          </w:rPr>
          <w:fldChar w:fldCharType="separate"/>
        </w:r>
        <w:r w:rsidR="00BA6627" w:rsidRPr="00C0061B">
          <w:rPr>
            <w:rStyle w:val="Hyperlink"/>
            <w:noProof/>
          </w:rPr>
          <w:t>4.2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System Objectives</w:t>
        </w:r>
        <w:r w:rsidR="00BA6627">
          <w:rPr>
            <w:noProof/>
            <w:webHidden/>
          </w:rPr>
          <w:tab/>
        </w:r>
        <w:r>
          <w:rPr>
            <w:noProof/>
            <w:webHidden/>
          </w:rPr>
          <w:fldChar w:fldCharType="begin"/>
        </w:r>
        <w:r w:rsidR="00BA6627">
          <w:rPr>
            <w:noProof/>
            <w:webHidden/>
          </w:rPr>
          <w:instrText xml:space="preserve"> PAGEREF _Toc396489712 \h </w:instrText>
        </w:r>
      </w:ins>
      <w:r>
        <w:rPr>
          <w:noProof/>
          <w:webHidden/>
        </w:rPr>
      </w:r>
      <w:r>
        <w:rPr>
          <w:noProof/>
          <w:webHidden/>
        </w:rPr>
        <w:fldChar w:fldCharType="separate"/>
      </w:r>
      <w:ins w:id="347" w:author="Vilson Lu" w:date="2014-08-22T16:55:00Z">
        <w:r w:rsidR="003160F5">
          <w:rPr>
            <w:noProof/>
            <w:webHidden/>
          </w:rPr>
          <w:t>4-1</w:t>
        </w:r>
      </w:ins>
      <w:ins w:id="34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49" w:author="Vilson Lu" w:date="2014-08-22T16:49:00Z"/>
          <w:rFonts w:asciiTheme="minorHAnsi" w:eastAsiaTheme="minorEastAsia" w:hAnsiTheme="minorHAnsi" w:cstheme="minorBidi"/>
          <w:noProof/>
          <w:sz w:val="22"/>
          <w:szCs w:val="22"/>
          <w:lang w:val="en-PH" w:eastAsia="zh-CN"/>
        </w:rPr>
      </w:pPr>
      <w:ins w:id="350" w:author="Vilson Lu" w:date="2014-08-22T16:49:00Z">
        <w:r w:rsidRPr="00C0061B">
          <w:rPr>
            <w:rStyle w:val="Hyperlink"/>
            <w:noProof/>
          </w:rPr>
          <w:fldChar w:fldCharType="begin"/>
        </w:r>
        <w:r w:rsidR="00BA6627">
          <w:rPr>
            <w:noProof/>
          </w:rPr>
          <w:instrText>HYPERLINK \l "_Toc396489713"</w:instrText>
        </w:r>
        <w:r w:rsidRPr="00C0061B">
          <w:rPr>
            <w:rStyle w:val="Hyperlink"/>
            <w:noProof/>
          </w:rPr>
          <w:fldChar w:fldCharType="separate"/>
        </w:r>
        <w:r w:rsidR="00BA6627" w:rsidRPr="00C0061B">
          <w:rPr>
            <w:rStyle w:val="Hyperlink"/>
            <w:noProof/>
          </w:rPr>
          <w:t>4.2.1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General Objective</w:t>
        </w:r>
        <w:r w:rsidR="00BA6627">
          <w:rPr>
            <w:noProof/>
            <w:webHidden/>
          </w:rPr>
          <w:tab/>
        </w:r>
        <w:r>
          <w:rPr>
            <w:noProof/>
            <w:webHidden/>
          </w:rPr>
          <w:fldChar w:fldCharType="begin"/>
        </w:r>
        <w:r w:rsidR="00BA6627">
          <w:rPr>
            <w:noProof/>
            <w:webHidden/>
          </w:rPr>
          <w:instrText xml:space="preserve"> PAGEREF _Toc396489713 \h </w:instrText>
        </w:r>
      </w:ins>
      <w:r>
        <w:rPr>
          <w:noProof/>
          <w:webHidden/>
        </w:rPr>
      </w:r>
      <w:r>
        <w:rPr>
          <w:noProof/>
          <w:webHidden/>
        </w:rPr>
        <w:fldChar w:fldCharType="separate"/>
      </w:r>
      <w:ins w:id="351" w:author="Vilson Lu" w:date="2014-08-22T16:55:00Z">
        <w:r w:rsidR="003160F5">
          <w:rPr>
            <w:noProof/>
            <w:webHidden/>
          </w:rPr>
          <w:t>4-1</w:t>
        </w:r>
      </w:ins>
      <w:ins w:id="352"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53" w:author="Vilson Lu" w:date="2014-08-22T16:49:00Z"/>
          <w:rFonts w:asciiTheme="minorHAnsi" w:eastAsiaTheme="minorEastAsia" w:hAnsiTheme="minorHAnsi" w:cstheme="minorBidi"/>
          <w:noProof/>
          <w:sz w:val="22"/>
          <w:szCs w:val="22"/>
          <w:lang w:val="en-PH" w:eastAsia="zh-CN"/>
        </w:rPr>
      </w:pPr>
      <w:ins w:id="354" w:author="Vilson Lu" w:date="2014-08-22T16:49:00Z">
        <w:r w:rsidRPr="00C0061B">
          <w:rPr>
            <w:rStyle w:val="Hyperlink"/>
            <w:noProof/>
          </w:rPr>
          <w:fldChar w:fldCharType="begin"/>
        </w:r>
        <w:r w:rsidR="00BA6627">
          <w:rPr>
            <w:noProof/>
          </w:rPr>
          <w:instrText>HYPERLINK \l "_Toc396489714"</w:instrText>
        </w:r>
        <w:r w:rsidRPr="00C0061B">
          <w:rPr>
            <w:rStyle w:val="Hyperlink"/>
            <w:noProof/>
          </w:rPr>
          <w:fldChar w:fldCharType="separate"/>
        </w:r>
        <w:r w:rsidR="00BA6627" w:rsidRPr="00C0061B">
          <w:rPr>
            <w:rStyle w:val="Hyperlink"/>
            <w:noProof/>
          </w:rPr>
          <w:t>4.2.2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Specific Objectives</w:t>
        </w:r>
        <w:r w:rsidR="00BA6627">
          <w:rPr>
            <w:noProof/>
            <w:webHidden/>
          </w:rPr>
          <w:tab/>
        </w:r>
        <w:r>
          <w:rPr>
            <w:noProof/>
            <w:webHidden/>
          </w:rPr>
          <w:fldChar w:fldCharType="begin"/>
        </w:r>
        <w:r w:rsidR="00BA6627">
          <w:rPr>
            <w:noProof/>
            <w:webHidden/>
          </w:rPr>
          <w:instrText xml:space="preserve"> PAGEREF _Toc396489714 \h </w:instrText>
        </w:r>
      </w:ins>
      <w:r>
        <w:rPr>
          <w:noProof/>
          <w:webHidden/>
        </w:rPr>
      </w:r>
      <w:r>
        <w:rPr>
          <w:noProof/>
          <w:webHidden/>
        </w:rPr>
        <w:fldChar w:fldCharType="separate"/>
      </w:r>
      <w:ins w:id="355" w:author="Vilson Lu" w:date="2014-08-22T16:55:00Z">
        <w:r w:rsidR="003160F5">
          <w:rPr>
            <w:noProof/>
            <w:webHidden/>
          </w:rPr>
          <w:t>4-1</w:t>
        </w:r>
      </w:ins>
      <w:ins w:id="356"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357" w:author="Vilson Lu" w:date="2014-08-22T16:49:00Z"/>
          <w:rFonts w:asciiTheme="minorHAnsi" w:eastAsiaTheme="minorEastAsia" w:hAnsiTheme="minorHAnsi" w:cstheme="minorBidi"/>
          <w:noProof/>
          <w:sz w:val="22"/>
          <w:szCs w:val="22"/>
          <w:lang w:val="en-PH" w:eastAsia="zh-CN"/>
        </w:rPr>
      </w:pPr>
      <w:ins w:id="358" w:author="Vilson Lu" w:date="2014-08-22T16:49:00Z">
        <w:r w:rsidRPr="00C0061B">
          <w:rPr>
            <w:rStyle w:val="Hyperlink"/>
            <w:noProof/>
          </w:rPr>
          <w:fldChar w:fldCharType="begin"/>
        </w:r>
        <w:r w:rsidR="00BA6627">
          <w:rPr>
            <w:noProof/>
          </w:rPr>
          <w:instrText>HYPERLINK \l "_Toc396489715"</w:instrText>
        </w:r>
        <w:r w:rsidRPr="00C0061B">
          <w:rPr>
            <w:rStyle w:val="Hyperlink"/>
            <w:noProof/>
          </w:rPr>
          <w:fldChar w:fldCharType="separate"/>
        </w:r>
        <w:r w:rsidR="00BA6627" w:rsidRPr="00C0061B">
          <w:rPr>
            <w:rStyle w:val="Hyperlink"/>
            <w:noProof/>
          </w:rPr>
          <w:t>4.3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System Scope and Limitations</w:t>
        </w:r>
        <w:r w:rsidR="00BA6627">
          <w:rPr>
            <w:noProof/>
            <w:webHidden/>
          </w:rPr>
          <w:tab/>
        </w:r>
        <w:r>
          <w:rPr>
            <w:noProof/>
            <w:webHidden/>
          </w:rPr>
          <w:fldChar w:fldCharType="begin"/>
        </w:r>
        <w:r w:rsidR="00BA6627">
          <w:rPr>
            <w:noProof/>
            <w:webHidden/>
          </w:rPr>
          <w:instrText xml:space="preserve"> PAGEREF _Toc396489715 \h </w:instrText>
        </w:r>
      </w:ins>
      <w:r>
        <w:rPr>
          <w:noProof/>
          <w:webHidden/>
        </w:rPr>
      </w:r>
      <w:r>
        <w:rPr>
          <w:noProof/>
          <w:webHidden/>
        </w:rPr>
        <w:fldChar w:fldCharType="separate"/>
      </w:r>
      <w:ins w:id="359" w:author="Vilson Lu" w:date="2014-08-22T16:55:00Z">
        <w:r w:rsidR="003160F5">
          <w:rPr>
            <w:noProof/>
            <w:webHidden/>
          </w:rPr>
          <w:t>4-1</w:t>
        </w:r>
      </w:ins>
      <w:ins w:id="360"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361" w:author="Vilson Lu" w:date="2014-08-22T16:49:00Z"/>
          <w:rFonts w:asciiTheme="minorHAnsi" w:eastAsiaTheme="minorEastAsia" w:hAnsiTheme="minorHAnsi" w:cstheme="minorBidi"/>
          <w:noProof/>
          <w:sz w:val="22"/>
          <w:szCs w:val="22"/>
          <w:lang w:val="en-PH" w:eastAsia="zh-CN"/>
        </w:rPr>
      </w:pPr>
      <w:ins w:id="362" w:author="Vilson Lu" w:date="2014-08-22T16:49:00Z">
        <w:r w:rsidRPr="00C0061B">
          <w:rPr>
            <w:rStyle w:val="Hyperlink"/>
            <w:noProof/>
          </w:rPr>
          <w:fldChar w:fldCharType="begin"/>
        </w:r>
        <w:r w:rsidR="00BA6627">
          <w:rPr>
            <w:noProof/>
          </w:rPr>
          <w:instrText>HYPERLINK \l "_Toc396489716"</w:instrText>
        </w:r>
        <w:r w:rsidRPr="00C0061B">
          <w:rPr>
            <w:rStyle w:val="Hyperlink"/>
            <w:noProof/>
          </w:rPr>
          <w:fldChar w:fldCharType="separate"/>
        </w:r>
        <w:r w:rsidR="00BA6627" w:rsidRPr="00C0061B">
          <w:rPr>
            <w:rStyle w:val="Hyperlink"/>
            <w:noProof/>
          </w:rPr>
          <w:t>4.4</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Architectural Design</w:t>
        </w:r>
        <w:r w:rsidR="00BA6627">
          <w:rPr>
            <w:noProof/>
            <w:webHidden/>
          </w:rPr>
          <w:tab/>
        </w:r>
        <w:r>
          <w:rPr>
            <w:noProof/>
            <w:webHidden/>
          </w:rPr>
          <w:fldChar w:fldCharType="begin"/>
        </w:r>
        <w:r w:rsidR="00BA6627">
          <w:rPr>
            <w:noProof/>
            <w:webHidden/>
          </w:rPr>
          <w:instrText xml:space="preserve"> PAGEREF _Toc396489716 \h </w:instrText>
        </w:r>
      </w:ins>
      <w:r>
        <w:rPr>
          <w:noProof/>
          <w:webHidden/>
        </w:rPr>
      </w:r>
      <w:r>
        <w:rPr>
          <w:noProof/>
          <w:webHidden/>
        </w:rPr>
        <w:fldChar w:fldCharType="separate"/>
      </w:r>
      <w:ins w:id="363" w:author="Vilson Lu" w:date="2014-08-22T16:55:00Z">
        <w:r w:rsidR="003160F5">
          <w:rPr>
            <w:noProof/>
            <w:webHidden/>
          </w:rPr>
          <w:t>4-3</w:t>
        </w:r>
      </w:ins>
      <w:ins w:id="364"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65" w:author="Vilson Lu" w:date="2014-08-22T16:49:00Z"/>
          <w:rFonts w:asciiTheme="minorHAnsi" w:eastAsiaTheme="minorEastAsia" w:hAnsiTheme="minorHAnsi" w:cstheme="minorBidi"/>
          <w:noProof/>
          <w:sz w:val="22"/>
          <w:szCs w:val="22"/>
          <w:lang w:val="en-PH" w:eastAsia="zh-CN"/>
        </w:rPr>
      </w:pPr>
      <w:ins w:id="366" w:author="Vilson Lu" w:date="2014-08-22T16:49:00Z">
        <w:r w:rsidRPr="00C0061B">
          <w:rPr>
            <w:rStyle w:val="Hyperlink"/>
            <w:noProof/>
          </w:rPr>
          <w:fldChar w:fldCharType="begin"/>
        </w:r>
        <w:r w:rsidR="00BA6627">
          <w:rPr>
            <w:noProof/>
          </w:rPr>
          <w:instrText>HYPERLINK \l "_Toc396489717"</w:instrText>
        </w:r>
        <w:r w:rsidRPr="00C0061B">
          <w:rPr>
            <w:rStyle w:val="Hyperlink"/>
            <w:noProof/>
          </w:rPr>
          <w:fldChar w:fldCharType="separate"/>
        </w:r>
        <w:r w:rsidR="00BA6627" w:rsidRPr="00C0061B">
          <w:rPr>
            <w:rStyle w:val="Hyperlink"/>
            <w:noProof/>
          </w:rPr>
          <w:t>4.4.1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Crawler Module</w:t>
        </w:r>
        <w:r w:rsidR="00BA6627">
          <w:rPr>
            <w:noProof/>
            <w:webHidden/>
          </w:rPr>
          <w:tab/>
        </w:r>
        <w:r>
          <w:rPr>
            <w:noProof/>
            <w:webHidden/>
          </w:rPr>
          <w:fldChar w:fldCharType="begin"/>
        </w:r>
        <w:r w:rsidR="00BA6627">
          <w:rPr>
            <w:noProof/>
            <w:webHidden/>
          </w:rPr>
          <w:instrText xml:space="preserve"> PAGEREF _Toc396489717 \h </w:instrText>
        </w:r>
      </w:ins>
      <w:r>
        <w:rPr>
          <w:noProof/>
          <w:webHidden/>
        </w:rPr>
      </w:r>
      <w:r>
        <w:rPr>
          <w:noProof/>
          <w:webHidden/>
        </w:rPr>
        <w:fldChar w:fldCharType="separate"/>
      </w:r>
      <w:ins w:id="367" w:author="Vilson Lu" w:date="2014-08-22T16:55:00Z">
        <w:r w:rsidR="003160F5">
          <w:rPr>
            <w:noProof/>
            <w:webHidden/>
          </w:rPr>
          <w:t>4-4</w:t>
        </w:r>
      </w:ins>
      <w:ins w:id="36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69" w:author="Vilson Lu" w:date="2014-08-22T16:49:00Z"/>
          <w:rFonts w:asciiTheme="minorHAnsi" w:eastAsiaTheme="minorEastAsia" w:hAnsiTheme="minorHAnsi" w:cstheme="minorBidi"/>
          <w:noProof/>
          <w:sz w:val="22"/>
          <w:szCs w:val="22"/>
          <w:lang w:val="en-PH" w:eastAsia="zh-CN"/>
        </w:rPr>
      </w:pPr>
      <w:ins w:id="370" w:author="Vilson Lu" w:date="2014-08-22T16:49:00Z">
        <w:r w:rsidRPr="00C0061B">
          <w:rPr>
            <w:rStyle w:val="Hyperlink"/>
            <w:noProof/>
          </w:rPr>
          <w:fldChar w:fldCharType="begin"/>
        </w:r>
        <w:r w:rsidR="00BA6627">
          <w:rPr>
            <w:noProof/>
          </w:rPr>
          <w:instrText>HYPERLINK \l "_Toc396489724"</w:instrText>
        </w:r>
        <w:r w:rsidRPr="00C0061B">
          <w:rPr>
            <w:rStyle w:val="Hyperlink"/>
            <w:noProof/>
          </w:rPr>
          <w:fldChar w:fldCharType="separate"/>
        </w:r>
        <w:r w:rsidR="00BA6627" w:rsidRPr="00C0061B">
          <w:rPr>
            <w:rStyle w:val="Hyperlink"/>
            <w:noProof/>
          </w:rPr>
          <w:t>4.4.2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Preprocessing Module</w:t>
        </w:r>
        <w:r w:rsidR="00BA6627">
          <w:rPr>
            <w:noProof/>
            <w:webHidden/>
          </w:rPr>
          <w:tab/>
        </w:r>
        <w:r>
          <w:rPr>
            <w:noProof/>
            <w:webHidden/>
          </w:rPr>
          <w:fldChar w:fldCharType="begin"/>
        </w:r>
        <w:r w:rsidR="00BA6627">
          <w:rPr>
            <w:noProof/>
            <w:webHidden/>
          </w:rPr>
          <w:instrText xml:space="preserve"> PAGEREF _Toc396489724 \h </w:instrText>
        </w:r>
      </w:ins>
      <w:r>
        <w:rPr>
          <w:noProof/>
          <w:webHidden/>
        </w:rPr>
      </w:r>
      <w:r>
        <w:rPr>
          <w:noProof/>
          <w:webHidden/>
        </w:rPr>
        <w:fldChar w:fldCharType="separate"/>
      </w:r>
      <w:ins w:id="371" w:author="Vilson Lu" w:date="2014-08-22T16:55:00Z">
        <w:r w:rsidR="003160F5">
          <w:rPr>
            <w:noProof/>
            <w:webHidden/>
          </w:rPr>
          <w:t>4-4</w:t>
        </w:r>
      </w:ins>
      <w:ins w:id="372"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73" w:author="Vilson Lu" w:date="2014-08-22T16:49:00Z"/>
          <w:rFonts w:asciiTheme="minorHAnsi" w:eastAsiaTheme="minorEastAsia" w:hAnsiTheme="minorHAnsi" w:cstheme="minorBidi"/>
          <w:noProof/>
          <w:sz w:val="22"/>
          <w:szCs w:val="22"/>
          <w:lang w:val="en-PH" w:eastAsia="zh-CN"/>
        </w:rPr>
      </w:pPr>
      <w:ins w:id="374" w:author="Vilson Lu" w:date="2014-08-22T16:49:00Z">
        <w:r w:rsidRPr="00C0061B">
          <w:rPr>
            <w:rStyle w:val="Hyperlink"/>
            <w:noProof/>
          </w:rPr>
          <w:fldChar w:fldCharType="begin"/>
        </w:r>
        <w:r w:rsidR="00BA6627">
          <w:rPr>
            <w:noProof/>
          </w:rPr>
          <w:instrText>HYPERLINK \l "_Toc396489725"</w:instrText>
        </w:r>
        <w:r w:rsidRPr="00C0061B">
          <w:rPr>
            <w:rStyle w:val="Hyperlink"/>
            <w:noProof/>
          </w:rPr>
          <w:fldChar w:fldCharType="separate"/>
        </w:r>
        <w:r w:rsidR="00BA6627" w:rsidRPr="00C0061B">
          <w:rPr>
            <w:rStyle w:val="Hyperlink"/>
            <w:noProof/>
          </w:rPr>
          <w:t>4.4.3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Feature Extraction Module</w:t>
        </w:r>
        <w:r w:rsidR="00BA6627">
          <w:rPr>
            <w:noProof/>
            <w:webHidden/>
          </w:rPr>
          <w:tab/>
        </w:r>
        <w:r>
          <w:rPr>
            <w:noProof/>
            <w:webHidden/>
          </w:rPr>
          <w:fldChar w:fldCharType="begin"/>
        </w:r>
        <w:r w:rsidR="00BA6627">
          <w:rPr>
            <w:noProof/>
            <w:webHidden/>
          </w:rPr>
          <w:instrText xml:space="preserve"> PAGEREF _Toc396489725 \h </w:instrText>
        </w:r>
      </w:ins>
      <w:r>
        <w:rPr>
          <w:noProof/>
          <w:webHidden/>
        </w:rPr>
      </w:r>
      <w:r>
        <w:rPr>
          <w:noProof/>
          <w:webHidden/>
        </w:rPr>
        <w:fldChar w:fldCharType="separate"/>
      </w:r>
      <w:ins w:id="375" w:author="Vilson Lu" w:date="2014-08-22T16:55:00Z">
        <w:r w:rsidR="003160F5">
          <w:rPr>
            <w:noProof/>
            <w:webHidden/>
          </w:rPr>
          <w:t>4-6</w:t>
        </w:r>
      </w:ins>
      <w:ins w:id="376"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377" w:author="Vilson Lu" w:date="2014-08-22T16:49:00Z"/>
          <w:rFonts w:asciiTheme="minorHAnsi" w:eastAsiaTheme="minorEastAsia" w:hAnsiTheme="minorHAnsi" w:cstheme="minorBidi"/>
          <w:noProof/>
          <w:sz w:val="22"/>
          <w:szCs w:val="22"/>
          <w:lang w:val="en-PH" w:eastAsia="zh-CN"/>
        </w:rPr>
      </w:pPr>
      <w:ins w:id="378" w:author="Vilson Lu" w:date="2014-08-22T16:49:00Z">
        <w:r w:rsidRPr="00C0061B">
          <w:rPr>
            <w:rStyle w:val="Hyperlink"/>
            <w:noProof/>
          </w:rPr>
          <w:fldChar w:fldCharType="begin"/>
        </w:r>
        <w:r w:rsidR="00BA6627">
          <w:rPr>
            <w:noProof/>
          </w:rPr>
          <w:instrText>HYPERLINK \l "_Toc396489726"</w:instrText>
        </w:r>
        <w:r w:rsidRPr="00C0061B">
          <w:rPr>
            <w:rStyle w:val="Hyperlink"/>
            <w:noProof/>
          </w:rPr>
          <w:fldChar w:fldCharType="separate"/>
        </w:r>
        <w:r w:rsidR="00BA6627" w:rsidRPr="00C0061B">
          <w:rPr>
            <w:rStyle w:val="Hyperlink"/>
            <w:noProof/>
          </w:rPr>
          <w:t>4.5</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Category Classifier Module</w:t>
        </w:r>
        <w:r w:rsidR="00BA6627">
          <w:rPr>
            <w:noProof/>
            <w:webHidden/>
          </w:rPr>
          <w:tab/>
        </w:r>
        <w:r>
          <w:rPr>
            <w:noProof/>
            <w:webHidden/>
          </w:rPr>
          <w:fldChar w:fldCharType="begin"/>
        </w:r>
        <w:r w:rsidR="00BA6627">
          <w:rPr>
            <w:noProof/>
            <w:webHidden/>
          </w:rPr>
          <w:instrText xml:space="preserve"> PAGEREF _Toc396489726 \h </w:instrText>
        </w:r>
      </w:ins>
      <w:r>
        <w:rPr>
          <w:noProof/>
          <w:webHidden/>
        </w:rPr>
      </w:r>
      <w:r>
        <w:rPr>
          <w:noProof/>
          <w:webHidden/>
        </w:rPr>
        <w:fldChar w:fldCharType="separate"/>
      </w:r>
      <w:ins w:id="379" w:author="Vilson Lu" w:date="2014-08-22T16:55:00Z">
        <w:r w:rsidR="003160F5">
          <w:rPr>
            <w:noProof/>
            <w:webHidden/>
          </w:rPr>
          <w:t>4-7</w:t>
        </w:r>
      </w:ins>
      <w:ins w:id="380"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81" w:author="Vilson Lu" w:date="2014-08-22T16:49:00Z"/>
          <w:rFonts w:asciiTheme="minorHAnsi" w:eastAsiaTheme="minorEastAsia" w:hAnsiTheme="minorHAnsi" w:cstheme="minorBidi"/>
          <w:noProof/>
          <w:sz w:val="22"/>
          <w:szCs w:val="22"/>
          <w:lang w:val="en-PH" w:eastAsia="zh-CN"/>
        </w:rPr>
      </w:pPr>
      <w:ins w:id="382" w:author="Vilson Lu" w:date="2014-08-22T16:49:00Z">
        <w:r w:rsidRPr="00C0061B">
          <w:rPr>
            <w:rStyle w:val="Hyperlink"/>
            <w:noProof/>
          </w:rPr>
          <w:fldChar w:fldCharType="begin"/>
        </w:r>
        <w:r w:rsidR="00BA6627">
          <w:rPr>
            <w:noProof/>
          </w:rPr>
          <w:instrText>HYPERLINK \l "_Toc396489757"</w:instrText>
        </w:r>
        <w:r w:rsidRPr="00C0061B">
          <w:rPr>
            <w:rStyle w:val="Hyperlink"/>
            <w:noProof/>
          </w:rPr>
          <w:fldChar w:fldCharType="separate"/>
        </w:r>
        <w:r w:rsidR="00BA6627" w:rsidRPr="00C0061B">
          <w:rPr>
            <w:rStyle w:val="Hyperlink"/>
            <w:noProof/>
          </w:rPr>
          <w:t>4.5.1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Rule Inductor</w:t>
        </w:r>
        <w:r w:rsidR="00BA6627">
          <w:rPr>
            <w:noProof/>
            <w:webHidden/>
          </w:rPr>
          <w:tab/>
        </w:r>
        <w:r>
          <w:rPr>
            <w:noProof/>
            <w:webHidden/>
          </w:rPr>
          <w:fldChar w:fldCharType="begin"/>
        </w:r>
        <w:r w:rsidR="00BA6627">
          <w:rPr>
            <w:noProof/>
            <w:webHidden/>
          </w:rPr>
          <w:instrText xml:space="preserve"> PAGEREF _Toc396489757 \h </w:instrText>
        </w:r>
      </w:ins>
      <w:r>
        <w:rPr>
          <w:noProof/>
          <w:webHidden/>
        </w:rPr>
      </w:r>
      <w:r>
        <w:rPr>
          <w:noProof/>
          <w:webHidden/>
        </w:rPr>
        <w:fldChar w:fldCharType="separate"/>
      </w:r>
      <w:ins w:id="383" w:author="Vilson Lu" w:date="2014-08-22T16:55:00Z">
        <w:r w:rsidR="003160F5">
          <w:rPr>
            <w:noProof/>
            <w:webHidden/>
          </w:rPr>
          <w:t>4-7</w:t>
        </w:r>
      </w:ins>
      <w:ins w:id="384"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85" w:author="Vilson Lu" w:date="2014-08-22T16:49:00Z"/>
          <w:rFonts w:asciiTheme="minorHAnsi" w:eastAsiaTheme="minorEastAsia" w:hAnsiTheme="minorHAnsi" w:cstheme="minorBidi"/>
          <w:noProof/>
          <w:sz w:val="22"/>
          <w:szCs w:val="22"/>
          <w:lang w:val="en-PH" w:eastAsia="zh-CN"/>
        </w:rPr>
      </w:pPr>
      <w:ins w:id="386" w:author="Vilson Lu" w:date="2014-08-22T16:49:00Z">
        <w:r w:rsidRPr="00C0061B">
          <w:rPr>
            <w:rStyle w:val="Hyperlink"/>
            <w:noProof/>
          </w:rPr>
          <w:fldChar w:fldCharType="begin"/>
        </w:r>
        <w:r w:rsidR="00BA6627">
          <w:rPr>
            <w:noProof/>
          </w:rPr>
          <w:instrText>HYPERLINK \l "_Toc396489760"</w:instrText>
        </w:r>
        <w:r w:rsidRPr="00C0061B">
          <w:rPr>
            <w:rStyle w:val="Hyperlink"/>
            <w:noProof/>
          </w:rPr>
          <w:fldChar w:fldCharType="separate"/>
        </w:r>
        <w:r w:rsidR="00BA6627" w:rsidRPr="00C0061B">
          <w:rPr>
            <w:rStyle w:val="Hyperlink"/>
            <w:noProof/>
          </w:rPr>
          <w:t>4.5.2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Ontology Population Module</w:t>
        </w:r>
        <w:r w:rsidR="00BA6627">
          <w:rPr>
            <w:noProof/>
            <w:webHidden/>
          </w:rPr>
          <w:tab/>
        </w:r>
        <w:r>
          <w:rPr>
            <w:noProof/>
            <w:webHidden/>
          </w:rPr>
          <w:fldChar w:fldCharType="begin"/>
        </w:r>
        <w:r w:rsidR="00BA6627">
          <w:rPr>
            <w:noProof/>
            <w:webHidden/>
          </w:rPr>
          <w:instrText xml:space="preserve"> PAGEREF _Toc396489760 \h </w:instrText>
        </w:r>
      </w:ins>
      <w:r>
        <w:rPr>
          <w:noProof/>
          <w:webHidden/>
        </w:rPr>
      </w:r>
      <w:r>
        <w:rPr>
          <w:noProof/>
          <w:webHidden/>
        </w:rPr>
        <w:fldChar w:fldCharType="separate"/>
      </w:r>
      <w:ins w:id="387" w:author="Vilson Lu" w:date="2014-08-22T16:55:00Z">
        <w:r w:rsidR="003160F5">
          <w:rPr>
            <w:noProof/>
            <w:webHidden/>
          </w:rPr>
          <w:t>4-8</w:t>
        </w:r>
      </w:ins>
      <w:ins w:id="38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89" w:author="Vilson Lu" w:date="2014-08-22T16:49:00Z"/>
          <w:rFonts w:asciiTheme="minorHAnsi" w:eastAsiaTheme="minorEastAsia" w:hAnsiTheme="minorHAnsi" w:cstheme="minorBidi"/>
          <w:noProof/>
          <w:sz w:val="22"/>
          <w:szCs w:val="22"/>
          <w:lang w:val="en-PH" w:eastAsia="zh-CN"/>
        </w:rPr>
      </w:pPr>
      <w:ins w:id="390" w:author="Vilson Lu" w:date="2014-08-22T16:49:00Z">
        <w:r w:rsidRPr="00C0061B">
          <w:rPr>
            <w:rStyle w:val="Hyperlink"/>
            <w:noProof/>
          </w:rPr>
          <w:fldChar w:fldCharType="begin"/>
        </w:r>
        <w:r w:rsidR="00BA6627">
          <w:rPr>
            <w:noProof/>
          </w:rPr>
          <w:instrText>HYPERLINK \l "_Toc396489762"</w:instrText>
        </w:r>
        <w:r w:rsidRPr="00C0061B">
          <w:rPr>
            <w:rStyle w:val="Hyperlink"/>
            <w:noProof/>
          </w:rPr>
          <w:fldChar w:fldCharType="separate"/>
        </w:r>
        <w:r w:rsidR="00BA6627" w:rsidRPr="00C0061B">
          <w:rPr>
            <w:rStyle w:val="Hyperlink"/>
            <w:noProof/>
          </w:rPr>
          <w:t>4.5.3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Data Source</w:t>
        </w:r>
        <w:r w:rsidR="00BA6627">
          <w:rPr>
            <w:noProof/>
            <w:webHidden/>
          </w:rPr>
          <w:tab/>
        </w:r>
        <w:r>
          <w:rPr>
            <w:noProof/>
            <w:webHidden/>
          </w:rPr>
          <w:fldChar w:fldCharType="begin"/>
        </w:r>
        <w:r w:rsidR="00BA6627">
          <w:rPr>
            <w:noProof/>
            <w:webHidden/>
          </w:rPr>
          <w:instrText xml:space="preserve"> PAGEREF _Toc396489762 \h </w:instrText>
        </w:r>
      </w:ins>
      <w:r>
        <w:rPr>
          <w:noProof/>
          <w:webHidden/>
        </w:rPr>
      </w:r>
      <w:r>
        <w:rPr>
          <w:noProof/>
          <w:webHidden/>
        </w:rPr>
        <w:fldChar w:fldCharType="separate"/>
      </w:r>
      <w:ins w:id="391" w:author="Vilson Lu" w:date="2014-08-22T16:55:00Z">
        <w:r w:rsidR="003160F5">
          <w:rPr>
            <w:noProof/>
            <w:webHidden/>
          </w:rPr>
          <w:t>4-8</w:t>
        </w:r>
      </w:ins>
      <w:ins w:id="392"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393" w:author="Vilson Lu" w:date="2014-08-22T16:49:00Z"/>
          <w:rFonts w:asciiTheme="minorHAnsi" w:eastAsiaTheme="minorEastAsia" w:hAnsiTheme="minorHAnsi" w:cstheme="minorBidi"/>
          <w:noProof/>
          <w:sz w:val="22"/>
          <w:szCs w:val="22"/>
          <w:lang w:val="en-PH" w:eastAsia="zh-CN"/>
        </w:rPr>
      </w:pPr>
      <w:ins w:id="394" w:author="Vilson Lu" w:date="2014-08-22T16:49:00Z">
        <w:r w:rsidRPr="00C0061B">
          <w:rPr>
            <w:rStyle w:val="Hyperlink"/>
            <w:noProof/>
          </w:rPr>
          <w:fldChar w:fldCharType="begin"/>
        </w:r>
        <w:r w:rsidR="00BA6627">
          <w:rPr>
            <w:noProof/>
          </w:rPr>
          <w:instrText>HYPERLINK \l "_Toc396489763"</w:instrText>
        </w:r>
        <w:r w:rsidRPr="00C0061B">
          <w:rPr>
            <w:rStyle w:val="Hyperlink"/>
            <w:noProof/>
          </w:rPr>
          <w:fldChar w:fldCharType="separate"/>
        </w:r>
        <w:r w:rsidR="00BA6627" w:rsidRPr="00C0061B">
          <w:rPr>
            <w:rStyle w:val="Hyperlink"/>
            <w:noProof/>
          </w:rPr>
          <w:t>4.6</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System Functions</w:t>
        </w:r>
        <w:r w:rsidR="00BA6627">
          <w:rPr>
            <w:noProof/>
            <w:webHidden/>
          </w:rPr>
          <w:tab/>
        </w:r>
        <w:r>
          <w:rPr>
            <w:noProof/>
            <w:webHidden/>
          </w:rPr>
          <w:fldChar w:fldCharType="begin"/>
        </w:r>
        <w:r w:rsidR="00BA6627">
          <w:rPr>
            <w:noProof/>
            <w:webHidden/>
          </w:rPr>
          <w:instrText xml:space="preserve"> PAGEREF _Toc396489763 \h </w:instrText>
        </w:r>
      </w:ins>
      <w:r>
        <w:rPr>
          <w:noProof/>
          <w:webHidden/>
        </w:rPr>
      </w:r>
      <w:r>
        <w:rPr>
          <w:noProof/>
          <w:webHidden/>
        </w:rPr>
        <w:fldChar w:fldCharType="separate"/>
      </w:r>
      <w:ins w:id="395" w:author="Vilson Lu" w:date="2014-08-22T16:55:00Z">
        <w:r w:rsidR="003160F5">
          <w:rPr>
            <w:noProof/>
            <w:webHidden/>
          </w:rPr>
          <w:t>4-11</w:t>
        </w:r>
      </w:ins>
      <w:ins w:id="396"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397" w:author="Vilson Lu" w:date="2014-08-22T16:49:00Z"/>
          <w:rFonts w:asciiTheme="minorHAnsi" w:eastAsiaTheme="minorEastAsia" w:hAnsiTheme="minorHAnsi" w:cstheme="minorBidi"/>
          <w:noProof/>
          <w:sz w:val="22"/>
          <w:szCs w:val="22"/>
          <w:lang w:val="en-PH" w:eastAsia="zh-CN"/>
        </w:rPr>
      </w:pPr>
      <w:ins w:id="398" w:author="Vilson Lu" w:date="2014-08-22T16:49:00Z">
        <w:r w:rsidRPr="00C0061B">
          <w:rPr>
            <w:rStyle w:val="Hyperlink"/>
            <w:noProof/>
          </w:rPr>
          <w:fldChar w:fldCharType="begin"/>
        </w:r>
        <w:r w:rsidR="00BA6627">
          <w:rPr>
            <w:noProof/>
          </w:rPr>
          <w:instrText>HYPERLINK \l "_Toc396489764"</w:instrText>
        </w:r>
        <w:r w:rsidRPr="00C0061B">
          <w:rPr>
            <w:rStyle w:val="Hyperlink"/>
            <w:noProof/>
          </w:rPr>
          <w:fldChar w:fldCharType="separate"/>
        </w:r>
        <w:r w:rsidR="00BA6627" w:rsidRPr="00C0061B">
          <w:rPr>
            <w:rStyle w:val="Hyperlink"/>
            <w:noProof/>
          </w:rPr>
          <w:t>4.6.1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Tweet retrieval</w:t>
        </w:r>
        <w:r w:rsidR="00BA6627">
          <w:rPr>
            <w:noProof/>
            <w:webHidden/>
          </w:rPr>
          <w:tab/>
        </w:r>
        <w:r>
          <w:rPr>
            <w:noProof/>
            <w:webHidden/>
          </w:rPr>
          <w:fldChar w:fldCharType="begin"/>
        </w:r>
        <w:r w:rsidR="00BA6627">
          <w:rPr>
            <w:noProof/>
            <w:webHidden/>
          </w:rPr>
          <w:instrText xml:space="preserve"> PAGEREF _Toc396489764 \h </w:instrText>
        </w:r>
      </w:ins>
      <w:r>
        <w:rPr>
          <w:noProof/>
          <w:webHidden/>
        </w:rPr>
      </w:r>
      <w:r>
        <w:rPr>
          <w:noProof/>
          <w:webHidden/>
        </w:rPr>
        <w:fldChar w:fldCharType="separate"/>
      </w:r>
      <w:ins w:id="399" w:author="Vilson Lu" w:date="2014-08-22T16:55:00Z">
        <w:r w:rsidR="003160F5">
          <w:rPr>
            <w:noProof/>
            <w:webHidden/>
          </w:rPr>
          <w:t>4-11</w:t>
        </w:r>
      </w:ins>
      <w:ins w:id="400"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401" w:author="Vilson Lu" w:date="2014-08-22T16:49:00Z"/>
          <w:rFonts w:asciiTheme="minorHAnsi" w:eastAsiaTheme="minorEastAsia" w:hAnsiTheme="minorHAnsi" w:cstheme="minorBidi"/>
          <w:noProof/>
          <w:sz w:val="22"/>
          <w:szCs w:val="22"/>
          <w:lang w:val="en-PH" w:eastAsia="zh-CN"/>
        </w:rPr>
      </w:pPr>
      <w:ins w:id="402" w:author="Vilson Lu" w:date="2014-08-22T16:49:00Z">
        <w:r w:rsidRPr="00C0061B">
          <w:rPr>
            <w:rStyle w:val="Hyperlink"/>
            <w:noProof/>
          </w:rPr>
          <w:fldChar w:fldCharType="begin"/>
        </w:r>
        <w:r w:rsidR="00BA6627">
          <w:rPr>
            <w:noProof/>
          </w:rPr>
          <w:instrText>HYPERLINK \l "_Toc396489765"</w:instrText>
        </w:r>
        <w:r w:rsidRPr="00C0061B">
          <w:rPr>
            <w:rStyle w:val="Hyperlink"/>
            <w:noProof/>
          </w:rPr>
          <w:fldChar w:fldCharType="separate"/>
        </w:r>
        <w:r w:rsidR="00BA6627" w:rsidRPr="00C0061B">
          <w:rPr>
            <w:rStyle w:val="Hyperlink"/>
            <w:noProof/>
          </w:rPr>
          <w:t>4.6.2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Information extraction</w:t>
        </w:r>
        <w:r w:rsidR="00BA6627">
          <w:rPr>
            <w:noProof/>
            <w:webHidden/>
          </w:rPr>
          <w:tab/>
        </w:r>
        <w:r>
          <w:rPr>
            <w:noProof/>
            <w:webHidden/>
          </w:rPr>
          <w:fldChar w:fldCharType="begin"/>
        </w:r>
        <w:r w:rsidR="00BA6627">
          <w:rPr>
            <w:noProof/>
            <w:webHidden/>
          </w:rPr>
          <w:instrText xml:space="preserve"> PAGEREF _Toc396489765 \h </w:instrText>
        </w:r>
      </w:ins>
      <w:r>
        <w:rPr>
          <w:noProof/>
          <w:webHidden/>
        </w:rPr>
      </w:r>
      <w:r>
        <w:rPr>
          <w:noProof/>
          <w:webHidden/>
        </w:rPr>
        <w:fldChar w:fldCharType="separate"/>
      </w:r>
      <w:ins w:id="403" w:author="Vilson Lu" w:date="2014-08-22T16:55:00Z">
        <w:r w:rsidR="003160F5">
          <w:rPr>
            <w:noProof/>
            <w:webHidden/>
          </w:rPr>
          <w:t>4-12</w:t>
        </w:r>
      </w:ins>
      <w:ins w:id="404"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405" w:author="Vilson Lu" w:date="2014-08-22T16:49:00Z"/>
          <w:rFonts w:asciiTheme="minorHAnsi" w:eastAsiaTheme="minorEastAsia" w:hAnsiTheme="minorHAnsi" w:cstheme="minorBidi"/>
          <w:noProof/>
          <w:sz w:val="22"/>
          <w:szCs w:val="22"/>
          <w:lang w:val="en-PH" w:eastAsia="zh-CN"/>
        </w:rPr>
      </w:pPr>
      <w:ins w:id="406" w:author="Vilson Lu" w:date="2014-08-22T16:49:00Z">
        <w:r w:rsidRPr="00C0061B">
          <w:rPr>
            <w:rStyle w:val="Hyperlink"/>
            <w:noProof/>
          </w:rPr>
          <w:lastRenderedPageBreak/>
          <w:fldChar w:fldCharType="begin"/>
        </w:r>
        <w:r w:rsidR="00BA6627">
          <w:rPr>
            <w:noProof/>
          </w:rPr>
          <w:instrText>HYPERLINK \l "_Toc396489766"</w:instrText>
        </w:r>
        <w:r w:rsidRPr="00C0061B">
          <w:rPr>
            <w:rStyle w:val="Hyperlink"/>
            <w:noProof/>
          </w:rPr>
          <w:fldChar w:fldCharType="separate"/>
        </w:r>
        <w:r w:rsidR="00BA6627" w:rsidRPr="00C0061B">
          <w:rPr>
            <w:rStyle w:val="Hyperlink"/>
            <w:noProof/>
          </w:rPr>
          <w:t>4.6.3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Ontology population</w:t>
        </w:r>
        <w:r w:rsidR="00BA6627">
          <w:rPr>
            <w:noProof/>
            <w:webHidden/>
          </w:rPr>
          <w:tab/>
        </w:r>
        <w:r>
          <w:rPr>
            <w:noProof/>
            <w:webHidden/>
          </w:rPr>
          <w:fldChar w:fldCharType="begin"/>
        </w:r>
        <w:r w:rsidR="00BA6627">
          <w:rPr>
            <w:noProof/>
            <w:webHidden/>
          </w:rPr>
          <w:instrText xml:space="preserve"> PAGEREF _Toc396489766 \h </w:instrText>
        </w:r>
      </w:ins>
      <w:r>
        <w:rPr>
          <w:noProof/>
          <w:webHidden/>
        </w:rPr>
      </w:r>
      <w:r>
        <w:rPr>
          <w:noProof/>
          <w:webHidden/>
        </w:rPr>
        <w:fldChar w:fldCharType="separate"/>
      </w:r>
      <w:ins w:id="407" w:author="Vilson Lu" w:date="2014-08-22T16:55:00Z">
        <w:r w:rsidR="003160F5">
          <w:rPr>
            <w:noProof/>
            <w:webHidden/>
          </w:rPr>
          <w:t>4-12</w:t>
        </w:r>
      </w:ins>
      <w:ins w:id="408"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409" w:author="Vilson Lu" w:date="2014-08-22T16:49:00Z"/>
          <w:rFonts w:asciiTheme="minorHAnsi" w:eastAsiaTheme="minorEastAsia" w:hAnsiTheme="minorHAnsi" w:cstheme="minorBidi"/>
          <w:noProof/>
          <w:sz w:val="22"/>
          <w:szCs w:val="22"/>
          <w:lang w:val="en-PH" w:eastAsia="zh-CN"/>
        </w:rPr>
      </w:pPr>
      <w:ins w:id="410" w:author="Vilson Lu" w:date="2014-08-22T16:49:00Z">
        <w:r w:rsidRPr="00C0061B">
          <w:rPr>
            <w:rStyle w:val="Hyperlink"/>
            <w:noProof/>
          </w:rPr>
          <w:fldChar w:fldCharType="begin"/>
        </w:r>
        <w:r w:rsidR="00BA6627">
          <w:rPr>
            <w:noProof/>
          </w:rPr>
          <w:instrText>HYPERLINK \l "_Toc396489767"</w:instrText>
        </w:r>
        <w:r w:rsidRPr="00C0061B">
          <w:rPr>
            <w:rStyle w:val="Hyperlink"/>
            <w:noProof/>
          </w:rPr>
          <w:fldChar w:fldCharType="separate"/>
        </w:r>
        <w:r w:rsidR="00BA6627" w:rsidRPr="00C0061B">
          <w:rPr>
            <w:rStyle w:val="Hyperlink"/>
            <w:noProof/>
          </w:rPr>
          <w:t>4.6.4</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Ontology access</w:t>
        </w:r>
        <w:r w:rsidR="00BA6627">
          <w:rPr>
            <w:noProof/>
            <w:webHidden/>
          </w:rPr>
          <w:tab/>
        </w:r>
        <w:r>
          <w:rPr>
            <w:noProof/>
            <w:webHidden/>
          </w:rPr>
          <w:fldChar w:fldCharType="begin"/>
        </w:r>
        <w:r w:rsidR="00BA6627">
          <w:rPr>
            <w:noProof/>
            <w:webHidden/>
          </w:rPr>
          <w:instrText xml:space="preserve"> PAGEREF _Toc396489767 \h </w:instrText>
        </w:r>
      </w:ins>
      <w:r>
        <w:rPr>
          <w:noProof/>
          <w:webHidden/>
        </w:rPr>
      </w:r>
      <w:r>
        <w:rPr>
          <w:noProof/>
          <w:webHidden/>
        </w:rPr>
        <w:fldChar w:fldCharType="separate"/>
      </w:r>
      <w:ins w:id="411" w:author="Vilson Lu" w:date="2014-08-22T16:55:00Z">
        <w:r w:rsidR="003160F5">
          <w:rPr>
            <w:noProof/>
            <w:webHidden/>
          </w:rPr>
          <w:t>4-13</w:t>
        </w:r>
      </w:ins>
      <w:ins w:id="412"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413" w:author="Vilson Lu" w:date="2014-08-22T16:49:00Z"/>
          <w:rFonts w:asciiTheme="minorHAnsi" w:eastAsiaTheme="minorEastAsia" w:hAnsiTheme="minorHAnsi" w:cstheme="minorBidi"/>
          <w:noProof/>
          <w:sz w:val="22"/>
          <w:szCs w:val="22"/>
          <w:lang w:val="en-PH" w:eastAsia="zh-CN"/>
        </w:rPr>
      </w:pPr>
      <w:ins w:id="414" w:author="Vilson Lu" w:date="2014-08-22T16:49:00Z">
        <w:r w:rsidRPr="00C0061B">
          <w:rPr>
            <w:rStyle w:val="Hyperlink"/>
            <w:noProof/>
          </w:rPr>
          <w:fldChar w:fldCharType="begin"/>
        </w:r>
        <w:r w:rsidR="00BA6627">
          <w:rPr>
            <w:noProof/>
          </w:rPr>
          <w:instrText>HYPERLINK \l "_Toc396489768"</w:instrText>
        </w:r>
        <w:r w:rsidRPr="00C0061B">
          <w:rPr>
            <w:rStyle w:val="Hyperlink"/>
            <w:noProof/>
          </w:rPr>
          <w:fldChar w:fldCharType="separate"/>
        </w:r>
        <w:r w:rsidR="00BA6627" w:rsidRPr="00C0061B">
          <w:rPr>
            <w:rStyle w:val="Hyperlink"/>
            <w:noProof/>
          </w:rPr>
          <w:t>4.7</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Physical Environment and Resources</w:t>
        </w:r>
        <w:r w:rsidR="00BA6627">
          <w:rPr>
            <w:noProof/>
            <w:webHidden/>
          </w:rPr>
          <w:tab/>
        </w:r>
        <w:r>
          <w:rPr>
            <w:noProof/>
            <w:webHidden/>
          </w:rPr>
          <w:fldChar w:fldCharType="begin"/>
        </w:r>
        <w:r w:rsidR="00BA6627">
          <w:rPr>
            <w:noProof/>
            <w:webHidden/>
          </w:rPr>
          <w:instrText xml:space="preserve"> PAGEREF _Toc396489768 \h </w:instrText>
        </w:r>
      </w:ins>
      <w:r>
        <w:rPr>
          <w:noProof/>
          <w:webHidden/>
        </w:rPr>
      </w:r>
      <w:r>
        <w:rPr>
          <w:noProof/>
          <w:webHidden/>
        </w:rPr>
        <w:fldChar w:fldCharType="separate"/>
      </w:r>
      <w:ins w:id="415" w:author="Vilson Lu" w:date="2014-08-22T16:55:00Z">
        <w:r w:rsidR="003160F5">
          <w:rPr>
            <w:noProof/>
            <w:webHidden/>
          </w:rPr>
          <w:t>4-13</w:t>
        </w:r>
      </w:ins>
      <w:ins w:id="416"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417" w:author="Vilson Lu" w:date="2014-08-22T16:49:00Z"/>
          <w:rFonts w:asciiTheme="minorHAnsi" w:eastAsiaTheme="minorEastAsia" w:hAnsiTheme="minorHAnsi" w:cstheme="minorBidi"/>
          <w:noProof/>
          <w:sz w:val="22"/>
          <w:szCs w:val="22"/>
          <w:lang w:val="en-PH" w:eastAsia="zh-CN"/>
        </w:rPr>
      </w:pPr>
      <w:ins w:id="418" w:author="Vilson Lu" w:date="2014-08-22T16:49:00Z">
        <w:r w:rsidRPr="00C0061B">
          <w:rPr>
            <w:rStyle w:val="Hyperlink"/>
            <w:noProof/>
          </w:rPr>
          <w:fldChar w:fldCharType="begin"/>
        </w:r>
        <w:r w:rsidR="00BA6627">
          <w:rPr>
            <w:noProof/>
          </w:rPr>
          <w:instrText>HYPERLINK \l "_Toc396489769"</w:instrText>
        </w:r>
        <w:r w:rsidRPr="00C0061B">
          <w:rPr>
            <w:rStyle w:val="Hyperlink"/>
            <w:noProof/>
          </w:rPr>
          <w:fldChar w:fldCharType="separate"/>
        </w:r>
        <w:r w:rsidR="00BA6627" w:rsidRPr="00C0061B">
          <w:rPr>
            <w:rStyle w:val="Hyperlink"/>
            <w:noProof/>
          </w:rPr>
          <w:t>4.7.1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Minimum Software Requirements</w:t>
        </w:r>
        <w:r w:rsidR="00BA6627">
          <w:rPr>
            <w:noProof/>
            <w:webHidden/>
          </w:rPr>
          <w:tab/>
        </w:r>
        <w:r>
          <w:rPr>
            <w:noProof/>
            <w:webHidden/>
          </w:rPr>
          <w:fldChar w:fldCharType="begin"/>
        </w:r>
        <w:r w:rsidR="00BA6627">
          <w:rPr>
            <w:noProof/>
            <w:webHidden/>
          </w:rPr>
          <w:instrText xml:space="preserve"> PAGEREF _Toc396489769 \h </w:instrText>
        </w:r>
      </w:ins>
      <w:r>
        <w:rPr>
          <w:noProof/>
          <w:webHidden/>
        </w:rPr>
      </w:r>
      <w:r>
        <w:rPr>
          <w:noProof/>
          <w:webHidden/>
        </w:rPr>
        <w:fldChar w:fldCharType="separate"/>
      </w:r>
      <w:ins w:id="419" w:author="Vilson Lu" w:date="2014-08-22T16:55:00Z">
        <w:r w:rsidR="003160F5">
          <w:rPr>
            <w:noProof/>
            <w:webHidden/>
          </w:rPr>
          <w:t>4-13</w:t>
        </w:r>
      </w:ins>
      <w:ins w:id="420" w:author="Vilson Lu" w:date="2014-08-22T16:49:00Z">
        <w:r>
          <w:rPr>
            <w:noProof/>
            <w:webHidden/>
          </w:rPr>
          <w:fldChar w:fldCharType="end"/>
        </w:r>
        <w:r w:rsidRPr="00C0061B">
          <w:rPr>
            <w:rStyle w:val="Hyperlink"/>
            <w:noProof/>
          </w:rPr>
          <w:fldChar w:fldCharType="end"/>
        </w:r>
      </w:ins>
    </w:p>
    <w:p w:rsidR="00BA6627" w:rsidRDefault="00372B98">
      <w:pPr>
        <w:pStyle w:val="TOC3"/>
        <w:tabs>
          <w:tab w:val="left" w:pos="1320"/>
          <w:tab w:val="right" w:leader="dot" w:pos="9350"/>
        </w:tabs>
        <w:rPr>
          <w:ins w:id="421" w:author="Vilson Lu" w:date="2014-08-22T16:49:00Z"/>
          <w:rFonts w:asciiTheme="minorHAnsi" w:eastAsiaTheme="minorEastAsia" w:hAnsiTheme="minorHAnsi" w:cstheme="minorBidi"/>
          <w:noProof/>
          <w:sz w:val="22"/>
          <w:szCs w:val="22"/>
          <w:lang w:val="en-PH" w:eastAsia="zh-CN"/>
        </w:rPr>
      </w:pPr>
      <w:ins w:id="422" w:author="Vilson Lu" w:date="2014-08-22T16:49:00Z">
        <w:r w:rsidRPr="00C0061B">
          <w:rPr>
            <w:rStyle w:val="Hyperlink"/>
            <w:noProof/>
          </w:rPr>
          <w:fldChar w:fldCharType="begin"/>
        </w:r>
        <w:r w:rsidR="00BA6627">
          <w:rPr>
            <w:noProof/>
          </w:rPr>
          <w:instrText>HYPERLINK \l "_Toc396489770"</w:instrText>
        </w:r>
        <w:r w:rsidRPr="00C0061B">
          <w:rPr>
            <w:rStyle w:val="Hyperlink"/>
            <w:noProof/>
          </w:rPr>
          <w:fldChar w:fldCharType="separate"/>
        </w:r>
        <w:r w:rsidR="00BA6627" w:rsidRPr="00C0061B">
          <w:rPr>
            <w:rStyle w:val="Hyperlink"/>
            <w:noProof/>
          </w:rPr>
          <w:t>4.7.2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Minimum Hardware Requirements</w:t>
        </w:r>
        <w:r w:rsidR="00BA6627">
          <w:rPr>
            <w:noProof/>
            <w:webHidden/>
          </w:rPr>
          <w:tab/>
        </w:r>
        <w:r>
          <w:rPr>
            <w:noProof/>
            <w:webHidden/>
          </w:rPr>
          <w:fldChar w:fldCharType="begin"/>
        </w:r>
        <w:r w:rsidR="00BA6627">
          <w:rPr>
            <w:noProof/>
            <w:webHidden/>
          </w:rPr>
          <w:instrText xml:space="preserve"> PAGEREF _Toc396489770 \h </w:instrText>
        </w:r>
      </w:ins>
      <w:r>
        <w:rPr>
          <w:noProof/>
          <w:webHidden/>
        </w:rPr>
      </w:r>
      <w:r>
        <w:rPr>
          <w:noProof/>
          <w:webHidden/>
        </w:rPr>
        <w:fldChar w:fldCharType="separate"/>
      </w:r>
      <w:ins w:id="423" w:author="Vilson Lu" w:date="2014-08-22T16:55:00Z">
        <w:r w:rsidR="003160F5">
          <w:rPr>
            <w:noProof/>
            <w:webHidden/>
          </w:rPr>
          <w:t>4-13</w:t>
        </w:r>
      </w:ins>
      <w:ins w:id="424" w:author="Vilson Lu" w:date="2014-08-22T16:49:00Z">
        <w:r>
          <w:rPr>
            <w:noProof/>
            <w:webHidden/>
          </w:rPr>
          <w:fldChar w:fldCharType="end"/>
        </w:r>
        <w:r w:rsidRPr="00C0061B">
          <w:rPr>
            <w:rStyle w:val="Hyperlink"/>
            <w:noProof/>
          </w:rPr>
          <w:fldChar w:fldCharType="end"/>
        </w:r>
      </w:ins>
    </w:p>
    <w:p w:rsidR="00BA6627" w:rsidRDefault="00372B98">
      <w:pPr>
        <w:pStyle w:val="TOC1"/>
        <w:tabs>
          <w:tab w:val="left" w:pos="660"/>
          <w:tab w:val="right" w:leader="dot" w:pos="9350"/>
        </w:tabs>
        <w:rPr>
          <w:ins w:id="425" w:author="Vilson Lu" w:date="2014-08-22T16:49:00Z"/>
          <w:rFonts w:asciiTheme="minorHAnsi" w:eastAsiaTheme="minorEastAsia" w:hAnsiTheme="minorHAnsi" w:cstheme="minorBidi"/>
          <w:noProof/>
          <w:sz w:val="22"/>
          <w:szCs w:val="22"/>
          <w:lang w:val="en-PH" w:eastAsia="zh-CN"/>
        </w:rPr>
      </w:pPr>
      <w:ins w:id="426" w:author="Vilson Lu" w:date="2014-08-22T16:49:00Z">
        <w:r w:rsidRPr="00C0061B">
          <w:rPr>
            <w:rStyle w:val="Hyperlink"/>
            <w:noProof/>
          </w:rPr>
          <w:fldChar w:fldCharType="begin"/>
        </w:r>
        <w:r w:rsidR="00BA6627">
          <w:rPr>
            <w:noProof/>
          </w:rPr>
          <w:instrText>HYPERLINK \l "_Toc396489854"</w:instrText>
        </w:r>
        <w:r w:rsidRPr="00C0061B">
          <w:rPr>
            <w:rStyle w:val="Hyperlink"/>
            <w:noProof/>
          </w:rPr>
          <w:fldChar w:fldCharType="separate"/>
        </w:r>
        <w:r w:rsidR="00BA6627" w:rsidRPr="00C0061B">
          <w:rPr>
            <w:rStyle w:val="Hyperlink"/>
            <w:noProof/>
          </w:rPr>
          <w:t>5.0</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References</w:t>
        </w:r>
        <w:r w:rsidR="00BA6627">
          <w:rPr>
            <w:noProof/>
            <w:webHidden/>
          </w:rPr>
          <w:tab/>
        </w:r>
        <w:r>
          <w:rPr>
            <w:noProof/>
            <w:webHidden/>
          </w:rPr>
          <w:fldChar w:fldCharType="begin"/>
        </w:r>
        <w:r w:rsidR="00BA6627">
          <w:rPr>
            <w:noProof/>
            <w:webHidden/>
          </w:rPr>
          <w:instrText xml:space="preserve"> PAGEREF _Toc396489854 \h </w:instrText>
        </w:r>
      </w:ins>
      <w:r>
        <w:rPr>
          <w:noProof/>
          <w:webHidden/>
        </w:rPr>
      </w:r>
      <w:r>
        <w:rPr>
          <w:noProof/>
          <w:webHidden/>
        </w:rPr>
        <w:fldChar w:fldCharType="separate"/>
      </w:r>
      <w:ins w:id="427" w:author="Vilson Lu" w:date="2014-08-22T16:55:00Z">
        <w:r w:rsidR="003160F5">
          <w:rPr>
            <w:noProof/>
            <w:webHidden/>
          </w:rPr>
          <w:t>5-14</w:t>
        </w:r>
      </w:ins>
      <w:ins w:id="428" w:author="Vilson Lu" w:date="2014-08-22T16:49:00Z">
        <w:r>
          <w:rPr>
            <w:noProof/>
            <w:webHidden/>
          </w:rPr>
          <w:fldChar w:fldCharType="end"/>
        </w:r>
        <w:r w:rsidRPr="00C0061B">
          <w:rPr>
            <w:rStyle w:val="Hyperlink"/>
            <w:noProof/>
          </w:rPr>
          <w:fldChar w:fldCharType="end"/>
        </w:r>
      </w:ins>
    </w:p>
    <w:p w:rsidR="00BA6627" w:rsidRDefault="00372B98">
      <w:pPr>
        <w:pStyle w:val="TOC1"/>
        <w:tabs>
          <w:tab w:val="left" w:pos="660"/>
          <w:tab w:val="right" w:leader="dot" w:pos="9350"/>
        </w:tabs>
        <w:rPr>
          <w:ins w:id="429" w:author="Vilson Lu" w:date="2014-08-22T16:49:00Z"/>
          <w:rFonts w:asciiTheme="minorHAnsi" w:eastAsiaTheme="minorEastAsia" w:hAnsiTheme="minorHAnsi" w:cstheme="minorBidi"/>
          <w:noProof/>
          <w:sz w:val="22"/>
          <w:szCs w:val="22"/>
          <w:lang w:val="en-PH" w:eastAsia="zh-CN"/>
        </w:rPr>
      </w:pPr>
      <w:ins w:id="430" w:author="Vilson Lu" w:date="2014-08-22T16:49:00Z">
        <w:r w:rsidRPr="00C0061B">
          <w:rPr>
            <w:rStyle w:val="Hyperlink"/>
            <w:noProof/>
          </w:rPr>
          <w:fldChar w:fldCharType="begin"/>
        </w:r>
        <w:r w:rsidR="00BA6627">
          <w:rPr>
            <w:noProof/>
          </w:rPr>
          <w:instrText>HYPERLINK \l "_Toc396489855"</w:instrText>
        </w:r>
        <w:r w:rsidRPr="00C0061B">
          <w:rPr>
            <w:rStyle w:val="Hyperlink"/>
            <w:noProof/>
          </w:rPr>
          <w:fldChar w:fldCharType="separate"/>
        </w:r>
        <w:r w:rsidR="00BA6627" w:rsidRPr="00C0061B">
          <w:rPr>
            <w:rStyle w:val="Hyperlink"/>
            <w:noProof/>
          </w:rPr>
          <w:t>6.0</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Appendix</w:t>
        </w:r>
        <w:r w:rsidR="00BA6627">
          <w:rPr>
            <w:noProof/>
            <w:webHidden/>
          </w:rPr>
          <w:tab/>
        </w:r>
        <w:r>
          <w:rPr>
            <w:noProof/>
            <w:webHidden/>
          </w:rPr>
          <w:fldChar w:fldCharType="begin"/>
        </w:r>
        <w:r w:rsidR="00BA6627">
          <w:rPr>
            <w:noProof/>
            <w:webHidden/>
          </w:rPr>
          <w:instrText xml:space="preserve"> PAGEREF _Toc396489855 \h </w:instrText>
        </w:r>
      </w:ins>
      <w:r>
        <w:rPr>
          <w:noProof/>
          <w:webHidden/>
        </w:rPr>
      </w:r>
      <w:r>
        <w:rPr>
          <w:noProof/>
          <w:webHidden/>
        </w:rPr>
        <w:fldChar w:fldCharType="separate"/>
      </w:r>
      <w:ins w:id="431" w:author="Vilson Lu" w:date="2014-08-22T16:55:00Z">
        <w:r w:rsidR="003160F5">
          <w:rPr>
            <w:noProof/>
            <w:webHidden/>
          </w:rPr>
          <w:t>6-1</w:t>
        </w:r>
      </w:ins>
      <w:ins w:id="432"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433" w:author="Vilson Lu" w:date="2014-08-22T16:49:00Z"/>
          <w:rFonts w:asciiTheme="minorHAnsi" w:eastAsiaTheme="minorEastAsia" w:hAnsiTheme="minorHAnsi" w:cstheme="minorBidi"/>
          <w:noProof/>
          <w:sz w:val="22"/>
          <w:szCs w:val="22"/>
          <w:lang w:val="en-PH" w:eastAsia="zh-CN"/>
        </w:rPr>
      </w:pPr>
      <w:ins w:id="434" w:author="Vilson Lu" w:date="2014-08-22T16:49:00Z">
        <w:r w:rsidRPr="00C0061B">
          <w:rPr>
            <w:rStyle w:val="Hyperlink"/>
            <w:noProof/>
          </w:rPr>
          <w:fldChar w:fldCharType="begin"/>
        </w:r>
        <w:r w:rsidR="00BA6627">
          <w:rPr>
            <w:noProof/>
          </w:rPr>
          <w:instrText>HYPERLINK \l "_Toc396489856"</w:instrText>
        </w:r>
        <w:r w:rsidRPr="00C0061B">
          <w:rPr>
            <w:rStyle w:val="Hyperlink"/>
            <w:noProof/>
          </w:rPr>
          <w:fldChar w:fldCharType="separate"/>
        </w:r>
        <w:r w:rsidR="00BA6627" w:rsidRPr="00C0061B">
          <w:rPr>
            <w:rStyle w:val="Hyperlink"/>
            <w:noProof/>
          </w:rPr>
          <w:t>6.1</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Appendix A</w:t>
        </w:r>
        <w:r w:rsidR="00BA6627">
          <w:rPr>
            <w:noProof/>
            <w:webHidden/>
          </w:rPr>
          <w:tab/>
        </w:r>
        <w:r>
          <w:rPr>
            <w:noProof/>
            <w:webHidden/>
          </w:rPr>
          <w:fldChar w:fldCharType="begin"/>
        </w:r>
        <w:r w:rsidR="00BA6627">
          <w:rPr>
            <w:noProof/>
            <w:webHidden/>
          </w:rPr>
          <w:instrText xml:space="preserve"> PAGEREF _Toc396489856 \h </w:instrText>
        </w:r>
      </w:ins>
      <w:r>
        <w:rPr>
          <w:noProof/>
          <w:webHidden/>
        </w:rPr>
      </w:r>
      <w:r>
        <w:rPr>
          <w:noProof/>
          <w:webHidden/>
        </w:rPr>
        <w:fldChar w:fldCharType="separate"/>
      </w:r>
      <w:ins w:id="435" w:author="Vilson Lu" w:date="2014-08-22T16:55:00Z">
        <w:r w:rsidR="003160F5">
          <w:rPr>
            <w:noProof/>
            <w:webHidden/>
          </w:rPr>
          <w:t>6-1</w:t>
        </w:r>
      </w:ins>
      <w:ins w:id="436"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437" w:author="Vilson Lu" w:date="2014-08-22T16:49:00Z"/>
          <w:rFonts w:asciiTheme="minorHAnsi" w:eastAsiaTheme="minorEastAsia" w:hAnsiTheme="minorHAnsi" w:cstheme="minorBidi"/>
          <w:noProof/>
          <w:sz w:val="22"/>
          <w:szCs w:val="22"/>
          <w:lang w:val="en-PH" w:eastAsia="zh-CN"/>
        </w:rPr>
      </w:pPr>
      <w:ins w:id="438" w:author="Vilson Lu" w:date="2014-08-22T16:49:00Z">
        <w:r w:rsidRPr="00C0061B">
          <w:rPr>
            <w:rStyle w:val="Hyperlink"/>
            <w:noProof/>
          </w:rPr>
          <w:fldChar w:fldCharType="begin"/>
        </w:r>
        <w:r w:rsidR="00BA6627">
          <w:rPr>
            <w:noProof/>
          </w:rPr>
          <w:instrText>HYPERLINK \l "_Toc396489857"</w:instrText>
        </w:r>
        <w:r w:rsidRPr="00C0061B">
          <w:rPr>
            <w:rStyle w:val="Hyperlink"/>
            <w:noProof/>
          </w:rPr>
          <w:fldChar w:fldCharType="separate"/>
        </w:r>
        <w:r w:rsidR="00BA6627" w:rsidRPr="00C0061B">
          <w:rPr>
            <w:rStyle w:val="Hyperlink"/>
            <w:noProof/>
          </w:rPr>
          <w:t>6.2</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Appendix B</w:t>
        </w:r>
        <w:r w:rsidR="00BA6627">
          <w:rPr>
            <w:noProof/>
            <w:webHidden/>
          </w:rPr>
          <w:tab/>
        </w:r>
        <w:r>
          <w:rPr>
            <w:noProof/>
            <w:webHidden/>
          </w:rPr>
          <w:fldChar w:fldCharType="begin"/>
        </w:r>
        <w:r w:rsidR="00BA6627">
          <w:rPr>
            <w:noProof/>
            <w:webHidden/>
          </w:rPr>
          <w:instrText xml:space="preserve"> PAGEREF _Toc396489857 \h </w:instrText>
        </w:r>
      </w:ins>
      <w:r>
        <w:rPr>
          <w:noProof/>
          <w:webHidden/>
        </w:rPr>
      </w:r>
      <w:r>
        <w:rPr>
          <w:noProof/>
          <w:webHidden/>
        </w:rPr>
        <w:fldChar w:fldCharType="separate"/>
      </w:r>
      <w:ins w:id="439" w:author="Vilson Lu" w:date="2014-08-22T16:55:00Z">
        <w:r w:rsidR="003160F5">
          <w:rPr>
            <w:noProof/>
            <w:webHidden/>
          </w:rPr>
          <w:t>6-2</w:t>
        </w:r>
      </w:ins>
      <w:ins w:id="440"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441" w:author="Vilson Lu" w:date="2014-08-22T16:49:00Z"/>
          <w:rFonts w:asciiTheme="minorHAnsi" w:eastAsiaTheme="minorEastAsia" w:hAnsiTheme="minorHAnsi" w:cstheme="minorBidi"/>
          <w:noProof/>
          <w:sz w:val="22"/>
          <w:szCs w:val="22"/>
          <w:lang w:val="en-PH" w:eastAsia="zh-CN"/>
        </w:rPr>
      </w:pPr>
      <w:ins w:id="442" w:author="Vilson Lu" w:date="2014-08-22T16:49:00Z">
        <w:r w:rsidRPr="00C0061B">
          <w:rPr>
            <w:rStyle w:val="Hyperlink"/>
            <w:noProof/>
          </w:rPr>
          <w:fldChar w:fldCharType="begin"/>
        </w:r>
        <w:r w:rsidR="00BA6627">
          <w:rPr>
            <w:noProof/>
          </w:rPr>
          <w:instrText>HYPERLINK \l "_Toc396489858"</w:instrText>
        </w:r>
        <w:r w:rsidRPr="00C0061B">
          <w:rPr>
            <w:rStyle w:val="Hyperlink"/>
            <w:noProof/>
          </w:rPr>
          <w:fldChar w:fldCharType="separate"/>
        </w:r>
        <w:r w:rsidR="00BA6627" w:rsidRPr="00C0061B">
          <w:rPr>
            <w:rStyle w:val="Hyperlink"/>
            <w:noProof/>
          </w:rPr>
          <w:t>6.3</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Ontology</w:t>
        </w:r>
        <w:r w:rsidR="00BA6627">
          <w:rPr>
            <w:noProof/>
            <w:webHidden/>
          </w:rPr>
          <w:tab/>
        </w:r>
        <w:r>
          <w:rPr>
            <w:noProof/>
            <w:webHidden/>
          </w:rPr>
          <w:fldChar w:fldCharType="begin"/>
        </w:r>
        <w:r w:rsidR="00BA6627">
          <w:rPr>
            <w:noProof/>
            <w:webHidden/>
          </w:rPr>
          <w:instrText xml:space="preserve"> PAGEREF _Toc396489858 \h </w:instrText>
        </w:r>
      </w:ins>
      <w:r>
        <w:rPr>
          <w:noProof/>
          <w:webHidden/>
        </w:rPr>
      </w:r>
      <w:r>
        <w:rPr>
          <w:noProof/>
          <w:webHidden/>
        </w:rPr>
        <w:fldChar w:fldCharType="separate"/>
      </w:r>
      <w:ins w:id="443" w:author="Vilson Lu" w:date="2014-08-22T16:55:00Z">
        <w:r w:rsidR="003160F5">
          <w:rPr>
            <w:noProof/>
            <w:webHidden/>
          </w:rPr>
          <w:t>6-4</w:t>
        </w:r>
      </w:ins>
      <w:ins w:id="444"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445" w:author="Vilson Lu" w:date="2014-08-22T16:49:00Z"/>
          <w:rFonts w:asciiTheme="minorHAnsi" w:eastAsiaTheme="minorEastAsia" w:hAnsiTheme="minorHAnsi" w:cstheme="minorBidi"/>
          <w:noProof/>
          <w:sz w:val="22"/>
          <w:szCs w:val="22"/>
          <w:lang w:val="en-PH" w:eastAsia="zh-CN"/>
        </w:rPr>
      </w:pPr>
      <w:ins w:id="446" w:author="Vilson Lu" w:date="2014-08-22T16:49:00Z">
        <w:r w:rsidRPr="00C0061B">
          <w:rPr>
            <w:rStyle w:val="Hyperlink"/>
            <w:noProof/>
          </w:rPr>
          <w:fldChar w:fldCharType="begin"/>
        </w:r>
        <w:r w:rsidR="00BA6627">
          <w:rPr>
            <w:noProof/>
          </w:rPr>
          <w:instrText>HYPERLINK \l "_Toc396489859"</w:instrText>
        </w:r>
        <w:r w:rsidRPr="00C0061B">
          <w:rPr>
            <w:rStyle w:val="Hyperlink"/>
            <w:noProof/>
          </w:rPr>
          <w:fldChar w:fldCharType="separate"/>
        </w:r>
        <w:r w:rsidR="00BA6627" w:rsidRPr="00C0061B">
          <w:rPr>
            <w:rStyle w:val="Hyperlink"/>
            <w:noProof/>
          </w:rPr>
          <w:t>6.4</w:t>
        </w:r>
        <w:r w:rsidR="00BA6627">
          <w:rPr>
            <w:rFonts w:asciiTheme="minorHAnsi" w:eastAsiaTheme="minorEastAsia" w:hAnsiTheme="minorHAnsi" w:cstheme="minorBidi"/>
            <w:noProof/>
            <w:sz w:val="22"/>
            <w:szCs w:val="22"/>
            <w:lang w:val="en-PH" w:eastAsia="zh-CN"/>
          </w:rPr>
          <w:tab/>
        </w:r>
        <w:r w:rsidR="00BA6627" w:rsidRPr="00C0061B">
          <w:rPr>
            <w:rStyle w:val="Hyperlink"/>
            <w:noProof/>
          </w:rPr>
          <w:t>Resource Person</w:t>
        </w:r>
        <w:r w:rsidR="00BA6627">
          <w:rPr>
            <w:noProof/>
            <w:webHidden/>
          </w:rPr>
          <w:tab/>
        </w:r>
        <w:r>
          <w:rPr>
            <w:noProof/>
            <w:webHidden/>
          </w:rPr>
          <w:fldChar w:fldCharType="begin"/>
        </w:r>
        <w:r w:rsidR="00BA6627">
          <w:rPr>
            <w:noProof/>
            <w:webHidden/>
          </w:rPr>
          <w:instrText xml:space="preserve"> PAGEREF _Toc396489859 \h </w:instrText>
        </w:r>
      </w:ins>
      <w:r>
        <w:rPr>
          <w:noProof/>
          <w:webHidden/>
        </w:rPr>
      </w:r>
      <w:r>
        <w:rPr>
          <w:noProof/>
          <w:webHidden/>
        </w:rPr>
        <w:fldChar w:fldCharType="separate"/>
      </w:r>
      <w:ins w:id="447" w:author="Vilson Lu" w:date="2014-08-22T16:55:00Z">
        <w:r w:rsidR="003160F5">
          <w:rPr>
            <w:noProof/>
            <w:webHidden/>
          </w:rPr>
          <w:t>6-9</w:t>
        </w:r>
      </w:ins>
      <w:ins w:id="448" w:author="Vilson Lu" w:date="2014-08-22T16:49:00Z">
        <w:r>
          <w:rPr>
            <w:noProof/>
            <w:webHidden/>
          </w:rPr>
          <w:fldChar w:fldCharType="end"/>
        </w:r>
        <w:r w:rsidRPr="00C0061B">
          <w:rPr>
            <w:rStyle w:val="Hyperlink"/>
            <w:noProof/>
          </w:rPr>
          <w:fldChar w:fldCharType="end"/>
        </w:r>
      </w:ins>
    </w:p>
    <w:p w:rsidR="00BA6627" w:rsidRDefault="00372B98">
      <w:pPr>
        <w:pStyle w:val="TOC2"/>
        <w:tabs>
          <w:tab w:val="left" w:pos="880"/>
          <w:tab w:val="right" w:leader="dot" w:pos="9350"/>
        </w:tabs>
        <w:rPr>
          <w:ins w:id="449" w:author="Vilson Lu" w:date="2014-08-22T16:49:00Z"/>
          <w:rFonts w:asciiTheme="minorHAnsi" w:eastAsiaTheme="minorEastAsia" w:hAnsiTheme="minorHAnsi" w:cstheme="minorBidi"/>
          <w:noProof/>
          <w:sz w:val="22"/>
          <w:szCs w:val="22"/>
          <w:lang w:val="en-PH" w:eastAsia="zh-CN"/>
        </w:rPr>
      </w:pPr>
      <w:ins w:id="450" w:author="Vilson Lu" w:date="2014-08-22T16:49:00Z">
        <w:r w:rsidRPr="00C0061B">
          <w:rPr>
            <w:rStyle w:val="Hyperlink"/>
            <w:noProof/>
          </w:rPr>
          <w:fldChar w:fldCharType="begin"/>
        </w:r>
        <w:r w:rsidR="00BA6627">
          <w:rPr>
            <w:noProof/>
          </w:rPr>
          <w:instrText>HYPERLINK \l "_Toc396489860"</w:instrText>
        </w:r>
        <w:r w:rsidRPr="00C0061B">
          <w:rPr>
            <w:rStyle w:val="Hyperlink"/>
            <w:noProof/>
          </w:rPr>
          <w:fldChar w:fldCharType="separate"/>
        </w:r>
        <w:r w:rsidR="00BA6627" w:rsidRPr="00C0061B">
          <w:rPr>
            <w:rStyle w:val="Hyperlink"/>
            <w:noProof/>
          </w:rPr>
          <w:t>6.5</w:t>
        </w:r>
        <w:r w:rsidR="00BA6627">
          <w:rPr>
            <w:rFonts w:asciiTheme="minorHAnsi" w:eastAsiaTheme="minorEastAsia" w:hAnsiTheme="minorHAnsi" w:cstheme="minorBidi"/>
            <w:noProof/>
            <w:sz w:val="22"/>
            <w:szCs w:val="22"/>
            <w:lang w:val="en-PH" w:eastAsia="zh-CN"/>
          </w:rPr>
          <w:tab/>
        </w:r>
        <w:r w:rsidR="00BA6627" w:rsidRPr="00C0061B">
          <w:rPr>
            <w:rStyle w:val="Hyperlink"/>
            <w:bCs/>
            <w:noProof/>
          </w:rPr>
          <w:t>Personal Vitae</w:t>
        </w:r>
        <w:r w:rsidR="00BA6627">
          <w:rPr>
            <w:noProof/>
            <w:webHidden/>
          </w:rPr>
          <w:tab/>
        </w:r>
        <w:r>
          <w:rPr>
            <w:noProof/>
            <w:webHidden/>
          </w:rPr>
          <w:fldChar w:fldCharType="begin"/>
        </w:r>
        <w:r w:rsidR="00BA6627">
          <w:rPr>
            <w:noProof/>
            <w:webHidden/>
          </w:rPr>
          <w:instrText xml:space="preserve"> PAGEREF _Toc396489860 \h </w:instrText>
        </w:r>
      </w:ins>
      <w:r>
        <w:rPr>
          <w:noProof/>
          <w:webHidden/>
        </w:rPr>
      </w:r>
      <w:r>
        <w:rPr>
          <w:noProof/>
          <w:webHidden/>
        </w:rPr>
        <w:fldChar w:fldCharType="separate"/>
      </w:r>
      <w:ins w:id="451" w:author="Vilson Lu" w:date="2014-08-22T16:55:00Z">
        <w:r w:rsidR="003160F5">
          <w:rPr>
            <w:noProof/>
            <w:webHidden/>
          </w:rPr>
          <w:t>6-10</w:t>
        </w:r>
      </w:ins>
      <w:ins w:id="452" w:author="Vilson Lu" w:date="2014-08-22T16:49:00Z">
        <w:r>
          <w:rPr>
            <w:noProof/>
            <w:webHidden/>
          </w:rPr>
          <w:fldChar w:fldCharType="end"/>
        </w:r>
        <w:r w:rsidRPr="00C0061B">
          <w:rPr>
            <w:rStyle w:val="Hyperlink"/>
            <w:noProof/>
          </w:rPr>
          <w:fldChar w:fldCharType="end"/>
        </w:r>
      </w:ins>
    </w:p>
    <w:p w:rsidR="006F08F4" w:rsidRPr="00AC2ADB" w:rsidDel="00A05B58" w:rsidRDefault="00372B98">
      <w:pPr>
        <w:pStyle w:val="TOC1"/>
        <w:tabs>
          <w:tab w:val="left" w:pos="660"/>
          <w:tab w:val="right" w:leader="dot" w:pos="9350"/>
        </w:tabs>
        <w:rPr>
          <w:del w:id="453" w:author="Vilson Lu" w:date="2014-08-22T04:25:00Z"/>
          <w:rFonts w:eastAsiaTheme="minorEastAsia"/>
          <w:noProof/>
          <w:sz w:val="22"/>
          <w:szCs w:val="22"/>
          <w:rPrChange w:id="454" w:author="Vilson Lu" w:date="2014-08-22T06:41:00Z">
            <w:rPr>
              <w:del w:id="455" w:author="Vilson Lu" w:date="2014-08-22T04:25:00Z"/>
              <w:rFonts w:asciiTheme="minorHAnsi" w:eastAsiaTheme="minorEastAsia" w:hAnsiTheme="minorHAnsi" w:cstheme="minorBidi"/>
              <w:noProof/>
              <w:sz w:val="22"/>
              <w:szCs w:val="22"/>
            </w:rPr>
          </w:rPrChange>
        </w:rPr>
      </w:pPr>
      <w:del w:id="456" w:author="Vilson Lu" w:date="2014-08-22T04:25:00Z">
        <w:r w:rsidRPr="00372B98">
          <w:rPr>
            <w:rPrChange w:id="457" w:author="Vilson Lu" w:date="2014-08-22T06:41:00Z">
              <w:rPr>
                <w:rStyle w:val="Hyperlink"/>
                <w:noProof/>
                <w:sz w:val="20"/>
                <w:szCs w:val="20"/>
              </w:rPr>
            </w:rPrChange>
          </w:rPr>
          <w:delText>1.0</w:delText>
        </w:r>
        <w:r w:rsidRPr="00372B98">
          <w:rPr>
            <w:rFonts w:eastAsiaTheme="minorEastAsia"/>
            <w:noProof/>
            <w:sz w:val="22"/>
            <w:szCs w:val="22"/>
            <w:rPrChange w:id="45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459" w:author="Vilson Lu" w:date="2014-08-22T06:41:00Z">
              <w:rPr>
                <w:rStyle w:val="Hyperlink"/>
                <w:noProof/>
                <w:sz w:val="20"/>
                <w:szCs w:val="20"/>
              </w:rPr>
            </w:rPrChange>
          </w:rPr>
          <w:delText>Research Description</w:delText>
        </w:r>
        <w:r w:rsidR="006F08F4" w:rsidRPr="00AC2ADB" w:rsidDel="00A05B58">
          <w:rPr>
            <w:noProof/>
            <w:webHidden/>
          </w:rPr>
          <w:tab/>
          <w:delText>1-1</w:delText>
        </w:r>
      </w:del>
    </w:p>
    <w:p w:rsidR="006F08F4" w:rsidRPr="00AC2ADB" w:rsidDel="00A05B58" w:rsidRDefault="00372B98">
      <w:pPr>
        <w:pStyle w:val="TOC2"/>
        <w:tabs>
          <w:tab w:val="left" w:pos="880"/>
          <w:tab w:val="right" w:leader="dot" w:pos="9350"/>
        </w:tabs>
        <w:rPr>
          <w:del w:id="460" w:author="Vilson Lu" w:date="2014-08-22T04:25:00Z"/>
          <w:rFonts w:eastAsiaTheme="minorEastAsia"/>
          <w:noProof/>
          <w:sz w:val="22"/>
          <w:szCs w:val="22"/>
          <w:rPrChange w:id="461" w:author="Vilson Lu" w:date="2014-08-22T06:41:00Z">
            <w:rPr>
              <w:del w:id="462" w:author="Vilson Lu" w:date="2014-08-22T04:25:00Z"/>
              <w:rFonts w:asciiTheme="minorHAnsi" w:eastAsiaTheme="minorEastAsia" w:hAnsiTheme="minorHAnsi" w:cstheme="minorBidi"/>
              <w:noProof/>
              <w:sz w:val="22"/>
              <w:szCs w:val="22"/>
            </w:rPr>
          </w:rPrChange>
        </w:rPr>
      </w:pPr>
      <w:del w:id="463" w:author="Vilson Lu" w:date="2014-08-22T04:25:00Z">
        <w:r w:rsidRPr="00372B98">
          <w:rPr>
            <w:rPrChange w:id="464" w:author="Vilson Lu" w:date="2014-08-22T06:41:00Z">
              <w:rPr>
                <w:rStyle w:val="Hyperlink"/>
                <w:noProof/>
                <w:sz w:val="20"/>
                <w:szCs w:val="20"/>
              </w:rPr>
            </w:rPrChange>
          </w:rPr>
          <w:delText>1.1</w:delText>
        </w:r>
        <w:r w:rsidRPr="00372B98">
          <w:rPr>
            <w:rFonts w:eastAsiaTheme="minorEastAsia"/>
            <w:noProof/>
            <w:sz w:val="22"/>
            <w:szCs w:val="22"/>
            <w:rPrChange w:id="46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466" w:author="Vilson Lu" w:date="2014-08-22T06:41:00Z">
              <w:rPr>
                <w:rStyle w:val="Hyperlink"/>
                <w:noProof/>
                <w:sz w:val="20"/>
                <w:szCs w:val="20"/>
              </w:rPr>
            </w:rPrChange>
          </w:rPr>
          <w:delText>Overview of the Current State of Technology</w:delText>
        </w:r>
        <w:r w:rsidR="006F08F4" w:rsidRPr="00AC2ADB" w:rsidDel="00A05B58">
          <w:rPr>
            <w:noProof/>
            <w:webHidden/>
          </w:rPr>
          <w:tab/>
          <w:delText>1-1</w:delText>
        </w:r>
      </w:del>
    </w:p>
    <w:p w:rsidR="006F08F4" w:rsidRPr="00AC2ADB" w:rsidDel="00A05B58" w:rsidRDefault="00372B98">
      <w:pPr>
        <w:pStyle w:val="TOC2"/>
        <w:tabs>
          <w:tab w:val="left" w:pos="880"/>
          <w:tab w:val="right" w:leader="dot" w:pos="9350"/>
        </w:tabs>
        <w:rPr>
          <w:del w:id="467" w:author="Vilson Lu" w:date="2014-08-22T04:25:00Z"/>
          <w:rFonts w:eastAsiaTheme="minorEastAsia"/>
          <w:noProof/>
          <w:sz w:val="22"/>
          <w:szCs w:val="22"/>
          <w:rPrChange w:id="468" w:author="Vilson Lu" w:date="2014-08-22T06:41:00Z">
            <w:rPr>
              <w:del w:id="469" w:author="Vilson Lu" w:date="2014-08-22T04:25:00Z"/>
              <w:rFonts w:asciiTheme="minorHAnsi" w:eastAsiaTheme="minorEastAsia" w:hAnsiTheme="minorHAnsi" w:cstheme="minorBidi"/>
              <w:noProof/>
              <w:sz w:val="22"/>
              <w:szCs w:val="22"/>
            </w:rPr>
          </w:rPrChange>
        </w:rPr>
      </w:pPr>
      <w:del w:id="470" w:author="Vilson Lu" w:date="2014-08-22T04:25:00Z">
        <w:r w:rsidRPr="00372B98">
          <w:rPr>
            <w:rPrChange w:id="471" w:author="Vilson Lu" w:date="2014-08-22T06:41:00Z">
              <w:rPr>
                <w:rStyle w:val="Hyperlink"/>
                <w:noProof/>
                <w:sz w:val="20"/>
                <w:szCs w:val="20"/>
              </w:rPr>
            </w:rPrChange>
          </w:rPr>
          <w:delText>1.2</w:delText>
        </w:r>
        <w:r w:rsidRPr="00372B98">
          <w:rPr>
            <w:rFonts w:eastAsiaTheme="minorEastAsia"/>
            <w:noProof/>
            <w:sz w:val="22"/>
            <w:szCs w:val="22"/>
            <w:rPrChange w:id="47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473" w:author="Vilson Lu" w:date="2014-08-22T06:41:00Z">
              <w:rPr>
                <w:rStyle w:val="Hyperlink"/>
                <w:noProof/>
                <w:sz w:val="20"/>
                <w:szCs w:val="20"/>
              </w:rPr>
            </w:rPrChange>
          </w:rPr>
          <w:delText>Research Objectives</w:delText>
        </w:r>
        <w:r w:rsidR="006F08F4" w:rsidRPr="00AC2ADB" w:rsidDel="00A05B58">
          <w:rPr>
            <w:noProof/>
            <w:webHidden/>
          </w:rPr>
          <w:tab/>
          <w:delText>1-2</w:delText>
        </w:r>
      </w:del>
    </w:p>
    <w:p w:rsidR="006F08F4" w:rsidRPr="00AC2ADB" w:rsidDel="00A05B58" w:rsidRDefault="00372B98">
      <w:pPr>
        <w:pStyle w:val="TOC3"/>
        <w:tabs>
          <w:tab w:val="left" w:pos="1320"/>
          <w:tab w:val="right" w:leader="dot" w:pos="9350"/>
        </w:tabs>
        <w:rPr>
          <w:del w:id="474" w:author="Vilson Lu" w:date="2014-08-22T04:25:00Z"/>
          <w:rFonts w:eastAsiaTheme="minorEastAsia"/>
          <w:noProof/>
          <w:sz w:val="22"/>
          <w:szCs w:val="22"/>
          <w:rPrChange w:id="475" w:author="Vilson Lu" w:date="2014-08-22T06:41:00Z">
            <w:rPr>
              <w:del w:id="476" w:author="Vilson Lu" w:date="2014-08-22T04:25:00Z"/>
              <w:rFonts w:asciiTheme="minorHAnsi" w:eastAsiaTheme="minorEastAsia" w:hAnsiTheme="minorHAnsi" w:cstheme="minorBidi"/>
              <w:noProof/>
              <w:sz w:val="22"/>
              <w:szCs w:val="22"/>
            </w:rPr>
          </w:rPrChange>
        </w:rPr>
      </w:pPr>
      <w:del w:id="477" w:author="Vilson Lu" w:date="2014-08-22T04:25:00Z">
        <w:r w:rsidRPr="00372B98">
          <w:rPr>
            <w:rPrChange w:id="478" w:author="Vilson Lu" w:date="2014-08-22T06:41:00Z">
              <w:rPr>
                <w:rStyle w:val="Hyperlink"/>
                <w:noProof/>
                <w:sz w:val="20"/>
                <w:szCs w:val="20"/>
              </w:rPr>
            </w:rPrChange>
          </w:rPr>
          <w:delText>1.2.1</w:delText>
        </w:r>
        <w:r w:rsidRPr="00372B98">
          <w:rPr>
            <w:rFonts w:eastAsiaTheme="minorEastAsia"/>
            <w:noProof/>
            <w:sz w:val="22"/>
            <w:szCs w:val="22"/>
            <w:rPrChange w:id="47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480" w:author="Vilson Lu" w:date="2014-08-22T06:41:00Z">
              <w:rPr>
                <w:rStyle w:val="Hyperlink"/>
                <w:noProof/>
                <w:sz w:val="20"/>
                <w:szCs w:val="20"/>
              </w:rPr>
            </w:rPrChange>
          </w:rPr>
          <w:delText>General Objective</w:delText>
        </w:r>
        <w:r w:rsidR="006F08F4" w:rsidRPr="00AC2ADB" w:rsidDel="00A05B58">
          <w:rPr>
            <w:noProof/>
            <w:webHidden/>
          </w:rPr>
          <w:tab/>
          <w:delText>1-2</w:delText>
        </w:r>
      </w:del>
    </w:p>
    <w:p w:rsidR="006F08F4" w:rsidRPr="00AC2ADB" w:rsidDel="00A05B58" w:rsidRDefault="00372B98">
      <w:pPr>
        <w:pStyle w:val="TOC3"/>
        <w:tabs>
          <w:tab w:val="left" w:pos="1320"/>
          <w:tab w:val="right" w:leader="dot" w:pos="9350"/>
        </w:tabs>
        <w:rPr>
          <w:del w:id="481" w:author="Vilson Lu" w:date="2014-08-22T04:25:00Z"/>
          <w:rFonts w:eastAsiaTheme="minorEastAsia"/>
          <w:noProof/>
          <w:sz w:val="22"/>
          <w:szCs w:val="22"/>
          <w:rPrChange w:id="482" w:author="Vilson Lu" w:date="2014-08-22T06:41:00Z">
            <w:rPr>
              <w:del w:id="483" w:author="Vilson Lu" w:date="2014-08-22T04:25:00Z"/>
              <w:rFonts w:asciiTheme="minorHAnsi" w:eastAsiaTheme="minorEastAsia" w:hAnsiTheme="minorHAnsi" w:cstheme="minorBidi"/>
              <w:noProof/>
              <w:sz w:val="22"/>
              <w:szCs w:val="22"/>
            </w:rPr>
          </w:rPrChange>
        </w:rPr>
      </w:pPr>
      <w:del w:id="484" w:author="Vilson Lu" w:date="2014-08-22T04:25:00Z">
        <w:r w:rsidRPr="00372B98">
          <w:rPr>
            <w:rPrChange w:id="485" w:author="Vilson Lu" w:date="2014-08-22T06:41:00Z">
              <w:rPr>
                <w:rStyle w:val="Hyperlink"/>
                <w:noProof/>
                <w:sz w:val="20"/>
                <w:szCs w:val="20"/>
              </w:rPr>
            </w:rPrChange>
          </w:rPr>
          <w:delText>1.2.2</w:delText>
        </w:r>
        <w:r w:rsidRPr="00372B98">
          <w:rPr>
            <w:rFonts w:eastAsiaTheme="minorEastAsia"/>
            <w:noProof/>
            <w:sz w:val="22"/>
            <w:szCs w:val="22"/>
            <w:rPrChange w:id="48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487" w:author="Vilson Lu" w:date="2014-08-22T06:41:00Z">
              <w:rPr>
                <w:rStyle w:val="Hyperlink"/>
                <w:noProof/>
                <w:sz w:val="20"/>
                <w:szCs w:val="20"/>
              </w:rPr>
            </w:rPrChange>
          </w:rPr>
          <w:delText>Specific Objectives</w:delText>
        </w:r>
        <w:r w:rsidR="006F08F4" w:rsidRPr="00AC2ADB" w:rsidDel="00A05B58">
          <w:rPr>
            <w:noProof/>
            <w:webHidden/>
          </w:rPr>
          <w:tab/>
          <w:delText>1-2</w:delText>
        </w:r>
      </w:del>
    </w:p>
    <w:p w:rsidR="006F08F4" w:rsidRPr="00AC2ADB" w:rsidDel="00A05B58" w:rsidRDefault="00372B98">
      <w:pPr>
        <w:pStyle w:val="TOC2"/>
        <w:tabs>
          <w:tab w:val="left" w:pos="880"/>
          <w:tab w:val="right" w:leader="dot" w:pos="9350"/>
        </w:tabs>
        <w:rPr>
          <w:del w:id="488" w:author="Vilson Lu" w:date="2014-08-22T04:25:00Z"/>
          <w:rFonts w:eastAsiaTheme="minorEastAsia"/>
          <w:noProof/>
          <w:sz w:val="22"/>
          <w:szCs w:val="22"/>
          <w:rPrChange w:id="489" w:author="Vilson Lu" w:date="2014-08-22T06:41:00Z">
            <w:rPr>
              <w:del w:id="490" w:author="Vilson Lu" w:date="2014-08-22T04:25:00Z"/>
              <w:rFonts w:asciiTheme="minorHAnsi" w:eastAsiaTheme="minorEastAsia" w:hAnsiTheme="minorHAnsi" w:cstheme="minorBidi"/>
              <w:noProof/>
              <w:sz w:val="22"/>
              <w:szCs w:val="22"/>
            </w:rPr>
          </w:rPrChange>
        </w:rPr>
      </w:pPr>
      <w:del w:id="491" w:author="Vilson Lu" w:date="2014-08-22T04:25:00Z">
        <w:r w:rsidRPr="00372B98">
          <w:rPr>
            <w:rPrChange w:id="492" w:author="Vilson Lu" w:date="2014-08-22T06:41:00Z">
              <w:rPr>
                <w:rStyle w:val="Hyperlink"/>
                <w:noProof/>
                <w:sz w:val="20"/>
                <w:szCs w:val="20"/>
              </w:rPr>
            </w:rPrChange>
          </w:rPr>
          <w:delText>1.3</w:delText>
        </w:r>
        <w:r w:rsidRPr="00372B98">
          <w:rPr>
            <w:rFonts w:eastAsiaTheme="minorEastAsia"/>
            <w:noProof/>
            <w:sz w:val="22"/>
            <w:szCs w:val="22"/>
            <w:rPrChange w:id="49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494" w:author="Vilson Lu" w:date="2014-08-22T06:41:00Z">
              <w:rPr>
                <w:rStyle w:val="Hyperlink"/>
                <w:noProof/>
                <w:sz w:val="20"/>
                <w:szCs w:val="20"/>
              </w:rPr>
            </w:rPrChange>
          </w:rPr>
          <w:delText>Scope and Limitations of the Research</w:delText>
        </w:r>
        <w:r w:rsidR="006F08F4" w:rsidRPr="00AC2ADB" w:rsidDel="00A05B58">
          <w:rPr>
            <w:noProof/>
            <w:webHidden/>
          </w:rPr>
          <w:tab/>
          <w:delText>1-2</w:delText>
        </w:r>
      </w:del>
    </w:p>
    <w:p w:rsidR="006F08F4" w:rsidRPr="00AC2ADB" w:rsidDel="00A05B58" w:rsidRDefault="00372B98">
      <w:pPr>
        <w:pStyle w:val="TOC2"/>
        <w:tabs>
          <w:tab w:val="left" w:pos="880"/>
          <w:tab w:val="right" w:leader="dot" w:pos="9350"/>
        </w:tabs>
        <w:rPr>
          <w:del w:id="495" w:author="Vilson Lu" w:date="2014-08-22T04:25:00Z"/>
          <w:rFonts w:eastAsiaTheme="minorEastAsia"/>
          <w:noProof/>
          <w:sz w:val="22"/>
          <w:szCs w:val="22"/>
          <w:rPrChange w:id="496" w:author="Vilson Lu" w:date="2014-08-22T06:41:00Z">
            <w:rPr>
              <w:del w:id="497" w:author="Vilson Lu" w:date="2014-08-22T04:25:00Z"/>
              <w:rFonts w:asciiTheme="minorHAnsi" w:eastAsiaTheme="minorEastAsia" w:hAnsiTheme="minorHAnsi" w:cstheme="minorBidi"/>
              <w:noProof/>
              <w:sz w:val="22"/>
              <w:szCs w:val="22"/>
            </w:rPr>
          </w:rPrChange>
        </w:rPr>
      </w:pPr>
      <w:del w:id="498" w:author="Vilson Lu" w:date="2014-08-22T04:25:00Z">
        <w:r w:rsidRPr="00372B98">
          <w:rPr>
            <w:rPrChange w:id="499" w:author="Vilson Lu" w:date="2014-08-22T06:41:00Z">
              <w:rPr>
                <w:rStyle w:val="Hyperlink"/>
                <w:noProof/>
                <w:sz w:val="20"/>
                <w:szCs w:val="20"/>
              </w:rPr>
            </w:rPrChange>
          </w:rPr>
          <w:delText>1.4</w:delText>
        </w:r>
        <w:r w:rsidRPr="00372B98">
          <w:rPr>
            <w:rFonts w:eastAsiaTheme="minorEastAsia"/>
            <w:noProof/>
            <w:sz w:val="22"/>
            <w:szCs w:val="22"/>
            <w:rPrChange w:id="50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01" w:author="Vilson Lu" w:date="2014-08-22T06:41:00Z">
              <w:rPr>
                <w:rStyle w:val="Hyperlink"/>
                <w:noProof/>
                <w:sz w:val="20"/>
                <w:szCs w:val="20"/>
              </w:rPr>
            </w:rPrChange>
          </w:rPr>
          <w:delText>Significance of the Research</w:delText>
        </w:r>
        <w:r w:rsidR="006F08F4" w:rsidRPr="00AC2ADB" w:rsidDel="00A05B58">
          <w:rPr>
            <w:noProof/>
            <w:webHidden/>
          </w:rPr>
          <w:tab/>
          <w:delText>1-3</w:delText>
        </w:r>
      </w:del>
    </w:p>
    <w:p w:rsidR="006F08F4" w:rsidRPr="00AC2ADB" w:rsidDel="00A05B58" w:rsidRDefault="00372B98">
      <w:pPr>
        <w:pStyle w:val="TOC2"/>
        <w:tabs>
          <w:tab w:val="left" w:pos="880"/>
          <w:tab w:val="right" w:leader="dot" w:pos="9350"/>
        </w:tabs>
        <w:rPr>
          <w:del w:id="502" w:author="Vilson Lu" w:date="2014-08-22T04:25:00Z"/>
          <w:rFonts w:eastAsiaTheme="minorEastAsia"/>
          <w:noProof/>
          <w:sz w:val="22"/>
          <w:szCs w:val="22"/>
          <w:rPrChange w:id="503" w:author="Vilson Lu" w:date="2014-08-22T06:41:00Z">
            <w:rPr>
              <w:del w:id="504" w:author="Vilson Lu" w:date="2014-08-22T04:25:00Z"/>
              <w:rFonts w:asciiTheme="minorHAnsi" w:eastAsiaTheme="minorEastAsia" w:hAnsiTheme="minorHAnsi" w:cstheme="minorBidi"/>
              <w:noProof/>
              <w:sz w:val="22"/>
              <w:szCs w:val="22"/>
            </w:rPr>
          </w:rPrChange>
        </w:rPr>
      </w:pPr>
      <w:del w:id="505" w:author="Vilson Lu" w:date="2014-08-22T04:25:00Z">
        <w:r w:rsidRPr="00372B98">
          <w:rPr>
            <w:rPrChange w:id="506" w:author="Vilson Lu" w:date="2014-08-22T06:41:00Z">
              <w:rPr>
                <w:rStyle w:val="Hyperlink"/>
                <w:noProof/>
                <w:sz w:val="20"/>
                <w:szCs w:val="20"/>
              </w:rPr>
            </w:rPrChange>
          </w:rPr>
          <w:delText>1.5</w:delText>
        </w:r>
        <w:r w:rsidRPr="00372B98">
          <w:rPr>
            <w:rFonts w:eastAsiaTheme="minorEastAsia"/>
            <w:noProof/>
            <w:sz w:val="22"/>
            <w:szCs w:val="22"/>
            <w:rPrChange w:id="50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08" w:author="Vilson Lu" w:date="2014-08-22T06:41:00Z">
              <w:rPr>
                <w:rStyle w:val="Hyperlink"/>
                <w:noProof/>
                <w:sz w:val="20"/>
                <w:szCs w:val="20"/>
              </w:rPr>
            </w:rPrChange>
          </w:rPr>
          <w:delText>Research Methodology</w:delText>
        </w:r>
        <w:r w:rsidR="006F08F4" w:rsidRPr="00AC2ADB" w:rsidDel="00A05B58">
          <w:rPr>
            <w:noProof/>
            <w:webHidden/>
          </w:rPr>
          <w:tab/>
          <w:delText>1-4</w:delText>
        </w:r>
      </w:del>
    </w:p>
    <w:p w:rsidR="006F08F4" w:rsidRPr="00AC2ADB" w:rsidDel="00A05B58" w:rsidRDefault="00372B98">
      <w:pPr>
        <w:pStyle w:val="TOC3"/>
        <w:tabs>
          <w:tab w:val="left" w:pos="1320"/>
          <w:tab w:val="right" w:leader="dot" w:pos="9350"/>
        </w:tabs>
        <w:rPr>
          <w:del w:id="509" w:author="Vilson Lu" w:date="2014-08-22T04:25:00Z"/>
          <w:rFonts w:eastAsiaTheme="minorEastAsia"/>
          <w:noProof/>
          <w:sz w:val="22"/>
          <w:szCs w:val="22"/>
          <w:rPrChange w:id="510" w:author="Vilson Lu" w:date="2014-08-22T06:41:00Z">
            <w:rPr>
              <w:del w:id="511" w:author="Vilson Lu" w:date="2014-08-22T04:25:00Z"/>
              <w:rFonts w:asciiTheme="minorHAnsi" w:eastAsiaTheme="minorEastAsia" w:hAnsiTheme="minorHAnsi" w:cstheme="minorBidi"/>
              <w:noProof/>
              <w:sz w:val="22"/>
              <w:szCs w:val="22"/>
            </w:rPr>
          </w:rPrChange>
        </w:rPr>
      </w:pPr>
      <w:del w:id="512" w:author="Vilson Lu" w:date="2014-08-22T04:25:00Z">
        <w:r w:rsidRPr="00372B98">
          <w:rPr>
            <w:rPrChange w:id="513" w:author="Vilson Lu" w:date="2014-08-22T06:41:00Z">
              <w:rPr>
                <w:rStyle w:val="Hyperlink"/>
                <w:noProof/>
                <w:sz w:val="20"/>
                <w:szCs w:val="20"/>
              </w:rPr>
            </w:rPrChange>
          </w:rPr>
          <w:delText>1.5.1</w:delText>
        </w:r>
        <w:r w:rsidRPr="00372B98">
          <w:rPr>
            <w:rFonts w:eastAsiaTheme="minorEastAsia"/>
            <w:noProof/>
            <w:sz w:val="22"/>
            <w:szCs w:val="22"/>
            <w:rPrChange w:id="51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15" w:author="Vilson Lu" w:date="2014-08-22T06:41:00Z">
              <w:rPr>
                <w:rStyle w:val="Hyperlink"/>
                <w:noProof/>
                <w:sz w:val="20"/>
                <w:szCs w:val="20"/>
              </w:rPr>
            </w:rPrChange>
          </w:rPr>
          <w:delText>Investigation and Research Analysis</w:delText>
        </w:r>
        <w:r w:rsidR="006F08F4" w:rsidRPr="00AC2ADB" w:rsidDel="00A05B58">
          <w:rPr>
            <w:noProof/>
            <w:webHidden/>
          </w:rPr>
          <w:tab/>
          <w:delText>1-5</w:delText>
        </w:r>
      </w:del>
    </w:p>
    <w:p w:rsidR="006F08F4" w:rsidRPr="00AC2ADB" w:rsidDel="00A05B58" w:rsidRDefault="00372B98">
      <w:pPr>
        <w:pStyle w:val="TOC3"/>
        <w:tabs>
          <w:tab w:val="left" w:pos="1320"/>
          <w:tab w:val="right" w:leader="dot" w:pos="9350"/>
        </w:tabs>
        <w:rPr>
          <w:del w:id="516" w:author="Vilson Lu" w:date="2014-08-22T04:25:00Z"/>
          <w:rFonts w:eastAsiaTheme="minorEastAsia"/>
          <w:noProof/>
          <w:sz w:val="22"/>
          <w:szCs w:val="22"/>
          <w:rPrChange w:id="517" w:author="Vilson Lu" w:date="2014-08-22T06:41:00Z">
            <w:rPr>
              <w:del w:id="518" w:author="Vilson Lu" w:date="2014-08-22T04:25:00Z"/>
              <w:rFonts w:asciiTheme="minorHAnsi" w:eastAsiaTheme="minorEastAsia" w:hAnsiTheme="minorHAnsi" w:cstheme="minorBidi"/>
              <w:noProof/>
              <w:sz w:val="22"/>
              <w:szCs w:val="22"/>
            </w:rPr>
          </w:rPrChange>
        </w:rPr>
      </w:pPr>
      <w:del w:id="519" w:author="Vilson Lu" w:date="2014-08-22T04:25:00Z">
        <w:r w:rsidRPr="00372B98">
          <w:rPr>
            <w:rPrChange w:id="520" w:author="Vilson Lu" w:date="2014-08-22T06:41:00Z">
              <w:rPr>
                <w:rStyle w:val="Hyperlink"/>
                <w:noProof/>
                <w:sz w:val="20"/>
                <w:szCs w:val="20"/>
              </w:rPr>
            </w:rPrChange>
          </w:rPr>
          <w:delText>1.5.2</w:delText>
        </w:r>
        <w:r w:rsidRPr="00372B98">
          <w:rPr>
            <w:rFonts w:eastAsiaTheme="minorEastAsia"/>
            <w:noProof/>
            <w:sz w:val="22"/>
            <w:szCs w:val="22"/>
            <w:rPrChange w:id="52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22" w:author="Vilson Lu" w:date="2014-08-22T06:41:00Z">
              <w:rPr>
                <w:rStyle w:val="Hyperlink"/>
                <w:noProof/>
                <w:sz w:val="20"/>
                <w:szCs w:val="20"/>
              </w:rPr>
            </w:rPrChange>
          </w:rPr>
          <w:delText>System Design</w:delText>
        </w:r>
        <w:r w:rsidR="006F08F4" w:rsidRPr="00AC2ADB" w:rsidDel="00A05B58">
          <w:rPr>
            <w:noProof/>
            <w:webHidden/>
          </w:rPr>
          <w:tab/>
          <w:delText>1-5</w:delText>
        </w:r>
      </w:del>
    </w:p>
    <w:p w:rsidR="006F08F4" w:rsidRPr="00AC2ADB" w:rsidDel="00A05B58" w:rsidRDefault="00372B98">
      <w:pPr>
        <w:pStyle w:val="TOC3"/>
        <w:tabs>
          <w:tab w:val="left" w:pos="1320"/>
          <w:tab w:val="right" w:leader="dot" w:pos="9350"/>
        </w:tabs>
        <w:rPr>
          <w:del w:id="523" w:author="Vilson Lu" w:date="2014-08-22T04:25:00Z"/>
          <w:rFonts w:eastAsiaTheme="minorEastAsia"/>
          <w:noProof/>
          <w:sz w:val="22"/>
          <w:szCs w:val="22"/>
          <w:rPrChange w:id="524" w:author="Vilson Lu" w:date="2014-08-22T06:41:00Z">
            <w:rPr>
              <w:del w:id="525" w:author="Vilson Lu" w:date="2014-08-22T04:25:00Z"/>
              <w:rFonts w:asciiTheme="minorHAnsi" w:eastAsiaTheme="minorEastAsia" w:hAnsiTheme="minorHAnsi" w:cstheme="minorBidi"/>
              <w:noProof/>
              <w:sz w:val="22"/>
              <w:szCs w:val="22"/>
            </w:rPr>
          </w:rPrChange>
        </w:rPr>
      </w:pPr>
      <w:del w:id="526" w:author="Vilson Lu" w:date="2014-08-22T04:25:00Z">
        <w:r w:rsidRPr="00372B98">
          <w:rPr>
            <w:rPrChange w:id="527" w:author="Vilson Lu" w:date="2014-08-22T06:41:00Z">
              <w:rPr>
                <w:rStyle w:val="Hyperlink"/>
                <w:noProof/>
                <w:sz w:val="20"/>
                <w:szCs w:val="20"/>
              </w:rPr>
            </w:rPrChange>
          </w:rPr>
          <w:delText>1.5.3</w:delText>
        </w:r>
        <w:r w:rsidRPr="00372B98">
          <w:rPr>
            <w:rFonts w:eastAsiaTheme="minorEastAsia"/>
            <w:noProof/>
            <w:sz w:val="22"/>
            <w:szCs w:val="22"/>
            <w:rPrChange w:id="52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29" w:author="Vilson Lu" w:date="2014-08-22T06:41:00Z">
              <w:rPr>
                <w:rStyle w:val="Hyperlink"/>
                <w:noProof/>
                <w:sz w:val="20"/>
                <w:szCs w:val="20"/>
              </w:rPr>
            </w:rPrChange>
          </w:rPr>
          <w:delText>Sprints</w:delText>
        </w:r>
        <w:r w:rsidR="006F08F4" w:rsidRPr="00AC2ADB" w:rsidDel="00A05B58">
          <w:rPr>
            <w:noProof/>
            <w:webHidden/>
          </w:rPr>
          <w:tab/>
          <w:delText>1-5</w:delText>
        </w:r>
      </w:del>
    </w:p>
    <w:p w:rsidR="006F08F4" w:rsidRPr="00AC2ADB" w:rsidDel="00A05B58" w:rsidRDefault="00372B98">
      <w:pPr>
        <w:pStyle w:val="TOC3"/>
        <w:tabs>
          <w:tab w:val="left" w:pos="1320"/>
          <w:tab w:val="right" w:leader="dot" w:pos="9350"/>
        </w:tabs>
        <w:rPr>
          <w:del w:id="530" w:author="Vilson Lu" w:date="2014-08-22T04:25:00Z"/>
          <w:rFonts w:eastAsiaTheme="minorEastAsia"/>
          <w:noProof/>
          <w:sz w:val="22"/>
          <w:szCs w:val="22"/>
          <w:rPrChange w:id="531" w:author="Vilson Lu" w:date="2014-08-22T06:41:00Z">
            <w:rPr>
              <w:del w:id="532" w:author="Vilson Lu" w:date="2014-08-22T04:25:00Z"/>
              <w:rFonts w:asciiTheme="minorHAnsi" w:eastAsiaTheme="minorEastAsia" w:hAnsiTheme="minorHAnsi" w:cstheme="minorBidi"/>
              <w:noProof/>
              <w:sz w:val="22"/>
              <w:szCs w:val="22"/>
            </w:rPr>
          </w:rPrChange>
        </w:rPr>
      </w:pPr>
      <w:del w:id="533" w:author="Vilson Lu" w:date="2014-08-22T04:25:00Z">
        <w:r w:rsidRPr="00372B98">
          <w:rPr>
            <w:rPrChange w:id="534" w:author="Vilson Lu" w:date="2014-08-22T06:41:00Z">
              <w:rPr>
                <w:rStyle w:val="Hyperlink"/>
                <w:noProof/>
                <w:sz w:val="20"/>
                <w:szCs w:val="20"/>
              </w:rPr>
            </w:rPrChange>
          </w:rPr>
          <w:delText>1.5.4</w:delText>
        </w:r>
        <w:r w:rsidRPr="00372B98">
          <w:rPr>
            <w:rFonts w:eastAsiaTheme="minorEastAsia"/>
            <w:noProof/>
            <w:sz w:val="22"/>
            <w:szCs w:val="22"/>
            <w:rPrChange w:id="53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36" w:author="Vilson Lu" w:date="2014-08-22T06:41:00Z">
              <w:rPr>
                <w:rStyle w:val="Hyperlink"/>
                <w:noProof/>
                <w:sz w:val="20"/>
                <w:szCs w:val="20"/>
              </w:rPr>
            </w:rPrChange>
          </w:rPr>
          <w:delText>Sprint Planning Meetings</w:delText>
        </w:r>
        <w:r w:rsidR="006F08F4" w:rsidRPr="00AC2ADB" w:rsidDel="00A05B58">
          <w:rPr>
            <w:noProof/>
            <w:webHidden/>
          </w:rPr>
          <w:tab/>
          <w:delText>1-6</w:delText>
        </w:r>
      </w:del>
    </w:p>
    <w:p w:rsidR="006F08F4" w:rsidRPr="00AC2ADB" w:rsidDel="00A05B58" w:rsidRDefault="00372B98">
      <w:pPr>
        <w:pStyle w:val="TOC3"/>
        <w:tabs>
          <w:tab w:val="left" w:pos="1320"/>
          <w:tab w:val="right" w:leader="dot" w:pos="9350"/>
        </w:tabs>
        <w:rPr>
          <w:del w:id="537" w:author="Vilson Lu" w:date="2014-08-22T04:25:00Z"/>
          <w:rFonts w:eastAsiaTheme="minorEastAsia"/>
          <w:noProof/>
          <w:sz w:val="22"/>
          <w:szCs w:val="22"/>
          <w:rPrChange w:id="538" w:author="Vilson Lu" w:date="2014-08-22T06:41:00Z">
            <w:rPr>
              <w:del w:id="539" w:author="Vilson Lu" w:date="2014-08-22T04:25:00Z"/>
              <w:rFonts w:asciiTheme="minorHAnsi" w:eastAsiaTheme="minorEastAsia" w:hAnsiTheme="minorHAnsi" w:cstheme="minorBidi"/>
              <w:noProof/>
              <w:sz w:val="22"/>
              <w:szCs w:val="22"/>
            </w:rPr>
          </w:rPrChange>
        </w:rPr>
      </w:pPr>
      <w:del w:id="540" w:author="Vilson Lu" w:date="2014-08-22T04:25:00Z">
        <w:r w:rsidRPr="00372B98">
          <w:rPr>
            <w:rPrChange w:id="541" w:author="Vilson Lu" w:date="2014-08-22T06:41:00Z">
              <w:rPr>
                <w:rStyle w:val="Hyperlink"/>
                <w:noProof/>
                <w:sz w:val="20"/>
                <w:szCs w:val="20"/>
              </w:rPr>
            </w:rPrChange>
          </w:rPr>
          <w:delText>1.5.5</w:delText>
        </w:r>
        <w:r w:rsidRPr="00372B98">
          <w:rPr>
            <w:rFonts w:eastAsiaTheme="minorEastAsia"/>
            <w:noProof/>
            <w:sz w:val="22"/>
            <w:szCs w:val="22"/>
            <w:rPrChange w:id="54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43" w:author="Vilson Lu" w:date="2014-08-22T06:41:00Z">
              <w:rPr>
                <w:rStyle w:val="Hyperlink"/>
                <w:noProof/>
                <w:sz w:val="20"/>
                <w:szCs w:val="20"/>
              </w:rPr>
            </w:rPrChange>
          </w:rPr>
          <w:delText>Scrum Meetings</w:delText>
        </w:r>
        <w:r w:rsidR="006F08F4" w:rsidRPr="00AC2ADB" w:rsidDel="00A05B58">
          <w:rPr>
            <w:noProof/>
            <w:webHidden/>
          </w:rPr>
          <w:tab/>
          <w:delText>1-6</w:delText>
        </w:r>
      </w:del>
    </w:p>
    <w:p w:rsidR="006F08F4" w:rsidRPr="00AC2ADB" w:rsidDel="00A05B58" w:rsidRDefault="00372B98">
      <w:pPr>
        <w:pStyle w:val="TOC3"/>
        <w:tabs>
          <w:tab w:val="left" w:pos="1320"/>
          <w:tab w:val="right" w:leader="dot" w:pos="9350"/>
        </w:tabs>
        <w:rPr>
          <w:del w:id="544" w:author="Vilson Lu" w:date="2014-08-22T04:25:00Z"/>
          <w:rFonts w:eastAsiaTheme="minorEastAsia"/>
          <w:noProof/>
          <w:sz w:val="22"/>
          <w:szCs w:val="22"/>
          <w:rPrChange w:id="545" w:author="Vilson Lu" w:date="2014-08-22T06:41:00Z">
            <w:rPr>
              <w:del w:id="546" w:author="Vilson Lu" w:date="2014-08-22T04:25:00Z"/>
              <w:rFonts w:asciiTheme="minorHAnsi" w:eastAsiaTheme="minorEastAsia" w:hAnsiTheme="minorHAnsi" w:cstheme="minorBidi"/>
              <w:noProof/>
              <w:sz w:val="22"/>
              <w:szCs w:val="22"/>
            </w:rPr>
          </w:rPrChange>
        </w:rPr>
      </w:pPr>
      <w:del w:id="547" w:author="Vilson Lu" w:date="2014-08-22T04:25:00Z">
        <w:r w:rsidRPr="00372B98">
          <w:rPr>
            <w:rPrChange w:id="548" w:author="Vilson Lu" w:date="2014-08-22T06:41:00Z">
              <w:rPr>
                <w:rStyle w:val="Hyperlink"/>
                <w:noProof/>
                <w:sz w:val="20"/>
                <w:szCs w:val="20"/>
              </w:rPr>
            </w:rPrChange>
          </w:rPr>
          <w:delText>1.5.6</w:delText>
        </w:r>
        <w:r w:rsidRPr="00372B98">
          <w:rPr>
            <w:rFonts w:eastAsiaTheme="minorEastAsia"/>
            <w:noProof/>
            <w:sz w:val="22"/>
            <w:szCs w:val="22"/>
            <w:rPrChange w:id="54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50" w:author="Vilson Lu" w:date="2014-08-22T06:41:00Z">
              <w:rPr>
                <w:rStyle w:val="Hyperlink"/>
                <w:noProof/>
                <w:sz w:val="20"/>
                <w:szCs w:val="20"/>
              </w:rPr>
            </w:rPrChange>
          </w:rPr>
          <w:delText>System Development</w:delText>
        </w:r>
        <w:r w:rsidR="006F08F4" w:rsidRPr="00AC2ADB" w:rsidDel="00A05B58">
          <w:rPr>
            <w:noProof/>
            <w:webHidden/>
          </w:rPr>
          <w:tab/>
          <w:delText>1-6</w:delText>
        </w:r>
      </w:del>
    </w:p>
    <w:p w:rsidR="006F08F4" w:rsidRPr="00AC2ADB" w:rsidDel="00A05B58" w:rsidRDefault="00372B98">
      <w:pPr>
        <w:pStyle w:val="TOC3"/>
        <w:tabs>
          <w:tab w:val="left" w:pos="1320"/>
          <w:tab w:val="right" w:leader="dot" w:pos="9350"/>
        </w:tabs>
        <w:rPr>
          <w:del w:id="551" w:author="Vilson Lu" w:date="2014-08-22T04:25:00Z"/>
          <w:rFonts w:eastAsiaTheme="minorEastAsia"/>
          <w:noProof/>
          <w:sz w:val="22"/>
          <w:szCs w:val="22"/>
          <w:rPrChange w:id="552" w:author="Vilson Lu" w:date="2014-08-22T06:41:00Z">
            <w:rPr>
              <w:del w:id="553" w:author="Vilson Lu" w:date="2014-08-22T04:25:00Z"/>
              <w:rFonts w:asciiTheme="minorHAnsi" w:eastAsiaTheme="minorEastAsia" w:hAnsiTheme="minorHAnsi" w:cstheme="minorBidi"/>
              <w:noProof/>
              <w:sz w:val="22"/>
              <w:szCs w:val="22"/>
            </w:rPr>
          </w:rPrChange>
        </w:rPr>
      </w:pPr>
      <w:del w:id="554" w:author="Vilson Lu" w:date="2014-08-22T04:25:00Z">
        <w:r w:rsidRPr="00372B98">
          <w:rPr>
            <w:rPrChange w:id="555" w:author="Vilson Lu" w:date="2014-08-22T06:41:00Z">
              <w:rPr>
                <w:rStyle w:val="Hyperlink"/>
                <w:noProof/>
                <w:sz w:val="20"/>
                <w:szCs w:val="20"/>
              </w:rPr>
            </w:rPrChange>
          </w:rPr>
          <w:delText>1.5.7</w:delText>
        </w:r>
        <w:r w:rsidRPr="00372B98">
          <w:rPr>
            <w:rFonts w:eastAsiaTheme="minorEastAsia"/>
            <w:noProof/>
            <w:sz w:val="22"/>
            <w:szCs w:val="22"/>
            <w:rPrChange w:id="55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57" w:author="Vilson Lu" w:date="2014-08-22T06:41:00Z">
              <w:rPr>
                <w:rStyle w:val="Hyperlink"/>
                <w:noProof/>
                <w:sz w:val="20"/>
                <w:szCs w:val="20"/>
              </w:rPr>
            </w:rPrChange>
          </w:rPr>
          <w:delText>System Integration and Testing</w:delText>
        </w:r>
        <w:r w:rsidR="006F08F4" w:rsidRPr="00AC2ADB" w:rsidDel="00A05B58">
          <w:rPr>
            <w:noProof/>
            <w:webHidden/>
          </w:rPr>
          <w:tab/>
          <w:delText>1-6</w:delText>
        </w:r>
      </w:del>
    </w:p>
    <w:p w:rsidR="006F08F4" w:rsidRPr="00AC2ADB" w:rsidDel="00A05B58" w:rsidRDefault="00372B98">
      <w:pPr>
        <w:pStyle w:val="TOC3"/>
        <w:tabs>
          <w:tab w:val="left" w:pos="1320"/>
          <w:tab w:val="right" w:leader="dot" w:pos="9350"/>
        </w:tabs>
        <w:rPr>
          <w:del w:id="558" w:author="Vilson Lu" w:date="2014-08-22T04:25:00Z"/>
          <w:rFonts w:eastAsiaTheme="minorEastAsia"/>
          <w:noProof/>
          <w:sz w:val="22"/>
          <w:szCs w:val="22"/>
          <w:rPrChange w:id="559" w:author="Vilson Lu" w:date="2014-08-22T06:41:00Z">
            <w:rPr>
              <w:del w:id="560" w:author="Vilson Lu" w:date="2014-08-22T04:25:00Z"/>
              <w:rFonts w:asciiTheme="minorHAnsi" w:eastAsiaTheme="minorEastAsia" w:hAnsiTheme="minorHAnsi" w:cstheme="minorBidi"/>
              <w:noProof/>
              <w:sz w:val="22"/>
              <w:szCs w:val="22"/>
            </w:rPr>
          </w:rPrChange>
        </w:rPr>
      </w:pPr>
      <w:del w:id="561" w:author="Vilson Lu" w:date="2014-08-22T04:25:00Z">
        <w:r w:rsidRPr="00372B98">
          <w:rPr>
            <w:rPrChange w:id="562" w:author="Vilson Lu" w:date="2014-08-22T06:41:00Z">
              <w:rPr>
                <w:rStyle w:val="Hyperlink"/>
                <w:noProof/>
                <w:sz w:val="20"/>
                <w:szCs w:val="20"/>
              </w:rPr>
            </w:rPrChange>
          </w:rPr>
          <w:delText>1.5.8</w:delText>
        </w:r>
        <w:r w:rsidRPr="00372B98">
          <w:rPr>
            <w:rFonts w:eastAsiaTheme="minorEastAsia"/>
            <w:noProof/>
            <w:sz w:val="22"/>
            <w:szCs w:val="22"/>
            <w:rPrChange w:id="56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64" w:author="Vilson Lu" w:date="2014-08-22T06:41:00Z">
              <w:rPr>
                <w:rStyle w:val="Hyperlink"/>
                <w:noProof/>
                <w:sz w:val="20"/>
                <w:szCs w:val="20"/>
              </w:rPr>
            </w:rPrChange>
          </w:rPr>
          <w:delText>System Evaluation</w:delText>
        </w:r>
        <w:r w:rsidR="006F08F4" w:rsidRPr="00AC2ADB" w:rsidDel="00A05B58">
          <w:rPr>
            <w:noProof/>
            <w:webHidden/>
          </w:rPr>
          <w:tab/>
          <w:delText>1-6</w:delText>
        </w:r>
      </w:del>
    </w:p>
    <w:p w:rsidR="006F08F4" w:rsidRPr="00AC2ADB" w:rsidDel="00A05B58" w:rsidRDefault="00372B98">
      <w:pPr>
        <w:pStyle w:val="TOC3"/>
        <w:tabs>
          <w:tab w:val="left" w:pos="1320"/>
          <w:tab w:val="right" w:leader="dot" w:pos="9350"/>
        </w:tabs>
        <w:rPr>
          <w:del w:id="565" w:author="Vilson Lu" w:date="2014-08-22T04:25:00Z"/>
          <w:rFonts w:eastAsiaTheme="minorEastAsia"/>
          <w:noProof/>
          <w:sz w:val="22"/>
          <w:szCs w:val="22"/>
          <w:rPrChange w:id="566" w:author="Vilson Lu" w:date="2014-08-22T06:41:00Z">
            <w:rPr>
              <w:del w:id="567" w:author="Vilson Lu" w:date="2014-08-22T04:25:00Z"/>
              <w:rFonts w:asciiTheme="minorHAnsi" w:eastAsiaTheme="minorEastAsia" w:hAnsiTheme="minorHAnsi" w:cstheme="minorBidi"/>
              <w:noProof/>
              <w:sz w:val="22"/>
              <w:szCs w:val="22"/>
            </w:rPr>
          </w:rPrChange>
        </w:rPr>
      </w:pPr>
      <w:del w:id="568" w:author="Vilson Lu" w:date="2014-08-22T04:25:00Z">
        <w:r w:rsidRPr="00372B98">
          <w:rPr>
            <w:rPrChange w:id="569" w:author="Vilson Lu" w:date="2014-08-22T06:41:00Z">
              <w:rPr>
                <w:rStyle w:val="Hyperlink"/>
                <w:noProof/>
                <w:sz w:val="20"/>
                <w:szCs w:val="20"/>
              </w:rPr>
            </w:rPrChange>
          </w:rPr>
          <w:delText>1.5.9</w:delText>
        </w:r>
        <w:r w:rsidRPr="00372B98">
          <w:rPr>
            <w:rFonts w:eastAsiaTheme="minorEastAsia"/>
            <w:noProof/>
            <w:sz w:val="22"/>
            <w:szCs w:val="22"/>
            <w:rPrChange w:id="57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71" w:author="Vilson Lu" w:date="2014-08-22T06:41:00Z">
              <w:rPr>
                <w:rStyle w:val="Hyperlink"/>
                <w:noProof/>
                <w:sz w:val="20"/>
                <w:szCs w:val="20"/>
              </w:rPr>
            </w:rPrChange>
          </w:rPr>
          <w:delText>Documentation</w:delText>
        </w:r>
        <w:r w:rsidR="006F08F4" w:rsidRPr="00AC2ADB" w:rsidDel="00A05B58">
          <w:rPr>
            <w:noProof/>
            <w:webHidden/>
          </w:rPr>
          <w:tab/>
          <w:delText>1-6</w:delText>
        </w:r>
      </w:del>
    </w:p>
    <w:p w:rsidR="006F08F4" w:rsidRPr="00AC2ADB" w:rsidDel="00A05B58" w:rsidRDefault="00372B98">
      <w:pPr>
        <w:pStyle w:val="TOC3"/>
        <w:tabs>
          <w:tab w:val="left" w:pos="1540"/>
          <w:tab w:val="right" w:leader="dot" w:pos="9350"/>
        </w:tabs>
        <w:rPr>
          <w:del w:id="572" w:author="Vilson Lu" w:date="2014-08-22T04:25:00Z"/>
          <w:rFonts w:eastAsiaTheme="minorEastAsia"/>
          <w:noProof/>
          <w:sz w:val="22"/>
          <w:szCs w:val="22"/>
          <w:rPrChange w:id="573" w:author="Vilson Lu" w:date="2014-08-22T06:41:00Z">
            <w:rPr>
              <w:del w:id="574" w:author="Vilson Lu" w:date="2014-08-22T04:25:00Z"/>
              <w:rFonts w:asciiTheme="minorHAnsi" w:eastAsiaTheme="minorEastAsia" w:hAnsiTheme="minorHAnsi" w:cstheme="minorBidi"/>
              <w:noProof/>
              <w:sz w:val="22"/>
              <w:szCs w:val="22"/>
            </w:rPr>
          </w:rPrChange>
        </w:rPr>
      </w:pPr>
      <w:del w:id="575" w:author="Vilson Lu" w:date="2014-08-22T04:25:00Z">
        <w:r w:rsidRPr="00372B98">
          <w:rPr>
            <w:rPrChange w:id="576" w:author="Vilson Lu" w:date="2014-08-22T06:41:00Z">
              <w:rPr>
                <w:rStyle w:val="Hyperlink"/>
                <w:noProof/>
                <w:sz w:val="20"/>
                <w:szCs w:val="20"/>
              </w:rPr>
            </w:rPrChange>
          </w:rPr>
          <w:delText>1.5.10</w:delText>
        </w:r>
        <w:r w:rsidRPr="00372B98">
          <w:rPr>
            <w:rFonts w:eastAsiaTheme="minorEastAsia"/>
            <w:noProof/>
            <w:sz w:val="22"/>
            <w:szCs w:val="22"/>
            <w:rPrChange w:id="57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78" w:author="Vilson Lu" w:date="2014-08-22T06:41:00Z">
              <w:rPr>
                <w:rStyle w:val="Hyperlink"/>
                <w:noProof/>
                <w:sz w:val="20"/>
                <w:szCs w:val="20"/>
              </w:rPr>
            </w:rPrChange>
          </w:rPr>
          <w:delText>Calendar of Activities</w:delText>
        </w:r>
        <w:r w:rsidR="006F08F4" w:rsidRPr="00AC2ADB" w:rsidDel="00A05B58">
          <w:rPr>
            <w:noProof/>
            <w:webHidden/>
          </w:rPr>
          <w:tab/>
          <w:delText>1-7</w:delText>
        </w:r>
      </w:del>
    </w:p>
    <w:p w:rsidR="006F08F4" w:rsidRPr="00AC2ADB" w:rsidDel="00A05B58" w:rsidRDefault="00372B98">
      <w:pPr>
        <w:pStyle w:val="TOC1"/>
        <w:tabs>
          <w:tab w:val="left" w:pos="660"/>
          <w:tab w:val="right" w:leader="dot" w:pos="9350"/>
        </w:tabs>
        <w:rPr>
          <w:del w:id="579" w:author="Vilson Lu" w:date="2014-08-22T04:25:00Z"/>
          <w:rFonts w:eastAsiaTheme="minorEastAsia"/>
          <w:noProof/>
          <w:sz w:val="22"/>
          <w:szCs w:val="22"/>
          <w:rPrChange w:id="580" w:author="Vilson Lu" w:date="2014-08-22T06:41:00Z">
            <w:rPr>
              <w:del w:id="581" w:author="Vilson Lu" w:date="2014-08-22T04:25:00Z"/>
              <w:rFonts w:asciiTheme="minorHAnsi" w:eastAsiaTheme="minorEastAsia" w:hAnsiTheme="minorHAnsi" w:cstheme="minorBidi"/>
              <w:noProof/>
              <w:sz w:val="22"/>
              <w:szCs w:val="22"/>
            </w:rPr>
          </w:rPrChange>
        </w:rPr>
      </w:pPr>
      <w:del w:id="582" w:author="Vilson Lu" w:date="2014-08-22T04:25:00Z">
        <w:r w:rsidRPr="00372B98">
          <w:rPr>
            <w:rPrChange w:id="583" w:author="Vilson Lu" w:date="2014-08-22T06:41:00Z">
              <w:rPr>
                <w:rStyle w:val="Hyperlink"/>
                <w:noProof/>
                <w:sz w:val="20"/>
                <w:szCs w:val="20"/>
              </w:rPr>
            </w:rPrChange>
          </w:rPr>
          <w:delText>2.0</w:delText>
        </w:r>
        <w:r w:rsidRPr="00372B98">
          <w:rPr>
            <w:rFonts w:eastAsiaTheme="minorEastAsia"/>
            <w:noProof/>
            <w:sz w:val="22"/>
            <w:szCs w:val="22"/>
            <w:rPrChange w:id="58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85" w:author="Vilson Lu" w:date="2014-08-22T06:41:00Z">
              <w:rPr>
                <w:rStyle w:val="Hyperlink"/>
                <w:noProof/>
                <w:sz w:val="20"/>
                <w:szCs w:val="20"/>
              </w:rPr>
            </w:rPrChange>
          </w:rPr>
          <w:delText>Review of Related Works</w:delText>
        </w:r>
        <w:r w:rsidR="006F08F4" w:rsidRPr="00AC2ADB" w:rsidDel="00A05B58">
          <w:rPr>
            <w:noProof/>
            <w:webHidden/>
          </w:rPr>
          <w:tab/>
          <w:delText>2-1</w:delText>
        </w:r>
      </w:del>
    </w:p>
    <w:p w:rsidR="006F08F4" w:rsidRPr="00AC2ADB" w:rsidDel="00A05B58" w:rsidRDefault="00372B98">
      <w:pPr>
        <w:pStyle w:val="TOC2"/>
        <w:tabs>
          <w:tab w:val="left" w:pos="880"/>
          <w:tab w:val="right" w:leader="dot" w:pos="9350"/>
        </w:tabs>
        <w:rPr>
          <w:del w:id="586" w:author="Vilson Lu" w:date="2014-08-22T04:25:00Z"/>
          <w:rFonts w:eastAsiaTheme="minorEastAsia"/>
          <w:noProof/>
          <w:sz w:val="22"/>
          <w:szCs w:val="22"/>
          <w:rPrChange w:id="587" w:author="Vilson Lu" w:date="2014-08-22T06:41:00Z">
            <w:rPr>
              <w:del w:id="588" w:author="Vilson Lu" w:date="2014-08-22T04:25:00Z"/>
              <w:rFonts w:asciiTheme="minorHAnsi" w:eastAsiaTheme="minorEastAsia" w:hAnsiTheme="minorHAnsi" w:cstheme="minorBidi"/>
              <w:noProof/>
              <w:sz w:val="22"/>
              <w:szCs w:val="22"/>
            </w:rPr>
          </w:rPrChange>
        </w:rPr>
      </w:pPr>
      <w:del w:id="589" w:author="Vilson Lu" w:date="2014-08-22T04:25:00Z">
        <w:r w:rsidRPr="00372B98">
          <w:rPr>
            <w:rPrChange w:id="590" w:author="Vilson Lu" w:date="2014-08-22T06:41:00Z">
              <w:rPr>
                <w:rStyle w:val="Hyperlink"/>
                <w:noProof/>
                <w:sz w:val="20"/>
                <w:szCs w:val="20"/>
              </w:rPr>
            </w:rPrChange>
          </w:rPr>
          <w:delText>2.1</w:delText>
        </w:r>
        <w:r w:rsidRPr="00372B98">
          <w:rPr>
            <w:rFonts w:eastAsiaTheme="minorEastAsia"/>
            <w:noProof/>
            <w:sz w:val="22"/>
            <w:szCs w:val="22"/>
            <w:rPrChange w:id="59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92" w:author="Vilson Lu" w:date="2014-08-22T06:41:00Z">
              <w:rPr>
                <w:rStyle w:val="Hyperlink"/>
                <w:noProof/>
                <w:sz w:val="20"/>
                <w:szCs w:val="20"/>
              </w:rPr>
            </w:rPrChange>
          </w:rPr>
          <w:delText>Machine Learning-Based Information Extraction Systems</w:delText>
        </w:r>
        <w:r w:rsidR="006F08F4" w:rsidRPr="00AC2ADB" w:rsidDel="00A05B58">
          <w:rPr>
            <w:noProof/>
            <w:webHidden/>
          </w:rPr>
          <w:tab/>
          <w:delText>2-1</w:delText>
        </w:r>
      </w:del>
    </w:p>
    <w:p w:rsidR="006F08F4" w:rsidRPr="00AC2ADB" w:rsidDel="00A05B58" w:rsidRDefault="00372B98">
      <w:pPr>
        <w:pStyle w:val="TOC2"/>
        <w:tabs>
          <w:tab w:val="left" w:pos="880"/>
          <w:tab w:val="right" w:leader="dot" w:pos="9350"/>
        </w:tabs>
        <w:rPr>
          <w:del w:id="593" w:author="Vilson Lu" w:date="2014-08-22T04:25:00Z"/>
          <w:rFonts w:eastAsiaTheme="minorEastAsia"/>
          <w:noProof/>
          <w:sz w:val="22"/>
          <w:szCs w:val="22"/>
          <w:rPrChange w:id="594" w:author="Vilson Lu" w:date="2014-08-22T06:41:00Z">
            <w:rPr>
              <w:del w:id="595" w:author="Vilson Lu" w:date="2014-08-22T04:25:00Z"/>
              <w:rFonts w:asciiTheme="minorHAnsi" w:eastAsiaTheme="minorEastAsia" w:hAnsiTheme="minorHAnsi" w:cstheme="minorBidi"/>
              <w:noProof/>
              <w:sz w:val="22"/>
              <w:szCs w:val="22"/>
            </w:rPr>
          </w:rPrChange>
        </w:rPr>
      </w:pPr>
      <w:del w:id="596" w:author="Vilson Lu" w:date="2014-08-22T04:25:00Z">
        <w:r w:rsidRPr="00372B98">
          <w:rPr>
            <w:rPrChange w:id="597" w:author="Vilson Lu" w:date="2014-08-22T06:41:00Z">
              <w:rPr>
                <w:rStyle w:val="Hyperlink"/>
                <w:noProof/>
                <w:sz w:val="20"/>
                <w:szCs w:val="20"/>
              </w:rPr>
            </w:rPrChange>
          </w:rPr>
          <w:delText>2.2</w:delText>
        </w:r>
        <w:r w:rsidRPr="00372B98">
          <w:rPr>
            <w:rFonts w:eastAsiaTheme="minorEastAsia"/>
            <w:noProof/>
            <w:sz w:val="22"/>
            <w:szCs w:val="22"/>
            <w:rPrChange w:id="59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599" w:author="Vilson Lu" w:date="2014-08-22T06:41:00Z">
              <w:rPr>
                <w:rStyle w:val="Hyperlink"/>
                <w:noProof/>
                <w:sz w:val="20"/>
                <w:szCs w:val="20"/>
              </w:rPr>
            </w:rPrChange>
          </w:rPr>
          <w:delText>Rule-Based Information Extraction Systems</w:delText>
        </w:r>
        <w:r w:rsidR="006F08F4" w:rsidRPr="00AC2ADB" w:rsidDel="00A05B58">
          <w:rPr>
            <w:noProof/>
            <w:webHidden/>
          </w:rPr>
          <w:tab/>
          <w:delText>2-2</w:delText>
        </w:r>
      </w:del>
    </w:p>
    <w:p w:rsidR="006F08F4" w:rsidRPr="00AC2ADB" w:rsidDel="00A05B58" w:rsidRDefault="00372B98">
      <w:pPr>
        <w:pStyle w:val="TOC2"/>
        <w:tabs>
          <w:tab w:val="left" w:pos="880"/>
          <w:tab w:val="right" w:leader="dot" w:pos="9350"/>
        </w:tabs>
        <w:rPr>
          <w:del w:id="600" w:author="Vilson Lu" w:date="2014-08-22T04:25:00Z"/>
          <w:rFonts w:eastAsiaTheme="minorEastAsia"/>
          <w:noProof/>
          <w:sz w:val="22"/>
          <w:szCs w:val="22"/>
          <w:rPrChange w:id="601" w:author="Vilson Lu" w:date="2014-08-22T06:41:00Z">
            <w:rPr>
              <w:del w:id="602" w:author="Vilson Lu" w:date="2014-08-22T04:25:00Z"/>
              <w:rFonts w:asciiTheme="minorHAnsi" w:eastAsiaTheme="minorEastAsia" w:hAnsiTheme="minorHAnsi" w:cstheme="minorBidi"/>
              <w:noProof/>
              <w:sz w:val="22"/>
              <w:szCs w:val="22"/>
            </w:rPr>
          </w:rPrChange>
        </w:rPr>
      </w:pPr>
      <w:del w:id="603" w:author="Vilson Lu" w:date="2014-08-22T04:25:00Z">
        <w:r w:rsidRPr="00372B98">
          <w:rPr>
            <w:rPrChange w:id="604" w:author="Vilson Lu" w:date="2014-08-22T06:41:00Z">
              <w:rPr>
                <w:rStyle w:val="Hyperlink"/>
                <w:noProof/>
                <w:sz w:val="20"/>
                <w:szCs w:val="20"/>
              </w:rPr>
            </w:rPrChange>
          </w:rPr>
          <w:delText>2.3</w:delText>
        </w:r>
        <w:r w:rsidRPr="00372B98">
          <w:rPr>
            <w:rFonts w:eastAsiaTheme="minorEastAsia"/>
            <w:noProof/>
            <w:sz w:val="22"/>
            <w:szCs w:val="22"/>
            <w:rPrChange w:id="60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06" w:author="Vilson Lu" w:date="2014-08-22T06:41:00Z">
              <w:rPr>
                <w:rStyle w:val="Hyperlink"/>
                <w:noProof/>
                <w:sz w:val="20"/>
                <w:szCs w:val="20"/>
              </w:rPr>
            </w:rPrChange>
          </w:rPr>
          <w:delText>Other Information Extraction Systems</w:delText>
        </w:r>
        <w:r w:rsidR="006F08F4" w:rsidRPr="00AC2ADB" w:rsidDel="00A05B58">
          <w:rPr>
            <w:noProof/>
            <w:webHidden/>
          </w:rPr>
          <w:tab/>
          <w:delText>2-5</w:delText>
        </w:r>
      </w:del>
    </w:p>
    <w:p w:rsidR="006F08F4" w:rsidRPr="00AC2ADB" w:rsidDel="00A05B58" w:rsidRDefault="00372B98">
      <w:pPr>
        <w:pStyle w:val="TOC2"/>
        <w:tabs>
          <w:tab w:val="left" w:pos="880"/>
          <w:tab w:val="right" w:leader="dot" w:pos="9350"/>
        </w:tabs>
        <w:rPr>
          <w:del w:id="607" w:author="Vilson Lu" w:date="2014-08-22T04:25:00Z"/>
          <w:rFonts w:eastAsiaTheme="minorEastAsia"/>
          <w:noProof/>
          <w:sz w:val="22"/>
          <w:szCs w:val="22"/>
          <w:rPrChange w:id="608" w:author="Vilson Lu" w:date="2014-08-22T06:41:00Z">
            <w:rPr>
              <w:del w:id="609" w:author="Vilson Lu" w:date="2014-08-22T04:25:00Z"/>
              <w:rFonts w:asciiTheme="minorHAnsi" w:eastAsiaTheme="minorEastAsia" w:hAnsiTheme="minorHAnsi" w:cstheme="minorBidi"/>
              <w:noProof/>
              <w:sz w:val="22"/>
              <w:szCs w:val="22"/>
            </w:rPr>
          </w:rPrChange>
        </w:rPr>
      </w:pPr>
      <w:del w:id="610" w:author="Vilson Lu" w:date="2014-08-22T04:25:00Z">
        <w:r w:rsidRPr="00372B98">
          <w:rPr>
            <w:rPrChange w:id="611" w:author="Vilson Lu" w:date="2014-08-22T06:41:00Z">
              <w:rPr>
                <w:rStyle w:val="Hyperlink"/>
                <w:noProof/>
                <w:sz w:val="20"/>
                <w:szCs w:val="20"/>
              </w:rPr>
            </w:rPrChange>
          </w:rPr>
          <w:lastRenderedPageBreak/>
          <w:delText>2.4</w:delText>
        </w:r>
        <w:r w:rsidRPr="00372B98">
          <w:rPr>
            <w:rFonts w:eastAsiaTheme="minorEastAsia"/>
            <w:noProof/>
            <w:sz w:val="22"/>
            <w:szCs w:val="22"/>
            <w:rPrChange w:id="61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13" w:author="Vilson Lu" w:date="2014-08-22T06:41:00Z">
              <w:rPr>
                <w:rStyle w:val="Hyperlink"/>
                <w:noProof/>
                <w:sz w:val="20"/>
                <w:szCs w:val="20"/>
              </w:rPr>
            </w:rPrChange>
          </w:rPr>
          <w:delText>Disaster Management – Relief Operations</w:delText>
        </w:r>
        <w:r w:rsidR="006F08F4" w:rsidRPr="00AC2ADB" w:rsidDel="00A05B58">
          <w:rPr>
            <w:noProof/>
            <w:webHidden/>
          </w:rPr>
          <w:tab/>
          <w:delText>2-8</w:delText>
        </w:r>
      </w:del>
    </w:p>
    <w:p w:rsidR="006F08F4" w:rsidRPr="00AC2ADB" w:rsidDel="00A05B58" w:rsidRDefault="00372B98">
      <w:pPr>
        <w:pStyle w:val="TOC2"/>
        <w:tabs>
          <w:tab w:val="left" w:pos="880"/>
          <w:tab w:val="right" w:leader="dot" w:pos="9350"/>
        </w:tabs>
        <w:rPr>
          <w:del w:id="614" w:author="Vilson Lu" w:date="2014-08-22T04:25:00Z"/>
          <w:rFonts w:eastAsiaTheme="minorEastAsia"/>
          <w:noProof/>
          <w:sz w:val="22"/>
          <w:szCs w:val="22"/>
          <w:rPrChange w:id="615" w:author="Vilson Lu" w:date="2014-08-22T06:41:00Z">
            <w:rPr>
              <w:del w:id="616" w:author="Vilson Lu" w:date="2014-08-22T04:25:00Z"/>
              <w:rFonts w:asciiTheme="minorHAnsi" w:eastAsiaTheme="minorEastAsia" w:hAnsiTheme="minorHAnsi" w:cstheme="minorBidi"/>
              <w:noProof/>
              <w:sz w:val="22"/>
              <w:szCs w:val="22"/>
            </w:rPr>
          </w:rPrChange>
        </w:rPr>
      </w:pPr>
      <w:del w:id="617" w:author="Vilson Lu" w:date="2014-08-22T04:25:00Z">
        <w:r w:rsidRPr="00372B98">
          <w:rPr>
            <w:rPrChange w:id="618" w:author="Vilson Lu" w:date="2014-08-22T06:41:00Z">
              <w:rPr>
                <w:rStyle w:val="Hyperlink"/>
                <w:noProof/>
                <w:sz w:val="20"/>
                <w:szCs w:val="20"/>
              </w:rPr>
            </w:rPrChange>
          </w:rPr>
          <w:delText>2.5</w:delText>
        </w:r>
        <w:r w:rsidRPr="00372B98">
          <w:rPr>
            <w:rFonts w:eastAsiaTheme="minorEastAsia"/>
            <w:noProof/>
            <w:sz w:val="22"/>
            <w:szCs w:val="22"/>
            <w:rPrChange w:id="61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20" w:author="Vilson Lu" w:date="2014-08-22T06:41:00Z">
              <w:rPr>
                <w:rStyle w:val="Hyperlink"/>
                <w:noProof/>
                <w:sz w:val="20"/>
                <w:szCs w:val="20"/>
              </w:rPr>
            </w:rPrChange>
          </w:rPr>
          <w:delText>Twitter and Disaster</w:delText>
        </w:r>
        <w:r w:rsidR="006F08F4" w:rsidRPr="00AC2ADB" w:rsidDel="00A05B58">
          <w:rPr>
            <w:noProof/>
            <w:webHidden/>
          </w:rPr>
          <w:tab/>
          <w:delText>2-9</w:delText>
        </w:r>
      </w:del>
    </w:p>
    <w:p w:rsidR="006F08F4" w:rsidRPr="00AC2ADB" w:rsidDel="00A05B58" w:rsidRDefault="00372B98">
      <w:pPr>
        <w:pStyle w:val="TOC1"/>
        <w:tabs>
          <w:tab w:val="left" w:pos="660"/>
          <w:tab w:val="right" w:leader="dot" w:pos="9350"/>
        </w:tabs>
        <w:rPr>
          <w:del w:id="621" w:author="Vilson Lu" w:date="2014-08-22T04:25:00Z"/>
          <w:rFonts w:eastAsiaTheme="minorEastAsia"/>
          <w:noProof/>
          <w:sz w:val="22"/>
          <w:szCs w:val="22"/>
          <w:rPrChange w:id="622" w:author="Vilson Lu" w:date="2014-08-22T06:41:00Z">
            <w:rPr>
              <w:del w:id="623" w:author="Vilson Lu" w:date="2014-08-22T04:25:00Z"/>
              <w:rFonts w:asciiTheme="minorHAnsi" w:eastAsiaTheme="minorEastAsia" w:hAnsiTheme="minorHAnsi" w:cstheme="minorBidi"/>
              <w:noProof/>
              <w:sz w:val="22"/>
              <w:szCs w:val="22"/>
            </w:rPr>
          </w:rPrChange>
        </w:rPr>
      </w:pPr>
      <w:del w:id="624" w:author="Vilson Lu" w:date="2014-08-22T04:25:00Z">
        <w:r w:rsidRPr="00372B98">
          <w:rPr>
            <w:rPrChange w:id="625" w:author="Vilson Lu" w:date="2014-08-22T06:41:00Z">
              <w:rPr>
                <w:rStyle w:val="Hyperlink"/>
                <w:noProof/>
                <w:sz w:val="20"/>
                <w:szCs w:val="20"/>
              </w:rPr>
            </w:rPrChange>
          </w:rPr>
          <w:delText>3.0</w:delText>
        </w:r>
        <w:r w:rsidRPr="00372B98">
          <w:rPr>
            <w:rFonts w:eastAsiaTheme="minorEastAsia"/>
            <w:noProof/>
            <w:sz w:val="22"/>
            <w:szCs w:val="22"/>
            <w:rPrChange w:id="62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27" w:author="Vilson Lu" w:date="2014-08-22T06:41:00Z">
              <w:rPr>
                <w:rStyle w:val="Hyperlink"/>
                <w:noProof/>
                <w:sz w:val="20"/>
                <w:szCs w:val="20"/>
              </w:rPr>
            </w:rPrChange>
          </w:rPr>
          <w:delText>Theoretical Framework</w:delText>
        </w:r>
        <w:r w:rsidR="006F08F4" w:rsidRPr="00AC2ADB" w:rsidDel="00A05B58">
          <w:rPr>
            <w:noProof/>
            <w:webHidden/>
          </w:rPr>
          <w:tab/>
          <w:delText>3-1</w:delText>
        </w:r>
      </w:del>
    </w:p>
    <w:p w:rsidR="006F08F4" w:rsidRPr="00AC2ADB" w:rsidDel="00A05B58" w:rsidRDefault="00372B98">
      <w:pPr>
        <w:pStyle w:val="TOC2"/>
        <w:tabs>
          <w:tab w:val="left" w:pos="880"/>
          <w:tab w:val="right" w:leader="dot" w:pos="9350"/>
        </w:tabs>
        <w:rPr>
          <w:del w:id="628" w:author="Vilson Lu" w:date="2014-08-22T04:25:00Z"/>
          <w:rFonts w:eastAsiaTheme="minorEastAsia"/>
          <w:noProof/>
          <w:sz w:val="22"/>
          <w:szCs w:val="22"/>
          <w:rPrChange w:id="629" w:author="Vilson Lu" w:date="2014-08-22T06:41:00Z">
            <w:rPr>
              <w:del w:id="630" w:author="Vilson Lu" w:date="2014-08-22T04:25:00Z"/>
              <w:rFonts w:asciiTheme="minorHAnsi" w:eastAsiaTheme="minorEastAsia" w:hAnsiTheme="minorHAnsi" w:cstheme="minorBidi"/>
              <w:noProof/>
              <w:sz w:val="22"/>
              <w:szCs w:val="22"/>
            </w:rPr>
          </w:rPrChange>
        </w:rPr>
      </w:pPr>
      <w:del w:id="631" w:author="Vilson Lu" w:date="2014-08-22T04:25:00Z">
        <w:r w:rsidRPr="00372B98">
          <w:rPr>
            <w:rPrChange w:id="632" w:author="Vilson Lu" w:date="2014-08-22T06:41:00Z">
              <w:rPr>
                <w:rStyle w:val="Hyperlink"/>
                <w:noProof/>
                <w:sz w:val="20"/>
                <w:szCs w:val="20"/>
              </w:rPr>
            </w:rPrChange>
          </w:rPr>
          <w:delText>3.1</w:delText>
        </w:r>
        <w:r w:rsidRPr="00372B98">
          <w:rPr>
            <w:rFonts w:eastAsiaTheme="minorEastAsia"/>
            <w:noProof/>
            <w:sz w:val="22"/>
            <w:szCs w:val="22"/>
            <w:rPrChange w:id="63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34" w:author="Vilson Lu" w:date="2014-08-22T06:41:00Z">
              <w:rPr>
                <w:rStyle w:val="Hyperlink"/>
                <w:noProof/>
                <w:sz w:val="20"/>
                <w:szCs w:val="20"/>
              </w:rPr>
            </w:rPrChange>
          </w:rPr>
          <w:delText>Information Extraction</w:delText>
        </w:r>
        <w:r w:rsidR="006F08F4" w:rsidRPr="00AC2ADB" w:rsidDel="00A05B58">
          <w:rPr>
            <w:noProof/>
            <w:webHidden/>
          </w:rPr>
          <w:tab/>
          <w:delText>3-1</w:delText>
        </w:r>
      </w:del>
    </w:p>
    <w:p w:rsidR="006F08F4" w:rsidRPr="00AC2ADB" w:rsidDel="00A05B58" w:rsidRDefault="00372B98">
      <w:pPr>
        <w:pStyle w:val="TOC3"/>
        <w:tabs>
          <w:tab w:val="left" w:pos="1320"/>
          <w:tab w:val="right" w:leader="dot" w:pos="9350"/>
        </w:tabs>
        <w:rPr>
          <w:del w:id="635" w:author="Vilson Lu" w:date="2014-08-22T04:25:00Z"/>
          <w:rFonts w:eastAsiaTheme="minorEastAsia"/>
          <w:noProof/>
          <w:sz w:val="22"/>
          <w:szCs w:val="22"/>
          <w:rPrChange w:id="636" w:author="Vilson Lu" w:date="2014-08-22T06:41:00Z">
            <w:rPr>
              <w:del w:id="637" w:author="Vilson Lu" w:date="2014-08-22T04:25:00Z"/>
              <w:rFonts w:asciiTheme="minorHAnsi" w:eastAsiaTheme="minorEastAsia" w:hAnsiTheme="minorHAnsi" w:cstheme="minorBidi"/>
              <w:noProof/>
              <w:sz w:val="22"/>
              <w:szCs w:val="22"/>
            </w:rPr>
          </w:rPrChange>
        </w:rPr>
      </w:pPr>
      <w:del w:id="638" w:author="Vilson Lu" w:date="2014-08-22T04:25:00Z">
        <w:r w:rsidRPr="00372B98">
          <w:rPr>
            <w:rPrChange w:id="639" w:author="Vilson Lu" w:date="2014-08-22T06:41:00Z">
              <w:rPr>
                <w:rStyle w:val="Hyperlink"/>
                <w:noProof/>
                <w:sz w:val="20"/>
                <w:szCs w:val="20"/>
              </w:rPr>
            </w:rPrChange>
          </w:rPr>
          <w:delText>3.1.1</w:delText>
        </w:r>
        <w:r w:rsidRPr="00372B98">
          <w:rPr>
            <w:rFonts w:eastAsiaTheme="minorEastAsia"/>
            <w:noProof/>
            <w:sz w:val="22"/>
            <w:szCs w:val="22"/>
            <w:rPrChange w:id="64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41" w:author="Vilson Lu" w:date="2014-08-22T06:41:00Z">
              <w:rPr>
                <w:rStyle w:val="Hyperlink"/>
                <w:noProof/>
                <w:sz w:val="20"/>
                <w:szCs w:val="20"/>
              </w:rPr>
            </w:rPrChange>
          </w:rPr>
          <w:delText>Information Extraction Modules</w:delText>
        </w:r>
        <w:r w:rsidR="006F08F4" w:rsidRPr="00AC2ADB" w:rsidDel="00A05B58">
          <w:rPr>
            <w:noProof/>
            <w:webHidden/>
          </w:rPr>
          <w:tab/>
          <w:delText>3-2</w:delText>
        </w:r>
      </w:del>
    </w:p>
    <w:p w:rsidR="006F08F4" w:rsidRPr="00AC2ADB" w:rsidDel="00A05B58" w:rsidRDefault="00372B98">
      <w:pPr>
        <w:pStyle w:val="TOC2"/>
        <w:tabs>
          <w:tab w:val="left" w:pos="880"/>
          <w:tab w:val="right" w:leader="dot" w:pos="9350"/>
        </w:tabs>
        <w:rPr>
          <w:del w:id="642" w:author="Vilson Lu" w:date="2014-08-22T04:25:00Z"/>
          <w:rFonts w:eastAsiaTheme="minorEastAsia"/>
          <w:noProof/>
          <w:sz w:val="22"/>
          <w:szCs w:val="22"/>
          <w:rPrChange w:id="643" w:author="Vilson Lu" w:date="2014-08-22T06:41:00Z">
            <w:rPr>
              <w:del w:id="644" w:author="Vilson Lu" w:date="2014-08-22T04:25:00Z"/>
              <w:rFonts w:asciiTheme="minorHAnsi" w:eastAsiaTheme="minorEastAsia" w:hAnsiTheme="minorHAnsi" w:cstheme="minorBidi"/>
              <w:noProof/>
              <w:sz w:val="22"/>
              <w:szCs w:val="22"/>
            </w:rPr>
          </w:rPrChange>
        </w:rPr>
      </w:pPr>
      <w:del w:id="645" w:author="Vilson Lu" w:date="2014-08-22T04:25:00Z">
        <w:r w:rsidRPr="00372B98">
          <w:rPr>
            <w:rPrChange w:id="646" w:author="Vilson Lu" w:date="2014-08-22T06:41:00Z">
              <w:rPr>
                <w:rStyle w:val="Hyperlink"/>
                <w:noProof/>
                <w:sz w:val="20"/>
                <w:szCs w:val="20"/>
              </w:rPr>
            </w:rPrChange>
          </w:rPr>
          <w:delText>3.2</w:delText>
        </w:r>
        <w:r w:rsidRPr="00372B98">
          <w:rPr>
            <w:rFonts w:eastAsiaTheme="minorEastAsia"/>
            <w:noProof/>
            <w:sz w:val="22"/>
            <w:szCs w:val="22"/>
            <w:rPrChange w:id="64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48" w:author="Vilson Lu" w:date="2014-08-22T06:41:00Z">
              <w:rPr>
                <w:rStyle w:val="Hyperlink"/>
                <w:noProof/>
                <w:sz w:val="20"/>
                <w:szCs w:val="20"/>
              </w:rPr>
            </w:rPrChange>
          </w:rPr>
          <w:delText>Information Classification</w:delText>
        </w:r>
        <w:r w:rsidR="006F08F4" w:rsidRPr="00AC2ADB" w:rsidDel="00A05B58">
          <w:rPr>
            <w:noProof/>
            <w:webHidden/>
          </w:rPr>
          <w:tab/>
          <w:delText>3-4</w:delText>
        </w:r>
      </w:del>
    </w:p>
    <w:p w:rsidR="006F08F4" w:rsidRPr="00AC2ADB" w:rsidDel="00A05B58" w:rsidRDefault="00372B98">
      <w:pPr>
        <w:pStyle w:val="TOC3"/>
        <w:tabs>
          <w:tab w:val="left" w:pos="1320"/>
          <w:tab w:val="right" w:leader="dot" w:pos="9350"/>
        </w:tabs>
        <w:rPr>
          <w:del w:id="649" w:author="Vilson Lu" w:date="2014-08-22T04:25:00Z"/>
          <w:rFonts w:eastAsiaTheme="minorEastAsia"/>
          <w:noProof/>
          <w:sz w:val="22"/>
          <w:szCs w:val="22"/>
          <w:rPrChange w:id="650" w:author="Vilson Lu" w:date="2014-08-22T06:41:00Z">
            <w:rPr>
              <w:del w:id="651" w:author="Vilson Lu" w:date="2014-08-22T04:25:00Z"/>
              <w:rFonts w:asciiTheme="minorHAnsi" w:eastAsiaTheme="minorEastAsia" w:hAnsiTheme="minorHAnsi" w:cstheme="minorBidi"/>
              <w:noProof/>
              <w:sz w:val="22"/>
              <w:szCs w:val="22"/>
            </w:rPr>
          </w:rPrChange>
        </w:rPr>
      </w:pPr>
      <w:del w:id="652" w:author="Vilson Lu" w:date="2014-08-22T04:25:00Z">
        <w:r w:rsidRPr="00372B98">
          <w:rPr>
            <w:rPrChange w:id="653" w:author="Vilson Lu" w:date="2014-08-22T06:41:00Z">
              <w:rPr>
                <w:rStyle w:val="Hyperlink"/>
                <w:noProof/>
                <w:sz w:val="20"/>
                <w:szCs w:val="20"/>
              </w:rPr>
            </w:rPrChange>
          </w:rPr>
          <w:delText>3.2.1</w:delText>
        </w:r>
        <w:r w:rsidRPr="00372B98">
          <w:rPr>
            <w:rFonts w:eastAsiaTheme="minorEastAsia"/>
            <w:noProof/>
            <w:sz w:val="22"/>
            <w:szCs w:val="22"/>
            <w:rPrChange w:id="65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55" w:author="Vilson Lu" w:date="2014-08-22T06:41:00Z">
              <w:rPr>
                <w:rStyle w:val="Hyperlink"/>
                <w:noProof/>
                <w:sz w:val="20"/>
                <w:szCs w:val="20"/>
              </w:rPr>
            </w:rPrChange>
          </w:rPr>
          <w:delText>Document Representation</w:delText>
        </w:r>
        <w:r w:rsidR="006F08F4" w:rsidRPr="00AC2ADB" w:rsidDel="00A05B58">
          <w:rPr>
            <w:noProof/>
            <w:webHidden/>
          </w:rPr>
          <w:tab/>
          <w:delText>3-4</w:delText>
        </w:r>
      </w:del>
    </w:p>
    <w:p w:rsidR="006F08F4" w:rsidRPr="00AC2ADB" w:rsidDel="00A05B58" w:rsidRDefault="00372B98">
      <w:pPr>
        <w:pStyle w:val="TOC3"/>
        <w:tabs>
          <w:tab w:val="left" w:pos="1320"/>
          <w:tab w:val="right" w:leader="dot" w:pos="9350"/>
        </w:tabs>
        <w:rPr>
          <w:del w:id="656" w:author="Vilson Lu" w:date="2014-08-22T04:25:00Z"/>
          <w:rFonts w:eastAsiaTheme="minorEastAsia"/>
          <w:noProof/>
          <w:sz w:val="22"/>
          <w:szCs w:val="22"/>
          <w:rPrChange w:id="657" w:author="Vilson Lu" w:date="2014-08-22T06:41:00Z">
            <w:rPr>
              <w:del w:id="658" w:author="Vilson Lu" w:date="2014-08-22T04:25:00Z"/>
              <w:rFonts w:asciiTheme="minorHAnsi" w:eastAsiaTheme="minorEastAsia" w:hAnsiTheme="minorHAnsi" w:cstheme="minorBidi"/>
              <w:noProof/>
              <w:sz w:val="22"/>
              <w:szCs w:val="22"/>
            </w:rPr>
          </w:rPrChange>
        </w:rPr>
      </w:pPr>
      <w:del w:id="659" w:author="Vilson Lu" w:date="2014-08-22T04:25:00Z">
        <w:r w:rsidRPr="00372B98">
          <w:rPr>
            <w:rPrChange w:id="660" w:author="Vilson Lu" w:date="2014-08-22T06:41:00Z">
              <w:rPr>
                <w:rStyle w:val="Hyperlink"/>
                <w:noProof/>
                <w:sz w:val="20"/>
                <w:szCs w:val="20"/>
              </w:rPr>
            </w:rPrChange>
          </w:rPr>
          <w:delText>3.2.2</w:delText>
        </w:r>
        <w:r w:rsidRPr="00372B98">
          <w:rPr>
            <w:rFonts w:eastAsiaTheme="minorEastAsia"/>
            <w:noProof/>
            <w:sz w:val="22"/>
            <w:szCs w:val="22"/>
            <w:rPrChange w:id="66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62" w:author="Vilson Lu" w:date="2014-08-22T06:41:00Z">
              <w:rPr>
                <w:rStyle w:val="Hyperlink"/>
                <w:noProof/>
                <w:sz w:val="20"/>
                <w:szCs w:val="20"/>
              </w:rPr>
            </w:rPrChange>
          </w:rPr>
          <w:delText>Dimensionality Reduction (Feature Selection)</w:delText>
        </w:r>
        <w:r w:rsidR="006F08F4" w:rsidRPr="00AC2ADB" w:rsidDel="00A05B58">
          <w:rPr>
            <w:noProof/>
            <w:webHidden/>
          </w:rPr>
          <w:tab/>
          <w:delText>3-5</w:delText>
        </w:r>
      </w:del>
    </w:p>
    <w:p w:rsidR="006F08F4" w:rsidRPr="00AC2ADB" w:rsidDel="00A05B58" w:rsidRDefault="00372B98">
      <w:pPr>
        <w:pStyle w:val="TOC3"/>
        <w:tabs>
          <w:tab w:val="left" w:pos="1320"/>
          <w:tab w:val="right" w:leader="dot" w:pos="9350"/>
        </w:tabs>
        <w:rPr>
          <w:del w:id="663" w:author="Vilson Lu" w:date="2014-08-22T04:25:00Z"/>
          <w:rFonts w:eastAsiaTheme="minorEastAsia"/>
          <w:noProof/>
          <w:sz w:val="22"/>
          <w:szCs w:val="22"/>
          <w:rPrChange w:id="664" w:author="Vilson Lu" w:date="2014-08-22T06:41:00Z">
            <w:rPr>
              <w:del w:id="665" w:author="Vilson Lu" w:date="2014-08-22T04:25:00Z"/>
              <w:rFonts w:asciiTheme="minorHAnsi" w:eastAsiaTheme="minorEastAsia" w:hAnsiTheme="minorHAnsi" w:cstheme="minorBidi"/>
              <w:noProof/>
              <w:sz w:val="22"/>
              <w:szCs w:val="22"/>
            </w:rPr>
          </w:rPrChange>
        </w:rPr>
      </w:pPr>
      <w:del w:id="666" w:author="Vilson Lu" w:date="2014-08-22T04:25:00Z">
        <w:r w:rsidRPr="00372B98">
          <w:rPr>
            <w:rPrChange w:id="667" w:author="Vilson Lu" w:date="2014-08-22T06:41:00Z">
              <w:rPr>
                <w:rStyle w:val="Hyperlink"/>
                <w:noProof/>
                <w:sz w:val="20"/>
                <w:szCs w:val="20"/>
              </w:rPr>
            </w:rPrChange>
          </w:rPr>
          <w:delText>3.2.3</w:delText>
        </w:r>
        <w:r w:rsidRPr="00372B98">
          <w:rPr>
            <w:rFonts w:eastAsiaTheme="minorEastAsia"/>
            <w:noProof/>
            <w:sz w:val="22"/>
            <w:szCs w:val="22"/>
            <w:rPrChange w:id="66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69" w:author="Vilson Lu" w:date="2014-08-22T06:41:00Z">
              <w:rPr>
                <w:rStyle w:val="Hyperlink"/>
                <w:noProof/>
                <w:sz w:val="20"/>
                <w:szCs w:val="20"/>
              </w:rPr>
            </w:rPrChange>
          </w:rPr>
          <w:delText>Classification</w:delText>
        </w:r>
        <w:r w:rsidR="006F08F4" w:rsidRPr="00AC2ADB" w:rsidDel="00A05B58">
          <w:rPr>
            <w:noProof/>
            <w:webHidden/>
          </w:rPr>
          <w:tab/>
          <w:delText>3-6</w:delText>
        </w:r>
      </w:del>
    </w:p>
    <w:p w:rsidR="006F08F4" w:rsidRPr="00AC2ADB" w:rsidDel="00A05B58" w:rsidRDefault="00372B98">
      <w:pPr>
        <w:pStyle w:val="TOC2"/>
        <w:tabs>
          <w:tab w:val="left" w:pos="880"/>
          <w:tab w:val="right" w:leader="dot" w:pos="9350"/>
        </w:tabs>
        <w:rPr>
          <w:del w:id="670" w:author="Vilson Lu" w:date="2014-08-22T04:25:00Z"/>
          <w:rFonts w:eastAsiaTheme="minorEastAsia"/>
          <w:noProof/>
          <w:sz w:val="22"/>
          <w:szCs w:val="22"/>
          <w:rPrChange w:id="671" w:author="Vilson Lu" w:date="2014-08-22T06:41:00Z">
            <w:rPr>
              <w:del w:id="672" w:author="Vilson Lu" w:date="2014-08-22T04:25:00Z"/>
              <w:rFonts w:asciiTheme="minorHAnsi" w:eastAsiaTheme="minorEastAsia" w:hAnsiTheme="minorHAnsi" w:cstheme="minorBidi"/>
              <w:noProof/>
              <w:sz w:val="22"/>
              <w:szCs w:val="22"/>
            </w:rPr>
          </w:rPrChange>
        </w:rPr>
      </w:pPr>
      <w:del w:id="673" w:author="Vilson Lu" w:date="2014-08-22T04:25:00Z">
        <w:r w:rsidRPr="00372B98">
          <w:rPr>
            <w:rPrChange w:id="674" w:author="Vilson Lu" w:date="2014-08-22T06:41:00Z">
              <w:rPr>
                <w:rStyle w:val="Hyperlink"/>
                <w:noProof/>
                <w:sz w:val="20"/>
                <w:szCs w:val="20"/>
              </w:rPr>
            </w:rPrChange>
          </w:rPr>
          <w:delText>3.3</w:delText>
        </w:r>
        <w:r w:rsidRPr="00372B98">
          <w:rPr>
            <w:rFonts w:eastAsiaTheme="minorEastAsia"/>
            <w:noProof/>
            <w:sz w:val="22"/>
            <w:szCs w:val="22"/>
            <w:rPrChange w:id="67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76" w:author="Vilson Lu" w:date="2014-08-22T06:41:00Z">
              <w:rPr>
                <w:rStyle w:val="Hyperlink"/>
                <w:noProof/>
                <w:sz w:val="20"/>
                <w:szCs w:val="20"/>
              </w:rPr>
            </w:rPrChange>
          </w:rPr>
          <w:delText>Information Extraction Architecture</w:delText>
        </w:r>
        <w:r w:rsidR="006F08F4" w:rsidRPr="00AC2ADB" w:rsidDel="00A05B58">
          <w:rPr>
            <w:noProof/>
            <w:webHidden/>
          </w:rPr>
          <w:tab/>
          <w:delText>3-6</w:delText>
        </w:r>
      </w:del>
    </w:p>
    <w:p w:rsidR="006F08F4" w:rsidRPr="00AC2ADB" w:rsidDel="00A05B58" w:rsidRDefault="00372B98">
      <w:pPr>
        <w:pStyle w:val="TOC3"/>
        <w:tabs>
          <w:tab w:val="left" w:pos="1320"/>
          <w:tab w:val="right" w:leader="dot" w:pos="9350"/>
        </w:tabs>
        <w:rPr>
          <w:del w:id="677" w:author="Vilson Lu" w:date="2014-08-22T04:25:00Z"/>
          <w:rFonts w:eastAsiaTheme="minorEastAsia"/>
          <w:noProof/>
          <w:sz w:val="22"/>
          <w:szCs w:val="22"/>
          <w:rPrChange w:id="678" w:author="Vilson Lu" w:date="2014-08-22T06:41:00Z">
            <w:rPr>
              <w:del w:id="679" w:author="Vilson Lu" w:date="2014-08-22T04:25:00Z"/>
              <w:rFonts w:asciiTheme="minorHAnsi" w:eastAsiaTheme="minorEastAsia" w:hAnsiTheme="minorHAnsi" w:cstheme="minorBidi"/>
              <w:noProof/>
              <w:sz w:val="22"/>
              <w:szCs w:val="22"/>
            </w:rPr>
          </w:rPrChange>
        </w:rPr>
      </w:pPr>
      <w:del w:id="680" w:author="Vilson Lu" w:date="2014-08-22T04:25:00Z">
        <w:r w:rsidRPr="00372B98">
          <w:rPr>
            <w:rPrChange w:id="681" w:author="Vilson Lu" w:date="2014-08-22T06:41:00Z">
              <w:rPr>
                <w:rStyle w:val="Hyperlink"/>
                <w:noProof/>
                <w:sz w:val="20"/>
                <w:szCs w:val="20"/>
              </w:rPr>
            </w:rPrChange>
          </w:rPr>
          <w:delText>3.3.1</w:delText>
        </w:r>
        <w:r w:rsidRPr="00372B98">
          <w:rPr>
            <w:rFonts w:eastAsiaTheme="minorEastAsia"/>
            <w:noProof/>
            <w:sz w:val="22"/>
            <w:szCs w:val="22"/>
            <w:rPrChange w:id="68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83" w:author="Vilson Lu" w:date="2014-08-22T06:41:00Z">
              <w:rPr>
                <w:rStyle w:val="Hyperlink"/>
                <w:noProof/>
                <w:sz w:val="20"/>
                <w:szCs w:val="20"/>
              </w:rPr>
            </w:rPrChange>
          </w:rPr>
          <w:delText>Template-Based Architecture</w:delText>
        </w:r>
        <w:r w:rsidR="006F08F4" w:rsidRPr="00AC2ADB" w:rsidDel="00A05B58">
          <w:rPr>
            <w:noProof/>
            <w:webHidden/>
          </w:rPr>
          <w:tab/>
          <w:delText>3-6</w:delText>
        </w:r>
      </w:del>
    </w:p>
    <w:p w:rsidR="006F08F4" w:rsidRPr="00AC2ADB" w:rsidDel="00A05B58" w:rsidRDefault="00372B98">
      <w:pPr>
        <w:pStyle w:val="TOC3"/>
        <w:tabs>
          <w:tab w:val="left" w:pos="1320"/>
          <w:tab w:val="right" w:leader="dot" w:pos="9350"/>
        </w:tabs>
        <w:rPr>
          <w:del w:id="684" w:author="Vilson Lu" w:date="2014-08-22T04:25:00Z"/>
          <w:rFonts w:eastAsiaTheme="minorEastAsia"/>
          <w:noProof/>
          <w:sz w:val="22"/>
          <w:szCs w:val="22"/>
          <w:rPrChange w:id="685" w:author="Vilson Lu" w:date="2014-08-22T06:41:00Z">
            <w:rPr>
              <w:del w:id="686" w:author="Vilson Lu" w:date="2014-08-22T04:25:00Z"/>
              <w:rFonts w:asciiTheme="minorHAnsi" w:eastAsiaTheme="minorEastAsia" w:hAnsiTheme="minorHAnsi" w:cstheme="minorBidi"/>
              <w:noProof/>
              <w:sz w:val="22"/>
              <w:szCs w:val="22"/>
            </w:rPr>
          </w:rPrChange>
        </w:rPr>
      </w:pPr>
      <w:del w:id="687" w:author="Vilson Lu" w:date="2014-08-22T04:25:00Z">
        <w:r w:rsidRPr="00372B98">
          <w:rPr>
            <w:rPrChange w:id="688" w:author="Vilson Lu" w:date="2014-08-22T06:41:00Z">
              <w:rPr>
                <w:rStyle w:val="Hyperlink"/>
                <w:noProof/>
                <w:sz w:val="20"/>
                <w:szCs w:val="20"/>
              </w:rPr>
            </w:rPrChange>
          </w:rPr>
          <w:delText>3.3.2</w:delText>
        </w:r>
        <w:r w:rsidRPr="00372B98">
          <w:rPr>
            <w:rFonts w:eastAsiaTheme="minorEastAsia"/>
            <w:noProof/>
            <w:sz w:val="22"/>
            <w:szCs w:val="22"/>
            <w:rPrChange w:id="68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90" w:author="Vilson Lu" w:date="2014-08-22T06:41:00Z">
              <w:rPr>
                <w:rStyle w:val="Hyperlink"/>
                <w:noProof/>
                <w:sz w:val="20"/>
                <w:szCs w:val="20"/>
              </w:rPr>
            </w:rPrChange>
          </w:rPr>
          <w:delText>Adaptive Architecture</w:delText>
        </w:r>
        <w:r w:rsidR="006F08F4" w:rsidRPr="00AC2ADB" w:rsidDel="00A05B58">
          <w:rPr>
            <w:noProof/>
            <w:webHidden/>
          </w:rPr>
          <w:tab/>
          <w:delText>3-7</w:delText>
        </w:r>
      </w:del>
    </w:p>
    <w:p w:rsidR="006F08F4" w:rsidRPr="00AC2ADB" w:rsidDel="00A05B58" w:rsidRDefault="00372B98">
      <w:pPr>
        <w:pStyle w:val="TOC2"/>
        <w:tabs>
          <w:tab w:val="left" w:pos="880"/>
          <w:tab w:val="right" w:leader="dot" w:pos="9350"/>
        </w:tabs>
        <w:rPr>
          <w:del w:id="691" w:author="Vilson Lu" w:date="2014-08-22T04:25:00Z"/>
          <w:rFonts w:eastAsiaTheme="minorEastAsia"/>
          <w:noProof/>
          <w:sz w:val="22"/>
          <w:szCs w:val="22"/>
          <w:rPrChange w:id="692" w:author="Vilson Lu" w:date="2014-08-22T06:41:00Z">
            <w:rPr>
              <w:del w:id="693" w:author="Vilson Lu" w:date="2014-08-22T04:25:00Z"/>
              <w:rFonts w:asciiTheme="minorHAnsi" w:eastAsiaTheme="minorEastAsia" w:hAnsiTheme="minorHAnsi" w:cstheme="minorBidi"/>
              <w:noProof/>
              <w:sz w:val="22"/>
              <w:szCs w:val="22"/>
            </w:rPr>
          </w:rPrChange>
        </w:rPr>
      </w:pPr>
      <w:del w:id="694" w:author="Vilson Lu" w:date="2014-08-22T04:25:00Z">
        <w:r w:rsidRPr="00372B98">
          <w:rPr>
            <w:rPrChange w:id="695" w:author="Vilson Lu" w:date="2014-08-22T06:41:00Z">
              <w:rPr>
                <w:rStyle w:val="Hyperlink"/>
                <w:noProof/>
                <w:sz w:val="20"/>
                <w:szCs w:val="20"/>
              </w:rPr>
            </w:rPrChange>
          </w:rPr>
          <w:delText>3.4</w:delText>
        </w:r>
        <w:r w:rsidRPr="00372B98">
          <w:rPr>
            <w:rFonts w:eastAsiaTheme="minorEastAsia"/>
            <w:noProof/>
            <w:sz w:val="22"/>
            <w:szCs w:val="22"/>
            <w:rPrChange w:id="69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697" w:author="Vilson Lu" w:date="2014-08-22T06:41:00Z">
              <w:rPr>
                <w:rStyle w:val="Hyperlink"/>
                <w:noProof/>
                <w:sz w:val="20"/>
                <w:szCs w:val="20"/>
              </w:rPr>
            </w:rPrChange>
          </w:rPr>
          <w:delText>Ontology</w:delText>
        </w:r>
        <w:r w:rsidR="006F08F4" w:rsidRPr="00AC2ADB" w:rsidDel="00A05B58">
          <w:rPr>
            <w:noProof/>
            <w:webHidden/>
          </w:rPr>
          <w:tab/>
          <w:delText>3-14</w:delText>
        </w:r>
      </w:del>
    </w:p>
    <w:p w:rsidR="006F08F4" w:rsidRPr="00AC2ADB" w:rsidDel="00A05B58" w:rsidRDefault="00372B98">
      <w:pPr>
        <w:pStyle w:val="TOC3"/>
        <w:tabs>
          <w:tab w:val="left" w:pos="1320"/>
          <w:tab w:val="right" w:leader="dot" w:pos="9350"/>
        </w:tabs>
        <w:rPr>
          <w:del w:id="698" w:author="Vilson Lu" w:date="2014-08-22T04:25:00Z"/>
          <w:rFonts w:eastAsiaTheme="minorEastAsia"/>
          <w:noProof/>
          <w:sz w:val="22"/>
          <w:szCs w:val="22"/>
          <w:rPrChange w:id="699" w:author="Vilson Lu" w:date="2014-08-22T06:41:00Z">
            <w:rPr>
              <w:del w:id="700" w:author="Vilson Lu" w:date="2014-08-22T04:25:00Z"/>
              <w:rFonts w:asciiTheme="minorHAnsi" w:eastAsiaTheme="minorEastAsia" w:hAnsiTheme="minorHAnsi" w:cstheme="minorBidi"/>
              <w:noProof/>
              <w:sz w:val="22"/>
              <w:szCs w:val="22"/>
            </w:rPr>
          </w:rPrChange>
        </w:rPr>
      </w:pPr>
      <w:del w:id="701" w:author="Vilson Lu" w:date="2014-08-22T04:25:00Z">
        <w:r w:rsidRPr="00372B98">
          <w:rPr>
            <w:rPrChange w:id="702" w:author="Vilson Lu" w:date="2014-08-22T06:41:00Z">
              <w:rPr>
                <w:rStyle w:val="Hyperlink"/>
                <w:noProof/>
                <w:sz w:val="20"/>
                <w:szCs w:val="20"/>
              </w:rPr>
            </w:rPrChange>
          </w:rPr>
          <w:delText>3.4.1</w:delText>
        </w:r>
        <w:r w:rsidRPr="00372B98">
          <w:rPr>
            <w:rFonts w:eastAsiaTheme="minorEastAsia"/>
            <w:noProof/>
            <w:sz w:val="22"/>
            <w:szCs w:val="22"/>
            <w:rPrChange w:id="70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04" w:author="Vilson Lu" w:date="2014-08-22T06:41:00Z">
              <w:rPr>
                <w:rStyle w:val="Hyperlink"/>
                <w:noProof/>
                <w:sz w:val="20"/>
                <w:szCs w:val="20"/>
              </w:rPr>
            </w:rPrChange>
          </w:rPr>
          <w:delText>Ontology Design</w:delText>
        </w:r>
        <w:r w:rsidR="006F08F4" w:rsidRPr="00AC2ADB" w:rsidDel="00A05B58">
          <w:rPr>
            <w:noProof/>
            <w:webHidden/>
          </w:rPr>
          <w:tab/>
          <w:delText>3-14</w:delText>
        </w:r>
      </w:del>
    </w:p>
    <w:p w:rsidR="006F08F4" w:rsidRPr="00AC2ADB" w:rsidDel="00A05B58" w:rsidRDefault="00372B98">
      <w:pPr>
        <w:pStyle w:val="TOC3"/>
        <w:tabs>
          <w:tab w:val="left" w:pos="1320"/>
          <w:tab w:val="right" w:leader="dot" w:pos="9350"/>
        </w:tabs>
        <w:rPr>
          <w:del w:id="705" w:author="Vilson Lu" w:date="2014-08-22T04:25:00Z"/>
          <w:rFonts w:eastAsiaTheme="minorEastAsia"/>
          <w:noProof/>
          <w:sz w:val="22"/>
          <w:szCs w:val="22"/>
          <w:rPrChange w:id="706" w:author="Vilson Lu" w:date="2014-08-22T06:41:00Z">
            <w:rPr>
              <w:del w:id="707" w:author="Vilson Lu" w:date="2014-08-22T04:25:00Z"/>
              <w:rFonts w:asciiTheme="minorHAnsi" w:eastAsiaTheme="minorEastAsia" w:hAnsiTheme="minorHAnsi" w:cstheme="minorBidi"/>
              <w:noProof/>
              <w:sz w:val="22"/>
              <w:szCs w:val="22"/>
            </w:rPr>
          </w:rPrChange>
        </w:rPr>
      </w:pPr>
      <w:del w:id="708" w:author="Vilson Lu" w:date="2014-08-22T04:25:00Z">
        <w:r w:rsidRPr="00372B98">
          <w:rPr>
            <w:rPrChange w:id="709" w:author="Vilson Lu" w:date="2014-08-22T06:41:00Z">
              <w:rPr>
                <w:rStyle w:val="Hyperlink"/>
                <w:noProof/>
                <w:sz w:val="20"/>
                <w:szCs w:val="20"/>
              </w:rPr>
            </w:rPrChange>
          </w:rPr>
          <w:delText>3.4.2</w:delText>
        </w:r>
        <w:r w:rsidRPr="00372B98">
          <w:rPr>
            <w:rFonts w:eastAsiaTheme="minorEastAsia"/>
            <w:noProof/>
            <w:sz w:val="22"/>
            <w:szCs w:val="22"/>
            <w:rPrChange w:id="71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11" w:author="Vilson Lu" w:date="2014-08-22T06:41:00Z">
              <w:rPr>
                <w:rStyle w:val="Hyperlink"/>
                <w:noProof/>
                <w:sz w:val="20"/>
                <w:szCs w:val="20"/>
              </w:rPr>
            </w:rPrChange>
          </w:rPr>
          <w:delText>Ontology Population</w:delText>
        </w:r>
        <w:r w:rsidR="006F08F4" w:rsidRPr="00AC2ADB" w:rsidDel="00A05B58">
          <w:rPr>
            <w:noProof/>
            <w:webHidden/>
          </w:rPr>
          <w:tab/>
          <w:delText>3-15</w:delText>
        </w:r>
      </w:del>
    </w:p>
    <w:p w:rsidR="006F08F4" w:rsidRPr="00AC2ADB" w:rsidDel="00A05B58" w:rsidRDefault="00372B98">
      <w:pPr>
        <w:pStyle w:val="TOC2"/>
        <w:tabs>
          <w:tab w:val="left" w:pos="880"/>
          <w:tab w:val="right" w:leader="dot" w:pos="9350"/>
        </w:tabs>
        <w:rPr>
          <w:del w:id="712" w:author="Vilson Lu" w:date="2014-08-22T04:25:00Z"/>
          <w:rFonts w:eastAsiaTheme="minorEastAsia"/>
          <w:noProof/>
          <w:sz w:val="22"/>
          <w:szCs w:val="22"/>
          <w:rPrChange w:id="713" w:author="Vilson Lu" w:date="2014-08-22T06:41:00Z">
            <w:rPr>
              <w:del w:id="714" w:author="Vilson Lu" w:date="2014-08-22T04:25:00Z"/>
              <w:rFonts w:asciiTheme="minorHAnsi" w:eastAsiaTheme="minorEastAsia" w:hAnsiTheme="minorHAnsi" w:cstheme="minorBidi"/>
              <w:noProof/>
              <w:sz w:val="22"/>
              <w:szCs w:val="22"/>
            </w:rPr>
          </w:rPrChange>
        </w:rPr>
      </w:pPr>
      <w:del w:id="715" w:author="Vilson Lu" w:date="2014-08-22T04:25:00Z">
        <w:r w:rsidRPr="00372B98">
          <w:rPr>
            <w:rPrChange w:id="716" w:author="Vilson Lu" w:date="2014-08-22T06:41:00Z">
              <w:rPr>
                <w:rStyle w:val="Hyperlink"/>
                <w:noProof/>
                <w:sz w:val="20"/>
                <w:szCs w:val="20"/>
              </w:rPr>
            </w:rPrChange>
          </w:rPr>
          <w:delText>3.5</w:delText>
        </w:r>
        <w:r w:rsidRPr="00372B98">
          <w:rPr>
            <w:rFonts w:eastAsiaTheme="minorEastAsia"/>
            <w:noProof/>
            <w:sz w:val="22"/>
            <w:szCs w:val="22"/>
            <w:rPrChange w:id="71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18" w:author="Vilson Lu" w:date="2014-08-22T06:41:00Z">
              <w:rPr>
                <w:rStyle w:val="Hyperlink"/>
                <w:noProof/>
                <w:sz w:val="20"/>
                <w:szCs w:val="20"/>
              </w:rPr>
            </w:rPrChange>
          </w:rPr>
          <w:delText>Twitter</w:delText>
        </w:r>
        <w:r w:rsidR="006F08F4" w:rsidRPr="00AC2ADB" w:rsidDel="00A05B58">
          <w:rPr>
            <w:noProof/>
            <w:webHidden/>
          </w:rPr>
          <w:tab/>
          <w:delText>3-16</w:delText>
        </w:r>
      </w:del>
    </w:p>
    <w:p w:rsidR="006F08F4" w:rsidRPr="00AC2ADB" w:rsidDel="00A05B58" w:rsidRDefault="00372B98">
      <w:pPr>
        <w:pStyle w:val="TOC3"/>
        <w:tabs>
          <w:tab w:val="left" w:pos="1320"/>
          <w:tab w:val="right" w:leader="dot" w:pos="9350"/>
        </w:tabs>
        <w:rPr>
          <w:del w:id="719" w:author="Vilson Lu" w:date="2014-08-22T04:25:00Z"/>
          <w:rFonts w:eastAsiaTheme="minorEastAsia"/>
          <w:noProof/>
          <w:sz w:val="22"/>
          <w:szCs w:val="22"/>
          <w:rPrChange w:id="720" w:author="Vilson Lu" w:date="2014-08-22T06:41:00Z">
            <w:rPr>
              <w:del w:id="721" w:author="Vilson Lu" w:date="2014-08-22T04:25:00Z"/>
              <w:rFonts w:asciiTheme="minorHAnsi" w:eastAsiaTheme="minorEastAsia" w:hAnsiTheme="minorHAnsi" w:cstheme="minorBidi"/>
              <w:noProof/>
              <w:sz w:val="22"/>
              <w:szCs w:val="22"/>
            </w:rPr>
          </w:rPrChange>
        </w:rPr>
      </w:pPr>
      <w:del w:id="722" w:author="Vilson Lu" w:date="2014-08-22T04:25:00Z">
        <w:r w:rsidRPr="00372B98">
          <w:rPr>
            <w:rPrChange w:id="723" w:author="Vilson Lu" w:date="2014-08-22T06:41:00Z">
              <w:rPr>
                <w:rStyle w:val="Hyperlink"/>
                <w:noProof/>
                <w:sz w:val="20"/>
                <w:szCs w:val="20"/>
              </w:rPr>
            </w:rPrChange>
          </w:rPr>
          <w:delText>3.5.1</w:delText>
        </w:r>
        <w:r w:rsidRPr="00372B98">
          <w:rPr>
            <w:rFonts w:eastAsiaTheme="minorEastAsia"/>
            <w:noProof/>
            <w:sz w:val="22"/>
            <w:szCs w:val="22"/>
            <w:rPrChange w:id="72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25" w:author="Vilson Lu" w:date="2014-08-22T06:41:00Z">
              <w:rPr>
                <w:rStyle w:val="Hyperlink"/>
                <w:noProof/>
                <w:sz w:val="20"/>
                <w:szCs w:val="20"/>
              </w:rPr>
            </w:rPrChange>
          </w:rPr>
          <w:delText>Use of Twitter</w:delText>
        </w:r>
        <w:r w:rsidR="006F08F4" w:rsidRPr="00AC2ADB" w:rsidDel="00A05B58">
          <w:rPr>
            <w:noProof/>
            <w:webHidden/>
          </w:rPr>
          <w:tab/>
          <w:delText>3-16</w:delText>
        </w:r>
      </w:del>
    </w:p>
    <w:p w:rsidR="006F08F4" w:rsidRPr="00AC2ADB" w:rsidDel="00A05B58" w:rsidRDefault="00372B98">
      <w:pPr>
        <w:pStyle w:val="TOC3"/>
        <w:tabs>
          <w:tab w:val="left" w:pos="1320"/>
          <w:tab w:val="right" w:leader="dot" w:pos="9350"/>
        </w:tabs>
        <w:rPr>
          <w:del w:id="726" w:author="Vilson Lu" w:date="2014-08-22T04:25:00Z"/>
          <w:rFonts w:eastAsiaTheme="minorEastAsia"/>
          <w:noProof/>
          <w:sz w:val="22"/>
          <w:szCs w:val="22"/>
          <w:rPrChange w:id="727" w:author="Vilson Lu" w:date="2014-08-22T06:41:00Z">
            <w:rPr>
              <w:del w:id="728" w:author="Vilson Lu" w:date="2014-08-22T04:25:00Z"/>
              <w:rFonts w:asciiTheme="minorHAnsi" w:eastAsiaTheme="minorEastAsia" w:hAnsiTheme="minorHAnsi" w:cstheme="minorBidi"/>
              <w:noProof/>
              <w:sz w:val="22"/>
              <w:szCs w:val="22"/>
            </w:rPr>
          </w:rPrChange>
        </w:rPr>
      </w:pPr>
      <w:del w:id="729" w:author="Vilson Lu" w:date="2014-08-22T04:25:00Z">
        <w:r w:rsidRPr="00372B98">
          <w:rPr>
            <w:rPrChange w:id="730" w:author="Vilson Lu" w:date="2014-08-22T06:41:00Z">
              <w:rPr>
                <w:rStyle w:val="Hyperlink"/>
                <w:noProof/>
                <w:sz w:val="20"/>
                <w:szCs w:val="20"/>
              </w:rPr>
            </w:rPrChange>
          </w:rPr>
          <w:delText>3.5.2</w:delText>
        </w:r>
        <w:r w:rsidRPr="00372B98">
          <w:rPr>
            <w:rFonts w:eastAsiaTheme="minorEastAsia"/>
            <w:noProof/>
            <w:sz w:val="22"/>
            <w:szCs w:val="22"/>
            <w:rPrChange w:id="73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32" w:author="Vilson Lu" w:date="2014-08-22T06:41:00Z">
              <w:rPr>
                <w:rStyle w:val="Hyperlink"/>
                <w:noProof/>
                <w:sz w:val="20"/>
                <w:szCs w:val="20"/>
              </w:rPr>
            </w:rPrChange>
          </w:rPr>
          <w:delText>Twitter and Disasters</w:delText>
        </w:r>
        <w:r w:rsidR="006F08F4" w:rsidRPr="00AC2ADB" w:rsidDel="00A05B58">
          <w:rPr>
            <w:noProof/>
            <w:webHidden/>
          </w:rPr>
          <w:tab/>
          <w:delText>3-16</w:delText>
        </w:r>
      </w:del>
    </w:p>
    <w:p w:rsidR="006F08F4" w:rsidRPr="00AC2ADB" w:rsidDel="00A05B58" w:rsidRDefault="00372B98">
      <w:pPr>
        <w:pStyle w:val="TOC2"/>
        <w:tabs>
          <w:tab w:val="left" w:pos="880"/>
          <w:tab w:val="right" w:leader="dot" w:pos="9350"/>
        </w:tabs>
        <w:rPr>
          <w:del w:id="733" w:author="Vilson Lu" w:date="2014-08-22T04:25:00Z"/>
          <w:rFonts w:eastAsiaTheme="minorEastAsia"/>
          <w:noProof/>
          <w:sz w:val="22"/>
          <w:szCs w:val="22"/>
          <w:rPrChange w:id="734" w:author="Vilson Lu" w:date="2014-08-22T06:41:00Z">
            <w:rPr>
              <w:del w:id="735" w:author="Vilson Lu" w:date="2014-08-22T04:25:00Z"/>
              <w:rFonts w:asciiTheme="minorHAnsi" w:eastAsiaTheme="minorEastAsia" w:hAnsiTheme="minorHAnsi" w:cstheme="minorBidi"/>
              <w:noProof/>
              <w:sz w:val="22"/>
              <w:szCs w:val="22"/>
            </w:rPr>
          </w:rPrChange>
        </w:rPr>
      </w:pPr>
      <w:del w:id="736" w:author="Vilson Lu" w:date="2014-08-22T04:25:00Z">
        <w:r w:rsidRPr="00372B98">
          <w:rPr>
            <w:rPrChange w:id="737" w:author="Vilson Lu" w:date="2014-08-22T06:41:00Z">
              <w:rPr>
                <w:rStyle w:val="Hyperlink"/>
                <w:noProof/>
                <w:sz w:val="20"/>
                <w:szCs w:val="20"/>
              </w:rPr>
            </w:rPrChange>
          </w:rPr>
          <w:delText>3.6</w:delText>
        </w:r>
        <w:r w:rsidRPr="00372B98">
          <w:rPr>
            <w:rFonts w:eastAsiaTheme="minorEastAsia"/>
            <w:noProof/>
            <w:sz w:val="22"/>
            <w:szCs w:val="22"/>
            <w:rPrChange w:id="73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39" w:author="Vilson Lu" w:date="2014-08-22T06:41:00Z">
              <w:rPr>
                <w:rStyle w:val="Hyperlink"/>
                <w:noProof/>
                <w:sz w:val="20"/>
                <w:szCs w:val="20"/>
              </w:rPr>
            </w:rPrChange>
          </w:rPr>
          <w:delText>Evaluation Metrics</w:delText>
        </w:r>
        <w:r w:rsidR="006F08F4" w:rsidRPr="00AC2ADB" w:rsidDel="00A05B58">
          <w:rPr>
            <w:noProof/>
            <w:webHidden/>
          </w:rPr>
          <w:tab/>
          <w:delText>3-18</w:delText>
        </w:r>
      </w:del>
    </w:p>
    <w:p w:rsidR="006F08F4" w:rsidRPr="00AC2ADB" w:rsidDel="00A05B58" w:rsidRDefault="00372B98">
      <w:pPr>
        <w:pStyle w:val="TOC3"/>
        <w:tabs>
          <w:tab w:val="left" w:pos="1320"/>
          <w:tab w:val="right" w:leader="dot" w:pos="9350"/>
        </w:tabs>
        <w:rPr>
          <w:del w:id="740" w:author="Vilson Lu" w:date="2014-08-22T04:25:00Z"/>
          <w:rFonts w:eastAsiaTheme="minorEastAsia"/>
          <w:noProof/>
          <w:sz w:val="22"/>
          <w:szCs w:val="22"/>
          <w:rPrChange w:id="741" w:author="Vilson Lu" w:date="2014-08-22T06:41:00Z">
            <w:rPr>
              <w:del w:id="742" w:author="Vilson Lu" w:date="2014-08-22T04:25:00Z"/>
              <w:rFonts w:asciiTheme="minorHAnsi" w:eastAsiaTheme="minorEastAsia" w:hAnsiTheme="minorHAnsi" w:cstheme="minorBidi"/>
              <w:noProof/>
              <w:sz w:val="22"/>
              <w:szCs w:val="22"/>
            </w:rPr>
          </w:rPrChange>
        </w:rPr>
      </w:pPr>
      <w:del w:id="743" w:author="Vilson Lu" w:date="2014-08-22T04:25:00Z">
        <w:r w:rsidRPr="00372B98">
          <w:rPr>
            <w:rPrChange w:id="744" w:author="Vilson Lu" w:date="2014-08-22T06:41:00Z">
              <w:rPr>
                <w:rStyle w:val="Hyperlink"/>
                <w:noProof/>
                <w:sz w:val="20"/>
                <w:szCs w:val="20"/>
              </w:rPr>
            </w:rPrChange>
          </w:rPr>
          <w:delText>3.6.1</w:delText>
        </w:r>
        <w:r w:rsidRPr="00372B98">
          <w:rPr>
            <w:rFonts w:eastAsiaTheme="minorEastAsia"/>
            <w:noProof/>
            <w:sz w:val="22"/>
            <w:szCs w:val="22"/>
            <w:rPrChange w:id="74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46" w:author="Vilson Lu" w:date="2014-08-22T06:41:00Z">
              <w:rPr>
                <w:rStyle w:val="Hyperlink"/>
                <w:noProof/>
                <w:sz w:val="20"/>
                <w:szCs w:val="20"/>
              </w:rPr>
            </w:rPrChange>
          </w:rPr>
          <w:delText>F-measure</w:delText>
        </w:r>
        <w:r w:rsidR="006F08F4" w:rsidRPr="00AC2ADB" w:rsidDel="00A05B58">
          <w:rPr>
            <w:noProof/>
            <w:webHidden/>
          </w:rPr>
          <w:tab/>
          <w:delText>3-18</w:delText>
        </w:r>
      </w:del>
    </w:p>
    <w:p w:rsidR="006F08F4" w:rsidRPr="00AC2ADB" w:rsidDel="00A05B58" w:rsidRDefault="00372B98">
      <w:pPr>
        <w:pStyle w:val="TOC3"/>
        <w:tabs>
          <w:tab w:val="left" w:pos="1320"/>
          <w:tab w:val="right" w:leader="dot" w:pos="9350"/>
        </w:tabs>
        <w:rPr>
          <w:del w:id="747" w:author="Vilson Lu" w:date="2014-08-22T04:25:00Z"/>
          <w:rFonts w:eastAsiaTheme="minorEastAsia"/>
          <w:noProof/>
          <w:sz w:val="22"/>
          <w:szCs w:val="22"/>
          <w:rPrChange w:id="748" w:author="Vilson Lu" w:date="2014-08-22T06:41:00Z">
            <w:rPr>
              <w:del w:id="749" w:author="Vilson Lu" w:date="2014-08-22T04:25:00Z"/>
              <w:rFonts w:asciiTheme="minorHAnsi" w:eastAsiaTheme="minorEastAsia" w:hAnsiTheme="minorHAnsi" w:cstheme="minorBidi"/>
              <w:noProof/>
              <w:sz w:val="22"/>
              <w:szCs w:val="22"/>
            </w:rPr>
          </w:rPrChange>
        </w:rPr>
      </w:pPr>
      <w:del w:id="750" w:author="Vilson Lu" w:date="2014-08-22T04:25:00Z">
        <w:r w:rsidRPr="00372B98">
          <w:rPr>
            <w:rPrChange w:id="751" w:author="Vilson Lu" w:date="2014-08-22T06:41:00Z">
              <w:rPr>
                <w:rStyle w:val="Hyperlink"/>
                <w:noProof/>
                <w:sz w:val="20"/>
                <w:szCs w:val="20"/>
              </w:rPr>
            </w:rPrChange>
          </w:rPr>
          <w:delText>3.6.2</w:delText>
        </w:r>
        <w:r w:rsidRPr="00372B98">
          <w:rPr>
            <w:rFonts w:eastAsiaTheme="minorEastAsia"/>
            <w:noProof/>
            <w:sz w:val="22"/>
            <w:szCs w:val="22"/>
            <w:rPrChange w:id="75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53" w:author="Vilson Lu" w:date="2014-08-22T06:41:00Z">
              <w:rPr>
                <w:rStyle w:val="Hyperlink"/>
                <w:noProof/>
                <w:sz w:val="20"/>
                <w:szCs w:val="20"/>
              </w:rPr>
            </w:rPrChange>
          </w:rPr>
          <w:delText>Kappa Statistics</w:delText>
        </w:r>
        <w:r w:rsidR="006F08F4" w:rsidRPr="00AC2ADB" w:rsidDel="00A05B58">
          <w:rPr>
            <w:noProof/>
            <w:webHidden/>
          </w:rPr>
          <w:tab/>
          <w:delText>3-19</w:delText>
        </w:r>
      </w:del>
    </w:p>
    <w:p w:rsidR="006F08F4" w:rsidRPr="00AC2ADB" w:rsidDel="00A05B58" w:rsidRDefault="00372B98">
      <w:pPr>
        <w:pStyle w:val="TOC2"/>
        <w:tabs>
          <w:tab w:val="left" w:pos="880"/>
          <w:tab w:val="right" w:leader="dot" w:pos="9350"/>
        </w:tabs>
        <w:rPr>
          <w:del w:id="754" w:author="Vilson Lu" w:date="2014-08-22T04:25:00Z"/>
          <w:rFonts w:eastAsiaTheme="minorEastAsia"/>
          <w:noProof/>
          <w:sz w:val="22"/>
          <w:szCs w:val="22"/>
          <w:rPrChange w:id="755" w:author="Vilson Lu" w:date="2014-08-22T06:41:00Z">
            <w:rPr>
              <w:del w:id="756" w:author="Vilson Lu" w:date="2014-08-22T04:25:00Z"/>
              <w:rFonts w:asciiTheme="minorHAnsi" w:eastAsiaTheme="minorEastAsia" w:hAnsiTheme="minorHAnsi" w:cstheme="minorBidi"/>
              <w:noProof/>
              <w:sz w:val="22"/>
              <w:szCs w:val="22"/>
            </w:rPr>
          </w:rPrChange>
        </w:rPr>
      </w:pPr>
      <w:del w:id="757" w:author="Vilson Lu" w:date="2014-08-22T04:25:00Z">
        <w:r w:rsidRPr="00372B98">
          <w:rPr>
            <w:rPrChange w:id="758" w:author="Vilson Lu" w:date="2014-08-22T06:41:00Z">
              <w:rPr>
                <w:rStyle w:val="Hyperlink"/>
                <w:noProof/>
                <w:sz w:val="20"/>
                <w:szCs w:val="20"/>
              </w:rPr>
            </w:rPrChange>
          </w:rPr>
          <w:delText>3.7</w:delText>
        </w:r>
        <w:r w:rsidRPr="00372B98">
          <w:rPr>
            <w:rFonts w:eastAsiaTheme="minorEastAsia"/>
            <w:noProof/>
            <w:sz w:val="22"/>
            <w:szCs w:val="22"/>
            <w:rPrChange w:id="75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60" w:author="Vilson Lu" w:date="2014-08-22T06:41:00Z">
              <w:rPr>
                <w:rStyle w:val="Hyperlink"/>
                <w:noProof/>
                <w:sz w:val="20"/>
                <w:szCs w:val="20"/>
              </w:rPr>
            </w:rPrChange>
          </w:rPr>
          <w:delText>Tools</w:delText>
        </w:r>
        <w:r w:rsidR="006F08F4" w:rsidRPr="00AC2ADB" w:rsidDel="00A05B58">
          <w:rPr>
            <w:noProof/>
            <w:webHidden/>
          </w:rPr>
          <w:tab/>
          <w:delText>3-19</w:delText>
        </w:r>
      </w:del>
    </w:p>
    <w:p w:rsidR="006F08F4" w:rsidRPr="00AC2ADB" w:rsidDel="00A05B58" w:rsidRDefault="00372B98">
      <w:pPr>
        <w:pStyle w:val="TOC3"/>
        <w:tabs>
          <w:tab w:val="left" w:pos="1320"/>
          <w:tab w:val="right" w:leader="dot" w:pos="9350"/>
        </w:tabs>
        <w:rPr>
          <w:del w:id="761" w:author="Vilson Lu" w:date="2014-08-22T04:25:00Z"/>
          <w:rFonts w:eastAsiaTheme="minorEastAsia"/>
          <w:noProof/>
          <w:sz w:val="22"/>
          <w:szCs w:val="22"/>
          <w:rPrChange w:id="762" w:author="Vilson Lu" w:date="2014-08-22T06:41:00Z">
            <w:rPr>
              <w:del w:id="763" w:author="Vilson Lu" w:date="2014-08-22T04:25:00Z"/>
              <w:rFonts w:asciiTheme="minorHAnsi" w:eastAsiaTheme="minorEastAsia" w:hAnsiTheme="minorHAnsi" w:cstheme="minorBidi"/>
              <w:noProof/>
              <w:sz w:val="22"/>
              <w:szCs w:val="22"/>
            </w:rPr>
          </w:rPrChange>
        </w:rPr>
      </w:pPr>
      <w:del w:id="764" w:author="Vilson Lu" w:date="2014-08-22T04:25:00Z">
        <w:r w:rsidRPr="00372B98">
          <w:rPr>
            <w:rPrChange w:id="765" w:author="Vilson Lu" w:date="2014-08-22T06:41:00Z">
              <w:rPr>
                <w:rStyle w:val="Hyperlink"/>
                <w:noProof/>
                <w:sz w:val="20"/>
                <w:szCs w:val="20"/>
              </w:rPr>
            </w:rPrChange>
          </w:rPr>
          <w:delText>3.7.1</w:delText>
        </w:r>
        <w:r w:rsidRPr="00372B98">
          <w:rPr>
            <w:rFonts w:eastAsiaTheme="minorEastAsia"/>
            <w:noProof/>
            <w:sz w:val="22"/>
            <w:szCs w:val="22"/>
            <w:rPrChange w:id="76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67" w:author="Vilson Lu" w:date="2014-08-22T06:41:00Z">
              <w:rPr>
                <w:rStyle w:val="Hyperlink"/>
                <w:noProof/>
                <w:sz w:val="20"/>
                <w:szCs w:val="20"/>
              </w:rPr>
            </w:rPrChange>
          </w:rPr>
          <w:delText>Apache OpenNLP (OpenNLP, 2011)</w:delText>
        </w:r>
        <w:r w:rsidR="006F08F4" w:rsidRPr="00AC2ADB" w:rsidDel="00A05B58">
          <w:rPr>
            <w:noProof/>
            <w:webHidden/>
          </w:rPr>
          <w:tab/>
          <w:delText>3-19</w:delText>
        </w:r>
      </w:del>
    </w:p>
    <w:p w:rsidR="006F08F4" w:rsidRPr="00AC2ADB" w:rsidDel="00A05B58" w:rsidRDefault="00372B98">
      <w:pPr>
        <w:pStyle w:val="TOC3"/>
        <w:tabs>
          <w:tab w:val="left" w:pos="1320"/>
          <w:tab w:val="right" w:leader="dot" w:pos="9350"/>
        </w:tabs>
        <w:rPr>
          <w:del w:id="768" w:author="Vilson Lu" w:date="2014-08-22T04:25:00Z"/>
          <w:rFonts w:eastAsiaTheme="minorEastAsia"/>
          <w:noProof/>
          <w:sz w:val="22"/>
          <w:szCs w:val="22"/>
          <w:rPrChange w:id="769" w:author="Vilson Lu" w:date="2014-08-22T06:41:00Z">
            <w:rPr>
              <w:del w:id="770" w:author="Vilson Lu" w:date="2014-08-22T04:25:00Z"/>
              <w:rFonts w:asciiTheme="minorHAnsi" w:eastAsiaTheme="minorEastAsia" w:hAnsiTheme="minorHAnsi" w:cstheme="minorBidi"/>
              <w:noProof/>
              <w:sz w:val="22"/>
              <w:szCs w:val="22"/>
            </w:rPr>
          </w:rPrChange>
        </w:rPr>
      </w:pPr>
      <w:del w:id="771" w:author="Vilson Lu" w:date="2014-08-22T04:25:00Z">
        <w:r w:rsidRPr="00372B98">
          <w:rPr>
            <w:rPrChange w:id="772" w:author="Vilson Lu" w:date="2014-08-22T06:41:00Z">
              <w:rPr>
                <w:rStyle w:val="Hyperlink"/>
                <w:noProof/>
                <w:sz w:val="20"/>
                <w:szCs w:val="20"/>
              </w:rPr>
            </w:rPrChange>
          </w:rPr>
          <w:delText>3.7.2</w:delText>
        </w:r>
        <w:r w:rsidRPr="00372B98">
          <w:rPr>
            <w:rFonts w:eastAsiaTheme="minorEastAsia"/>
            <w:noProof/>
            <w:sz w:val="22"/>
            <w:szCs w:val="22"/>
            <w:rPrChange w:id="77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74" w:author="Vilson Lu" w:date="2014-08-22T06:41:00Z">
              <w:rPr>
                <w:rStyle w:val="Hyperlink"/>
                <w:noProof/>
                <w:sz w:val="20"/>
                <w:szCs w:val="20"/>
              </w:rPr>
            </w:rPrChange>
          </w:rPr>
          <w:delText>ANNIE (Cunningham et al., 2002)</w:delText>
        </w:r>
        <w:r w:rsidR="006F08F4" w:rsidRPr="00AC2ADB" w:rsidDel="00A05B58">
          <w:rPr>
            <w:noProof/>
            <w:webHidden/>
          </w:rPr>
          <w:tab/>
          <w:delText>3-20</w:delText>
        </w:r>
      </w:del>
    </w:p>
    <w:p w:rsidR="006F08F4" w:rsidRPr="00AC2ADB" w:rsidDel="00A05B58" w:rsidRDefault="00372B98">
      <w:pPr>
        <w:pStyle w:val="TOC3"/>
        <w:tabs>
          <w:tab w:val="left" w:pos="1320"/>
          <w:tab w:val="right" w:leader="dot" w:pos="9350"/>
        </w:tabs>
        <w:rPr>
          <w:del w:id="775" w:author="Vilson Lu" w:date="2014-08-22T04:25:00Z"/>
          <w:rFonts w:eastAsiaTheme="minorEastAsia"/>
          <w:noProof/>
          <w:sz w:val="22"/>
          <w:szCs w:val="22"/>
          <w:rPrChange w:id="776" w:author="Vilson Lu" w:date="2014-08-22T06:41:00Z">
            <w:rPr>
              <w:del w:id="777" w:author="Vilson Lu" w:date="2014-08-22T04:25:00Z"/>
              <w:rFonts w:asciiTheme="minorHAnsi" w:eastAsiaTheme="minorEastAsia" w:hAnsiTheme="minorHAnsi" w:cstheme="minorBidi"/>
              <w:noProof/>
              <w:sz w:val="22"/>
              <w:szCs w:val="22"/>
            </w:rPr>
          </w:rPrChange>
        </w:rPr>
      </w:pPr>
      <w:del w:id="778" w:author="Vilson Lu" w:date="2014-08-22T04:25:00Z">
        <w:r w:rsidRPr="00372B98">
          <w:rPr>
            <w:rPrChange w:id="779" w:author="Vilson Lu" w:date="2014-08-22T06:41:00Z">
              <w:rPr>
                <w:rStyle w:val="Hyperlink"/>
                <w:noProof/>
                <w:sz w:val="20"/>
                <w:szCs w:val="20"/>
              </w:rPr>
            </w:rPrChange>
          </w:rPr>
          <w:delText>3.7.3</w:delText>
        </w:r>
        <w:r w:rsidRPr="00372B98">
          <w:rPr>
            <w:rFonts w:eastAsiaTheme="minorEastAsia"/>
            <w:noProof/>
            <w:sz w:val="22"/>
            <w:szCs w:val="22"/>
            <w:rPrChange w:id="78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81" w:author="Vilson Lu" w:date="2014-08-22T06:41:00Z">
              <w:rPr>
                <w:rStyle w:val="Hyperlink"/>
                <w:noProof/>
                <w:sz w:val="20"/>
                <w:szCs w:val="20"/>
              </w:rPr>
            </w:rPrChange>
          </w:rPr>
          <w:delText>Twitter NLP Tools (Ritter et al., 2011)</w:delText>
        </w:r>
        <w:r w:rsidR="006F08F4" w:rsidRPr="00AC2ADB" w:rsidDel="00A05B58">
          <w:rPr>
            <w:noProof/>
            <w:webHidden/>
          </w:rPr>
          <w:tab/>
          <w:delText>3-22</w:delText>
        </w:r>
      </w:del>
    </w:p>
    <w:p w:rsidR="006F08F4" w:rsidRPr="00AC2ADB" w:rsidDel="00A05B58" w:rsidRDefault="00372B98">
      <w:pPr>
        <w:pStyle w:val="TOC3"/>
        <w:tabs>
          <w:tab w:val="left" w:pos="1320"/>
          <w:tab w:val="right" w:leader="dot" w:pos="9350"/>
        </w:tabs>
        <w:rPr>
          <w:del w:id="782" w:author="Vilson Lu" w:date="2014-08-22T04:25:00Z"/>
          <w:rFonts w:eastAsiaTheme="minorEastAsia"/>
          <w:noProof/>
          <w:sz w:val="22"/>
          <w:szCs w:val="22"/>
          <w:rPrChange w:id="783" w:author="Vilson Lu" w:date="2014-08-22T06:41:00Z">
            <w:rPr>
              <w:del w:id="784" w:author="Vilson Lu" w:date="2014-08-22T04:25:00Z"/>
              <w:rFonts w:asciiTheme="minorHAnsi" w:eastAsiaTheme="minorEastAsia" w:hAnsiTheme="minorHAnsi" w:cstheme="minorBidi"/>
              <w:noProof/>
              <w:sz w:val="22"/>
              <w:szCs w:val="22"/>
            </w:rPr>
          </w:rPrChange>
        </w:rPr>
      </w:pPr>
      <w:del w:id="785" w:author="Vilson Lu" w:date="2014-08-22T04:25:00Z">
        <w:r w:rsidRPr="00372B98">
          <w:rPr>
            <w:rPrChange w:id="786" w:author="Vilson Lu" w:date="2014-08-22T06:41:00Z">
              <w:rPr>
                <w:rStyle w:val="Hyperlink"/>
                <w:noProof/>
                <w:sz w:val="20"/>
                <w:szCs w:val="20"/>
              </w:rPr>
            </w:rPrChange>
          </w:rPr>
          <w:delText>3.7.4</w:delText>
        </w:r>
        <w:r w:rsidRPr="00372B98">
          <w:rPr>
            <w:rFonts w:eastAsiaTheme="minorEastAsia"/>
            <w:noProof/>
            <w:sz w:val="22"/>
            <w:szCs w:val="22"/>
            <w:rPrChange w:id="78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88" w:author="Vilson Lu" w:date="2014-08-22T06:41:00Z">
              <w:rPr>
                <w:rStyle w:val="Hyperlink"/>
                <w:noProof/>
                <w:sz w:val="20"/>
                <w:szCs w:val="20"/>
              </w:rPr>
            </w:rPrChange>
          </w:rPr>
          <w:delText>Weka (Weka 3, n.d.)</w:delText>
        </w:r>
        <w:r w:rsidR="006F08F4" w:rsidRPr="00AC2ADB" w:rsidDel="00A05B58">
          <w:rPr>
            <w:noProof/>
            <w:webHidden/>
          </w:rPr>
          <w:tab/>
          <w:delText>3-23</w:delText>
        </w:r>
      </w:del>
    </w:p>
    <w:p w:rsidR="006F08F4" w:rsidRPr="00AC2ADB" w:rsidDel="00A05B58" w:rsidRDefault="00372B98">
      <w:pPr>
        <w:pStyle w:val="TOC3"/>
        <w:tabs>
          <w:tab w:val="left" w:pos="1320"/>
          <w:tab w:val="right" w:leader="dot" w:pos="9350"/>
        </w:tabs>
        <w:rPr>
          <w:del w:id="789" w:author="Vilson Lu" w:date="2014-08-22T04:25:00Z"/>
          <w:rFonts w:eastAsiaTheme="minorEastAsia"/>
          <w:noProof/>
          <w:sz w:val="22"/>
          <w:szCs w:val="22"/>
          <w:rPrChange w:id="790" w:author="Vilson Lu" w:date="2014-08-22T06:41:00Z">
            <w:rPr>
              <w:del w:id="791" w:author="Vilson Lu" w:date="2014-08-22T04:25:00Z"/>
              <w:rFonts w:asciiTheme="minorHAnsi" w:eastAsiaTheme="minorEastAsia" w:hAnsiTheme="minorHAnsi" w:cstheme="minorBidi"/>
              <w:noProof/>
              <w:sz w:val="22"/>
              <w:szCs w:val="22"/>
            </w:rPr>
          </w:rPrChange>
        </w:rPr>
      </w:pPr>
      <w:del w:id="792" w:author="Vilson Lu" w:date="2014-08-22T04:25:00Z">
        <w:r w:rsidRPr="00372B98">
          <w:rPr>
            <w:rPrChange w:id="793" w:author="Vilson Lu" w:date="2014-08-22T06:41:00Z">
              <w:rPr>
                <w:rStyle w:val="Hyperlink"/>
                <w:noProof/>
                <w:sz w:val="20"/>
                <w:szCs w:val="20"/>
              </w:rPr>
            </w:rPrChange>
          </w:rPr>
          <w:delText>3.7.5</w:delText>
        </w:r>
        <w:r w:rsidRPr="00372B98">
          <w:rPr>
            <w:rFonts w:eastAsiaTheme="minorEastAsia"/>
            <w:noProof/>
            <w:sz w:val="22"/>
            <w:szCs w:val="22"/>
            <w:rPrChange w:id="79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795" w:author="Vilson Lu" w:date="2014-08-22T06:41:00Z">
              <w:rPr>
                <w:rStyle w:val="Hyperlink"/>
                <w:noProof/>
                <w:sz w:val="20"/>
                <w:szCs w:val="20"/>
              </w:rPr>
            </w:rPrChange>
          </w:rPr>
          <w:delText>TwitIE (Bontcheva et al., 2013)</w:delText>
        </w:r>
        <w:r w:rsidR="006F08F4" w:rsidRPr="00AC2ADB" w:rsidDel="00A05B58">
          <w:rPr>
            <w:noProof/>
            <w:webHidden/>
          </w:rPr>
          <w:tab/>
          <w:delText>3-23</w:delText>
        </w:r>
      </w:del>
    </w:p>
    <w:p w:rsidR="006F08F4" w:rsidRPr="00AC2ADB" w:rsidDel="00A05B58" w:rsidRDefault="00372B98">
      <w:pPr>
        <w:pStyle w:val="TOC3"/>
        <w:tabs>
          <w:tab w:val="left" w:pos="1320"/>
          <w:tab w:val="right" w:leader="dot" w:pos="9350"/>
        </w:tabs>
        <w:rPr>
          <w:del w:id="796" w:author="Vilson Lu" w:date="2014-08-22T04:25:00Z"/>
          <w:rFonts w:eastAsiaTheme="minorEastAsia"/>
          <w:noProof/>
          <w:sz w:val="22"/>
          <w:szCs w:val="22"/>
          <w:rPrChange w:id="797" w:author="Vilson Lu" w:date="2014-08-22T06:41:00Z">
            <w:rPr>
              <w:del w:id="798" w:author="Vilson Lu" w:date="2014-08-22T04:25:00Z"/>
              <w:rFonts w:asciiTheme="minorHAnsi" w:eastAsiaTheme="minorEastAsia" w:hAnsiTheme="minorHAnsi" w:cstheme="minorBidi"/>
              <w:noProof/>
              <w:sz w:val="22"/>
              <w:szCs w:val="22"/>
            </w:rPr>
          </w:rPrChange>
        </w:rPr>
      </w:pPr>
      <w:del w:id="799" w:author="Vilson Lu" w:date="2014-08-22T04:25:00Z">
        <w:r w:rsidRPr="00372B98">
          <w:rPr>
            <w:rPrChange w:id="800" w:author="Vilson Lu" w:date="2014-08-22T06:41:00Z">
              <w:rPr>
                <w:rStyle w:val="Hyperlink"/>
                <w:noProof/>
                <w:sz w:val="20"/>
                <w:szCs w:val="20"/>
              </w:rPr>
            </w:rPrChange>
          </w:rPr>
          <w:delText>3.7.6</w:delText>
        </w:r>
        <w:r w:rsidRPr="00372B98">
          <w:rPr>
            <w:rFonts w:eastAsiaTheme="minorEastAsia"/>
            <w:noProof/>
            <w:sz w:val="22"/>
            <w:szCs w:val="22"/>
            <w:rPrChange w:id="80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02" w:author="Vilson Lu" w:date="2014-08-22T06:41:00Z">
              <w:rPr>
                <w:rStyle w:val="Hyperlink"/>
                <w:noProof/>
                <w:sz w:val="20"/>
                <w:szCs w:val="20"/>
              </w:rPr>
            </w:rPrChange>
          </w:rPr>
          <w:delText>OWL API (Horridge &amp; Bechhoffer, 2011)</w:delText>
        </w:r>
        <w:r w:rsidR="006F08F4" w:rsidRPr="00AC2ADB" w:rsidDel="00A05B58">
          <w:rPr>
            <w:noProof/>
            <w:webHidden/>
          </w:rPr>
          <w:tab/>
          <w:delText>3-24</w:delText>
        </w:r>
      </w:del>
    </w:p>
    <w:p w:rsidR="006F08F4" w:rsidRPr="00AC2ADB" w:rsidDel="00A05B58" w:rsidRDefault="00372B98">
      <w:pPr>
        <w:pStyle w:val="TOC3"/>
        <w:tabs>
          <w:tab w:val="left" w:pos="1320"/>
          <w:tab w:val="right" w:leader="dot" w:pos="9350"/>
        </w:tabs>
        <w:rPr>
          <w:del w:id="803" w:author="Vilson Lu" w:date="2014-08-22T04:25:00Z"/>
          <w:rFonts w:eastAsiaTheme="minorEastAsia"/>
          <w:noProof/>
          <w:sz w:val="22"/>
          <w:szCs w:val="22"/>
          <w:rPrChange w:id="804" w:author="Vilson Lu" w:date="2014-08-22T06:41:00Z">
            <w:rPr>
              <w:del w:id="805" w:author="Vilson Lu" w:date="2014-08-22T04:25:00Z"/>
              <w:rFonts w:asciiTheme="minorHAnsi" w:eastAsiaTheme="minorEastAsia" w:hAnsiTheme="minorHAnsi" w:cstheme="minorBidi"/>
              <w:noProof/>
              <w:sz w:val="22"/>
              <w:szCs w:val="22"/>
            </w:rPr>
          </w:rPrChange>
        </w:rPr>
      </w:pPr>
      <w:del w:id="806" w:author="Vilson Lu" w:date="2014-08-22T04:25:00Z">
        <w:r w:rsidRPr="00372B98">
          <w:rPr>
            <w:rPrChange w:id="807" w:author="Vilson Lu" w:date="2014-08-22T06:41:00Z">
              <w:rPr>
                <w:rStyle w:val="Hyperlink"/>
                <w:noProof/>
                <w:sz w:val="20"/>
                <w:szCs w:val="20"/>
              </w:rPr>
            </w:rPrChange>
          </w:rPr>
          <w:delText>3.7.7</w:delText>
        </w:r>
        <w:r w:rsidRPr="00372B98">
          <w:rPr>
            <w:rFonts w:eastAsiaTheme="minorEastAsia"/>
            <w:noProof/>
            <w:sz w:val="22"/>
            <w:szCs w:val="22"/>
            <w:rPrChange w:id="80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09" w:author="Vilson Lu" w:date="2014-08-22T06:41:00Z">
              <w:rPr>
                <w:rStyle w:val="Hyperlink"/>
                <w:noProof/>
                <w:sz w:val="20"/>
                <w:szCs w:val="20"/>
              </w:rPr>
            </w:rPrChange>
          </w:rPr>
          <w:delText>ArkNLP (Gimpel et al., 2011)</w:delText>
        </w:r>
        <w:r w:rsidR="006F08F4" w:rsidRPr="00AC2ADB" w:rsidDel="00A05B58">
          <w:rPr>
            <w:noProof/>
            <w:webHidden/>
          </w:rPr>
          <w:tab/>
          <w:delText>3-24</w:delText>
        </w:r>
      </w:del>
    </w:p>
    <w:p w:rsidR="006F08F4" w:rsidRPr="00AC2ADB" w:rsidDel="00A05B58" w:rsidRDefault="00372B98">
      <w:pPr>
        <w:pStyle w:val="TOC1"/>
        <w:tabs>
          <w:tab w:val="left" w:pos="660"/>
          <w:tab w:val="right" w:leader="dot" w:pos="9350"/>
        </w:tabs>
        <w:rPr>
          <w:del w:id="810" w:author="Vilson Lu" w:date="2014-08-22T04:25:00Z"/>
          <w:rFonts w:eastAsiaTheme="minorEastAsia"/>
          <w:noProof/>
          <w:sz w:val="22"/>
          <w:szCs w:val="22"/>
          <w:rPrChange w:id="811" w:author="Vilson Lu" w:date="2014-08-22T06:41:00Z">
            <w:rPr>
              <w:del w:id="812" w:author="Vilson Lu" w:date="2014-08-22T04:25:00Z"/>
              <w:rFonts w:asciiTheme="minorHAnsi" w:eastAsiaTheme="minorEastAsia" w:hAnsiTheme="minorHAnsi" w:cstheme="minorBidi"/>
              <w:noProof/>
              <w:sz w:val="22"/>
              <w:szCs w:val="22"/>
            </w:rPr>
          </w:rPrChange>
        </w:rPr>
      </w:pPr>
      <w:del w:id="813" w:author="Vilson Lu" w:date="2014-08-22T04:25:00Z">
        <w:r w:rsidRPr="00372B98">
          <w:rPr>
            <w:rPrChange w:id="814" w:author="Vilson Lu" w:date="2014-08-22T06:41:00Z">
              <w:rPr>
                <w:rStyle w:val="Hyperlink"/>
                <w:noProof/>
                <w:sz w:val="20"/>
                <w:szCs w:val="20"/>
              </w:rPr>
            </w:rPrChange>
          </w:rPr>
          <w:delText>4.0</w:delText>
        </w:r>
        <w:r w:rsidRPr="00372B98">
          <w:rPr>
            <w:rFonts w:eastAsiaTheme="minorEastAsia"/>
            <w:noProof/>
            <w:sz w:val="22"/>
            <w:szCs w:val="22"/>
            <w:rPrChange w:id="81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16" w:author="Vilson Lu" w:date="2014-08-22T06:41:00Z">
              <w:rPr>
                <w:rStyle w:val="Hyperlink"/>
                <w:noProof/>
                <w:sz w:val="20"/>
                <w:szCs w:val="20"/>
              </w:rPr>
            </w:rPrChange>
          </w:rPr>
          <w:delText>The FILIET System</w:delText>
        </w:r>
        <w:r w:rsidR="006F08F4" w:rsidRPr="00AC2ADB" w:rsidDel="00A05B58">
          <w:rPr>
            <w:noProof/>
            <w:webHidden/>
          </w:rPr>
          <w:tab/>
          <w:delText>4-1</w:delText>
        </w:r>
      </w:del>
    </w:p>
    <w:p w:rsidR="006F08F4" w:rsidRPr="00AC2ADB" w:rsidDel="00A05B58" w:rsidRDefault="00372B98">
      <w:pPr>
        <w:pStyle w:val="TOC2"/>
        <w:tabs>
          <w:tab w:val="left" w:pos="880"/>
          <w:tab w:val="right" w:leader="dot" w:pos="9350"/>
        </w:tabs>
        <w:rPr>
          <w:del w:id="817" w:author="Vilson Lu" w:date="2014-08-22T04:25:00Z"/>
          <w:rFonts w:eastAsiaTheme="minorEastAsia"/>
          <w:noProof/>
          <w:sz w:val="22"/>
          <w:szCs w:val="22"/>
          <w:rPrChange w:id="818" w:author="Vilson Lu" w:date="2014-08-22T06:41:00Z">
            <w:rPr>
              <w:del w:id="819" w:author="Vilson Lu" w:date="2014-08-22T04:25:00Z"/>
              <w:rFonts w:asciiTheme="minorHAnsi" w:eastAsiaTheme="minorEastAsia" w:hAnsiTheme="minorHAnsi" w:cstheme="minorBidi"/>
              <w:noProof/>
              <w:sz w:val="22"/>
              <w:szCs w:val="22"/>
            </w:rPr>
          </w:rPrChange>
        </w:rPr>
      </w:pPr>
      <w:del w:id="820" w:author="Vilson Lu" w:date="2014-08-22T04:25:00Z">
        <w:r w:rsidRPr="00372B98">
          <w:rPr>
            <w:rPrChange w:id="821" w:author="Vilson Lu" w:date="2014-08-22T06:41:00Z">
              <w:rPr>
                <w:rStyle w:val="Hyperlink"/>
                <w:noProof/>
                <w:sz w:val="20"/>
                <w:szCs w:val="20"/>
              </w:rPr>
            </w:rPrChange>
          </w:rPr>
          <w:delText>4.1</w:delText>
        </w:r>
        <w:r w:rsidRPr="00372B98">
          <w:rPr>
            <w:rFonts w:eastAsiaTheme="minorEastAsia"/>
            <w:noProof/>
            <w:sz w:val="22"/>
            <w:szCs w:val="22"/>
            <w:rPrChange w:id="82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23" w:author="Vilson Lu" w:date="2014-08-22T06:41:00Z">
              <w:rPr>
                <w:rStyle w:val="Hyperlink"/>
                <w:noProof/>
                <w:sz w:val="20"/>
                <w:szCs w:val="20"/>
              </w:rPr>
            </w:rPrChange>
          </w:rPr>
          <w:delText>System Overview</w:delText>
        </w:r>
        <w:r w:rsidR="006F08F4" w:rsidRPr="00AC2ADB" w:rsidDel="00A05B58">
          <w:rPr>
            <w:noProof/>
            <w:webHidden/>
          </w:rPr>
          <w:tab/>
          <w:delText>4-1</w:delText>
        </w:r>
      </w:del>
    </w:p>
    <w:p w:rsidR="006F08F4" w:rsidRPr="00AC2ADB" w:rsidDel="00A05B58" w:rsidRDefault="00372B98">
      <w:pPr>
        <w:pStyle w:val="TOC2"/>
        <w:tabs>
          <w:tab w:val="left" w:pos="880"/>
          <w:tab w:val="right" w:leader="dot" w:pos="9350"/>
        </w:tabs>
        <w:rPr>
          <w:del w:id="824" w:author="Vilson Lu" w:date="2014-08-22T04:25:00Z"/>
          <w:rFonts w:eastAsiaTheme="minorEastAsia"/>
          <w:noProof/>
          <w:sz w:val="22"/>
          <w:szCs w:val="22"/>
          <w:rPrChange w:id="825" w:author="Vilson Lu" w:date="2014-08-22T06:41:00Z">
            <w:rPr>
              <w:del w:id="826" w:author="Vilson Lu" w:date="2014-08-22T04:25:00Z"/>
              <w:rFonts w:asciiTheme="minorHAnsi" w:eastAsiaTheme="minorEastAsia" w:hAnsiTheme="minorHAnsi" w:cstheme="minorBidi"/>
              <w:noProof/>
              <w:sz w:val="22"/>
              <w:szCs w:val="22"/>
            </w:rPr>
          </w:rPrChange>
        </w:rPr>
      </w:pPr>
      <w:del w:id="827" w:author="Vilson Lu" w:date="2014-08-22T04:25:00Z">
        <w:r w:rsidRPr="00372B98">
          <w:rPr>
            <w:rPrChange w:id="828" w:author="Vilson Lu" w:date="2014-08-22T06:41:00Z">
              <w:rPr>
                <w:rStyle w:val="Hyperlink"/>
                <w:noProof/>
                <w:sz w:val="20"/>
                <w:szCs w:val="20"/>
              </w:rPr>
            </w:rPrChange>
          </w:rPr>
          <w:delText>4.2</w:delText>
        </w:r>
        <w:r w:rsidRPr="00372B98">
          <w:rPr>
            <w:rFonts w:eastAsiaTheme="minorEastAsia"/>
            <w:noProof/>
            <w:sz w:val="22"/>
            <w:szCs w:val="22"/>
            <w:rPrChange w:id="82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30" w:author="Vilson Lu" w:date="2014-08-22T06:41:00Z">
              <w:rPr>
                <w:rStyle w:val="Hyperlink"/>
                <w:noProof/>
                <w:sz w:val="20"/>
                <w:szCs w:val="20"/>
              </w:rPr>
            </w:rPrChange>
          </w:rPr>
          <w:delText>System Objectives</w:delText>
        </w:r>
        <w:r w:rsidR="006F08F4" w:rsidRPr="00AC2ADB" w:rsidDel="00A05B58">
          <w:rPr>
            <w:noProof/>
            <w:webHidden/>
          </w:rPr>
          <w:tab/>
          <w:delText>4-1</w:delText>
        </w:r>
      </w:del>
    </w:p>
    <w:p w:rsidR="006F08F4" w:rsidRPr="00AC2ADB" w:rsidDel="00A05B58" w:rsidRDefault="00372B98">
      <w:pPr>
        <w:pStyle w:val="TOC3"/>
        <w:tabs>
          <w:tab w:val="left" w:pos="1320"/>
          <w:tab w:val="right" w:leader="dot" w:pos="9350"/>
        </w:tabs>
        <w:rPr>
          <w:del w:id="831" w:author="Vilson Lu" w:date="2014-08-22T04:25:00Z"/>
          <w:rFonts w:eastAsiaTheme="minorEastAsia"/>
          <w:noProof/>
          <w:sz w:val="22"/>
          <w:szCs w:val="22"/>
          <w:rPrChange w:id="832" w:author="Vilson Lu" w:date="2014-08-22T06:41:00Z">
            <w:rPr>
              <w:del w:id="833" w:author="Vilson Lu" w:date="2014-08-22T04:25:00Z"/>
              <w:rFonts w:asciiTheme="minorHAnsi" w:eastAsiaTheme="minorEastAsia" w:hAnsiTheme="minorHAnsi" w:cstheme="minorBidi"/>
              <w:noProof/>
              <w:sz w:val="22"/>
              <w:szCs w:val="22"/>
            </w:rPr>
          </w:rPrChange>
        </w:rPr>
      </w:pPr>
      <w:del w:id="834" w:author="Vilson Lu" w:date="2014-08-22T04:25:00Z">
        <w:r w:rsidRPr="00372B98">
          <w:rPr>
            <w:rPrChange w:id="835" w:author="Vilson Lu" w:date="2014-08-22T06:41:00Z">
              <w:rPr>
                <w:rStyle w:val="Hyperlink"/>
                <w:noProof/>
                <w:sz w:val="20"/>
                <w:szCs w:val="20"/>
              </w:rPr>
            </w:rPrChange>
          </w:rPr>
          <w:delText>4.2.1</w:delText>
        </w:r>
        <w:r w:rsidRPr="00372B98">
          <w:rPr>
            <w:rFonts w:eastAsiaTheme="minorEastAsia"/>
            <w:noProof/>
            <w:sz w:val="22"/>
            <w:szCs w:val="22"/>
            <w:rPrChange w:id="83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37" w:author="Vilson Lu" w:date="2014-08-22T06:41:00Z">
              <w:rPr>
                <w:rStyle w:val="Hyperlink"/>
                <w:noProof/>
                <w:sz w:val="20"/>
                <w:szCs w:val="20"/>
              </w:rPr>
            </w:rPrChange>
          </w:rPr>
          <w:delText>General Objective</w:delText>
        </w:r>
        <w:r w:rsidR="006F08F4" w:rsidRPr="00AC2ADB" w:rsidDel="00A05B58">
          <w:rPr>
            <w:noProof/>
            <w:webHidden/>
          </w:rPr>
          <w:tab/>
          <w:delText>4-1</w:delText>
        </w:r>
      </w:del>
    </w:p>
    <w:p w:rsidR="006F08F4" w:rsidRPr="00AC2ADB" w:rsidDel="00A05B58" w:rsidRDefault="00372B98">
      <w:pPr>
        <w:pStyle w:val="TOC3"/>
        <w:tabs>
          <w:tab w:val="left" w:pos="1320"/>
          <w:tab w:val="right" w:leader="dot" w:pos="9350"/>
        </w:tabs>
        <w:rPr>
          <w:del w:id="838" w:author="Vilson Lu" w:date="2014-08-22T04:25:00Z"/>
          <w:rFonts w:eastAsiaTheme="minorEastAsia"/>
          <w:noProof/>
          <w:sz w:val="22"/>
          <w:szCs w:val="22"/>
          <w:rPrChange w:id="839" w:author="Vilson Lu" w:date="2014-08-22T06:41:00Z">
            <w:rPr>
              <w:del w:id="840" w:author="Vilson Lu" w:date="2014-08-22T04:25:00Z"/>
              <w:rFonts w:asciiTheme="minorHAnsi" w:eastAsiaTheme="minorEastAsia" w:hAnsiTheme="minorHAnsi" w:cstheme="minorBidi"/>
              <w:noProof/>
              <w:sz w:val="22"/>
              <w:szCs w:val="22"/>
            </w:rPr>
          </w:rPrChange>
        </w:rPr>
      </w:pPr>
      <w:del w:id="841" w:author="Vilson Lu" w:date="2014-08-22T04:25:00Z">
        <w:r w:rsidRPr="00372B98">
          <w:rPr>
            <w:rPrChange w:id="842" w:author="Vilson Lu" w:date="2014-08-22T06:41:00Z">
              <w:rPr>
                <w:rStyle w:val="Hyperlink"/>
                <w:noProof/>
                <w:sz w:val="20"/>
                <w:szCs w:val="20"/>
              </w:rPr>
            </w:rPrChange>
          </w:rPr>
          <w:delText>4.2.2</w:delText>
        </w:r>
        <w:r w:rsidRPr="00372B98">
          <w:rPr>
            <w:rFonts w:eastAsiaTheme="minorEastAsia"/>
            <w:noProof/>
            <w:sz w:val="22"/>
            <w:szCs w:val="22"/>
            <w:rPrChange w:id="84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44" w:author="Vilson Lu" w:date="2014-08-22T06:41:00Z">
              <w:rPr>
                <w:rStyle w:val="Hyperlink"/>
                <w:noProof/>
                <w:sz w:val="20"/>
                <w:szCs w:val="20"/>
              </w:rPr>
            </w:rPrChange>
          </w:rPr>
          <w:delText>Specific Objectives</w:delText>
        </w:r>
        <w:r w:rsidR="006F08F4" w:rsidRPr="00AC2ADB" w:rsidDel="00A05B58">
          <w:rPr>
            <w:noProof/>
            <w:webHidden/>
          </w:rPr>
          <w:tab/>
          <w:delText>4-1</w:delText>
        </w:r>
      </w:del>
    </w:p>
    <w:p w:rsidR="006F08F4" w:rsidRPr="00AC2ADB" w:rsidDel="00A05B58" w:rsidRDefault="00372B98">
      <w:pPr>
        <w:pStyle w:val="TOC2"/>
        <w:tabs>
          <w:tab w:val="left" w:pos="880"/>
          <w:tab w:val="right" w:leader="dot" w:pos="9350"/>
        </w:tabs>
        <w:rPr>
          <w:del w:id="845" w:author="Vilson Lu" w:date="2014-08-22T04:25:00Z"/>
          <w:rFonts w:eastAsiaTheme="minorEastAsia"/>
          <w:noProof/>
          <w:sz w:val="22"/>
          <w:szCs w:val="22"/>
          <w:rPrChange w:id="846" w:author="Vilson Lu" w:date="2014-08-22T06:41:00Z">
            <w:rPr>
              <w:del w:id="847" w:author="Vilson Lu" w:date="2014-08-22T04:25:00Z"/>
              <w:rFonts w:asciiTheme="minorHAnsi" w:eastAsiaTheme="minorEastAsia" w:hAnsiTheme="minorHAnsi" w:cstheme="minorBidi"/>
              <w:noProof/>
              <w:sz w:val="22"/>
              <w:szCs w:val="22"/>
            </w:rPr>
          </w:rPrChange>
        </w:rPr>
      </w:pPr>
      <w:del w:id="848" w:author="Vilson Lu" w:date="2014-08-22T04:25:00Z">
        <w:r w:rsidRPr="00372B98">
          <w:rPr>
            <w:rPrChange w:id="849" w:author="Vilson Lu" w:date="2014-08-22T06:41:00Z">
              <w:rPr>
                <w:rStyle w:val="Hyperlink"/>
                <w:noProof/>
                <w:sz w:val="20"/>
                <w:szCs w:val="20"/>
              </w:rPr>
            </w:rPrChange>
          </w:rPr>
          <w:lastRenderedPageBreak/>
          <w:delText>4.3</w:delText>
        </w:r>
        <w:r w:rsidRPr="00372B98">
          <w:rPr>
            <w:rFonts w:eastAsiaTheme="minorEastAsia"/>
            <w:noProof/>
            <w:sz w:val="22"/>
            <w:szCs w:val="22"/>
            <w:rPrChange w:id="85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51" w:author="Vilson Lu" w:date="2014-08-22T06:41:00Z">
              <w:rPr>
                <w:rStyle w:val="Hyperlink"/>
                <w:noProof/>
                <w:sz w:val="20"/>
                <w:szCs w:val="20"/>
              </w:rPr>
            </w:rPrChange>
          </w:rPr>
          <w:delText>System Scope and Limitations</w:delText>
        </w:r>
        <w:r w:rsidR="006F08F4" w:rsidRPr="00AC2ADB" w:rsidDel="00A05B58">
          <w:rPr>
            <w:noProof/>
            <w:webHidden/>
          </w:rPr>
          <w:tab/>
          <w:delText>4-1</w:delText>
        </w:r>
      </w:del>
    </w:p>
    <w:p w:rsidR="006F08F4" w:rsidRPr="00AC2ADB" w:rsidDel="00A05B58" w:rsidRDefault="00372B98">
      <w:pPr>
        <w:pStyle w:val="TOC2"/>
        <w:tabs>
          <w:tab w:val="left" w:pos="880"/>
          <w:tab w:val="right" w:leader="dot" w:pos="9350"/>
        </w:tabs>
        <w:rPr>
          <w:del w:id="852" w:author="Vilson Lu" w:date="2014-08-22T04:25:00Z"/>
          <w:rFonts w:eastAsiaTheme="minorEastAsia"/>
          <w:noProof/>
          <w:sz w:val="22"/>
          <w:szCs w:val="22"/>
          <w:rPrChange w:id="853" w:author="Vilson Lu" w:date="2014-08-22T06:41:00Z">
            <w:rPr>
              <w:del w:id="854" w:author="Vilson Lu" w:date="2014-08-22T04:25:00Z"/>
              <w:rFonts w:asciiTheme="minorHAnsi" w:eastAsiaTheme="minorEastAsia" w:hAnsiTheme="minorHAnsi" w:cstheme="minorBidi"/>
              <w:noProof/>
              <w:sz w:val="22"/>
              <w:szCs w:val="22"/>
            </w:rPr>
          </w:rPrChange>
        </w:rPr>
      </w:pPr>
      <w:del w:id="855" w:author="Vilson Lu" w:date="2014-08-22T04:25:00Z">
        <w:r w:rsidRPr="00372B98">
          <w:rPr>
            <w:rPrChange w:id="856" w:author="Vilson Lu" w:date="2014-08-22T06:41:00Z">
              <w:rPr>
                <w:rStyle w:val="Hyperlink"/>
                <w:noProof/>
                <w:sz w:val="20"/>
                <w:szCs w:val="20"/>
              </w:rPr>
            </w:rPrChange>
          </w:rPr>
          <w:delText>4.4</w:delText>
        </w:r>
        <w:r w:rsidRPr="00372B98">
          <w:rPr>
            <w:rFonts w:eastAsiaTheme="minorEastAsia"/>
            <w:noProof/>
            <w:sz w:val="22"/>
            <w:szCs w:val="22"/>
            <w:rPrChange w:id="85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58" w:author="Vilson Lu" w:date="2014-08-22T06:41:00Z">
              <w:rPr>
                <w:rStyle w:val="Hyperlink"/>
                <w:noProof/>
                <w:sz w:val="20"/>
                <w:szCs w:val="20"/>
              </w:rPr>
            </w:rPrChange>
          </w:rPr>
          <w:delText>Architectural Design</w:delText>
        </w:r>
        <w:r w:rsidR="006F08F4" w:rsidRPr="00AC2ADB" w:rsidDel="00A05B58">
          <w:rPr>
            <w:noProof/>
            <w:webHidden/>
          </w:rPr>
          <w:tab/>
          <w:delText>4-3</w:delText>
        </w:r>
      </w:del>
    </w:p>
    <w:p w:rsidR="006F08F4" w:rsidRPr="00AC2ADB" w:rsidDel="00A05B58" w:rsidRDefault="00372B98">
      <w:pPr>
        <w:pStyle w:val="TOC3"/>
        <w:tabs>
          <w:tab w:val="left" w:pos="1320"/>
          <w:tab w:val="right" w:leader="dot" w:pos="9350"/>
        </w:tabs>
        <w:rPr>
          <w:del w:id="859" w:author="Vilson Lu" w:date="2014-08-22T04:25:00Z"/>
          <w:rFonts w:eastAsiaTheme="minorEastAsia"/>
          <w:noProof/>
          <w:sz w:val="22"/>
          <w:szCs w:val="22"/>
          <w:rPrChange w:id="860" w:author="Vilson Lu" w:date="2014-08-22T06:41:00Z">
            <w:rPr>
              <w:del w:id="861" w:author="Vilson Lu" w:date="2014-08-22T04:25:00Z"/>
              <w:rFonts w:asciiTheme="minorHAnsi" w:eastAsiaTheme="minorEastAsia" w:hAnsiTheme="minorHAnsi" w:cstheme="minorBidi"/>
              <w:noProof/>
              <w:sz w:val="22"/>
              <w:szCs w:val="22"/>
            </w:rPr>
          </w:rPrChange>
        </w:rPr>
      </w:pPr>
      <w:del w:id="862" w:author="Vilson Lu" w:date="2014-08-22T04:25:00Z">
        <w:r w:rsidRPr="00372B98">
          <w:rPr>
            <w:rPrChange w:id="863" w:author="Vilson Lu" w:date="2014-08-22T06:41:00Z">
              <w:rPr>
                <w:rStyle w:val="Hyperlink"/>
                <w:noProof/>
                <w:sz w:val="20"/>
                <w:szCs w:val="20"/>
              </w:rPr>
            </w:rPrChange>
          </w:rPr>
          <w:delText>4.4.1</w:delText>
        </w:r>
        <w:r w:rsidRPr="00372B98">
          <w:rPr>
            <w:rFonts w:eastAsiaTheme="minorEastAsia"/>
            <w:noProof/>
            <w:sz w:val="22"/>
            <w:szCs w:val="22"/>
            <w:rPrChange w:id="86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65" w:author="Vilson Lu" w:date="2014-08-22T06:41:00Z">
              <w:rPr>
                <w:rStyle w:val="Hyperlink"/>
                <w:noProof/>
                <w:sz w:val="20"/>
                <w:szCs w:val="20"/>
              </w:rPr>
            </w:rPrChange>
          </w:rPr>
          <w:delText>Data Source</w:delText>
        </w:r>
        <w:r w:rsidR="006F08F4" w:rsidRPr="00AC2ADB" w:rsidDel="00A05B58">
          <w:rPr>
            <w:noProof/>
            <w:webHidden/>
          </w:rPr>
          <w:tab/>
          <w:delText>4-3</w:delText>
        </w:r>
      </w:del>
    </w:p>
    <w:p w:rsidR="006F08F4" w:rsidRPr="00AC2ADB" w:rsidDel="00A05B58" w:rsidRDefault="00372B98">
      <w:pPr>
        <w:pStyle w:val="TOC3"/>
        <w:tabs>
          <w:tab w:val="left" w:pos="1320"/>
          <w:tab w:val="right" w:leader="dot" w:pos="9350"/>
        </w:tabs>
        <w:rPr>
          <w:del w:id="866" w:author="Vilson Lu" w:date="2014-08-22T04:25:00Z"/>
          <w:rFonts w:eastAsiaTheme="minorEastAsia"/>
          <w:noProof/>
          <w:sz w:val="22"/>
          <w:szCs w:val="22"/>
          <w:rPrChange w:id="867" w:author="Vilson Lu" w:date="2014-08-22T06:41:00Z">
            <w:rPr>
              <w:del w:id="868" w:author="Vilson Lu" w:date="2014-08-22T04:25:00Z"/>
              <w:rFonts w:asciiTheme="minorHAnsi" w:eastAsiaTheme="minorEastAsia" w:hAnsiTheme="minorHAnsi" w:cstheme="minorBidi"/>
              <w:noProof/>
              <w:sz w:val="22"/>
              <w:szCs w:val="22"/>
            </w:rPr>
          </w:rPrChange>
        </w:rPr>
      </w:pPr>
      <w:del w:id="869" w:author="Vilson Lu" w:date="2014-08-22T04:25:00Z">
        <w:r w:rsidRPr="00372B98">
          <w:rPr>
            <w:rPrChange w:id="870" w:author="Vilson Lu" w:date="2014-08-22T06:41:00Z">
              <w:rPr>
                <w:rStyle w:val="Hyperlink"/>
                <w:noProof/>
                <w:sz w:val="20"/>
                <w:szCs w:val="20"/>
              </w:rPr>
            </w:rPrChange>
          </w:rPr>
          <w:delText>4.4.2</w:delText>
        </w:r>
        <w:r w:rsidRPr="00372B98">
          <w:rPr>
            <w:rFonts w:eastAsiaTheme="minorEastAsia"/>
            <w:noProof/>
            <w:sz w:val="22"/>
            <w:szCs w:val="22"/>
            <w:rPrChange w:id="87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72" w:author="Vilson Lu" w:date="2014-08-22T06:41:00Z">
              <w:rPr>
                <w:rStyle w:val="Hyperlink"/>
                <w:noProof/>
                <w:sz w:val="20"/>
                <w:szCs w:val="20"/>
              </w:rPr>
            </w:rPrChange>
          </w:rPr>
          <w:delText>Preprocessing Module</w:delText>
        </w:r>
        <w:r w:rsidR="006F08F4" w:rsidRPr="00AC2ADB" w:rsidDel="00A05B58">
          <w:rPr>
            <w:noProof/>
            <w:webHidden/>
          </w:rPr>
          <w:tab/>
          <w:delText>4-5</w:delText>
        </w:r>
      </w:del>
    </w:p>
    <w:p w:rsidR="006F08F4" w:rsidRPr="00AC2ADB" w:rsidDel="00A05B58" w:rsidRDefault="00372B98">
      <w:pPr>
        <w:pStyle w:val="TOC3"/>
        <w:tabs>
          <w:tab w:val="left" w:pos="1320"/>
          <w:tab w:val="right" w:leader="dot" w:pos="9350"/>
        </w:tabs>
        <w:rPr>
          <w:del w:id="873" w:author="Vilson Lu" w:date="2014-08-22T04:25:00Z"/>
          <w:rFonts w:eastAsiaTheme="minorEastAsia"/>
          <w:noProof/>
          <w:sz w:val="22"/>
          <w:szCs w:val="22"/>
          <w:rPrChange w:id="874" w:author="Vilson Lu" w:date="2014-08-22T06:41:00Z">
            <w:rPr>
              <w:del w:id="875" w:author="Vilson Lu" w:date="2014-08-22T04:25:00Z"/>
              <w:rFonts w:asciiTheme="minorHAnsi" w:eastAsiaTheme="minorEastAsia" w:hAnsiTheme="minorHAnsi" w:cstheme="minorBidi"/>
              <w:noProof/>
              <w:sz w:val="22"/>
              <w:szCs w:val="22"/>
            </w:rPr>
          </w:rPrChange>
        </w:rPr>
      </w:pPr>
      <w:del w:id="876" w:author="Vilson Lu" w:date="2014-08-22T04:25:00Z">
        <w:r w:rsidRPr="00372B98">
          <w:rPr>
            <w:rPrChange w:id="877" w:author="Vilson Lu" w:date="2014-08-22T06:41:00Z">
              <w:rPr>
                <w:rStyle w:val="Hyperlink"/>
                <w:noProof/>
                <w:sz w:val="20"/>
                <w:szCs w:val="20"/>
              </w:rPr>
            </w:rPrChange>
          </w:rPr>
          <w:delText>4.4.3</w:delText>
        </w:r>
        <w:r w:rsidRPr="00372B98">
          <w:rPr>
            <w:rFonts w:eastAsiaTheme="minorEastAsia"/>
            <w:noProof/>
            <w:sz w:val="22"/>
            <w:szCs w:val="22"/>
            <w:rPrChange w:id="87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79" w:author="Vilson Lu" w:date="2014-08-22T06:41:00Z">
              <w:rPr>
                <w:rStyle w:val="Hyperlink"/>
                <w:noProof/>
                <w:sz w:val="20"/>
                <w:szCs w:val="20"/>
              </w:rPr>
            </w:rPrChange>
          </w:rPr>
          <w:delText>Feature Extraction Module</w:delText>
        </w:r>
        <w:r w:rsidR="006F08F4" w:rsidRPr="00AC2ADB" w:rsidDel="00A05B58">
          <w:rPr>
            <w:noProof/>
            <w:webHidden/>
          </w:rPr>
          <w:tab/>
          <w:delText>4-7</w:delText>
        </w:r>
      </w:del>
    </w:p>
    <w:p w:rsidR="006F08F4" w:rsidRPr="00AC2ADB" w:rsidDel="00A05B58" w:rsidRDefault="00372B98">
      <w:pPr>
        <w:pStyle w:val="TOC3"/>
        <w:tabs>
          <w:tab w:val="left" w:pos="1320"/>
          <w:tab w:val="right" w:leader="dot" w:pos="9350"/>
        </w:tabs>
        <w:rPr>
          <w:del w:id="880" w:author="Vilson Lu" w:date="2014-08-22T04:25:00Z"/>
          <w:rFonts w:eastAsiaTheme="minorEastAsia"/>
          <w:noProof/>
          <w:sz w:val="22"/>
          <w:szCs w:val="22"/>
          <w:rPrChange w:id="881" w:author="Vilson Lu" w:date="2014-08-22T06:41:00Z">
            <w:rPr>
              <w:del w:id="882" w:author="Vilson Lu" w:date="2014-08-22T04:25:00Z"/>
              <w:rFonts w:asciiTheme="minorHAnsi" w:eastAsiaTheme="minorEastAsia" w:hAnsiTheme="minorHAnsi" w:cstheme="minorBidi"/>
              <w:noProof/>
              <w:sz w:val="22"/>
              <w:szCs w:val="22"/>
            </w:rPr>
          </w:rPrChange>
        </w:rPr>
      </w:pPr>
      <w:del w:id="883" w:author="Vilson Lu" w:date="2014-08-22T04:25:00Z">
        <w:r w:rsidRPr="00372B98">
          <w:rPr>
            <w:rPrChange w:id="884" w:author="Vilson Lu" w:date="2014-08-22T06:41:00Z">
              <w:rPr>
                <w:rStyle w:val="Hyperlink"/>
                <w:noProof/>
                <w:sz w:val="20"/>
                <w:szCs w:val="20"/>
              </w:rPr>
            </w:rPrChange>
          </w:rPr>
          <w:delText>4.4.4</w:delText>
        </w:r>
        <w:r w:rsidRPr="00372B98">
          <w:rPr>
            <w:rFonts w:eastAsiaTheme="minorEastAsia"/>
            <w:noProof/>
            <w:sz w:val="22"/>
            <w:szCs w:val="22"/>
            <w:rPrChange w:id="88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86" w:author="Vilson Lu" w:date="2014-08-22T06:41:00Z">
              <w:rPr>
                <w:rStyle w:val="Hyperlink"/>
                <w:noProof/>
                <w:sz w:val="20"/>
                <w:szCs w:val="20"/>
              </w:rPr>
            </w:rPrChange>
          </w:rPr>
          <w:delText>Rule Inducer Module</w:delText>
        </w:r>
        <w:r w:rsidR="006F08F4" w:rsidRPr="00AC2ADB" w:rsidDel="00A05B58">
          <w:rPr>
            <w:noProof/>
            <w:webHidden/>
          </w:rPr>
          <w:tab/>
          <w:delText>4-10</w:delText>
        </w:r>
      </w:del>
    </w:p>
    <w:p w:rsidR="006F08F4" w:rsidRPr="00AC2ADB" w:rsidDel="00A05B58" w:rsidRDefault="00372B98">
      <w:pPr>
        <w:pStyle w:val="TOC3"/>
        <w:tabs>
          <w:tab w:val="left" w:pos="1320"/>
          <w:tab w:val="right" w:leader="dot" w:pos="9350"/>
        </w:tabs>
        <w:rPr>
          <w:del w:id="887" w:author="Vilson Lu" w:date="2014-08-22T04:25:00Z"/>
          <w:rFonts w:eastAsiaTheme="minorEastAsia"/>
          <w:noProof/>
          <w:sz w:val="22"/>
          <w:szCs w:val="22"/>
          <w:rPrChange w:id="888" w:author="Vilson Lu" w:date="2014-08-22T06:41:00Z">
            <w:rPr>
              <w:del w:id="889" w:author="Vilson Lu" w:date="2014-08-22T04:25:00Z"/>
              <w:rFonts w:asciiTheme="minorHAnsi" w:eastAsiaTheme="minorEastAsia" w:hAnsiTheme="minorHAnsi" w:cstheme="minorBidi"/>
              <w:noProof/>
              <w:sz w:val="22"/>
              <w:szCs w:val="22"/>
            </w:rPr>
          </w:rPrChange>
        </w:rPr>
      </w:pPr>
      <w:del w:id="890" w:author="Vilson Lu" w:date="2014-08-22T04:25:00Z">
        <w:r w:rsidRPr="00372B98">
          <w:rPr>
            <w:rPrChange w:id="891" w:author="Vilson Lu" w:date="2014-08-22T06:41:00Z">
              <w:rPr>
                <w:rStyle w:val="Hyperlink"/>
                <w:noProof/>
                <w:sz w:val="20"/>
                <w:szCs w:val="20"/>
              </w:rPr>
            </w:rPrChange>
          </w:rPr>
          <w:delText>4.4.5</w:delText>
        </w:r>
        <w:r w:rsidRPr="00372B98">
          <w:rPr>
            <w:rFonts w:eastAsiaTheme="minorEastAsia"/>
            <w:noProof/>
            <w:sz w:val="22"/>
            <w:szCs w:val="22"/>
            <w:rPrChange w:id="89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893" w:author="Vilson Lu" w:date="2014-08-22T06:41:00Z">
              <w:rPr>
                <w:rStyle w:val="Hyperlink"/>
                <w:noProof/>
                <w:sz w:val="20"/>
                <w:szCs w:val="20"/>
              </w:rPr>
            </w:rPrChange>
          </w:rPr>
          <w:delText>Rule Inductor</w:delText>
        </w:r>
        <w:r w:rsidR="006F08F4" w:rsidRPr="00AC2ADB" w:rsidDel="00A05B58">
          <w:rPr>
            <w:noProof/>
            <w:webHidden/>
          </w:rPr>
          <w:tab/>
          <w:delText>4-11</w:delText>
        </w:r>
      </w:del>
    </w:p>
    <w:p w:rsidR="006F08F4" w:rsidRPr="00AC2ADB" w:rsidDel="00A05B58" w:rsidRDefault="00372B98">
      <w:pPr>
        <w:pStyle w:val="TOC3"/>
        <w:tabs>
          <w:tab w:val="left" w:pos="1320"/>
          <w:tab w:val="right" w:leader="dot" w:pos="9350"/>
        </w:tabs>
        <w:rPr>
          <w:del w:id="894" w:author="Vilson Lu" w:date="2014-08-22T04:25:00Z"/>
          <w:rFonts w:eastAsiaTheme="minorEastAsia"/>
          <w:noProof/>
          <w:sz w:val="22"/>
          <w:szCs w:val="22"/>
          <w:rPrChange w:id="895" w:author="Vilson Lu" w:date="2014-08-22T06:41:00Z">
            <w:rPr>
              <w:del w:id="896" w:author="Vilson Lu" w:date="2014-08-22T04:25:00Z"/>
              <w:rFonts w:asciiTheme="minorHAnsi" w:eastAsiaTheme="minorEastAsia" w:hAnsiTheme="minorHAnsi" w:cstheme="minorBidi"/>
              <w:noProof/>
              <w:sz w:val="22"/>
              <w:szCs w:val="22"/>
            </w:rPr>
          </w:rPrChange>
        </w:rPr>
      </w:pPr>
      <w:del w:id="897" w:author="Vilson Lu" w:date="2014-08-22T04:25:00Z">
        <w:r w:rsidRPr="00372B98">
          <w:rPr>
            <w:rPrChange w:id="898" w:author="Vilson Lu" w:date="2014-08-22T06:41:00Z">
              <w:rPr>
                <w:rStyle w:val="Hyperlink"/>
                <w:noProof/>
                <w:sz w:val="20"/>
                <w:szCs w:val="20"/>
              </w:rPr>
            </w:rPrChange>
          </w:rPr>
          <w:delText>4.4.6</w:delText>
        </w:r>
        <w:r w:rsidRPr="00372B98">
          <w:rPr>
            <w:rFonts w:eastAsiaTheme="minorEastAsia"/>
            <w:noProof/>
            <w:sz w:val="22"/>
            <w:szCs w:val="22"/>
            <w:rPrChange w:id="89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900" w:author="Vilson Lu" w:date="2014-08-22T06:41:00Z">
              <w:rPr>
                <w:rStyle w:val="Hyperlink"/>
                <w:noProof/>
                <w:sz w:val="20"/>
                <w:szCs w:val="20"/>
              </w:rPr>
            </w:rPrChange>
          </w:rPr>
          <w:delText>Ontology</w:delText>
        </w:r>
        <w:r w:rsidR="006F08F4" w:rsidRPr="00AC2ADB" w:rsidDel="00A05B58">
          <w:rPr>
            <w:noProof/>
            <w:webHidden/>
          </w:rPr>
          <w:tab/>
          <w:delText>4-11</w:delText>
        </w:r>
      </w:del>
    </w:p>
    <w:p w:rsidR="006F08F4" w:rsidRPr="00AC2ADB" w:rsidDel="00A05B58" w:rsidRDefault="00372B98">
      <w:pPr>
        <w:pStyle w:val="TOC3"/>
        <w:tabs>
          <w:tab w:val="left" w:pos="1320"/>
          <w:tab w:val="right" w:leader="dot" w:pos="9350"/>
        </w:tabs>
        <w:rPr>
          <w:del w:id="901" w:author="Vilson Lu" w:date="2014-08-22T04:25:00Z"/>
          <w:rFonts w:eastAsiaTheme="minorEastAsia"/>
          <w:noProof/>
          <w:sz w:val="22"/>
          <w:szCs w:val="22"/>
          <w:rPrChange w:id="902" w:author="Vilson Lu" w:date="2014-08-22T06:41:00Z">
            <w:rPr>
              <w:del w:id="903" w:author="Vilson Lu" w:date="2014-08-22T04:25:00Z"/>
              <w:rFonts w:asciiTheme="minorHAnsi" w:eastAsiaTheme="minorEastAsia" w:hAnsiTheme="minorHAnsi" w:cstheme="minorBidi"/>
              <w:noProof/>
              <w:sz w:val="22"/>
              <w:szCs w:val="22"/>
            </w:rPr>
          </w:rPrChange>
        </w:rPr>
      </w:pPr>
      <w:del w:id="904" w:author="Vilson Lu" w:date="2014-08-22T04:25:00Z">
        <w:r w:rsidRPr="00372B98">
          <w:rPr>
            <w:rPrChange w:id="905" w:author="Vilson Lu" w:date="2014-08-22T06:41:00Z">
              <w:rPr>
                <w:rStyle w:val="Hyperlink"/>
                <w:noProof/>
                <w:sz w:val="20"/>
                <w:szCs w:val="20"/>
              </w:rPr>
            </w:rPrChange>
          </w:rPr>
          <w:delText>4.4.7</w:delText>
        </w:r>
        <w:r w:rsidRPr="00372B98">
          <w:rPr>
            <w:rFonts w:eastAsiaTheme="minorEastAsia"/>
            <w:noProof/>
            <w:sz w:val="22"/>
            <w:szCs w:val="22"/>
            <w:rPrChange w:id="90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907" w:author="Vilson Lu" w:date="2014-08-22T06:41:00Z">
              <w:rPr>
                <w:rStyle w:val="Hyperlink"/>
                <w:noProof/>
                <w:sz w:val="20"/>
                <w:szCs w:val="20"/>
              </w:rPr>
            </w:rPrChange>
          </w:rPr>
          <w:delText>Ontology Population Module</w:delText>
        </w:r>
        <w:r w:rsidR="006F08F4" w:rsidRPr="00AC2ADB" w:rsidDel="00A05B58">
          <w:rPr>
            <w:noProof/>
            <w:webHidden/>
          </w:rPr>
          <w:tab/>
          <w:delText>4-11</w:delText>
        </w:r>
      </w:del>
    </w:p>
    <w:p w:rsidR="006F08F4" w:rsidRPr="00AC2ADB" w:rsidDel="00A05B58" w:rsidRDefault="00372B98">
      <w:pPr>
        <w:pStyle w:val="TOC2"/>
        <w:tabs>
          <w:tab w:val="left" w:pos="880"/>
          <w:tab w:val="right" w:leader="dot" w:pos="9350"/>
        </w:tabs>
        <w:rPr>
          <w:del w:id="908" w:author="Vilson Lu" w:date="2014-08-22T04:25:00Z"/>
          <w:rFonts w:eastAsiaTheme="minorEastAsia"/>
          <w:noProof/>
          <w:sz w:val="22"/>
          <w:szCs w:val="22"/>
          <w:rPrChange w:id="909" w:author="Vilson Lu" w:date="2014-08-22T06:41:00Z">
            <w:rPr>
              <w:del w:id="910" w:author="Vilson Lu" w:date="2014-08-22T04:25:00Z"/>
              <w:rFonts w:asciiTheme="minorHAnsi" w:eastAsiaTheme="minorEastAsia" w:hAnsiTheme="minorHAnsi" w:cstheme="minorBidi"/>
              <w:noProof/>
              <w:sz w:val="22"/>
              <w:szCs w:val="22"/>
            </w:rPr>
          </w:rPrChange>
        </w:rPr>
      </w:pPr>
      <w:del w:id="911" w:author="Vilson Lu" w:date="2014-08-22T04:25:00Z">
        <w:r w:rsidRPr="00372B98">
          <w:rPr>
            <w:rPrChange w:id="912" w:author="Vilson Lu" w:date="2014-08-22T06:41:00Z">
              <w:rPr>
                <w:rStyle w:val="Hyperlink"/>
                <w:noProof/>
                <w:sz w:val="20"/>
                <w:szCs w:val="20"/>
              </w:rPr>
            </w:rPrChange>
          </w:rPr>
          <w:delText>4.5</w:delText>
        </w:r>
        <w:r w:rsidRPr="00372B98">
          <w:rPr>
            <w:rFonts w:eastAsiaTheme="minorEastAsia"/>
            <w:noProof/>
            <w:sz w:val="22"/>
            <w:szCs w:val="22"/>
            <w:rPrChange w:id="91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914" w:author="Vilson Lu" w:date="2014-08-22T06:41:00Z">
              <w:rPr>
                <w:rStyle w:val="Hyperlink"/>
                <w:noProof/>
                <w:sz w:val="20"/>
                <w:szCs w:val="20"/>
              </w:rPr>
            </w:rPrChange>
          </w:rPr>
          <w:delText>Physical Environment and Resources</w:delText>
        </w:r>
        <w:r w:rsidR="006F08F4" w:rsidRPr="00AC2ADB" w:rsidDel="00A05B58">
          <w:rPr>
            <w:noProof/>
            <w:webHidden/>
          </w:rPr>
          <w:tab/>
          <w:delText>4-12</w:delText>
        </w:r>
      </w:del>
    </w:p>
    <w:p w:rsidR="006F08F4" w:rsidRPr="00AC2ADB" w:rsidDel="00A05B58" w:rsidRDefault="00372B98">
      <w:pPr>
        <w:pStyle w:val="TOC3"/>
        <w:tabs>
          <w:tab w:val="left" w:pos="1320"/>
          <w:tab w:val="right" w:leader="dot" w:pos="9350"/>
        </w:tabs>
        <w:rPr>
          <w:del w:id="915" w:author="Vilson Lu" w:date="2014-08-22T04:25:00Z"/>
          <w:rFonts w:eastAsiaTheme="minorEastAsia"/>
          <w:noProof/>
          <w:sz w:val="22"/>
          <w:szCs w:val="22"/>
          <w:rPrChange w:id="916" w:author="Vilson Lu" w:date="2014-08-22T06:41:00Z">
            <w:rPr>
              <w:del w:id="917" w:author="Vilson Lu" w:date="2014-08-22T04:25:00Z"/>
              <w:rFonts w:asciiTheme="minorHAnsi" w:eastAsiaTheme="minorEastAsia" w:hAnsiTheme="minorHAnsi" w:cstheme="minorBidi"/>
              <w:noProof/>
              <w:sz w:val="22"/>
              <w:szCs w:val="22"/>
            </w:rPr>
          </w:rPrChange>
        </w:rPr>
      </w:pPr>
      <w:del w:id="918" w:author="Vilson Lu" w:date="2014-08-22T04:25:00Z">
        <w:r w:rsidRPr="00372B98">
          <w:rPr>
            <w:rPrChange w:id="919" w:author="Vilson Lu" w:date="2014-08-22T06:41:00Z">
              <w:rPr>
                <w:rStyle w:val="Hyperlink"/>
                <w:noProof/>
                <w:sz w:val="20"/>
                <w:szCs w:val="20"/>
              </w:rPr>
            </w:rPrChange>
          </w:rPr>
          <w:delText>4.5.1</w:delText>
        </w:r>
        <w:r w:rsidRPr="00372B98">
          <w:rPr>
            <w:rFonts w:eastAsiaTheme="minorEastAsia"/>
            <w:noProof/>
            <w:sz w:val="22"/>
            <w:szCs w:val="22"/>
            <w:rPrChange w:id="92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921" w:author="Vilson Lu" w:date="2014-08-22T06:41:00Z">
              <w:rPr>
                <w:rStyle w:val="Hyperlink"/>
                <w:noProof/>
                <w:sz w:val="20"/>
                <w:szCs w:val="20"/>
              </w:rPr>
            </w:rPrChange>
          </w:rPr>
          <w:delText>Minimum Software Requirements</w:delText>
        </w:r>
        <w:r w:rsidR="006F08F4" w:rsidRPr="00AC2ADB" w:rsidDel="00A05B58">
          <w:rPr>
            <w:noProof/>
            <w:webHidden/>
          </w:rPr>
          <w:tab/>
          <w:delText>4-12</w:delText>
        </w:r>
      </w:del>
    </w:p>
    <w:p w:rsidR="006F08F4" w:rsidRPr="00AC2ADB" w:rsidDel="00A05B58" w:rsidRDefault="00372B98">
      <w:pPr>
        <w:pStyle w:val="TOC3"/>
        <w:tabs>
          <w:tab w:val="left" w:pos="1320"/>
          <w:tab w:val="right" w:leader="dot" w:pos="9350"/>
        </w:tabs>
        <w:rPr>
          <w:del w:id="922" w:author="Vilson Lu" w:date="2014-08-22T04:25:00Z"/>
          <w:rFonts w:eastAsiaTheme="minorEastAsia"/>
          <w:noProof/>
          <w:sz w:val="22"/>
          <w:szCs w:val="22"/>
          <w:rPrChange w:id="923" w:author="Vilson Lu" w:date="2014-08-22T06:41:00Z">
            <w:rPr>
              <w:del w:id="924" w:author="Vilson Lu" w:date="2014-08-22T04:25:00Z"/>
              <w:rFonts w:asciiTheme="minorHAnsi" w:eastAsiaTheme="minorEastAsia" w:hAnsiTheme="minorHAnsi" w:cstheme="minorBidi"/>
              <w:noProof/>
              <w:sz w:val="22"/>
              <w:szCs w:val="22"/>
            </w:rPr>
          </w:rPrChange>
        </w:rPr>
      </w:pPr>
      <w:del w:id="925" w:author="Vilson Lu" w:date="2014-08-22T04:25:00Z">
        <w:r w:rsidRPr="00372B98">
          <w:rPr>
            <w:rPrChange w:id="926" w:author="Vilson Lu" w:date="2014-08-22T06:41:00Z">
              <w:rPr>
                <w:rStyle w:val="Hyperlink"/>
                <w:noProof/>
                <w:sz w:val="20"/>
                <w:szCs w:val="20"/>
              </w:rPr>
            </w:rPrChange>
          </w:rPr>
          <w:delText>4.5.2</w:delText>
        </w:r>
        <w:r w:rsidRPr="00372B98">
          <w:rPr>
            <w:rFonts w:eastAsiaTheme="minorEastAsia"/>
            <w:noProof/>
            <w:sz w:val="22"/>
            <w:szCs w:val="22"/>
            <w:rPrChange w:id="92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928" w:author="Vilson Lu" w:date="2014-08-22T06:41:00Z">
              <w:rPr>
                <w:rStyle w:val="Hyperlink"/>
                <w:noProof/>
                <w:sz w:val="20"/>
                <w:szCs w:val="20"/>
              </w:rPr>
            </w:rPrChange>
          </w:rPr>
          <w:delText>Minimum Hardware Requirements</w:delText>
        </w:r>
        <w:r w:rsidR="006F08F4" w:rsidRPr="00AC2ADB" w:rsidDel="00A05B58">
          <w:rPr>
            <w:noProof/>
            <w:webHidden/>
          </w:rPr>
          <w:tab/>
          <w:delText>4-12</w:delText>
        </w:r>
      </w:del>
    </w:p>
    <w:p w:rsidR="006F08F4" w:rsidRPr="00AC2ADB" w:rsidDel="00A05B58" w:rsidRDefault="00372B98">
      <w:pPr>
        <w:pStyle w:val="TOC1"/>
        <w:tabs>
          <w:tab w:val="left" w:pos="660"/>
          <w:tab w:val="right" w:leader="dot" w:pos="9350"/>
        </w:tabs>
        <w:rPr>
          <w:del w:id="929" w:author="Vilson Lu" w:date="2014-08-22T04:25:00Z"/>
          <w:rFonts w:eastAsiaTheme="minorEastAsia"/>
          <w:noProof/>
          <w:sz w:val="22"/>
          <w:szCs w:val="22"/>
          <w:rPrChange w:id="930" w:author="Vilson Lu" w:date="2014-08-22T06:41:00Z">
            <w:rPr>
              <w:del w:id="931" w:author="Vilson Lu" w:date="2014-08-22T04:25:00Z"/>
              <w:rFonts w:asciiTheme="minorHAnsi" w:eastAsiaTheme="minorEastAsia" w:hAnsiTheme="minorHAnsi" w:cstheme="minorBidi"/>
              <w:noProof/>
              <w:sz w:val="22"/>
              <w:szCs w:val="22"/>
            </w:rPr>
          </w:rPrChange>
        </w:rPr>
      </w:pPr>
      <w:del w:id="932" w:author="Vilson Lu" w:date="2014-08-22T04:25:00Z">
        <w:r w:rsidRPr="00372B98">
          <w:rPr>
            <w:rPrChange w:id="933" w:author="Vilson Lu" w:date="2014-08-22T06:41:00Z">
              <w:rPr>
                <w:rStyle w:val="Hyperlink"/>
                <w:noProof/>
                <w:sz w:val="20"/>
                <w:szCs w:val="20"/>
              </w:rPr>
            </w:rPrChange>
          </w:rPr>
          <w:delText>5.0</w:delText>
        </w:r>
        <w:r w:rsidRPr="00372B98">
          <w:rPr>
            <w:rFonts w:eastAsiaTheme="minorEastAsia"/>
            <w:noProof/>
            <w:sz w:val="22"/>
            <w:szCs w:val="22"/>
            <w:rPrChange w:id="93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935" w:author="Vilson Lu" w:date="2014-08-22T06:41:00Z">
              <w:rPr>
                <w:rStyle w:val="Hyperlink"/>
                <w:noProof/>
                <w:sz w:val="20"/>
                <w:szCs w:val="20"/>
              </w:rPr>
            </w:rPrChange>
          </w:rPr>
          <w:delText>References</w:delText>
        </w:r>
        <w:r w:rsidR="006F08F4" w:rsidRPr="00AC2ADB" w:rsidDel="00A05B58">
          <w:rPr>
            <w:noProof/>
            <w:webHidden/>
          </w:rPr>
          <w:tab/>
          <w:delText>5-1</w:delText>
        </w:r>
      </w:del>
    </w:p>
    <w:p w:rsidR="00B10656" w:rsidRPr="00AC2ADB" w:rsidDel="00AC2ADB" w:rsidRDefault="00B10656">
      <w:pPr>
        <w:pStyle w:val="TOC1"/>
        <w:tabs>
          <w:tab w:val="left" w:pos="574"/>
          <w:tab w:val="right" w:leader="dot" w:pos="9350"/>
        </w:tabs>
        <w:rPr>
          <w:ins w:id="936" w:author="Kyle Mc Hale Dela Cruz" w:date="2014-08-17T22:38:00Z"/>
          <w:del w:id="937" w:author="Vilson Lu" w:date="2014-08-22T06:40:00Z"/>
          <w:rFonts w:eastAsiaTheme="minorEastAsia"/>
          <w:noProof/>
          <w:lang w:val="en-PH" w:eastAsia="ja-JP"/>
          <w:rPrChange w:id="938" w:author="Vilson Lu" w:date="2014-08-22T06:41:00Z">
            <w:rPr>
              <w:ins w:id="939" w:author="Kyle Mc Hale Dela Cruz" w:date="2014-08-17T22:38:00Z"/>
              <w:del w:id="940" w:author="Vilson Lu" w:date="2014-08-22T06:40:00Z"/>
              <w:rFonts w:asciiTheme="minorHAnsi" w:eastAsiaTheme="minorEastAsia" w:hAnsiTheme="minorHAnsi" w:cstheme="minorBidi"/>
              <w:noProof/>
              <w:lang w:val="en-PH" w:eastAsia="ja-JP"/>
            </w:rPr>
          </w:rPrChange>
        </w:rPr>
      </w:pPr>
      <w:ins w:id="941" w:author="Kyle Mc Hale Dela Cruz" w:date="2014-08-17T22:38:00Z">
        <w:del w:id="942" w:author="Vilson Lu" w:date="2014-08-22T06:40:00Z">
          <w:r w:rsidRPr="00AC2ADB" w:rsidDel="00AC2ADB">
            <w:rPr>
              <w:noProof/>
            </w:rPr>
            <w:delText>1.0</w:delText>
          </w:r>
          <w:r w:rsidR="00372B98" w:rsidRPr="00372B98">
            <w:rPr>
              <w:rFonts w:eastAsiaTheme="minorEastAsia"/>
              <w:noProof/>
              <w:lang w:val="en-PH" w:eastAsia="ja-JP"/>
              <w:rPrChange w:id="94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Research Description</w:delText>
          </w:r>
          <w:r w:rsidRPr="00AC2ADB" w:rsidDel="00AC2ADB">
            <w:rPr>
              <w:noProof/>
            </w:rPr>
            <w:tab/>
            <w:delText>1-1</w:delText>
          </w:r>
        </w:del>
      </w:ins>
    </w:p>
    <w:p w:rsidR="00B10656" w:rsidRPr="00AC2ADB" w:rsidDel="00AC2ADB" w:rsidRDefault="00B10656">
      <w:pPr>
        <w:pStyle w:val="TOC2"/>
        <w:tabs>
          <w:tab w:val="left" w:pos="814"/>
          <w:tab w:val="right" w:leader="dot" w:pos="9350"/>
        </w:tabs>
        <w:rPr>
          <w:ins w:id="944" w:author="Kyle Mc Hale Dela Cruz" w:date="2014-08-17T22:38:00Z"/>
          <w:del w:id="945" w:author="Vilson Lu" w:date="2014-08-22T06:40:00Z"/>
          <w:rFonts w:eastAsiaTheme="minorEastAsia"/>
          <w:noProof/>
          <w:lang w:val="en-PH" w:eastAsia="ja-JP"/>
          <w:rPrChange w:id="946" w:author="Vilson Lu" w:date="2014-08-22T06:41:00Z">
            <w:rPr>
              <w:ins w:id="947" w:author="Kyle Mc Hale Dela Cruz" w:date="2014-08-17T22:38:00Z"/>
              <w:del w:id="948" w:author="Vilson Lu" w:date="2014-08-22T06:40:00Z"/>
              <w:rFonts w:asciiTheme="minorHAnsi" w:eastAsiaTheme="minorEastAsia" w:hAnsiTheme="minorHAnsi" w:cstheme="minorBidi"/>
              <w:noProof/>
              <w:lang w:val="en-PH" w:eastAsia="ja-JP"/>
            </w:rPr>
          </w:rPrChange>
        </w:rPr>
      </w:pPr>
      <w:ins w:id="949" w:author="Kyle Mc Hale Dela Cruz" w:date="2014-08-17T22:38:00Z">
        <w:del w:id="950" w:author="Vilson Lu" w:date="2014-08-22T06:40:00Z">
          <w:r w:rsidRPr="00AC2ADB" w:rsidDel="00AC2ADB">
            <w:rPr>
              <w:noProof/>
              <w:color w:val="000000"/>
            </w:rPr>
            <w:delText>1.1</w:delText>
          </w:r>
          <w:r w:rsidR="00372B98" w:rsidRPr="00372B98">
            <w:rPr>
              <w:rFonts w:eastAsiaTheme="minorEastAsia"/>
              <w:noProof/>
              <w:lang w:val="en-PH" w:eastAsia="ja-JP"/>
              <w:rPrChange w:id="95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Overview of the Current State of Technology</w:delText>
          </w:r>
          <w:r w:rsidRPr="00AC2ADB" w:rsidDel="00AC2ADB">
            <w:rPr>
              <w:noProof/>
            </w:rPr>
            <w:tab/>
            <w:delText>1-1</w:delText>
          </w:r>
        </w:del>
      </w:ins>
    </w:p>
    <w:p w:rsidR="00B10656" w:rsidRPr="00AC2ADB" w:rsidDel="00AC2ADB" w:rsidRDefault="00B10656">
      <w:pPr>
        <w:pStyle w:val="TOC2"/>
        <w:tabs>
          <w:tab w:val="left" w:pos="814"/>
          <w:tab w:val="right" w:leader="dot" w:pos="9350"/>
        </w:tabs>
        <w:rPr>
          <w:ins w:id="952" w:author="Kyle Mc Hale Dela Cruz" w:date="2014-08-17T22:38:00Z"/>
          <w:del w:id="953" w:author="Vilson Lu" w:date="2014-08-22T06:40:00Z"/>
          <w:rFonts w:eastAsiaTheme="minorEastAsia"/>
          <w:noProof/>
          <w:lang w:val="en-PH" w:eastAsia="ja-JP"/>
          <w:rPrChange w:id="954" w:author="Vilson Lu" w:date="2014-08-22T06:41:00Z">
            <w:rPr>
              <w:ins w:id="955" w:author="Kyle Mc Hale Dela Cruz" w:date="2014-08-17T22:38:00Z"/>
              <w:del w:id="956" w:author="Vilson Lu" w:date="2014-08-22T06:40:00Z"/>
              <w:rFonts w:asciiTheme="minorHAnsi" w:eastAsiaTheme="minorEastAsia" w:hAnsiTheme="minorHAnsi" w:cstheme="minorBidi"/>
              <w:noProof/>
              <w:lang w:val="en-PH" w:eastAsia="ja-JP"/>
            </w:rPr>
          </w:rPrChange>
        </w:rPr>
      </w:pPr>
      <w:ins w:id="957" w:author="Kyle Mc Hale Dela Cruz" w:date="2014-08-17T22:38:00Z">
        <w:del w:id="958" w:author="Vilson Lu" w:date="2014-08-22T06:40:00Z">
          <w:r w:rsidRPr="00AC2ADB" w:rsidDel="00AC2ADB">
            <w:rPr>
              <w:noProof/>
              <w:color w:val="000000"/>
            </w:rPr>
            <w:delText>1.2</w:delText>
          </w:r>
          <w:r w:rsidR="00372B98" w:rsidRPr="00372B98">
            <w:rPr>
              <w:rFonts w:eastAsiaTheme="minorEastAsia"/>
              <w:noProof/>
              <w:lang w:val="en-PH" w:eastAsia="ja-JP"/>
              <w:rPrChange w:id="95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Research Objectives</w:delText>
          </w:r>
          <w:r w:rsidRPr="00AC2ADB" w:rsidDel="00AC2ADB">
            <w:rPr>
              <w:noProof/>
            </w:rPr>
            <w:tab/>
            <w:delText>1-2</w:delText>
          </w:r>
        </w:del>
      </w:ins>
    </w:p>
    <w:p w:rsidR="00B10656" w:rsidRPr="00AC2ADB" w:rsidDel="00AC2ADB" w:rsidRDefault="00B10656">
      <w:pPr>
        <w:pStyle w:val="TOC3"/>
        <w:tabs>
          <w:tab w:val="left" w:pos="1254"/>
          <w:tab w:val="right" w:leader="dot" w:pos="9350"/>
        </w:tabs>
        <w:rPr>
          <w:ins w:id="960" w:author="Kyle Mc Hale Dela Cruz" w:date="2014-08-17T22:38:00Z"/>
          <w:del w:id="961" w:author="Vilson Lu" w:date="2014-08-22T06:40:00Z"/>
          <w:rFonts w:eastAsiaTheme="minorEastAsia"/>
          <w:noProof/>
          <w:lang w:val="en-PH" w:eastAsia="ja-JP"/>
          <w:rPrChange w:id="962" w:author="Vilson Lu" w:date="2014-08-22T06:41:00Z">
            <w:rPr>
              <w:ins w:id="963" w:author="Kyle Mc Hale Dela Cruz" w:date="2014-08-17T22:38:00Z"/>
              <w:del w:id="964" w:author="Vilson Lu" w:date="2014-08-22T06:40:00Z"/>
              <w:rFonts w:asciiTheme="minorHAnsi" w:eastAsiaTheme="minorEastAsia" w:hAnsiTheme="minorHAnsi" w:cstheme="minorBidi"/>
              <w:noProof/>
              <w:lang w:val="en-PH" w:eastAsia="ja-JP"/>
            </w:rPr>
          </w:rPrChange>
        </w:rPr>
      </w:pPr>
      <w:ins w:id="965" w:author="Kyle Mc Hale Dela Cruz" w:date="2014-08-17T22:38:00Z">
        <w:del w:id="966" w:author="Vilson Lu" w:date="2014-08-22T06:40:00Z">
          <w:r w:rsidRPr="00AC2ADB" w:rsidDel="00AC2ADB">
            <w:rPr>
              <w:noProof/>
              <w:color w:val="000000"/>
            </w:rPr>
            <w:delText>1.2.1</w:delText>
          </w:r>
          <w:r w:rsidR="00372B98" w:rsidRPr="00372B98">
            <w:rPr>
              <w:rFonts w:eastAsiaTheme="minorEastAsia"/>
              <w:noProof/>
              <w:lang w:val="en-PH" w:eastAsia="ja-JP"/>
              <w:rPrChange w:id="96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General Objective</w:delText>
          </w:r>
          <w:r w:rsidRPr="00AC2ADB" w:rsidDel="00AC2ADB">
            <w:rPr>
              <w:noProof/>
            </w:rPr>
            <w:tab/>
            <w:delText>1-2</w:delText>
          </w:r>
        </w:del>
      </w:ins>
    </w:p>
    <w:p w:rsidR="00B10656" w:rsidRPr="00AC2ADB" w:rsidDel="00AC2ADB" w:rsidRDefault="00B10656">
      <w:pPr>
        <w:pStyle w:val="TOC3"/>
        <w:tabs>
          <w:tab w:val="left" w:pos="1254"/>
          <w:tab w:val="right" w:leader="dot" w:pos="9350"/>
        </w:tabs>
        <w:rPr>
          <w:ins w:id="968" w:author="Kyle Mc Hale Dela Cruz" w:date="2014-08-17T22:38:00Z"/>
          <w:del w:id="969" w:author="Vilson Lu" w:date="2014-08-22T06:40:00Z"/>
          <w:rFonts w:eastAsiaTheme="minorEastAsia"/>
          <w:noProof/>
          <w:lang w:val="en-PH" w:eastAsia="ja-JP"/>
          <w:rPrChange w:id="970" w:author="Vilson Lu" w:date="2014-08-22T06:41:00Z">
            <w:rPr>
              <w:ins w:id="971" w:author="Kyle Mc Hale Dela Cruz" w:date="2014-08-17T22:38:00Z"/>
              <w:del w:id="972" w:author="Vilson Lu" w:date="2014-08-22T06:40:00Z"/>
              <w:rFonts w:asciiTheme="minorHAnsi" w:eastAsiaTheme="minorEastAsia" w:hAnsiTheme="minorHAnsi" w:cstheme="minorBidi"/>
              <w:noProof/>
              <w:lang w:val="en-PH" w:eastAsia="ja-JP"/>
            </w:rPr>
          </w:rPrChange>
        </w:rPr>
      </w:pPr>
      <w:ins w:id="973" w:author="Kyle Mc Hale Dela Cruz" w:date="2014-08-17T22:38:00Z">
        <w:del w:id="974" w:author="Vilson Lu" w:date="2014-08-22T06:40:00Z">
          <w:r w:rsidRPr="00AC2ADB" w:rsidDel="00AC2ADB">
            <w:rPr>
              <w:noProof/>
              <w:color w:val="000000"/>
            </w:rPr>
            <w:delText>1.2.2</w:delText>
          </w:r>
          <w:r w:rsidR="00372B98" w:rsidRPr="00372B98">
            <w:rPr>
              <w:rFonts w:eastAsiaTheme="minorEastAsia"/>
              <w:noProof/>
              <w:lang w:val="en-PH" w:eastAsia="ja-JP"/>
              <w:rPrChange w:id="97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Specific Objectives</w:delText>
          </w:r>
          <w:r w:rsidRPr="00AC2ADB" w:rsidDel="00AC2ADB">
            <w:rPr>
              <w:noProof/>
            </w:rPr>
            <w:tab/>
            <w:delText>1-2</w:delText>
          </w:r>
        </w:del>
      </w:ins>
    </w:p>
    <w:p w:rsidR="00B10656" w:rsidRPr="00AC2ADB" w:rsidDel="00AC2ADB" w:rsidRDefault="00B10656">
      <w:pPr>
        <w:pStyle w:val="TOC2"/>
        <w:tabs>
          <w:tab w:val="left" w:pos="814"/>
          <w:tab w:val="right" w:leader="dot" w:pos="9350"/>
        </w:tabs>
        <w:rPr>
          <w:ins w:id="976" w:author="Kyle Mc Hale Dela Cruz" w:date="2014-08-17T22:38:00Z"/>
          <w:del w:id="977" w:author="Vilson Lu" w:date="2014-08-22T06:40:00Z"/>
          <w:rFonts w:eastAsiaTheme="minorEastAsia"/>
          <w:noProof/>
          <w:lang w:val="en-PH" w:eastAsia="ja-JP"/>
          <w:rPrChange w:id="978" w:author="Vilson Lu" w:date="2014-08-22T06:41:00Z">
            <w:rPr>
              <w:ins w:id="979" w:author="Kyle Mc Hale Dela Cruz" w:date="2014-08-17T22:38:00Z"/>
              <w:del w:id="980" w:author="Vilson Lu" w:date="2014-08-22T06:40:00Z"/>
              <w:rFonts w:asciiTheme="minorHAnsi" w:eastAsiaTheme="minorEastAsia" w:hAnsiTheme="minorHAnsi" w:cstheme="minorBidi"/>
              <w:noProof/>
              <w:lang w:val="en-PH" w:eastAsia="ja-JP"/>
            </w:rPr>
          </w:rPrChange>
        </w:rPr>
      </w:pPr>
      <w:ins w:id="981" w:author="Kyle Mc Hale Dela Cruz" w:date="2014-08-17T22:38:00Z">
        <w:del w:id="982" w:author="Vilson Lu" w:date="2014-08-22T06:40:00Z">
          <w:r w:rsidRPr="00AC2ADB" w:rsidDel="00AC2ADB">
            <w:rPr>
              <w:noProof/>
              <w:color w:val="000000"/>
            </w:rPr>
            <w:delText>1.3</w:delText>
          </w:r>
          <w:r w:rsidR="00372B98" w:rsidRPr="00372B98">
            <w:rPr>
              <w:rFonts w:eastAsiaTheme="minorEastAsia"/>
              <w:noProof/>
              <w:lang w:val="en-PH" w:eastAsia="ja-JP"/>
              <w:rPrChange w:id="98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Scope and Limitations of the Research</w:delText>
          </w:r>
          <w:r w:rsidRPr="00AC2ADB" w:rsidDel="00AC2ADB">
            <w:rPr>
              <w:noProof/>
            </w:rPr>
            <w:tab/>
            <w:delText>1-2</w:delText>
          </w:r>
        </w:del>
      </w:ins>
    </w:p>
    <w:p w:rsidR="00B10656" w:rsidRPr="00AC2ADB" w:rsidDel="00AC2ADB" w:rsidRDefault="00B10656">
      <w:pPr>
        <w:pStyle w:val="TOC2"/>
        <w:tabs>
          <w:tab w:val="left" w:pos="814"/>
          <w:tab w:val="right" w:leader="dot" w:pos="9350"/>
        </w:tabs>
        <w:rPr>
          <w:ins w:id="984" w:author="Kyle Mc Hale Dela Cruz" w:date="2014-08-17T22:38:00Z"/>
          <w:del w:id="985" w:author="Vilson Lu" w:date="2014-08-22T06:40:00Z"/>
          <w:rFonts w:eastAsiaTheme="minorEastAsia"/>
          <w:noProof/>
          <w:lang w:val="en-PH" w:eastAsia="ja-JP"/>
          <w:rPrChange w:id="986" w:author="Vilson Lu" w:date="2014-08-22T06:41:00Z">
            <w:rPr>
              <w:ins w:id="987" w:author="Kyle Mc Hale Dela Cruz" w:date="2014-08-17T22:38:00Z"/>
              <w:del w:id="988" w:author="Vilson Lu" w:date="2014-08-22T06:40:00Z"/>
              <w:rFonts w:asciiTheme="minorHAnsi" w:eastAsiaTheme="minorEastAsia" w:hAnsiTheme="minorHAnsi" w:cstheme="minorBidi"/>
              <w:noProof/>
              <w:lang w:val="en-PH" w:eastAsia="ja-JP"/>
            </w:rPr>
          </w:rPrChange>
        </w:rPr>
      </w:pPr>
      <w:ins w:id="989" w:author="Kyle Mc Hale Dela Cruz" w:date="2014-08-17T22:38:00Z">
        <w:del w:id="990" w:author="Vilson Lu" w:date="2014-08-22T06:40:00Z">
          <w:r w:rsidRPr="00AC2ADB" w:rsidDel="00AC2ADB">
            <w:rPr>
              <w:noProof/>
              <w:color w:val="000000"/>
            </w:rPr>
            <w:delText>1.4</w:delText>
          </w:r>
          <w:r w:rsidR="00372B98" w:rsidRPr="00372B98">
            <w:rPr>
              <w:rFonts w:eastAsiaTheme="minorEastAsia"/>
              <w:noProof/>
              <w:lang w:val="en-PH" w:eastAsia="ja-JP"/>
              <w:rPrChange w:id="99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Significance of the Research</w:delText>
          </w:r>
          <w:r w:rsidRPr="00AC2ADB" w:rsidDel="00AC2ADB">
            <w:rPr>
              <w:noProof/>
            </w:rPr>
            <w:tab/>
            <w:delText>1-3</w:delText>
          </w:r>
        </w:del>
      </w:ins>
    </w:p>
    <w:p w:rsidR="00B10656" w:rsidRPr="00AC2ADB" w:rsidDel="00AC2ADB" w:rsidRDefault="00B10656">
      <w:pPr>
        <w:pStyle w:val="TOC2"/>
        <w:tabs>
          <w:tab w:val="left" w:pos="814"/>
          <w:tab w:val="right" w:leader="dot" w:pos="9350"/>
        </w:tabs>
        <w:rPr>
          <w:ins w:id="992" w:author="Kyle Mc Hale Dela Cruz" w:date="2014-08-17T22:38:00Z"/>
          <w:del w:id="993" w:author="Vilson Lu" w:date="2014-08-22T06:40:00Z"/>
          <w:rFonts w:eastAsiaTheme="minorEastAsia"/>
          <w:noProof/>
          <w:lang w:val="en-PH" w:eastAsia="ja-JP"/>
          <w:rPrChange w:id="994" w:author="Vilson Lu" w:date="2014-08-22T06:41:00Z">
            <w:rPr>
              <w:ins w:id="995" w:author="Kyle Mc Hale Dela Cruz" w:date="2014-08-17T22:38:00Z"/>
              <w:del w:id="996" w:author="Vilson Lu" w:date="2014-08-22T06:40:00Z"/>
              <w:rFonts w:asciiTheme="minorHAnsi" w:eastAsiaTheme="minorEastAsia" w:hAnsiTheme="minorHAnsi" w:cstheme="minorBidi"/>
              <w:noProof/>
              <w:lang w:val="en-PH" w:eastAsia="ja-JP"/>
            </w:rPr>
          </w:rPrChange>
        </w:rPr>
      </w:pPr>
      <w:ins w:id="997" w:author="Kyle Mc Hale Dela Cruz" w:date="2014-08-17T22:38:00Z">
        <w:del w:id="998" w:author="Vilson Lu" w:date="2014-08-22T06:40:00Z">
          <w:r w:rsidRPr="00AC2ADB" w:rsidDel="00AC2ADB">
            <w:rPr>
              <w:noProof/>
              <w:color w:val="000000"/>
            </w:rPr>
            <w:delText>1.5</w:delText>
          </w:r>
          <w:r w:rsidR="00372B98" w:rsidRPr="00372B98">
            <w:rPr>
              <w:rFonts w:eastAsiaTheme="minorEastAsia"/>
              <w:noProof/>
              <w:lang w:val="en-PH" w:eastAsia="ja-JP"/>
              <w:rPrChange w:id="99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Research Methodology</w:delText>
          </w:r>
          <w:r w:rsidRPr="00AC2ADB" w:rsidDel="00AC2ADB">
            <w:rPr>
              <w:noProof/>
            </w:rPr>
            <w:tab/>
            <w:delText>1-4</w:delText>
          </w:r>
        </w:del>
      </w:ins>
    </w:p>
    <w:p w:rsidR="00B10656" w:rsidRPr="00AC2ADB" w:rsidDel="00AC2ADB" w:rsidRDefault="00B10656">
      <w:pPr>
        <w:pStyle w:val="TOC3"/>
        <w:tabs>
          <w:tab w:val="left" w:pos="1254"/>
          <w:tab w:val="right" w:leader="dot" w:pos="9350"/>
        </w:tabs>
        <w:rPr>
          <w:ins w:id="1000" w:author="Kyle Mc Hale Dela Cruz" w:date="2014-08-17T22:38:00Z"/>
          <w:del w:id="1001" w:author="Vilson Lu" w:date="2014-08-22T06:40:00Z"/>
          <w:rFonts w:eastAsiaTheme="minorEastAsia"/>
          <w:noProof/>
          <w:lang w:val="en-PH" w:eastAsia="ja-JP"/>
          <w:rPrChange w:id="1002" w:author="Vilson Lu" w:date="2014-08-22T06:41:00Z">
            <w:rPr>
              <w:ins w:id="1003" w:author="Kyle Mc Hale Dela Cruz" w:date="2014-08-17T22:38:00Z"/>
              <w:del w:id="1004" w:author="Vilson Lu" w:date="2014-08-22T06:40:00Z"/>
              <w:rFonts w:asciiTheme="minorHAnsi" w:eastAsiaTheme="minorEastAsia" w:hAnsiTheme="minorHAnsi" w:cstheme="minorBidi"/>
              <w:noProof/>
              <w:lang w:val="en-PH" w:eastAsia="ja-JP"/>
            </w:rPr>
          </w:rPrChange>
        </w:rPr>
      </w:pPr>
      <w:ins w:id="1005" w:author="Kyle Mc Hale Dela Cruz" w:date="2014-08-17T22:38:00Z">
        <w:del w:id="1006" w:author="Vilson Lu" w:date="2014-08-22T06:40:00Z">
          <w:r w:rsidRPr="00AC2ADB" w:rsidDel="00AC2ADB">
            <w:rPr>
              <w:noProof/>
              <w:color w:val="000000"/>
            </w:rPr>
            <w:delText>1.5.1</w:delText>
          </w:r>
          <w:r w:rsidR="00372B98" w:rsidRPr="00372B98">
            <w:rPr>
              <w:rFonts w:eastAsiaTheme="minorEastAsia"/>
              <w:noProof/>
              <w:lang w:val="en-PH" w:eastAsia="ja-JP"/>
              <w:rPrChange w:id="100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Investigation and Research Analysis</w:delText>
          </w:r>
          <w:r w:rsidRPr="00AC2ADB" w:rsidDel="00AC2ADB">
            <w:rPr>
              <w:noProof/>
            </w:rPr>
            <w:tab/>
            <w:delText>1-5</w:delText>
          </w:r>
        </w:del>
      </w:ins>
    </w:p>
    <w:p w:rsidR="00B10656" w:rsidRPr="00AC2ADB" w:rsidDel="00AC2ADB" w:rsidRDefault="00B10656">
      <w:pPr>
        <w:pStyle w:val="TOC3"/>
        <w:tabs>
          <w:tab w:val="left" w:pos="1254"/>
          <w:tab w:val="right" w:leader="dot" w:pos="9350"/>
        </w:tabs>
        <w:rPr>
          <w:ins w:id="1008" w:author="Kyle Mc Hale Dela Cruz" w:date="2014-08-17T22:38:00Z"/>
          <w:del w:id="1009" w:author="Vilson Lu" w:date="2014-08-22T06:40:00Z"/>
          <w:rFonts w:eastAsiaTheme="minorEastAsia"/>
          <w:noProof/>
          <w:lang w:val="en-PH" w:eastAsia="ja-JP"/>
          <w:rPrChange w:id="1010" w:author="Vilson Lu" w:date="2014-08-22T06:41:00Z">
            <w:rPr>
              <w:ins w:id="1011" w:author="Kyle Mc Hale Dela Cruz" w:date="2014-08-17T22:38:00Z"/>
              <w:del w:id="1012" w:author="Vilson Lu" w:date="2014-08-22T06:40:00Z"/>
              <w:rFonts w:asciiTheme="minorHAnsi" w:eastAsiaTheme="minorEastAsia" w:hAnsiTheme="minorHAnsi" w:cstheme="minorBidi"/>
              <w:noProof/>
              <w:lang w:val="en-PH" w:eastAsia="ja-JP"/>
            </w:rPr>
          </w:rPrChange>
        </w:rPr>
      </w:pPr>
      <w:ins w:id="1013" w:author="Kyle Mc Hale Dela Cruz" w:date="2014-08-17T22:38:00Z">
        <w:del w:id="1014" w:author="Vilson Lu" w:date="2014-08-22T06:40:00Z">
          <w:r w:rsidRPr="00AC2ADB" w:rsidDel="00AC2ADB">
            <w:rPr>
              <w:noProof/>
              <w:color w:val="000000"/>
            </w:rPr>
            <w:delText>1.5.2</w:delText>
          </w:r>
          <w:r w:rsidR="00372B98" w:rsidRPr="00372B98">
            <w:rPr>
              <w:rFonts w:eastAsiaTheme="minorEastAsia"/>
              <w:noProof/>
              <w:lang w:val="en-PH" w:eastAsia="ja-JP"/>
              <w:rPrChange w:id="101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System Design</w:delText>
          </w:r>
          <w:r w:rsidRPr="00AC2ADB" w:rsidDel="00AC2ADB">
            <w:rPr>
              <w:noProof/>
            </w:rPr>
            <w:tab/>
            <w:delText>1-5</w:delText>
          </w:r>
        </w:del>
      </w:ins>
    </w:p>
    <w:p w:rsidR="00B10656" w:rsidRPr="00AC2ADB" w:rsidDel="00AC2ADB" w:rsidRDefault="00B10656">
      <w:pPr>
        <w:pStyle w:val="TOC3"/>
        <w:tabs>
          <w:tab w:val="left" w:pos="1254"/>
          <w:tab w:val="right" w:leader="dot" w:pos="9350"/>
        </w:tabs>
        <w:rPr>
          <w:ins w:id="1016" w:author="Kyle Mc Hale Dela Cruz" w:date="2014-08-17T22:38:00Z"/>
          <w:del w:id="1017" w:author="Vilson Lu" w:date="2014-08-22T06:40:00Z"/>
          <w:rFonts w:eastAsiaTheme="minorEastAsia"/>
          <w:noProof/>
          <w:lang w:val="en-PH" w:eastAsia="ja-JP"/>
          <w:rPrChange w:id="1018" w:author="Vilson Lu" w:date="2014-08-22T06:41:00Z">
            <w:rPr>
              <w:ins w:id="1019" w:author="Kyle Mc Hale Dela Cruz" w:date="2014-08-17T22:38:00Z"/>
              <w:del w:id="1020" w:author="Vilson Lu" w:date="2014-08-22T06:40:00Z"/>
              <w:rFonts w:asciiTheme="minorHAnsi" w:eastAsiaTheme="minorEastAsia" w:hAnsiTheme="minorHAnsi" w:cstheme="minorBidi"/>
              <w:noProof/>
              <w:lang w:val="en-PH" w:eastAsia="ja-JP"/>
            </w:rPr>
          </w:rPrChange>
        </w:rPr>
      </w:pPr>
      <w:ins w:id="1021" w:author="Kyle Mc Hale Dela Cruz" w:date="2014-08-17T22:38:00Z">
        <w:del w:id="1022" w:author="Vilson Lu" w:date="2014-08-22T06:40:00Z">
          <w:r w:rsidRPr="00AC2ADB" w:rsidDel="00AC2ADB">
            <w:rPr>
              <w:noProof/>
              <w:color w:val="000000"/>
            </w:rPr>
            <w:delText>1.5.3</w:delText>
          </w:r>
          <w:r w:rsidR="00372B98" w:rsidRPr="00372B98">
            <w:rPr>
              <w:rFonts w:eastAsiaTheme="minorEastAsia"/>
              <w:noProof/>
              <w:lang w:val="en-PH" w:eastAsia="ja-JP"/>
              <w:rPrChange w:id="102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Sprints</w:delText>
          </w:r>
          <w:r w:rsidRPr="00AC2ADB" w:rsidDel="00AC2ADB">
            <w:rPr>
              <w:noProof/>
            </w:rPr>
            <w:tab/>
            <w:delText>1-5</w:delText>
          </w:r>
        </w:del>
      </w:ins>
    </w:p>
    <w:p w:rsidR="00B10656" w:rsidRPr="00AC2ADB" w:rsidDel="00AC2ADB" w:rsidRDefault="00B10656">
      <w:pPr>
        <w:pStyle w:val="TOC3"/>
        <w:tabs>
          <w:tab w:val="left" w:pos="1254"/>
          <w:tab w:val="right" w:leader="dot" w:pos="9350"/>
        </w:tabs>
        <w:rPr>
          <w:ins w:id="1024" w:author="Kyle Mc Hale Dela Cruz" w:date="2014-08-17T22:38:00Z"/>
          <w:del w:id="1025" w:author="Vilson Lu" w:date="2014-08-22T06:40:00Z"/>
          <w:rFonts w:eastAsiaTheme="minorEastAsia"/>
          <w:noProof/>
          <w:lang w:val="en-PH" w:eastAsia="ja-JP"/>
          <w:rPrChange w:id="1026" w:author="Vilson Lu" w:date="2014-08-22T06:41:00Z">
            <w:rPr>
              <w:ins w:id="1027" w:author="Kyle Mc Hale Dela Cruz" w:date="2014-08-17T22:38:00Z"/>
              <w:del w:id="1028" w:author="Vilson Lu" w:date="2014-08-22T06:40:00Z"/>
              <w:rFonts w:asciiTheme="minorHAnsi" w:eastAsiaTheme="minorEastAsia" w:hAnsiTheme="minorHAnsi" w:cstheme="minorBidi"/>
              <w:noProof/>
              <w:lang w:val="en-PH" w:eastAsia="ja-JP"/>
            </w:rPr>
          </w:rPrChange>
        </w:rPr>
      </w:pPr>
      <w:ins w:id="1029" w:author="Kyle Mc Hale Dela Cruz" w:date="2014-08-17T22:38:00Z">
        <w:del w:id="1030" w:author="Vilson Lu" w:date="2014-08-22T06:40:00Z">
          <w:r w:rsidRPr="00AC2ADB" w:rsidDel="00AC2ADB">
            <w:rPr>
              <w:noProof/>
              <w:color w:val="000000"/>
            </w:rPr>
            <w:delText>1.5.4</w:delText>
          </w:r>
          <w:r w:rsidR="00372B98" w:rsidRPr="00372B98">
            <w:rPr>
              <w:rFonts w:eastAsiaTheme="minorEastAsia"/>
              <w:noProof/>
              <w:lang w:val="en-PH" w:eastAsia="ja-JP"/>
              <w:rPrChange w:id="103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Sprint Planning Meetings</w:delText>
          </w:r>
          <w:r w:rsidRPr="00AC2ADB" w:rsidDel="00AC2ADB">
            <w:rPr>
              <w:noProof/>
            </w:rPr>
            <w:tab/>
            <w:delText>1-5</w:delText>
          </w:r>
        </w:del>
      </w:ins>
    </w:p>
    <w:p w:rsidR="00B10656" w:rsidRPr="00AC2ADB" w:rsidDel="00AC2ADB" w:rsidRDefault="00B10656">
      <w:pPr>
        <w:pStyle w:val="TOC3"/>
        <w:tabs>
          <w:tab w:val="left" w:pos="1254"/>
          <w:tab w:val="right" w:leader="dot" w:pos="9350"/>
        </w:tabs>
        <w:rPr>
          <w:ins w:id="1032" w:author="Kyle Mc Hale Dela Cruz" w:date="2014-08-17T22:38:00Z"/>
          <w:del w:id="1033" w:author="Vilson Lu" w:date="2014-08-22T06:40:00Z"/>
          <w:rFonts w:eastAsiaTheme="minorEastAsia"/>
          <w:noProof/>
          <w:lang w:val="en-PH" w:eastAsia="ja-JP"/>
          <w:rPrChange w:id="1034" w:author="Vilson Lu" w:date="2014-08-22T06:41:00Z">
            <w:rPr>
              <w:ins w:id="1035" w:author="Kyle Mc Hale Dela Cruz" w:date="2014-08-17T22:38:00Z"/>
              <w:del w:id="1036" w:author="Vilson Lu" w:date="2014-08-22T06:40:00Z"/>
              <w:rFonts w:asciiTheme="minorHAnsi" w:eastAsiaTheme="minorEastAsia" w:hAnsiTheme="minorHAnsi" w:cstheme="minorBidi"/>
              <w:noProof/>
              <w:lang w:val="en-PH" w:eastAsia="ja-JP"/>
            </w:rPr>
          </w:rPrChange>
        </w:rPr>
      </w:pPr>
      <w:ins w:id="1037" w:author="Kyle Mc Hale Dela Cruz" w:date="2014-08-17T22:38:00Z">
        <w:del w:id="1038" w:author="Vilson Lu" w:date="2014-08-22T06:40:00Z">
          <w:r w:rsidRPr="00AC2ADB" w:rsidDel="00AC2ADB">
            <w:rPr>
              <w:noProof/>
              <w:color w:val="000000"/>
            </w:rPr>
            <w:delText>1.5.5</w:delText>
          </w:r>
          <w:r w:rsidR="00372B98" w:rsidRPr="00372B98">
            <w:rPr>
              <w:rFonts w:eastAsiaTheme="minorEastAsia"/>
              <w:noProof/>
              <w:lang w:val="en-PH" w:eastAsia="ja-JP"/>
              <w:rPrChange w:id="103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Scrum Meetings</w:delText>
          </w:r>
          <w:r w:rsidRPr="00AC2ADB" w:rsidDel="00AC2ADB">
            <w:rPr>
              <w:noProof/>
            </w:rPr>
            <w:tab/>
            <w:delText>1-6</w:delText>
          </w:r>
        </w:del>
      </w:ins>
    </w:p>
    <w:p w:rsidR="00B10656" w:rsidRPr="00AC2ADB" w:rsidDel="00AC2ADB" w:rsidRDefault="00B10656">
      <w:pPr>
        <w:pStyle w:val="TOC3"/>
        <w:tabs>
          <w:tab w:val="left" w:pos="1254"/>
          <w:tab w:val="right" w:leader="dot" w:pos="9350"/>
        </w:tabs>
        <w:rPr>
          <w:ins w:id="1040" w:author="Kyle Mc Hale Dela Cruz" w:date="2014-08-17T22:38:00Z"/>
          <w:del w:id="1041" w:author="Vilson Lu" w:date="2014-08-22T06:40:00Z"/>
          <w:rFonts w:eastAsiaTheme="minorEastAsia"/>
          <w:noProof/>
          <w:lang w:val="en-PH" w:eastAsia="ja-JP"/>
          <w:rPrChange w:id="1042" w:author="Vilson Lu" w:date="2014-08-22T06:41:00Z">
            <w:rPr>
              <w:ins w:id="1043" w:author="Kyle Mc Hale Dela Cruz" w:date="2014-08-17T22:38:00Z"/>
              <w:del w:id="1044" w:author="Vilson Lu" w:date="2014-08-22T06:40:00Z"/>
              <w:rFonts w:asciiTheme="minorHAnsi" w:eastAsiaTheme="minorEastAsia" w:hAnsiTheme="minorHAnsi" w:cstheme="minorBidi"/>
              <w:noProof/>
              <w:lang w:val="en-PH" w:eastAsia="ja-JP"/>
            </w:rPr>
          </w:rPrChange>
        </w:rPr>
      </w:pPr>
      <w:ins w:id="1045" w:author="Kyle Mc Hale Dela Cruz" w:date="2014-08-17T22:38:00Z">
        <w:del w:id="1046" w:author="Vilson Lu" w:date="2014-08-22T06:40:00Z">
          <w:r w:rsidRPr="00AC2ADB" w:rsidDel="00AC2ADB">
            <w:rPr>
              <w:noProof/>
              <w:color w:val="000000"/>
            </w:rPr>
            <w:delText>1.5.6</w:delText>
          </w:r>
          <w:r w:rsidR="00372B98" w:rsidRPr="00372B98">
            <w:rPr>
              <w:rFonts w:eastAsiaTheme="minorEastAsia"/>
              <w:noProof/>
              <w:lang w:val="en-PH" w:eastAsia="ja-JP"/>
              <w:rPrChange w:id="104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System Development</w:delText>
          </w:r>
          <w:r w:rsidRPr="00AC2ADB" w:rsidDel="00AC2ADB">
            <w:rPr>
              <w:noProof/>
            </w:rPr>
            <w:tab/>
            <w:delText>1-6</w:delText>
          </w:r>
        </w:del>
      </w:ins>
    </w:p>
    <w:p w:rsidR="00B10656" w:rsidRPr="00AC2ADB" w:rsidDel="00AC2ADB" w:rsidRDefault="00B10656">
      <w:pPr>
        <w:pStyle w:val="TOC3"/>
        <w:tabs>
          <w:tab w:val="left" w:pos="1254"/>
          <w:tab w:val="right" w:leader="dot" w:pos="9350"/>
        </w:tabs>
        <w:rPr>
          <w:ins w:id="1048" w:author="Kyle Mc Hale Dela Cruz" w:date="2014-08-17T22:38:00Z"/>
          <w:del w:id="1049" w:author="Vilson Lu" w:date="2014-08-22T06:40:00Z"/>
          <w:rFonts w:eastAsiaTheme="minorEastAsia"/>
          <w:noProof/>
          <w:lang w:val="en-PH" w:eastAsia="ja-JP"/>
          <w:rPrChange w:id="1050" w:author="Vilson Lu" w:date="2014-08-22T06:41:00Z">
            <w:rPr>
              <w:ins w:id="1051" w:author="Kyle Mc Hale Dela Cruz" w:date="2014-08-17T22:38:00Z"/>
              <w:del w:id="1052" w:author="Vilson Lu" w:date="2014-08-22T06:40:00Z"/>
              <w:rFonts w:asciiTheme="minorHAnsi" w:eastAsiaTheme="minorEastAsia" w:hAnsiTheme="minorHAnsi" w:cstheme="minorBidi"/>
              <w:noProof/>
              <w:lang w:val="en-PH" w:eastAsia="ja-JP"/>
            </w:rPr>
          </w:rPrChange>
        </w:rPr>
      </w:pPr>
      <w:ins w:id="1053" w:author="Kyle Mc Hale Dela Cruz" w:date="2014-08-17T22:38:00Z">
        <w:del w:id="1054" w:author="Vilson Lu" w:date="2014-08-22T06:40:00Z">
          <w:r w:rsidRPr="00AC2ADB" w:rsidDel="00AC2ADB">
            <w:rPr>
              <w:noProof/>
              <w:color w:val="000000"/>
            </w:rPr>
            <w:delText>1.5.7</w:delText>
          </w:r>
          <w:r w:rsidR="00372B98" w:rsidRPr="00372B98">
            <w:rPr>
              <w:rFonts w:eastAsiaTheme="minorEastAsia"/>
              <w:noProof/>
              <w:lang w:val="en-PH" w:eastAsia="ja-JP"/>
              <w:rPrChange w:id="105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System Integration and Testing</w:delText>
          </w:r>
          <w:r w:rsidRPr="00AC2ADB" w:rsidDel="00AC2ADB">
            <w:rPr>
              <w:noProof/>
            </w:rPr>
            <w:tab/>
            <w:delText>1-6</w:delText>
          </w:r>
        </w:del>
      </w:ins>
    </w:p>
    <w:p w:rsidR="00B10656" w:rsidRPr="00AC2ADB" w:rsidDel="00AC2ADB" w:rsidRDefault="00B10656">
      <w:pPr>
        <w:pStyle w:val="TOC3"/>
        <w:tabs>
          <w:tab w:val="left" w:pos="1254"/>
          <w:tab w:val="right" w:leader="dot" w:pos="9350"/>
        </w:tabs>
        <w:rPr>
          <w:ins w:id="1056" w:author="Kyle Mc Hale Dela Cruz" w:date="2014-08-17T22:38:00Z"/>
          <w:del w:id="1057" w:author="Vilson Lu" w:date="2014-08-22T06:40:00Z"/>
          <w:rFonts w:eastAsiaTheme="minorEastAsia"/>
          <w:noProof/>
          <w:lang w:val="en-PH" w:eastAsia="ja-JP"/>
          <w:rPrChange w:id="1058" w:author="Vilson Lu" w:date="2014-08-22T06:41:00Z">
            <w:rPr>
              <w:ins w:id="1059" w:author="Kyle Mc Hale Dela Cruz" w:date="2014-08-17T22:38:00Z"/>
              <w:del w:id="1060" w:author="Vilson Lu" w:date="2014-08-22T06:40:00Z"/>
              <w:rFonts w:asciiTheme="minorHAnsi" w:eastAsiaTheme="minorEastAsia" w:hAnsiTheme="minorHAnsi" w:cstheme="minorBidi"/>
              <w:noProof/>
              <w:lang w:val="en-PH" w:eastAsia="ja-JP"/>
            </w:rPr>
          </w:rPrChange>
        </w:rPr>
      </w:pPr>
      <w:ins w:id="1061" w:author="Kyle Mc Hale Dela Cruz" w:date="2014-08-17T22:38:00Z">
        <w:del w:id="1062" w:author="Vilson Lu" w:date="2014-08-22T06:40:00Z">
          <w:r w:rsidRPr="00AC2ADB" w:rsidDel="00AC2ADB">
            <w:rPr>
              <w:noProof/>
              <w:color w:val="000000"/>
            </w:rPr>
            <w:delText>1.5.8</w:delText>
          </w:r>
          <w:r w:rsidR="00372B98" w:rsidRPr="00372B98">
            <w:rPr>
              <w:rFonts w:eastAsiaTheme="minorEastAsia"/>
              <w:noProof/>
              <w:lang w:val="en-PH" w:eastAsia="ja-JP"/>
              <w:rPrChange w:id="106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System Evaluation</w:delText>
          </w:r>
          <w:r w:rsidRPr="00AC2ADB" w:rsidDel="00AC2ADB">
            <w:rPr>
              <w:noProof/>
            </w:rPr>
            <w:tab/>
            <w:delText>1-6</w:delText>
          </w:r>
        </w:del>
      </w:ins>
    </w:p>
    <w:p w:rsidR="00B10656" w:rsidRPr="00AC2ADB" w:rsidDel="00AC2ADB" w:rsidRDefault="00B10656">
      <w:pPr>
        <w:pStyle w:val="TOC3"/>
        <w:tabs>
          <w:tab w:val="left" w:pos="1254"/>
          <w:tab w:val="right" w:leader="dot" w:pos="9350"/>
        </w:tabs>
        <w:rPr>
          <w:ins w:id="1064" w:author="Kyle Mc Hale Dela Cruz" w:date="2014-08-17T22:38:00Z"/>
          <w:del w:id="1065" w:author="Vilson Lu" w:date="2014-08-22T06:40:00Z"/>
          <w:rFonts w:eastAsiaTheme="minorEastAsia"/>
          <w:noProof/>
          <w:lang w:val="en-PH" w:eastAsia="ja-JP"/>
          <w:rPrChange w:id="1066" w:author="Vilson Lu" w:date="2014-08-22T06:41:00Z">
            <w:rPr>
              <w:ins w:id="1067" w:author="Kyle Mc Hale Dela Cruz" w:date="2014-08-17T22:38:00Z"/>
              <w:del w:id="1068" w:author="Vilson Lu" w:date="2014-08-22T06:40:00Z"/>
              <w:rFonts w:asciiTheme="minorHAnsi" w:eastAsiaTheme="minorEastAsia" w:hAnsiTheme="minorHAnsi" w:cstheme="minorBidi"/>
              <w:noProof/>
              <w:lang w:val="en-PH" w:eastAsia="ja-JP"/>
            </w:rPr>
          </w:rPrChange>
        </w:rPr>
      </w:pPr>
      <w:ins w:id="1069" w:author="Kyle Mc Hale Dela Cruz" w:date="2014-08-17T22:38:00Z">
        <w:del w:id="1070" w:author="Vilson Lu" w:date="2014-08-22T06:40:00Z">
          <w:r w:rsidRPr="00AC2ADB" w:rsidDel="00AC2ADB">
            <w:rPr>
              <w:noProof/>
              <w:color w:val="000000"/>
            </w:rPr>
            <w:delText>1.5.9</w:delText>
          </w:r>
          <w:r w:rsidR="00372B98" w:rsidRPr="00372B98">
            <w:rPr>
              <w:rFonts w:eastAsiaTheme="minorEastAsia"/>
              <w:noProof/>
              <w:lang w:val="en-PH" w:eastAsia="ja-JP"/>
              <w:rPrChange w:id="107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Documentation</w:delText>
          </w:r>
          <w:r w:rsidRPr="00AC2ADB" w:rsidDel="00AC2ADB">
            <w:rPr>
              <w:noProof/>
            </w:rPr>
            <w:tab/>
            <w:delText>1-6</w:delText>
          </w:r>
        </w:del>
      </w:ins>
    </w:p>
    <w:p w:rsidR="00B10656" w:rsidRPr="00AC2ADB" w:rsidDel="00AC2ADB" w:rsidRDefault="00B10656">
      <w:pPr>
        <w:pStyle w:val="TOC3"/>
        <w:tabs>
          <w:tab w:val="left" w:pos="1387"/>
          <w:tab w:val="right" w:leader="dot" w:pos="9350"/>
        </w:tabs>
        <w:rPr>
          <w:ins w:id="1072" w:author="Kyle Mc Hale Dela Cruz" w:date="2014-08-17T22:38:00Z"/>
          <w:del w:id="1073" w:author="Vilson Lu" w:date="2014-08-22T06:40:00Z"/>
          <w:rFonts w:eastAsiaTheme="minorEastAsia"/>
          <w:noProof/>
          <w:lang w:val="en-PH" w:eastAsia="ja-JP"/>
          <w:rPrChange w:id="1074" w:author="Vilson Lu" w:date="2014-08-22T06:41:00Z">
            <w:rPr>
              <w:ins w:id="1075" w:author="Kyle Mc Hale Dela Cruz" w:date="2014-08-17T22:38:00Z"/>
              <w:del w:id="1076" w:author="Vilson Lu" w:date="2014-08-22T06:40:00Z"/>
              <w:rFonts w:asciiTheme="minorHAnsi" w:eastAsiaTheme="minorEastAsia" w:hAnsiTheme="minorHAnsi" w:cstheme="minorBidi"/>
              <w:noProof/>
              <w:lang w:val="en-PH" w:eastAsia="ja-JP"/>
            </w:rPr>
          </w:rPrChange>
        </w:rPr>
      </w:pPr>
      <w:ins w:id="1077" w:author="Kyle Mc Hale Dela Cruz" w:date="2014-08-17T22:38:00Z">
        <w:del w:id="1078" w:author="Vilson Lu" w:date="2014-08-22T06:40:00Z">
          <w:r w:rsidRPr="00AC2ADB" w:rsidDel="00AC2ADB">
            <w:rPr>
              <w:noProof/>
              <w:color w:val="000000"/>
            </w:rPr>
            <w:delText>1.5.10</w:delText>
          </w:r>
          <w:r w:rsidR="00372B98" w:rsidRPr="00372B98">
            <w:rPr>
              <w:rFonts w:eastAsiaTheme="minorEastAsia"/>
              <w:noProof/>
              <w:lang w:val="en-PH" w:eastAsia="ja-JP"/>
              <w:rPrChange w:id="107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Calendar of Activities</w:delText>
          </w:r>
          <w:r w:rsidRPr="00AC2ADB" w:rsidDel="00AC2ADB">
            <w:rPr>
              <w:noProof/>
            </w:rPr>
            <w:tab/>
            <w:delText>1-7</w:delText>
          </w:r>
        </w:del>
      </w:ins>
    </w:p>
    <w:p w:rsidR="00B10656" w:rsidRPr="00AC2ADB" w:rsidDel="00AC2ADB" w:rsidRDefault="00B10656">
      <w:pPr>
        <w:pStyle w:val="TOC1"/>
        <w:tabs>
          <w:tab w:val="left" w:pos="574"/>
          <w:tab w:val="right" w:leader="dot" w:pos="9350"/>
        </w:tabs>
        <w:rPr>
          <w:ins w:id="1080" w:author="Kyle Mc Hale Dela Cruz" w:date="2014-08-17T22:38:00Z"/>
          <w:del w:id="1081" w:author="Vilson Lu" w:date="2014-08-22T06:40:00Z"/>
          <w:rFonts w:eastAsiaTheme="minorEastAsia"/>
          <w:noProof/>
          <w:lang w:val="en-PH" w:eastAsia="ja-JP"/>
          <w:rPrChange w:id="1082" w:author="Vilson Lu" w:date="2014-08-22T06:41:00Z">
            <w:rPr>
              <w:ins w:id="1083" w:author="Kyle Mc Hale Dela Cruz" w:date="2014-08-17T22:38:00Z"/>
              <w:del w:id="1084" w:author="Vilson Lu" w:date="2014-08-22T06:40:00Z"/>
              <w:rFonts w:asciiTheme="minorHAnsi" w:eastAsiaTheme="minorEastAsia" w:hAnsiTheme="minorHAnsi" w:cstheme="minorBidi"/>
              <w:noProof/>
              <w:lang w:val="en-PH" w:eastAsia="ja-JP"/>
            </w:rPr>
          </w:rPrChange>
        </w:rPr>
      </w:pPr>
      <w:ins w:id="1085" w:author="Kyle Mc Hale Dela Cruz" w:date="2014-08-17T22:38:00Z">
        <w:del w:id="1086" w:author="Vilson Lu" w:date="2014-08-22T06:40:00Z">
          <w:r w:rsidRPr="00AC2ADB" w:rsidDel="00AC2ADB">
            <w:rPr>
              <w:noProof/>
            </w:rPr>
            <w:delText>2.0</w:delText>
          </w:r>
          <w:r w:rsidR="00372B98" w:rsidRPr="00372B98">
            <w:rPr>
              <w:rFonts w:eastAsiaTheme="minorEastAsia"/>
              <w:noProof/>
              <w:lang w:val="en-PH" w:eastAsia="ja-JP"/>
              <w:rPrChange w:id="108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Review of Related Works</w:delText>
          </w:r>
          <w:r w:rsidRPr="00AC2ADB" w:rsidDel="00AC2ADB">
            <w:rPr>
              <w:noProof/>
            </w:rPr>
            <w:tab/>
            <w:delText>2-1</w:delText>
          </w:r>
        </w:del>
      </w:ins>
    </w:p>
    <w:p w:rsidR="00B10656" w:rsidRPr="00AC2ADB" w:rsidDel="00AC2ADB" w:rsidRDefault="00B10656">
      <w:pPr>
        <w:pStyle w:val="TOC2"/>
        <w:tabs>
          <w:tab w:val="left" w:pos="814"/>
          <w:tab w:val="right" w:leader="dot" w:pos="9350"/>
        </w:tabs>
        <w:rPr>
          <w:ins w:id="1088" w:author="Kyle Mc Hale Dela Cruz" w:date="2014-08-17T22:38:00Z"/>
          <w:del w:id="1089" w:author="Vilson Lu" w:date="2014-08-22T06:40:00Z"/>
          <w:rFonts w:eastAsiaTheme="minorEastAsia"/>
          <w:noProof/>
          <w:lang w:val="en-PH" w:eastAsia="ja-JP"/>
          <w:rPrChange w:id="1090" w:author="Vilson Lu" w:date="2014-08-22T06:41:00Z">
            <w:rPr>
              <w:ins w:id="1091" w:author="Kyle Mc Hale Dela Cruz" w:date="2014-08-17T22:38:00Z"/>
              <w:del w:id="1092" w:author="Vilson Lu" w:date="2014-08-22T06:40:00Z"/>
              <w:rFonts w:asciiTheme="minorHAnsi" w:eastAsiaTheme="minorEastAsia" w:hAnsiTheme="minorHAnsi" w:cstheme="minorBidi"/>
              <w:noProof/>
              <w:lang w:val="en-PH" w:eastAsia="ja-JP"/>
            </w:rPr>
          </w:rPrChange>
        </w:rPr>
      </w:pPr>
      <w:ins w:id="1093" w:author="Kyle Mc Hale Dela Cruz" w:date="2014-08-17T22:38:00Z">
        <w:del w:id="1094" w:author="Vilson Lu" w:date="2014-08-22T06:40:00Z">
          <w:r w:rsidRPr="00AC2ADB" w:rsidDel="00AC2ADB">
            <w:rPr>
              <w:noProof/>
              <w:color w:val="000000"/>
            </w:rPr>
            <w:delText>2.1</w:delText>
          </w:r>
          <w:r w:rsidR="00372B98" w:rsidRPr="00372B98">
            <w:rPr>
              <w:rFonts w:eastAsiaTheme="minorEastAsia"/>
              <w:noProof/>
              <w:lang w:val="en-PH" w:eastAsia="ja-JP"/>
              <w:rPrChange w:id="109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Machine Learning-Based Information Extraction Systems</w:delText>
          </w:r>
          <w:r w:rsidRPr="00AC2ADB" w:rsidDel="00AC2ADB">
            <w:rPr>
              <w:noProof/>
            </w:rPr>
            <w:tab/>
            <w:delText>2-1</w:delText>
          </w:r>
        </w:del>
      </w:ins>
    </w:p>
    <w:p w:rsidR="00B10656" w:rsidRPr="00AC2ADB" w:rsidDel="00AC2ADB" w:rsidRDefault="00B10656">
      <w:pPr>
        <w:pStyle w:val="TOC2"/>
        <w:tabs>
          <w:tab w:val="left" w:pos="814"/>
          <w:tab w:val="right" w:leader="dot" w:pos="9350"/>
        </w:tabs>
        <w:rPr>
          <w:ins w:id="1096" w:author="Kyle Mc Hale Dela Cruz" w:date="2014-08-17T22:38:00Z"/>
          <w:del w:id="1097" w:author="Vilson Lu" w:date="2014-08-22T06:40:00Z"/>
          <w:rFonts w:eastAsiaTheme="minorEastAsia"/>
          <w:noProof/>
          <w:lang w:val="en-PH" w:eastAsia="ja-JP"/>
          <w:rPrChange w:id="1098" w:author="Vilson Lu" w:date="2014-08-22T06:41:00Z">
            <w:rPr>
              <w:ins w:id="1099" w:author="Kyle Mc Hale Dela Cruz" w:date="2014-08-17T22:38:00Z"/>
              <w:del w:id="1100" w:author="Vilson Lu" w:date="2014-08-22T06:40:00Z"/>
              <w:rFonts w:asciiTheme="minorHAnsi" w:eastAsiaTheme="minorEastAsia" w:hAnsiTheme="minorHAnsi" w:cstheme="minorBidi"/>
              <w:noProof/>
              <w:lang w:val="en-PH" w:eastAsia="ja-JP"/>
            </w:rPr>
          </w:rPrChange>
        </w:rPr>
      </w:pPr>
      <w:ins w:id="1101" w:author="Kyle Mc Hale Dela Cruz" w:date="2014-08-17T22:38:00Z">
        <w:del w:id="1102" w:author="Vilson Lu" w:date="2014-08-22T06:40:00Z">
          <w:r w:rsidRPr="00AC2ADB" w:rsidDel="00AC2ADB">
            <w:rPr>
              <w:noProof/>
              <w:color w:val="000000"/>
            </w:rPr>
            <w:delText>2.2</w:delText>
          </w:r>
          <w:r w:rsidR="00372B98" w:rsidRPr="00372B98">
            <w:rPr>
              <w:rFonts w:eastAsiaTheme="minorEastAsia"/>
              <w:noProof/>
              <w:lang w:val="en-PH" w:eastAsia="ja-JP"/>
              <w:rPrChange w:id="110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Rule-Based Information Extraction Systems</w:delText>
          </w:r>
          <w:r w:rsidRPr="00AC2ADB" w:rsidDel="00AC2ADB">
            <w:rPr>
              <w:noProof/>
            </w:rPr>
            <w:tab/>
            <w:delText>2-2</w:delText>
          </w:r>
        </w:del>
      </w:ins>
    </w:p>
    <w:p w:rsidR="00B10656" w:rsidRPr="00AC2ADB" w:rsidDel="00AC2ADB" w:rsidRDefault="00B10656">
      <w:pPr>
        <w:pStyle w:val="TOC2"/>
        <w:tabs>
          <w:tab w:val="left" w:pos="814"/>
          <w:tab w:val="right" w:leader="dot" w:pos="9350"/>
        </w:tabs>
        <w:rPr>
          <w:ins w:id="1104" w:author="Kyle Mc Hale Dela Cruz" w:date="2014-08-17T22:38:00Z"/>
          <w:del w:id="1105" w:author="Vilson Lu" w:date="2014-08-22T06:40:00Z"/>
          <w:rFonts w:eastAsiaTheme="minorEastAsia"/>
          <w:noProof/>
          <w:lang w:val="en-PH" w:eastAsia="ja-JP"/>
          <w:rPrChange w:id="1106" w:author="Vilson Lu" w:date="2014-08-22T06:41:00Z">
            <w:rPr>
              <w:ins w:id="1107" w:author="Kyle Mc Hale Dela Cruz" w:date="2014-08-17T22:38:00Z"/>
              <w:del w:id="1108" w:author="Vilson Lu" w:date="2014-08-22T06:40:00Z"/>
              <w:rFonts w:asciiTheme="minorHAnsi" w:eastAsiaTheme="minorEastAsia" w:hAnsiTheme="minorHAnsi" w:cstheme="minorBidi"/>
              <w:noProof/>
              <w:lang w:val="en-PH" w:eastAsia="ja-JP"/>
            </w:rPr>
          </w:rPrChange>
        </w:rPr>
      </w:pPr>
      <w:ins w:id="1109" w:author="Kyle Mc Hale Dela Cruz" w:date="2014-08-17T22:38:00Z">
        <w:del w:id="1110" w:author="Vilson Lu" w:date="2014-08-22T06:40:00Z">
          <w:r w:rsidRPr="00AC2ADB" w:rsidDel="00AC2ADB">
            <w:rPr>
              <w:noProof/>
              <w:color w:val="000000"/>
            </w:rPr>
            <w:lastRenderedPageBreak/>
            <w:delText>2.3</w:delText>
          </w:r>
          <w:r w:rsidR="00372B98" w:rsidRPr="00372B98">
            <w:rPr>
              <w:rFonts w:eastAsiaTheme="minorEastAsia"/>
              <w:noProof/>
              <w:lang w:val="en-PH" w:eastAsia="ja-JP"/>
              <w:rPrChange w:id="111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Other Information Extraction Systems</w:delText>
          </w:r>
          <w:r w:rsidRPr="00AC2ADB" w:rsidDel="00AC2ADB">
            <w:rPr>
              <w:noProof/>
            </w:rPr>
            <w:tab/>
            <w:delText>2-5</w:delText>
          </w:r>
        </w:del>
      </w:ins>
    </w:p>
    <w:p w:rsidR="00B10656" w:rsidRPr="00AC2ADB" w:rsidDel="00AC2ADB" w:rsidRDefault="00B10656">
      <w:pPr>
        <w:pStyle w:val="TOC2"/>
        <w:tabs>
          <w:tab w:val="left" w:pos="814"/>
          <w:tab w:val="right" w:leader="dot" w:pos="9350"/>
        </w:tabs>
        <w:rPr>
          <w:ins w:id="1112" w:author="Kyle Mc Hale Dela Cruz" w:date="2014-08-17T22:38:00Z"/>
          <w:del w:id="1113" w:author="Vilson Lu" w:date="2014-08-22T06:40:00Z"/>
          <w:rFonts w:eastAsiaTheme="minorEastAsia"/>
          <w:noProof/>
          <w:lang w:val="en-PH" w:eastAsia="ja-JP"/>
          <w:rPrChange w:id="1114" w:author="Vilson Lu" w:date="2014-08-22T06:41:00Z">
            <w:rPr>
              <w:ins w:id="1115" w:author="Kyle Mc Hale Dela Cruz" w:date="2014-08-17T22:38:00Z"/>
              <w:del w:id="1116" w:author="Vilson Lu" w:date="2014-08-22T06:40:00Z"/>
              <w:rFonts w:asciiTheme="minorHAnsi" w:eastAsiaTheme="minorEastAsia" w:hAnsiTheme="minorHAnsi" w:cstheme="minorBidi"/>
              <w:noProof/>
              <w:lang w:val="en-PH" w:eastAsia="ja-JP"/>
            </w:rPr>
          </w:rPrChange>
        </w:rPr>
      </w:pPr>
      <w:ins w:id="1117" w:author="Kyle Mc Hale Dela Cruz" w:date="2014-08-17T22:38:00Z">
        <w:del w:id="1118" w:author="Vilson Lu" w:date="2014-08-22T06:40:00Z">
          <w:r w:rsidRPr="00AC2ADB" w:rsidDel="00AC2ADB">
            <w:rPr>
              <w:noProof/>
              <w:color w:val="000000"/>
            </w:rPr>
            <w:delText>2.4</w:delText>
          </w:r>
          <w:r w:rsidR="00372B98" w:rsidRPr="00372B98">
            <w:rPr>
              <w:rFonts w:eastAsiaTheme="minorEastAsia"/>
              <w:noProof/>
              <w:lang w:val="en-PH" w:eastAsia="ja-JP"/>
              <w:rPrChange w:id="111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Disaster Management – Relief Operations</w:delText>
          </w:r>
          <w:r w:rsidRPr="00AC2ADB" w:rsidDel="00AC2ADB">
            <w:rPr>
              <w:noProof/>
            </w:rPr>
            <w:tab/>
            <w:delText>2-8</w:delText>
          </w:r>
        </w:del>
      </w:ins>
    </w:p>
    <w:p w:rsidR="00B10656" w:rsidRPr="00AC2ADB" w:rsidDel="00AC2ADB" w:rsidRDefault="00B10656">
      <w:pPr>
        <w:pStyle w:val="TOC2"/>
        <w:tabs>
          <w:tab w:val="left" w:pos="814"/>
          <w:tab w:val="right" w:leader="dot" w:pos="9350"/>
        </w:tabs>
        <w:rPr>
          <w:ins w:id="1120" w:author="Kyle Mc Hale Dela Cruz" w:date="2014-08-17T22:38:00Z"/>
          <w:del w:id="1121" w:author="Vilson Lu" w:date="2014-08-22T06:40:00Z"/>
          <w:rFonts w:eastAsiaTheme="minorEastAsia"/>
          <w:noProof/>
          <w:lang w:val="en-PH" w:eastAsia="ja-JP"/>
          <w:rPrChange w:id="1122" w:author="Vilson Lu" w:date="2014-08-22T06:41:00Z">
            <w:rPr>
              <w:ins w:id="1123" w:author="Kyle Mc Hale Dela Cruz" w:date="2014-08-17T22:38:00Z"/>
              <w:del w:id="1124" w:author="Vilson Lu" w:date="2014-08-22T06:40:00Z"/>
              <w:rFonts w:asciiTheme="minorHAnsi" w:eastAsiaTheme="minorEastAsia" w:hAnsiTheme="minorHAnsi" w:cstheme="minorBidi"/>
              <w:noProof/>
              <w:lang w:val="en-PH" w:eastAsia="ja-JP"/>
            </w:rPr>
          </w:rPrChange>
        </w:rPr>
      </w:pPr>
      <w:ins w:id="1125" w:author="Kyle Mc Hale Dela Cruz" w:date="2014-08-17T22:38:00Z">
        <w:del w:id="1126" w:author="Vilson Lu" w:date="2014-08-22T06:40:00Z">
          <w:r w:rsidRPr="00AC2ADB" w:rsidDel="00AC2ADB">
            <w:rPr>
              <w:noProof/>
              <w:color w:val="000000"/>
            </w:rPr>
            <w:delText>2.5</w:delText>
          </w:r>
          <w:r w:rsidR="00372B98" w:rsidRPr="00372B98">
            <w:rPr>
              <w:rFonts w:eastAsiaTheme="minorEastAsia"/>
              <w:noProof/>
              <w:lang w:val="en-PH" w:eastAsia="ja-JP"/>
              <w:rPrChange w:id="112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Twitter and Disaster</w:delText>
          </w:r>
          <w:r w:rsidRPr="00AC2ADB" w:rsidDel="00AC2ADB">
            <w:rPr>
              <w:noProof/>
            </w:rPr>
            <w:tab/>
            <w:delText>2-9</w:delText>
          </w:r>
        </w:del>
      </w:ins>
    </w:p>
    <w:p w:rsidR="00B10656" w:rsidRPr="00AC2ADB" w:rsidDel="00AC2ADB" w:rsidRDefault="00B10656">
      <w:pPr>
        <w:pStyle w:val="TOC1"/>
        <w:tabs>
          <w:tab w:val="left" w:pos="574"/>
          <w:tab w:val="right" w:leader="dot" w:pos="9350"/>
        </w:tabs>
        <w:rPr>
          <w:ins w:id="1128" w:author="Kyle Mc Hale Dela Cruz" w:date="2014-08-17T22:38:00Z"/>
          <w:del w:id="1129" w:author="Vilson Lu" w:date="2014-08-22T06:40:00Z"/>
          <w:rFonts w:eastAsiaTheme="minorEastAsia"/>
          <w:noProof/>
          <w:lang w:val="en-PH" w:eastAsia="ja-JP"/>
          <w:rPrChange w:id="1130" w:author="Vilson Lu" w:date="2014-08-22T06:41:00Z">
            <w:rPr>
              <w:ins w:id="1131" w:author="Kyle Mc Hale Dela Cruz" w:date="2014-08-17T22:38:00Z"/>
              <w:del w:id="1132" w:author="Vilson Lu" w:date="2014-08-22T06:40:00Z"/>
              <w:rFonts w:asciiTheme="minorHAnsi" w:eastAsiaTheme="minorEastAsia" w:hAnsiTheme="minorHAnsi" w:cstheme="minorBidi"/>
              <w:noProof/>
              <w:lang w:val="en-PH" w:eastAsia="ja-JP"/>
            </w:rPr>
          </w:rPrChange>
        </w:rPr>
      </w:pPr>
      <w:ins w:id="1133" w:author="Kyle Mc Hale Dela Cruz" w:date="2014-08-17T22:38:00Z">
        <w:del w:id="1134" w:author="Vilson Lu" w:date="2014-08-22T06:40:00Z">
          <w:r w:rsidRPr="00AC2ADB" w:rsidDel="00AC2ADB">
            <w:rPr>
              <w:noProof/>
            </w:rPr>
            <w:delText>3.0</w:delText>
          </w:r>
          <w:r w:rsidR="00372B98" w:rsidRPr="00372B98">
            <w:rPr>
              <w:rFonts w:eastAsiaTheme="minorEastAsia"/>
              <w:noProof/>
              <w:lang w:val="en-PH" w:eastAsia="ja-JP"/>
              <w:rPrChange w:id="113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Theoretical Framework</w:delText>
          </w:r>
          <w:r w:rsidRPr="00AC2ADB" w:rsidDel="00AC2ADB">
            <w:rPr>
              <w:noProof/>
            </w:rPr>
            <w:tab/>
            <w:delText>3-1</w:delText>
          </w:r>
        </w:del>
      </w:ins>
    </w:p>
    <w:p w:rsidR="00B10656" w:rsidRPr="00AC2ADB" w:rsidDel="00AC2ADB" w:rsidRDefault="00B10656">
      <w:pPr>
        <w:pStyle w:val="TOC2"/>
        <w:tabs>
          <w:tab w:val="left" w:pos="814"/>
          <w:tab w:val="right" w:leader="dot" w:pos="9350"/>
        </w:tabs>
        <w:rPr>
          <w:ins w:id="1136" w:author="Kyle Mc Hale Dela Cruz" w:date="2014-08-17T22:38:00Z"/>
          <w:del w:id="1137" w:author="Vilson Lu" w:date="2014-08-22T06:40:00Z"/>
          <w:rFonts w:eastAsiaTheme="minorEastAsia"/>
          <w:noProof/>
          <w:lang w:val="en-PH" w:eastAsia="ja-JP"/>
          <w:rPrChange w:id="1138" w:author="Vilson Lu" w:date="2014-08-22T06:41:00Z">
            <w:rPr>
              <w:ins w:id="1139" w:author="Kyle Mc Hale Dela Cruz" w:date="2014-08-17T22:38:00Z"/>
              <w:del w:id="1140" w:author="Vilson Lu" w:date="2014-08-22T06:40:00Z"/>
              <w:rFonts w:asciiTheme="minorHAnsi" w:eastAsiaTheme="minorEastAsia" w:hAnsiTheme="minorHAnsi" w:cstheme="minorBidi"/>
              <w:noProof/>
              <w:lang w:val="en-PH" w:eastAsia="ja-JP"/>
            </w:rPr>
          </w:rPrChange>
        </w:rPr>
      </w:pPr>
      <w:ins w:id="1141" w:author="Kyle Mc Hale Dela Cruz" w:date="2014-08-17T22:38:00Z">
        <w:del w:id="1142" w:author="Vilson Lu" w:date="2014-08-22T06:40:00Z">
          <w:r w:rsidRPr="00AC2ADB" w:rsidDel="00AC2ADB">
            <w:rPr>
              <w:noProof/>
              <w:color w:val="000000"/>
            </w:rPr>
            <w:delText>3.1</w:delText>
          </w:r>
          <w:r w:rsidR="00372B98" w:rsidRPr="00372B98">
            <w:rPr>
              <w:rFonts w:eastAsiaTheme="minorEastAsia"/>
              <w:noProof/>
              <w:lang w:val="en-PH" w:eastAsia="ja-JP"/>
              <w:rPrChange w:id="114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Information Extraction</w:delText>
          </w:r>
          <w:r w:rsidRPr="00AC2ADB" w:rsidDel="00AC2ADB">
            <w:rPr>
              <w:noProof/>
            </w:rPr>
            <w:tab/>
            <w:delText>3-1</w:delText>
          </w:r>
        </w:del>
      </w:ins>
    </w:p>
    <w:p w:rsidR="00B10656" w:rsidRPr="00AC2ADB" w:rsidDel="00AC2ADB" w:rsidRDefault="00B10656">
      <w:pPr>
        <w:pStyle w:val="TOC3"/>
        <w:tabs>
          <w:tab w:val="left" w:pos="1254"/>
          <w:tab w:val="right" w:leader="dot" w:pos="9350"/>
        </w:tabs>
        <w:rPr>
          <w:ins w:id="1144" w:author="Kyle Mc Hale Dela Cruz" w:date="2014-08-17T22:38:00Z"/>
          <w:del w:id="1145" w:author="Vilson Lu" w:date="2014-08-22T06:40:00Z"/>
          <w:rFonts w:eastAsiaTheme="minorEastAsia"/>
          <w:noProof/>
          <w:lang w:val="en-PH" w:eastAsia="ja-JP"/>
          <w:rPrChange w:id="1146" w:author="Vilson Lu" w:date="2014-08-22T06:41:00Z">
            <w:rPr>
              <w:ins w:id="1147" w:author="Kyle Mc Hale Dela Cruz" w:date="2014-08-17T22:38:00Z"/>
              <w:del w:id="1148" w:author="Vilson Lu" w:date="2014-08-22T06:40:00Z"/>
              <w:rFonts w:asciiTheme="minorHAnsi" w:eastAsiaTheme="minorEastAsia" w:hAnsiTheme="minorHAnsi" w:cstheme="minorBidi"/>
              <w:noProof/>
              <w:lang w:val="en-PH" w:eastAsia="ja-JP"/>
            </w:rPr>
          </w:rPrChange>
        </w:rPr>
      </w:pPr>
      <w:ins w:id="1149" w:author="Kyle Mc Hale Dela Cruz" w:date="2014-08-17T22:38:00Z">
        <w:del w:id="1150" w:author="Vilson Lu" w:date="2014-08-22T06:40:00Z">
          <w:r w:rsidRPr="00AC2ADB" w:rsidDel="00AC2ADB">
            <w:rPr>
              <w:noProof/>
              <w:color w:val="000000"/>
            </w:rPr>
            <w:delText>3.1.1</w:delText>
          </w:r>
          <w:r w:rsidR="00372B98" w:rsidRPr="00372B98">
            <w:rPr>
              <w:rFonts w:eastAsiaTheme="minorEastAsia"/>
              <w:noProof/>
              <w:lang w:val="en-PH" w:eastAsia="ja-JP"/>
              <w:rPrChange w:id="115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Information Extraction Modules</w:delText>
          </w:r>
          <w:r w:rsidRPr="00AC2ADB" w:rsidDel="00AC2ADB">
            <w:rPr>
              <w:noProof/>
            </w:rPr>
            <w:tab/>
            <w:delText>3-2</w:delText>
          </w:r>
        </w:del>
      </w:ins>
    </w:p>
    <w:p w:rsidR="00B10656" w:rsidRPr="00AC2ADB" w:rsidDel="00AC2ADB" w:rsidRDefault="00B10656">
      <w:pPr>
        <w:pStyle w:val="TOC2"/>
        <w:tabs>
          <w:tab w:val="left" w:pos="814"/>
          <w:tab w:val="right" w:leader="dot" w:pos="9350"/>
        </w:tabs>
        <w:rPr>
          <w:ins w:id="1152" w:author="Kyle Mc Hale Dela Cruz" w:date="2014-08-17T22:38:00Z"/>
          <w:del w:id="1153" w:author="Vilson Lu" w:date="2014-08-22T06:40:00Z"/>
          <w:rFonts w:eastAsiaTheme="minorEastAsia"/>
          <w:noProof/>
          <w:lang w:val="en-PH" w:eastAsia="ja-JP"/>
          <w:rPrChange w:id="1154" w:author="Vilson Lu" w:date="2014-08-22T06:41:00Z">
            <w:rPr>
              <w:ins w:id="1155" w:author="Kyle Mc Hale Dela Cruz" w:date="2014-08-17T22:38:00Z"/>
              <w:del w:id="1156" w:author="Vilson Lu" w:date="2014-08-22T06:40:00Z"/>
              <w:rFonts w:asciiTheme="minorHAnsi" w:eastAsiaTheme="minorEastAsia" w:hAnsiTheme="minorHAnsi" w:cstheme="minorBidi"/>
              <w:noProof/>
              <w:lang w:val="en-PH" w:eastAsia="ja-JP"/>
            </w:rPr>
          </w:rPrChange>
        </w:rPr>
      </w:pPr>
      <w:ins w:id="1157" w:author="Kyle Mc Hale Dela Cruz" w:date="2014-08-17T22:38:00Z">
        <w:del w:id="1158" w:author="Vilson Lu" w:date="2014-08-22T06:40:00Z">
          <w:r w:rsidRPr="00AC2ADB" w:rsidDel="00AC2ADB">
            <w:rPr>
              <w:noProof/>
              <w:color w:val="000000"/>
            </w:rPr>
            <w:delText>3.2</w:delText>
          </w:r>
          <w:r w:rsidR="00372B98" w:rsidRPr="00372B98">
            <w:rPr>
              <w:rFonts w:eastAsiaTheme="minorEastAsia"/>
              <w:noProof/>
              <w:lang w:val="en-PH" w:eastAsia="ja-JP"/>
              <w:rPrChange w:id="115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Information Classification</w:delText>
          </w:r>
          <w:r w:rsidRPr="00AC2ADB" w:rsidDel="00AC2ADB">
            <w:rPr>
              <w:noProof/>
            </w:rPr>
            <w:tab/>
            <w:delText>3-4</w:delText>
          </w:r>
        </w:del>
      </w:ins>
    </w:p>
    <w:p w:rsidR="00B10656" w:rsidRPr="00AC2ADB" w:rsidDel="00AC2ADB" w:rsidRDefault="00B10656">
      <w:pPr>
        <w:pStyle w:val="TOC3"/>
        <w:tabs>
          <w:tab w:val="left" w:pos="1254"/>
          <w:tab w:val="right" w:leader="dot" w:pos="9350"/>
        </w:tabs>
        <w:rPr>
          <w:ins w:id="1160" w:author="Kyle Mc Hale Dela Cruz" w:date="2014-08-17T22:38:00Z"/>
          <w:del w:id="1161" w:author="Vilson Lu" w:date="2014-08-22T06:40:00Z"/>
          <w:rFonts w:eastAsiaTheme="minorEastAsia"/>
          <w:noProof/>
          <w:lang w:val="en-PH" w:eastAsia="ja-JP"/>
          <w:rPrChange w:id="1162" w:author="Vilson Lu" w:date="2014-08-22T06:41:00Z">
            <w:rPr>
              <w:ins w:id="1163" w:author="Kyle Mc Hale Dela Cruz" w:date="2014-08-17T22:38:00Z"/>
              <w:del w:id="1164" w:author="Vilson Lu" w:date="2014-08-22T06:40:00Z"/>
              <w:rFonts w:asciiTheme="minorHAnsi" w:eastAsiaTheme="minorEastAsia" w:hAnsiTheme="minorHAnsi" w:cstheme="minorBidi"/>
              <w:noProof/>
              <w:lang w:val="en-PH" w:eastAsia="ja-JP"/>
            </w:rPr>
          </w:rPrChange>
        </w:rPr>
      </w:pPr>
      <w:ins w:id="1165" w:author="Kyle Mc Hale Dela Cruz" w:date="2014-08-17T22:38:00Z">
        <w:del w:id="1166" w:author="Vilson Lu" w:date="2014-08-22T06:40:00Z">
          <w:r w:rsidRPr="00AC2ADB" w:rsidDel="00AC2ADB">
            <w:rPr>
              <w:noProof/>
              <w:color w:val="000000"/>
            </w:rPr>
            <w:delText>3.2.1</w:delText>
          </w:r>
          <w:r w:rsidR="00372B98" w:rsidRPr="00372B98">
            <w:rPr>
              <w:rFonts w:eastAsiaTheme="minorEastAsia"/>
              <w:noProof/>
              <w:lang w:val="en-PH" w:eastAsia="ja-JP"/>
              <w:rPrChange w:id="116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Document Representation</w:delText>
          </w:r>
          <w:r w:rsidRPr="00AC2ADB" w:rsidDel="00AC2ADB">
            <w:rPr>
              <w:noProof/>
            </w:rPr>
            <w:tab/>
            <w:delText>3-4</w:delText>
          </w:r>
        </w:del>
      </w:ins>
    </w:p>
    <w:p w:rsidR="00B10656" w:rsidRPr="00AC2ADB" w:rsidDel="00AC2ADB" w:rsidRDefault="00B10656">
      <w:pPr>
        <w:pStyle w:val="TOC3"/>
        <w:tabs>
          <w:tab w:val="left" w:pos="1254"/>
          <w:tab w:val="right" w:leader="dot" w:pos="9350"/>
        </w:tabs>
        <w:rPr>
          <w:ins w:id="1168" w:author="Kyle Mc Hale Dela Cruz" w:date="2014-08-17T22:38:00Z"/>
          <w:del w:id="1169" w:author="Vilson Lu" w:date="2014-08-22T06:40:00Z"/>
          <w:rFonts w:eastAsiaTheme="minorEastAsia"/>
          <w:noProof/>
          <w:lang w:val="en-PH" w:eastAsia="ja-JP"/>
          <w:rPrChange w:id="1170" w:author="Vilson Lu" w:date="2014-08-22T06:41:00Z">
            <w:rPr>
              <w:ins w:id="1171" w:author="Kyle Mc Hale Dela Cruz" w:date="2014-08-17T22:38:00Z"/>
              <w:del w:id="1172" w:author="Vilson Lu" w:date="2014-08-22T06:40:00Z"/>
              <w:rFonts w:asciiTheme="minorHAnsi" w:eastAsiaTheme="minorEastAsia" w:hAnsiTheme="minorHAnsi" w:cstheme="minorBidi"/>
              <w:noProof/>
              <w:lang w:val="en-PH" w:eastAsia="ja-JP"/>
            </w:rPr>
          </w:rPrChange>
        </w:rPr>
      </w:pPr>
      <w:ins w:id="1173" w:author="Kyle Mc Hale Dela Cruz" w:date="2014-08-17T22:38:00Z">
        <w:del w:id="1174" w:author="Vilson Lu" w:date="2014-08-22T06:40:00Z">
          <w:r w:rsidRPr="00AC2ADB" w:rsidDel="00AC2ADB">
            <w:rPr>
              <w:noProof/>
              <w:color w:val="000000"/>
            </w:rPr>
            <w:delText>3.2.2</w:delText>
          </w:r>
          <w:r w:rsidR="00372B98" w:rsidRPr="00372B98">
            <w:rPr>
              <w:rFonts w:eastAsiaTheme="minorEastAsia"/>
              <w:noProof/>
              <w:lang w:val="en-PH" w:eastAsia="ja-JP"/>
              <w:rPrChange w:id="117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Dimensionality Reduction (Feature Selection)</w:delText>
          </w:r>
          <w:r w:rsidRPr="00AC2ADB" w:rsidDel="00AC2ADB">
            <w:rPr>
              <w:noProof/>
            </w:rPr>
            <w:tab/>
            <w:delText>3-5</w:delText>
          </w:r>
        </w:del>
      </w:ins>
    </w:p>
    <w:p w:rsidR="00B10656" w:rsidRPr="00AC2ADB" w:rsidDel="00AC2ADB" w:rsidRDefault="00B10656">
      <w:pPr>
        <w:pStyle w:val="TOC3"/>
        <w:tabs>
          <w:tab w:val="left" w:pos="1254"/>
          <w:tab w:val="right" w:leader="dot" w:pos="9350"/>
        </w:tabs>
        <w:rPr>
          <w:ins w:id="1176" w:author="Kyle Mc Hale Dela Cruz" w:date="2014-08-17T22:38:00Z"/>
          <w:del w:id="1177" w:author="Vilson Lu" w:date="2014-08-22T06:40:00Z"/>
          <w:rFonts w:eastAsiaTheme="minorEastAsia"/>
          <w:noProof/>
          <w:lang w:val="en-PH" w:eastAsia="ja-JP"/>
          <w:rPrChange w:id="1178" w:author="Vilson Lu" w:date="2014-08-22T06:41:00Z">
            <w:rPr>
              <w:ins w:id="1179" w:author="Kyle Mc Hale Dela Cruz" w:date="2014-08-17T22:38:00Z"/>
              <w:del w:id="1180" w:author="Vilson Lu" w:date="2014-08-22T06:40:00Z"/>
              <w:rFonts w:asciiTheme="minorHAnsi" w:eastAsiaTheme="minorEastAsia" w:hAnsiTheme="minorHAnsi" w:cstheme="minorBidi"/>
              <w:noProof/>
              <w:lang w:val="en-PH" w:eastAsia="ja-JP"/>
            </w:rPr>
          </w:rPrChange>
        </w:rPr>
      </w:pPr>
      <w:ins w:id="1181" w:author="Kyle Mc Hale Dela Cruz" w:date="2014-08-17T22:38:00Z">
        <w:del w:id="1182" w:author="Vilson Lu" w:date="2014-08-22T06:40:00Z">
          <w:r w:rsidRPr="00AC2ADB" w:rsidDel="00AC2ADB">
            <w:rPr>
              <w:noProof/>
              <w:color w:val="000000"/>
            </w:rPr>
            <w:delText>3.2.3</w:delText>
          </w:r>
          <w:r w:rsidR="00372B98" w:rsidRPr="00372B98">
            <w:rPr>
              <w:rFonts w:eastAsiaTheme="minorEastAsia"/>
              <w:noProof/>
              <w:lang w:val="en-PH" w:eastAsia="ja-JP"/>
              <w:rPrChange w:id="118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Classification</w:delText>
          </w:r>
          <w:r w:rsidRPr="00AC2ADB" w:rsidDel="00AC2ADB">
            <w:rPr>
              <w:noProof/>
            </w:rPr>
            <w:tab/>
            <w:delText>3-6</w:delText>
          </w:r>
        </w:del>
      </w:ins>
    </w:p>
    <w:p w:rsidR="00B10656" w:rsidRPr="00AC2ADB" w:rsidDel="00AC2ADB" w:rsidRDefault="00B10656">
      <w:pPr>
        <w:pStyle w:val="TOC2"/>
        <w:tabs>
          <w:tab w:val="left" w:pos="814"/>
          <w:tab w:val="right" w:leader="dot" w:pos="9350"/>
        </w:tabs>
        <w:rPr>
          <w:ins w:id="1184" w:author="Kyle Mc Hale Dela Cruz" w:date="2014-08-17T22:38:00Z"/>
          <w:del w:id="1185" w:author="Vilson Lu" w:date="2014-08-22T06:40:00Z"/>
          <w:rFonts w:eastAsiaTheme="minorEastAsia"/>
          <w:noProof/>
          <w:lang w:val="en-PH" w:eastAsia="ja-JP"/>
          <w:rPrChange w:id="1186" w:author="Vilson Lu" w:date="2014-08-22T06:41:00Z">
            <w:rPr>
              <w:ins w:id="1187" w:author="Kyle Mc Hale Dela Cruz" w:date="2014-08-17T22:38:00Z"/>
              <w:del w:id="1188" w:author="Vilson Lu" w:date="2014-08-22T06:40:00Z"/>
              <w:rFonts w:asciiTheme="minorHAnsi" w:eastAsiaTheme="minorEastAsia" w:hAnsiTheme="minorHAnsi" w:cstheme="minorBidi"/>
              <w:noProof/>
              <w:lang w:val="en-PH" w:eastAsia="ja-JP"/>
            </w:rPr>
          </w:rPrChange>
        </w:rPr>
      </w:pPr>
      <w:ins w:id="1189" w:author="Kyle Mc Hale Dela Cruz" w:date="2014-08-17T22:38:00Z">
        <w:del w:id="1190" w:author="Vilson Lu" w:date="2014-08-22T06:40:00Z">
          <w:r w:rsidRPr="00AC2ADB" w:rsidDel="00AC2ADB">
            <w:rPr>
              <w:noProof/>
              <w:color w:val="000000"/>
            </w:rPr>
            <w:delText>3.3</w:delText>
          </w:r>
          <w:r w:rsidR="00372B98" w:rsidRPr="00372B98">
            <w:rPr>
              <w:rFonts w:eastAsiaTheme="minorEastAsia"/>
              <w:noProof/>
              <w:lang w:val="en-PH" w:eastAsia="ja-JP"/>
              <w:rPrChange w:id="119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Information Extraction Architecture</w:delText>
          </w:r>
          <w:r w:rsidRPr="00AC2ADB" w:rsidDel="00AC2ADB">
            <w:rPr>
              <w:noProof/>
            </w:rPr>
            <w:tab/>
            <w:delText>3-6</w:delText>
          </w:r>
        </w:del>
      </w:ins>
    </w:p>
    <w:p w:rsidR="00B10656" w:rsidRPr="00AC2ADB" w:rsidDel="00AC2ADB" w:rsidRDefault="00B10656">
      <w:pPr>
        <w:pStyle w:val="TOC3"/>
        <w:tabs>
          <w:tab w:val="left" w:pos="1254"/>
          <w:tab w:val="right" w:leader="dot" w:pos="9350"/>
        </w:tabs>
        <w:rPr>
          <w:ins w:id="1192" w:author="Kyle Mc Hale Dela Cruz" w:date="2014-08-17T22:38:00Z"/>
          <w:del w:id="1193" w:author="Vilson Lu" w:date="2014-08-22T06:40:00Z"/>
          <w:rFonts w:eastAsiaTheme="minorEastAsia"/>
          <w:noProof/>
          <w:lang w:val="en-PH" w:eastAsia="ja-JP"/>
          <w:rPrChange w:id="1194" w:author="Vilson Lu" w:date="2014-08-22T06:41:00Z">
            <w:rPr>
              <w:ins w:id="1195" w:author="Kyle Mc Hale Dela Cruz" w:date="2014-08-17T22:38:00Z"/>
              <w:del w:id="1196" w:author="Vilson Lu" w:date="2014-08-22T06:40:00Z"/>
              <w:rFonts w:asciiTheme="minorHAnsi" w:eastAsiaTheme="minorEastAsia" w:hAnsiTheme="minorHAnsi" w:cstheme="minorBidi"/>
              <w:noProof/>
              <w:lang w:val="en-PH" w:eastAsia="ja-JP"/>
            </w:rPr>
          </w:rPrChange>
        </w:rPr>
      </w:pPr>
      <w:ins w:id="1197" w:author="Kyle Mc Hale Dela Cruz" w:date="2014-08-17T22:38:00Z">
        <w:del w:id="1198" w:author="Vilson Lu" w:date="2014-08-22T06:40:00Z">
          <w:r w:rsidRPr="00AC2ADB" w:rsidDel="00AC2ADB">
            <w:rPr>
              <w:noProof/>
              <w:color w:val="000000"/>
            </w:rPr>
            <w:delText>3.3.1</w:delText>
          </w:r>
          <w:r w:rsidR="00372B98" w:rsidRPr="00372B98">
            <w:rPr>
              <w:rFonts w:eastAsiaTheme="minorEastAsia"/>
              <w:noProof/>
              <w:lang w:val="en-PH" w:eastAsia="ja-JP"/>
              <w:rPrChange w:id="119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Template-Based Architecture</w:delText>
          </w:r>
          <w:r w:rsidRPr="00AC2ADB" w:rsidDel="00AC2ADB">
            <w:rPr>
              <w:noProof/>
            </w:rPr>
            <w:tab/>
            <w:delText>3-6</w:delText>
          </w:r>
        </w:del>
      </w:ins>
    </w:p>
    <w:p w:rsidR="00B10656" w:rsidRPr="00AC2ADB" w:rsidDel="00AC2ADB" w:rsidRDefault="00B10656">
      <w:pPr>
        <w:pStyle w:val="TOC3"/>
        <w:tabs>
          <w:tab w:val="left" w:pos="1254"/>
          <w:tab w:val="right" w:leader="dot" w:pos="9350"/>
        </w:tabs>
        <w:rPr>
          <w:ins w:id="1200" w:author="Kyle Mc Hale Dela Cruz" w:date="2014-08-17T22:38:00Z"/>
          <w:del w:id="1201" w:author="Vilson Lu" w:date="2014-08-22T06:40:00Z"/>
          <w:rFonts w:eastAsiaTheme="minorEastAsia"/>
          <w:noProof/>
          <w:lang w:val="en-PH" w:eastAsia="ja-JP"/>
          <w:rPrChange w:id="1202" w:author="Vilson Lu" w:date="2014-08-22T06:41:00Z">
            <w:rPr>
              <w:ins w:id="1203" w:author="Kyle Mc Hale Dela Cruz" w:date="2014-08-17T22:38:00Z"/>
              <w:del w:id="1204" w:author="Vilson Lu" w:date="2014-08-22T06:40:00Z"/>
              <w:rFonts w:asciiTheme="minorHAnsi" w:eastAsiaTheme="minorEastAsia" w:hAnsiTheme="minorHAnsi" w:cstheme="minorBidi"/>
              <w:noProof/>
              <w:lang w:val="en-PH" w:eastAsia="ja-JP"/>
            </w:rPr>
          </w:rPrChange>
        </w:rPr>
      </w:pPr>
      <w:ins w:id="1205" w:author="Kyle Mc Hale Dela Cruz" w:date="2014-08-17T22:38:00Z">
        <w:del w:id="1206" w:author="Vilson Lu" w:date="2014-08-22T06:40:00Z">
          <w:r w:rsidRPr="00AC2ADB" w:rsidDel="00AC2ADB">
            <w:rPr>
              <w:noProof/>
              <w:color w:val="000000"/>
            </w:rPr>
            <w:delText>3.3.2</w:delText>
          </w:r>
          <w:r w:rsidR="00372B98" w:rsidRPr="00372B98">
            <w:rPr>
              <w:rFonts w:eastAsiaTheme="minorEastAsia"/>
              <w:noProof/>
              <w:lang w:val="en-PH" w:eastAsia="ja-JP"/>
              <w:rPrChange w:id="120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Adaptive Architecture</w:delText>
          </w:r>
          <w:r w:rsidRPr="00AC2ADB" w:rsidDel="00AC2ADB">
            <w:rPr>
              <w:noProof/>
            </w:rPr>
            <w:tab/>
            <w:delText>3-7</w:delText>
          </w:r>
        </w:del>
      </w:ins>
    </w:p>
    <w:p w:rsidR="00B10656" w:rsidRPr="00AC2ADB" w:rsidDel="00AC2ADB" w:rsidRDefault="00B10656">
      <w:pPr>
        <w:pStyle w:val="TOC2"/>
        <w:tabs>
          <w:tab w:val="left" w:pos="814"/>
          <w:tab w:val="right" w:leader="dot" w:pos="9350"/>
        </w:tabs>
        <w:rPr>
          <w:ins w:id="1208" w:author="Kyle Mc Hale Dela Cruz" w:date="2014-08-17T22:38:00Z"/>
          <w:del w:id="1209" w:author="Vilson Lu" w:date="2014-08-22T06:40:00Z"/>
          <w:rFonts w:eastAsiaTheme="minorEastAsia"/>
          <w:noProof/>
          <w:lang w:val="en-PH" w:eastAsia="ja-JP"/>
          <w:rPrChange w:id="1210" w:author="Vilson Lu" w:date="2014-08-22T06:41:00Z">
            <w:rPr>
              <w:ins w:id="1211" w:author="Kyle Mc Hale Dela Cruz" w:date="2014-08-17T22:38:00Z"/>
              <w:del w:id="1212" w:author="Vilson Lu" w:date="2014-08-22T06:40:00Z"/>
              <w:rFonts w:asciiTheme="minorHAnsi" w:eastAsiaTheme="minorEastAsia" w:hAnsiTheme="minorHAnsi" w:cstheme="minorBidi"/>
              <w:noProof/>
              <w:lang w:val="en-PH" w:eastAsia="ja-JP"/>
            </w:rPr>
          </w:rPrChange>
        </w:rPr>
      </w:pPr>
      <w:ins w:id="1213" w:author="Kyle Mc Hale Dela Cruz" w:date="2014-08-17T22:38:00Z">
        <w:del w:id="1214" w:author="Vilson Lu" w:date="2014-08-22T06:40:00Z">
          <w:r w:rsidRPr="00AC2ADB" w:rsidDel="00AC2ADB">
            <w:rPr>
              <w:noProof/>
              <w:color w:val="000000"/>
            </w:rPr>
            <w:delText>3.4</w:delText>
          </w:r>
          <w:r w:rsidR="00372B98" w:rsidRPr="00372B98">
            <w:rPr>
              <w:rFonts w:eastAsiaTheme="minorEastAsia"/>
              <w:noProof/>
              <w:lang w:val="en-PH" w:eastAsia="ja-JP"/>
              <w:rPrChange w:id="121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Twitter</w:delText>
          </w:r>
          <w:r w:rsidRPr="00AC2ADB" w:rsidDel="00AC2ADB">
            <w:rPr>
              <w:noProof/>
            </w:rPr>
            <w:tab/>
            <w:delText>3-14</w:delText>
          </w:r>
        </w:del>
      </w:ins>
    </w:p>
    <w:p w:rsidR="00B10656" w:rsidRPr="00AC2ADB" w:rsidDel="00AC2ADB" w:rsidRDefault="00B10656">
      <w:pPr>
        <w:pStyle w:val="TOC3"/>
        <w:tabs>
          <w:tab w:val="left" w:pos="1254"/>
          <w:tab w:val="right" w:leader="dot" w:pos="9350"/>
        </w:tabs>
        <w:rPr>
          <w:ins w:id="1216" w:author="Kyle Mc Hale Dela Cruz" w:date="2014-08-17T22:38:00Z"/>
          <w:del w:id="1217" w:author="Vilson Lu" w:date="2014-08-22T06:40:00Z"/>
          <w:rFonts w:eastAsiaTheme="minorEastAsia"/>
          <w:noProof/>
          <w:lang w:val="en-PH" w:eastAsia="ja-JP"/>
          <w:rPrChange w:id="1218" w:author="Vilson Lu" w:date="2014-08-22T06:41:00Z">
            <w:rPr>
              <w:ins w:id="1219" w:author="Kyle Mc Hale Dela Cruz" w:date="2014-08-17T22:38:00Z"/>
              <w:del w:id="1220" w:author="Vilson Lu" w:date="2014-08-22T06:40:00Z"/>
              <w:rFonts w:asciiTheme="minorHAnsi" w:eastAsiaTheme="minorEastAsia" w:hAnsiTheme="minorHAnsi" w:cstheme="minorBidi"/>
              <w:noProof/>
              <w:lang w:val="en-PH" w:eastAsia="ja-JP"/>
            </w:rPr>
          </w:rPrChange>
        </w:rPr>
      </w:pPr>
      <w:ins w:id="1221" w:author="Kyle Mc Hale Dela Cruz" w:date="2014-08-17T22:38:00Z">
        <w:del w:id="1222" w:author="Vilson Lu" w:date="2014-08-22T06:40:00Z">
          <w:r w:rsidRPr="00AC2ADB" w:rsidDel="00AC2ADB">
            <w:rPr>
              <w:noProof/>
              <w:color w:val="000000"/>
            </w:rPr>
            <w:delText>3.4.1</w:delText>
          </w:r>
          <w:r w:rsidR="00372B98" w:rsidRPr="00372B98">
            <w:rPr>
              <w:rFonts w:eastAsiaTheme="minorEastAsia"/>
              <w:noProof/>
              <w:lang w:val="en-PH" w:eastAsia="ja-JP"/>
              <w:rPrChange w:id="122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Use of Twitter</w:delText>
          </w:r>
          <w:r w:rsidRPr="00AC2ADB" w:rsidDel="00AC2ADB">
            <w:rPr>
              <w:noProof/>
            </w:rPr>
            <w:tab/>
            <w:delText>3-14</w:delText>
          </w:r>
        </w:del>
      </w:ins>
    </w:p>
    <w:p w:rsidR="00B10656" w:rsidRPr="00AC2ADB" w:rsidDel="00AC2ADB" w:rsidRDefault="00B10656">
      <w:pPr>
        <w:pStyle w:val="TOC3"/>
        <w:tabs>
          <w:tab w:val="left" w:pos="1254"/>
          <w:tab w:val="right" w:leader="dot" w:pos="9350"/>
        </w:tabs>
        <w:rPr>
          <w:ins w:id="1224" w:author="Kyle Mc Hale Dela Cruz" w:date="2014-08-17T22:38:00Z"/>
          <w:del w:id="1225" w:author="Vilson Lu" w:date="2014-08-22T06:40:00Z"/>
          <w:rFonts w:eastAsiaTheme="minorEastAsia"/>
          <w:noProof/>
          <w:lang w:val="en-PH" w:eastAsia="ja-JP"/>
          <w:rPrChange w:id="1226" w:author="Vilson Lu" w:date="2014-08-22T06:41:00Z">
            <w:rPr>
              <w:ins w:id="1227" w:author="Kyle Mc Hale Dela Cruz" w:date="2014-08-17T22:38:00Z"/>
              <w:del w:id="1228" w:author="Vilson Lu" w:date="2014-08-22T06:40:00Z"/>
              <w:rFonts w:asciiTheme="minorHAnsi" w:eastAsiaTheme="minorEastAsia" w:hAnsiTheme="minorHAnsi" w:cstheme="minorBidi"/>
              <w:noProof/>
              <w:lang w:val="en-PH" w:eastAsia="ja-JP"/>
            </w:rPr>
          </w:rPrChange>
        </w:rPr>
      </w:pPr>
      <w:ins w:id="1229" w:author="Kyle Mc Hale Dela Cruz" w:date="2014-08-17T22:38:00Z">
        <w:del w:id="1230" w:author="Vilson Lu" w:date="2014-08-22T06:40:00Z">
          <w:r w:rsidRPr="00AC2ADB" w:rsidDel="00AC2ADB">
            <w:rPr>
              <w:noProof/>
              <w:color w:val="000000"/>
            </w:rPr>
            <w:delText>3.4.2</w:delText>
          </w:r>
          <w:r w:rsidR="00372B98" w:rsidRPr="00372B98">
            <w:rPr>
              <w:rFonts w:eastAsiaTheme="minorEastAsia"/>
              <w:noProof/>
              <w:lang w:val="en-PH" w:eastAsia="ja-JP"/>
              <w:rPrChange w:id="123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Twitter and Disasters</w:delText>
          </w:r>
          <w:r w:rsidRPr="00AC2ADB" w:rsidDel="00AC2ADB">
            <w:rPr>
              <w:noProof/>
            </w:rPr>
            <w:tab/>
            <w:delText>3-14</w:delText>
          </w:r>
        </w:del>
      </w:ins>
    </w:p>
    <w:p w:rsidR="00B10656" w:rsidRPr="00AC2ADB" w:rsidDel="00AC2ADB" w:rsidRDefault="00B10656">
      <w:pPr>
        <w:pStyle w:val="TOC2"/>
        <w:tabs>
          <w:tab w:val="left" w:pos="814"/>
          <w:tab w:val="right" w:leader="dot" w:pos="9350"/>
        </w:tabs>
        <w:rPr>
          <w:ins w:id="1232" w:author="Kyle Mc Hale Dela Cruz" w:date="2014-08-17T22:38:00Z"/>
          <w:del w:id="1233" w:author="Vilson Lu" w:date="2014-08-22T06:40:00Z"/>
          <w:rFonts w:eastAsiaTheme="minorEastAsia"/>
          <w:noProof/>
          <w:lang w:val="en-PH" w:eastAsia="ja-JP"/>
          <w:rPrChange w:id="1234" w:author="Vilson Lu" w:date="2014-08-22T06:41:00Z">
            <w:rPr>
              <w:ins w:id="1235" w:author="Kyle Mc Hale Dela Cruz" w:date="2014-08-17T22:38:00Z"/>
              <w:del w:id="1236" w:author="Vilson Lu" w:date="2014-08-22T06:40:00Z"/>
              <w:rFonts w:asciiTheme="minorHAnsi" w:eastAsiaTheme="minorEastAsia" w:hAnsiTheme="minorHAnsi" w:cstheme="minorBidi"/>
              <w:noProof/>
              <w:lang w:val="en-PH" w:eastAsia="ja-JP"/>
            </w:rPr>
          </w:rPrChange>
        </w:rPr>
      </w:pPr>
      <w:ins w:id="1237" w:author="Kyle Mc Hale Dela Cruz" w:date="2014-08-17T22:38:00Z">
        <w:del w:id="1238" w:author="Vilson Lu" w:date="2014-08-22T06:40:00Z">
          <w:r w:rsidRPr="00AC2ADB" w:rsidDel="00AC2ADB">
            <w:rPr>
              <w:noProof/>
              <w:color w:val="000000"/>
            </w:rPr>
            <w:delText>3.5</w:delText>
          </w:r>
          <w:r w:rsidR="00372B98" w:rsidRPr="00372B98">
            <w:rPr>
              <w:rFonts w:eastAsiaTheme="minorEastAsia"/>
              <w:noProof/>
              <w:lang w:val="en-PH" w:eastAsia="ja-JP"/>
              <w:rPrChange w:id="123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Evaluation Metrics</w:delText>
          </w:r>
          <w:r w:rsidRPr="00AC2ADB" w:rsidDel="00AC2ADB">
            <w:rPr>
              <w:noProof/>
            </w:rPr>
            <w:tab/>
            <w:delText>3-16</w:delText>
          </w:r>
        </w:del>
      </w:ins>
    </w:p>
    <w:p w:rsidR="00B10656" w:rsidRPr="00AC2ADB" w:rsidDel="00AC2ADB" w:rsidRDefault="00B10656">
      <w:pPr>
        <w:pStyle w:val="TOC3"/>
        <w:tabs>
          <w:tab w:val="left" w:pos="1254"/>
          <w:tab w:val="right" w:leader="dot" w:pos="9350"/>
        </w:tabs>
        <w:rPr>
          <w:ins w:id="1240" w:author="Kyle Mc Hale Dela Cruz" w:date="2014-08-17T22:38:00Z"/>
          <w:del w:id="1241" w:author="Vilson Lu" w:date="2014-08-22T06:40:00Z"/>
          <w:rFonts w:eastAsiaTheme="minorEastAsia"/>
          <w:noProof/>
          <w:lang w:val="en-PH" w:eastAsia="ja-JP"/>
          <w:rPrChange w:id="1242" w:author="Vilson Lu" w:date="2014-08-22T06:41:00Z">
            <w:rPr>
              <w:ins w:id="1243" w:author="Kyle Mc Hale Dela Cruz" w:date="2014-08-17T22:38:00Z"/>
              <w:del w:id="1244" w:author="Vilson Lu" w:date="2014-08-22T06:40:00Z"/>
              <w:rFonts w:asciiTheme="minorHAnsi" w:eastAsiaTheme="minorEastAsia" w:hAnsiTheme="minorHAnsi" w:cstheme="minorBidi"/>
              <w:noProof/>
              <w:lang w:val="en-PH" w:eastAsia="ja-JP"/>
            </w:rPr>
          </w:rPrChange>
        </w:rPr>
      </w:pPr>
      <w:ins w:id="1245" w:author="Kyle Mc Hale Dela Cruz" w:date="2014-08-17T22:38:00Z">
        <w:del w:id="1246" w:author="Vilson Lu" w:date="2014-08-22T06:40:00Z">
          <w:r w:rsidRPr="00AC2ADB" w:rsidDel="00AC2ADB">
            <w:rPr>
              <w:noProof/>
              <w:color w:val="000000"/>
            </w:rPr>
            <w:delText>3.5.1</w:delText>
          </w:r>
          <w:r w:rsidR="00372B98" w:rsidRPr="00372B98">
            <w:rPr>
              <w:rFonts w:eastAsiaTheme="minorEastAsia"/>
              <w:noProof/>
              <w:lang w:val="en-PH" w:eastAsia="ja-JP"/>
              <w:rPrChange w:id="124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F-measure</w:delText>
          </w:r>
          <w:r w:rsidRPr="00AC2ADB" w:rsidDel="00AC2ADB">
            <w:rPr>
              <w:noProof/>
            </w:rPr>
            <w:tab/>
            <w:delText>3-16</w:delText>
          </w:r>
        </w:del>
      </w:ins>
    </w:p>
    <w:p w:rsidR="00B10656" w:rsidRPr="00AC2ADB" w:rsidDel="00AC2ADB" w:rsidRDefault="00B10656">
      <w:pPr>
        <w:pStyle w:val="TOC3"/>
        <w:tabs>
          <w:tab w:val="left" w:pos="1254"/>
          <w:tab w:val="right" w:leader="dot" w:pos="9350"/>
        </w:tabs>
        <w:rPr>
          <w:ins w:id="1248" w:author="Kyle Mc Hale Dela Cruz" w:date="2014-08-17T22:38:00Z"/>
          <w:del w:id="1249" w:author="Vilson Lu" w:date="2014-08-22T06:40:00Z"/>
          <w:rFonts w:eastAsiaTheme="minorEastAsia"/>
          <w:noProof/>
          <w:lang w:val="en-PH" w:eastAsia="ja-JP"/>
          <w:rPrChange w:id="1250" w:author="Vilson Lu" w:date="2014-08-22T06:41:00Z">
            <w:rPr>
              <w:ins w:id="1251" w:author="Kyle Mc Hale Dela Cruz" w:date="2014-08-17T22:38:00Z"/>
              <w:del w:id="1252" w:author="Vilson Lu" w:date="2014-08-22T06:40:00Z"/>
              <w:rFonts w:asciiTheme="minorHAnsi" w:eastAsiaTheme="minorEastAsia" w:hAnsiTheme="minorHAnsi" w:cstheme="minorBidi"/>
              <w:noProof/>
              <w:lang w:val="en-PH" w:eastAsia="ja-JP"/>
            </w:rPr>
          </w:rPrChange>
        </w:rPr>
      </w:pPr>
      <w:ins w:id="1253" w:author="Kyle Mc Hale Dela Cruz" w:date="2014-08-17T22:38:00Z">
        <w:del w:id="1254" w:author="Vilson Lu" w:date="2014-08-22T06:40:00Z">
          <w:r w:rsidRPr="00AC2ADB" w:rsidDel="00AC2ADB">
            <w:rPr>
              <w:noProof/>
              <w:color w:val="000000"/>
            </w:rPr>
            <w:delText>3.5.2</w:delText>
          </w:r>
          <w:r w:rsidR="00372B98" w:rsidRPr="00372B98">
            <w:rPr>
              <w:rFonts w:eastAsiaTheme="minorEastAsia"/>
              <w:noProof/>
              <w:lang w:val="en-PH" w:eastAsia="ja-JP"/>
              <w:rPrChange w:id="125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Kappa Statistics</w:delText>
          </w:r>
          <w:r w:rsidRPr="00AC2ADB" w:rsidDel="00AC2ADB">
            <w:rPr>
              <w:noProof/>
            </w:rPr>
            <w:tab/>
            <w:delText>3-17</w:delText>
          </w:r>
        </w:del>
      </w:ins>
    </w:p>
    <w:p w:rsidR="00B10656" w:rsidRPr="00AC2ADB" w:rsidDel="00AC2ADB" w:rsidRDefault="00B10656">
      <w:pPr>
        <w:pStyle w:val="TOC2"/>
        <w:tabs>
          <w:tab w:val="left" w:pos="814"/>
          <w:tab w:val="right" w:leader="dot" w:pos="9350"/>
        </w:tabs>
        <w:rPr>
          <w:ins w:id="1256" w:author="Kyle Mc Hale Dela Cruz" w:date="2014-08-17T22:38:00Z"/>
          <w:del w:id="1257" w:author="Vilson Lu" w:date="2014-08-22T06:40:00Z"/>
          <w:rFonts w:eastAsiaTheme="minorEastAsia"/>
          <w:noProof/>
          <w:lang w:val="en-PH" w:eastAsia="ja-JP"/>
          <w:rPrChange w:id="1258" w:author="Vilson Lu" w:date="2014-08-22T06:41:00Z">
            <w:rPr>
              <w:ins w:id="1259" w:author="Kyle Mc Hale Dela Cruz" w:date="2014-08-17T22:38:00Z"/>
              <w:del w:id="1260" w:author="Vilson Lu" w:date="2014-08-22T06:40:00Z"/>
              <w:rFonts w:asciiTheme="minorHAnsi" w:eastAsiaTheme="minorEastAsia" w:hAnsiTheme="minorHAnsi" w:cstheme="minorBidi"/>
              <w:noProof/>
              <w:lang w:val="en-PH" w:eastAsia="ja-JP"/>
            </w:rPr>
          </w:rPrChange>
        </w:rPr>
      </w:pPr>
      <w:ins w:id="1261" w:author="Kyle Mc Hale Dela Cruz" w:date="2014-08-17T22:38:00Z">
        <w:del w:id="1262" w:author="Vilson Lu" w:date="2014-08-22T06:40:00Z">
          <w:r w:rsidRPr="00AC2ADB" w:rsidDel="00AC2ADB">
            <w:rPr>
              <w:noProof/>
              <w:color w:val="000000"/>
            </w:rPr>
            <w:delText>3.6</w:delText>
          </w:r>
          <w:r w:rsidR="00372B98" w:rsidRPr="00372B98">
            <w:rPr>
              <w:rFonts w:eastAsiaTheme="minorEastAsia"/>
              <w:noProof/>
              <w:lang w:val="en-PH" w:eastAsia="ja-JP"/>
              <w:rPrChange w:id="126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Ontology</w:delText>
          </w:r>
          <w:r w:rsidRPr="00AC2ADB" w:rsidDel="00AC2ADB">
            <w:rPr>
              <w:noProof/>
            </w:rPr>
            <w:tab/>
            <w:delText>3-17</w:delText>
          </w:r>
        </w:del>
      </w:ins>
    </w:p>
    <w:p w:rsidR="00B10656" w:rsidRPr="00AC2ADB" w:rsidDel="00AC2ADB" w:rsidRDefault="00B10656">
      <w:pPr>
        <w:pStyle w:val="TOC2"/>
        <w:tabs>
          <w:tab w:val="left" w:pos="814"/>
          <w:tab w:val="right" w:leader="dot" w:pos="9350"/>
        </w:tabs>
        <w:rPr>
          <w:ins w:id="1264" w:author="Kyle Mc Hale Dela Cruz" w:date="2014-08-17T22:38:00Z"/>
          <w:del w:id="1265" w:author="Vilson Lu" w:date="2014-08-22T06:40:00Z"/>
          <w:rFonts w:eastAsiaTheme="minorEastAsia"/>
          <w:noProof/>
          <w:lang w:val="en-PH" w:eastAsia="ja-JP"/>
          <w:rPrChange w:id="1266" w:author="Vilson Lu" w:date="2014-08-22T06:41:00Z">
            <w:rPr>
              <w:ins w:id="1267" w:author="Kyle Mc Hale Dela Cruz" w:date="2014-08-17T22:38:00Z"/>
              <w:del w:id="1268" w:author="Vilson Lu" w:date="2014-08-22T06:40:00Z"/>
              <w:rFonts w:asciiTheme="minorHAnsi" w:eastAsiaTheme="minorEastAsia" w:hAnsiTheme="minorHAnsi" w:cstheme="minorBidi"/>
              <w:noProof/>
              <w:lang w:val="en-PH" w:eastAsia="ja-JP"/>
            </w:rPr>
          </w:rPrChange>
        </w:rPr>
      </w:pPr>
      <w:ins w:id="1269" w:author="Kyle Mc Hale Dela Cruz" w:date="2014-08-17T22:38:00Z">
        <w:del w:id="1270" w:author="Vilson Lu" w:date="2014-08-22T06:40:00Z">
          <w:r w:rsidRPr="00AC2ADB" w:rsidDel="00AC2ADB">
            <w:rPr>
              <w:noProof/>
              <w:color w:val="000000"/>
            </w:rPr>
            <w:delText>3.7</w:delText>
          </w:r>
          <w:r w:rsidR="00372B98" w:rsidRPr="00372B98">
            <w:rPr>
              <w:rFonts w:eastAsiaTheme="minorEastAsia"/>
              <w:noProof/>
              <w:lang w:val="en-PH" w:eastAsia="ja-JP"/>
              <w:rPrChange w:id="127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Tools</w:delText>
          </w:r>
          <w:r w:rsidRPr="00AC2ADB" w:rsidDel="00AC2ADB">
            <w:rPr>
              <w:noProof/>
            </w:rPr>
            <w:tab/>
            <w:delText>3-17</w:delText>
          </w:r>
        </w:del>
      </w:ins>
    </w:p>
    <w:p w:rsidR="00B10656" w:rsidRPr="00AC2ADB" w:rsidDel="00AC2ADB" w:rsidRDefault="00B10656">
      <w:pPr>
        <w:pStyle w:val="TOC3"/>
        <w:tabs>
          <w:tab w:val="left" w:pos="1254"/>
          <w:tab w:val="right" w:leader="dot" w:pos="9350"/>
        </w:tabs>
        <w:rPr>
          <w:ins w:id="1272" w:author="Kyle Mc Hale Dela Cruz" w:date="2014-08-17T22:38:00Z"/>
          <w:del w:id="1273" w:author="Vilson Lu" w:date="2014-08-22T06:40:00Z"/>
          <w:rFonts w:eastAsiaTheme="minorEastAsia"/>
          <w:noProof/>
          <w:lang w:val="en-PH" w:eastAsia="ja-JP"/>
          <w:rPrChange w:id="1274" w:author="Vilson Lu" w:date="2014-08-22T06:41:00Z">
            <w:rPr>
              <w:ins w:id="1275" w:author="Kyle Mc Hale Dela Cruz" w:date="2014-08-17T22:38:00Z"/>
              <w:del w:id="1276" w:author="Vilson Lu" w:date="2014-08-22T06:40:00Z"/>
              <w:rFonts w:asciiTheme="minorHAnsi" w:eastAsiaTheme="minorEastAsia" w:hAnsiTheme="minorHAnsi" w:cstheme="minorBidi"/>
              <w:noProof/>
              <w:lang w:val="en-PH" w:eastAsia="ja-JP"/>
            </w:rPr>
          </w:rPrChange>
        </w:rPr>
      </w:pPr>
      <w:ins w:id="1277" w:author="Kyle Mc Hale Dela Cruz" w:date="2014-08-17T22:38:00Z">
        <w:del w:id="1278" w:author="Vilson Lu" w:date="2014-08-22T06:40:00Z">
          <w:r w:rsidRPr="00AC2ADB" w:rsidDel="00AC2ADB">
            <w:rPr>
              <w:noProof/>
              <w:color w:val="000000"/>
            </w:rPr>
            <w:delText>3.7.1</w:delText>
          </w:r>
          <w:r w:rsidR="00372B98" w:rsidRPr="00372B98">
            <w:rPr>
              <w:rFonts w:eastAsiaTheme="minorEastAsia"/>
              <w:noProof/>
              <w:lang w:val="en-PH" w:eastAsia="ja-JP"/>
              <w:rPrChange w:id="127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Apache OpenNLP (OpenNLP, 2011)</w:delText>
          </w:r>
          <w:r w:rsidRPr="00AC2ADB" w:rsidDel="00AC2ADB">
            <w:rPr>
              <w:noProof/>
            </w:rPr>
            <w:tab/>
            <w:delText>3-18</w:delText>
          </w:r>
        </w:del>
      </w:ins>
    </w:p>
    <w:p w:rsidR="00B10656" w:rsidRPr="00AC2ADB" w:rsidDel="00AC2ADB" w:rsidRDefault="00B10656">
      <w:pPr>
        <w:pStyle w:val="TOC3"/>
        <w:tabs>
          <w:tab w:val="left" w:pos="1254"/>
          <w:tab w:val="right" w:leader="dot" w:pos="9350"/>
        </w:tabs>
        <w:rPr>
          <w:ins w:id="1280" w:author="Kyle Mc Hale Dela Cruz" w:date="2014-08-17T22:38:00Z"/>
          <w:del w:id="1281" w:author="Vilson Lu" w:date="2014-08-22T06:40:00Z"/>
          <w:rFonts w:eastAsiaTheme="minorEastAsia"/>
          <w:noProof/>
          <w:lang w:val="en-PH" w:eastAsia="ja-JP"/>
          <w:rPrChange w:id="1282" w:author="Vilson Lu" w:date="2014-08-22T06:41:00Z">
            <w:rPr>
              <w:ins w:id="1283" w:author="Kyle Mc Hale Dela Cruz" w:date="2014-08-17T22:38:00Z"/>
              <w:del w:id="1284" w:author="Vilson Lu" w:date="2014-08-22T06:40:00Z"/>
              <w:rFonts w:asciiTheme="minorHAnsi" w:eastAsiaTheme="minorEastAsia" w:hAnsiTheme="minorHAnsi" w:cstheme="minorBidi"/>
              <w:noProof/>
              <w:lang w:val="en-PH" w:eastAsia="ja-JP"/>
            </w:rPr>
          </w:rPrChange>
        </w:rPr>
      </w:pPr>
      <w:ins w:id="1285" w:author="Kyle Mc Hale Dela Cruz" w:date="2014-08-17T22:38:00Z">
        <w:del w:id="1286" w:author="Vilson Lu" w:date="2014-08-22T06:40:00Z">
          <w:r w:rsidRPr="00AC2ADB" w:rsidDel="00AC2ADB">
            <w:rPr>
              <w:noProof/>
              <w:color w:val="000000"/>
            </w:rPr>
            <w:delText>3.7.2</w:delText>
          </w:r>
          <w:r w:rsidR="00372B98" w:rsidRPr="00372B98">
            <w:rPr>
              <w:rFonts w:eastAsiaTheme="minorEastAsia"/>
              <w:noProof/>
              <w:lang w:val="en-PH" w:eastAsia="ja-JP"/>
              <w:rPrChange w:id="128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ANNIE (Cunningham et al., 2002)</w:delText>
          </w:r>
          <w:r w:rsidRPr="00AC2ADB" w:rsidDel="00AC2ADB">
            <w:rPr>
              <w:noProof/>
            </w:rPr>
            <w:tab/>
            <w:delText>3-19</w:delText>
          </w:r>
        </w:del>
      </w:ins>
    </w:p>
    <w:p w:rsidR="00B10656" w:rsidRPr="00AC2ADB" w:rsidDel="00AC2ADB" w:rsidRDefault="00B10656">
      <w:pPr>
        <w:pStyle w:val="TOC3"/>
        <w:tabs>
          <w:tab w:val="left" w:pos="1254"/>
          <w:tab w:val="right" w:leader="dot" w:pos="9350"/>
        </w:tabs>
        <w:rPr>
          <w:ins w:id="1288" w:author="Kyle Mc Hale Dela Cruz" w:date="2014-08-17T22:38:00Z"/>
          <w:del w:id="1289" w:author="Vilson Lu" w:date="2014-08-22T06:40:00Z"/>
          <w:rFonts w:eastAsiaTheme="minorEastAsia"/>
          <w:noProof/>
          <w:lang w:val="en-PH" w:eastAsia="ja-JP"/>
          <w:rPrChange w:id="1290" w:author="Vilson Lu" w:date="2014-08-22T06:41:00Z">
            <w:rPr>
              <w:ins w:id="1291" w:author="Kyle Mc Hale Dela Cruz" w:date="2014-08-17T22:38:00Z"/>
              <w:del w:id="1292" w:author="Vilson Lu" w:date="2014-08-22T06:40:00Z"/>
              <w:rFonts w:asciiTheme="minorHAnsi" w:eastAsiaTheme="minorEastAsia" w:hAnsiTheme="minorHAnsi" w:cstheme="minorBidi"/>
              <w:noProof/>
              <w:lang w:val="en-PH" w:eastAsia="ja-JP"/>
            </w:rPr>
          </w:rPrChange>
        </w:rPr>
      </w:pPr>
      <w:ins w:id="1293" w:author="Kyle Mc Hale Dela Cruz" w:date="2014-08-17T22:38:00Z">
        <w:del w:id="1294" w:author="Vilson Lu" w:date="2014-08-22T06:40:00Z">
          <w:r w:rsidRPr="00AC2ADB" w:rsidDel="00AC2ADB">
            <w:rPr>
              <w:noProof/>
              <w:color w:val="000000"/>
            </w:rPr>
            <w:delText>3.7.3</w:delText>
          </w:r>
          <w:r w:rsidR="00372B98" w:rsidRPr="00372B98">
            <w:rPr>
              <w:rFonts w:eastAsiaTheme="minorEastAsia"/>
              <w:noProof/>
              <w:lang w:val="en-PH" w:eastAsia="ja-JP"/>
              <w:rPrChange w:id="129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Twitter NLP Tools (Ritter et al., 2011)</w:delText>
          </w:r>
          <w:r w:rsidRPr="00AC2ADB" w:rsidDel="00AC2ADB">
            <w:rPr>
              <w:noProof/>
            </w:rPr>
            <w:tab/>
            <w:delText>3-20</w:delText>
          </w:r>
        </w:del>
      </w:ins>
    </w:p>
    <w:p w:rsidR="00B10656" w:rsidRPr="00AC2ADB" w:rsidDel="00AC2ADB" w:rsidRDefault="00B10656">
      <w:pPr>
        <w:pStyle w:val="TOC3"/>
        <w:tabs>
          <w:tab w:val="left" w:pos="1254"/>
          <w:tab w:val="right" w:leader="dot" w:pos="9350"/>
        </w:tabs>
        <w:rPr>
          <w:ins w:id="1296" w:author="Kyle Mc Hale Dela Cruz" w:date="2014-08-17T22:38:00Z"/>
          <w:del w:id="1297" w:author="Vilson Lu" w:date="2014-08-22T06:40:00Z"/>
          <w:rFonts w:eastAsiaTheme="minorEastAsia"/>
          <w:noProof/>
          <w:lang w:val="en-PH" w:eastAsia="ja-JP"/>
          <w:rPrChange w:id="1298" w:author="Vilson Lu" w:date="2014-08-22T06:41:00Z">
            <w:rPr>
              <w:ins w:id="1299" w:author="Kyle Mc Hale Dela Cruz" w:date="2014-08-17T22:38:00Z"/>
              <w:del w:id="1300" w:author="Vilson Lu" w:date="2014-08-22T06:40:00Z"/>
              <w:rFonts w:asciiTheme="minorHAnsi" w:eastAsiaTheme="minorEastAsia" w:hAnsiTheme="minorHAnsi" w:cstheme="minorBidi"/>
              <w:noProof/>
              <w:lang w:val="en-PH" w:eastAsia="ja-JP"/>
            </w:rPr>
          </w:rPrChange>
        </w:rPr>
      </w:pPr>
      <w:ins w:id="1301" w:author="Kyle Mc Hale Dela Cruz" w:date="2014-08-17T22:38:00Z">
        <w:del w:id="1302" w:author="Vilson Lu" w:date="2014-08-22T06:40:00Z">
          <w:r w:rsidRPr="00AC2ADB" w:rsidDel="00AC2ADB">
            <w:rPr>
              <w:noProof/>
              <w:color w:val="000000"/>
            </w:rPr>
            <w:delText>3.7.4</w:delText>
          </w:r>
          <w:r w:rsidR="00372B98" w:rsidRPr="00372B98">
            <w:rPr>
              <w:rFonts w:eastAsiaTheme="minorEastAsia"/>
              <w:noProof/>
              <w:lang w:val="en-PH" w:eastAsia="ja-JP"/>
              <w:rPrChange w:id="130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Weka (Weka 3, n.d.)</w:delText>
          </w:r>
          <w:r w:rsidRPr="00AC2ADB" w:rsidDel="00AC2ADB">
            <w:rPr>
              <w:noProof/>
            </w:rPr>
            <w:tab/>
            <w:delText>3-22</w:delText>
          </w:r>
        </w:del>
      </w:ins>
    </w:p>
    <w:p w:rsidR="00B10656" w:rsidRPr="00AC2ADB" w:rsidDel="00AC2ADB" w:rsidRDefault="00B10656">
      <w:pPr>
        <w:pStyle w:val="TOC3"/>
        <w:tabs>
          <w:tab w:val="left" w:pos="1254"/>
          <w:tab w:val="right" w:leader="dot" w:pos="9350"/>
        </w:tabs>
        <w:rPr>
          <w:ins w:id="1304" w:author="Kyle Mc Hale Dela Cruz" w:date="2014-08-17T22:38:00Z"/>
          <w:del w:id="1305" w:author="Vilson Lu" w:date="2014-08-22T06:40:00Z"/>
          <w:rFonts w:eastAsiaTheme="minorEastAsia"/>
          <w:noProof/>
          <w:lang w:val="en-PH" w:eastAsia="ja-JP"/>
          <w:rPrChange w:id="1306" w:author="Vilson Lu" w:date="2014-08-22T06:41:00Z">
            <w:rPr>
              <w:ins w:id="1307" w:author="Kyle Mc Hale Dela Cruz" w:date="2014-08-17T22:38:00Z"/>
              <w:del w:id="1308" w:author="Vilson Lu" w:date="2014-08-22T06:40:00Z"/>
              <w:rFonts w:asciiTheme="minorHAnsi" w:eastAsiaTheme="minorEastAsia" w:hAnsiTheme="minorHAnsi" w:cstheme="minorBidi"/>
              <w:noProof/>
              <w:lang w:val="en-PH" w:eastAsia="ja-JP"/>
            </w:rPr>
          </w:rPrChange>
        </w:rPr>
      </w:pPr>
      <w:ins w:id="1309" w:author="Kyle Mc Hale Dela Cruz" w:date="2014-08-17T22:38:00Z">
        <w:del w:id="1310" w:author="Vilson Lu" w:date="2014-08-22T06:40:00Z">
          <w:r w:rsidRPr="00AC2ADB" w:rsidDel="00AC2ADB">
            <w:rPr>
              <w:noProof/>
              <w:color w:val="000000"/>
            </w:rPr>
            <w:delText>3.7.5</w:delText>
          </w:r>
          <w:r w:rsidR="00372B98" w:rsidRPr="00372B98">
            <w:rPr>
              <w:rFonts w:eastAsiaTheme="minorEastAsia"/>
              <w:noProof/>
              <w:lang w:val="en-PH" w:eastAsia="ja-JP"/>
              <w:rPrChange w:id="131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TwitIE (Bontcheva et al., 2013)</w:delText>
          </w:r>
          <w:r w:rsidRPr="00AC2ADB" w:rsidDel="00AC2ADB">
            <w:rPr>
              <w:noProof/>
            </w:rPr>
            <w:tab/>
            <w:delText>3-22</w:delText>
          </w:r>
        </w:del>
      </w:ins>
    </w:p>
    <w:p w:rsidR="00B10656" w:rsidRPr="00AC2ADB" w:rsidDel="00AC2ADB" w:rsidRDefault="00B10656">
      <w:pPr>
        <w:pStyle w:val="TOC3"/>
        <w:tabs>
          <w:tab w:val="left" w:pos="1254"/>
          <w:tab w:val="right" w:leader="dot" w:pos="9350"/>
        </w:tabs>
        <w:rPr>
          <w:ins w:id="1312" w:author="Kyle Mc Hale Dela Cruz" w:date="2014-08-17T22:38:00Z"/>
          <w:del w:id="1313" w:author="Vilson Lu" w:date="2014-08-22T06:40:00Z"/>
          <w:rFonts w:eastAsiaTheme="minorEastAsia"/>
          <w:noProof/>
          <w:lang w:val="en-PH" w:eastAsia="ja-JP"/>
          <w:rPrChange w:id="1314" w:author="Vilson Lu" w:date="2014-08-22T06:41:00Z">
            <w:rPr>
              <w:ins w:id="1315" w:author="Kyle Mc Hale Dela Cruz" w:date="2014-08-17T22:38:00Z"/>
              <w:del w:id="1316" w:author="Vilson Lu" w:date="2014-08-22T06:40:00Z"/>
              <w:rFonts w:asciiTheme="minorHAnsi" w:eastAsiaTheme="minorEastAsia" w:hAnsiTheme="minorHAnsi" w:cstheme="minorBidi"/>
              <w:noProof/>
              <w:lang w:val="en-PH" w:eastAsia="ja-JP"/>
            </w:rPr>
          </w:rPrChange>
        </w:rPr>
      </w:pPr>
      <w:ins w:id="1317" w:author="Kyle Mc Hale Dela Cruz" w:date="2014-08-17T22:38:00Z">
        <w:del w:id="1318" w:author="Vilson Lu" w:date="2014-08-22T06:40:00Z">
          <w:r w:rsidRPr="00AC2ADB" w:rsidDel="00AC2ADB">
            <w:rPr>
              <w:noProof/>
              <w:color w:val="000000"/>
            </w:rPr>
            <w:delText>3.7.6</w:delText>
          </w:r>
          <w:r w:rsidR="00372B98" w:rsidRPr="00372B98">
            <w:rPr>
              <w:rFonts w:eastAsiaTheme="minorEastAsia"/>
              <w:noProof/>
              <w:lang w:val="en-PH" w:eastAsia="ja-JP"/>
              <w:rPrChange w:id="131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OWL API (Horridge &amp; Bechhoffer, 2011)</w:delText>
          </w:r>
          <w:r w:rsidRPr="00AC2ADB" w:rsidDel="00AC2ADB">
            <w:rPr>
              <w:noProof/>
            </w:rPr>
            <w:tab/>
            <w:delText>3-22</w:delText>
          </w:r>
        </w:del>
      </w:ins>
    </w:p>
    <w:p w:rsidR="00B10656" w:rsidRPr="00AC2ADB" w:rsidDel="00AC2ADB" w:rsidRDefault="00B10656">
      <w:pPr>
        <w:pStyle w:val="TOC3"/>
        <w:tabs>
          <w:tab w:val="left" w:pos="1254"/>
          <w:tab w:val="right" w:leader="dot" w:pos="9350"/>
        </w:tabs>
        <w:rPr>
          <w:ins w:id="1320" w:author="Kyle Mc Hale Dela Cruz" w:date="2014-08-17T22:38:00Z"/>
          <w:del w:id="1321" w:author="Vilson Lu" w:date="2014-08-22T06:40:00Z"/>
          <w:rFonts w:eastAsiaTheme="minorEastAsia"/>
          <w:noProof/>
          <w:lang w:val="en-PH" w:eastAsia="ja-JP"/>
          <w:rPrChange w:id="1322" w:author="Vilson Lu" w:date="2014-08-22T06:41:00Z">
            <w:rPr>
              <w:ins w:id="1323" w:author="Kyle Mc Hale Dela Cruz" w:date="2014-08-17T22:38:00Z"/>
              <w:del w:id="1324" w:author="Vilson Lu" w:date="2014-08-22T06:40:00Z"/>
              <w:rFonts w:asciiTheme="minorHAnsi" w:eastAsiaTheme="minorEastAsia" w:hAnsiTheme="minorHAnsi" w:cstheme="minorBidi"/>
              <w:noProof/>
              <w:lang w:val="en-PH" w:eastAsia="ja-JP"/>
            </w:rPr>
          </w:rPrChange>
        </w:rPr>
      </w:pPr>
      <w:ins w:id="1325" w:author="Kyle Mc Hale Dela Cruz" w:date="2014-08-17T22:38:00Z">
        <w:del w:id="1326" w:author="Vilson Lu" w:date="2014-08-22T06:40:00Z">
          <w:r w:rsidRPr="00AC2ADB" w:rsidDel="00AC2ADB">
            <w:rPr>
              <w:noProof/>
              <w:color w:val="000000"/>
            </w:rPr>
            <w:delText>3.7.7</w:delText>
          </w:r>
          <w:r w:rsidR="00372B98" w:rsidRPr="00372B98">
            <w:rPr>
              <w:rFonts w:eastAsiaTheme="minorEastAsia"/>
              <w:noProof/>
              <w:lang w:val="en-PH" w:eastAsia="ja-JP"/>
              <w:rPrChange w:id="132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ArkNLP (Gimpel et al., 2011)</w:delText>
          </w:r>
          <w:r w:rsidRPr="00AC2ADB" w:rsidDel="00AC2ADB">
            <w:rPr>
              <w:noProof/>
            </w:rPr>
            <w:tab/>
            <w:delText>3-23</w:delText>
          </w:r>
        </w:del>
      </w:ins>
    </w:p>
    <w:p w:rsidR="00B10656" w:rsidRPr="00AC2ADB" w:rsidDel="00AC2ADB" w:rsidRDefault="00B10656">
      <w:pPr>
        <w:pStyle w:val="TOC1"/>
        <w:tabs>
          <w:tab w:val="left" w:pos="574"/>
          <w:tab w:val="right" w:leader="dot" w:pos="9350"/>
        </w:tabs>
        <w:rPr>
          <w:ins w:id="1328" w:author="Kyle Mc Hale Dela Cruz" w:date="2014-08-17T22:38:00Z"/>
          <w:del w:id="1329" w:author="Vilson Lu" w:date="2014-08-22T06:40:00Z"/>
          <w:rFonts w:eastAsiaTheme="minorEastAsia"/>
          <w:noProof/>
          <w:lang w:val="en-PH" w:eastAsia="ja-JP"/>
          <w:rPrChange w:id="1330" w:author="Vilson Lu" w:date="2014-08-22T06:41:00Z">
            <w:rPr>
              <w:ins w:id="1331" w:author="Kyle Mc Hale Dela Cruz" w:date="2014-08-17T22:38:00Z"/>
              <w:del w:id="1332" w:author="Vilson Lu" w:date="2014-08-22T06:40:00Z"/>
              <w:rFonts w:asciiTheme="minorHAnsi" w:eastAsiaTheme="minorEastAsia" w:hAnsiTheme="minorHAnsi" w:cstheme="minorBidi"/>
              <w:noProof/>
              <w:lang w:val="en-PH" w:eastAsia="ja-JP"/>
            </w:rPr>
          </w:rPrChange>
        </w:rPr>
      </w:pPr>
      <w:ins w:id="1333" w:author="Kyle Mc Hale Dela Cruz" w:date="2014-08-17T22:38:00Z">
        <w:del w:id="1334" w:author="Vilson Lu" w:date="2014-08-22T06:40:00Z">
          <w:r w:rsidRPr="00AC2ADB" w:rsidDel="00AC2ADB">
            <w:rPr>
              <w:noProof/>
            </w:rPr>
            <w:delText>4.0</w:delText>
          </w:r>
          <w:r w:rsidR="00372B98" w:rsidRPr="00372B98">
            <w:rPr>
              <w:rFonts w:eastAsiaTheme="minorEastAsia"/>
              <w:noProof/>
              <w:lang w:val="en-PH" w:eastAsia="ja-JP"/>
              <w:rPrChange w:id="133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The FILEIET System</w:delText>
          </w:r>
          <w:r w:rsidRPr="00AC2ADB" w:rsidDel="00AC2ADB">
            <w:rPr>
              <w:noProof/>
            </w:rPr>
            <w:tab/>
            <w:delText>4-1</w:delText>
          </w:r>
        </w:del>
      </w:ins>
    </w:p>
    <w:p w:rsidR="00B10656" w:rsidRPr="00AC2ADB" w:rsidDel="00AC2ADB" w:rsidRDefault="00B10656">
      <w:pPr>
        <w:pStyle w:val="TOC2"/>
        <w:tabs>
          <w:tab w:val="left" w:pos="814"/>
          <w:tab w:val="right" w:leader="dot" w:pos="9350"/>
        </w:tabs>
        <w:rPr>
          <w:ins w:id="1336" w:author="Kyle Mc Hale Dela Cruz" w:date="2014-08-17T22:38:00Z"/>
          <w:del w:id="1337" w:author="Vilson Lu" w:date="2014-08-22T06:40:00Z"/>
          <w:rFonts w:eastAsiaTheme="minorEastAsia"/>
          <w:noProof/>
          <w:lang w:val="en-PH" w:eastAsia="ja-JP"/>
          <w:rPrChange w:id="1338" w:author="Vilson Lu" w:date="2014-08-22T06:41:00Z">
            <w:rPr>
              <w:ins w:id="1339" w:author="Kyle Mc Hale Dela Cruz" w:date="2014-08-17T22:38:00Z"/>
              <w:del w:id="1340" w:author="Vilson Lu" w:date="2014-08-22T06:40:00Z"/>
              <w:rFonts w:asciiTheme="minorHAnsi" w:eastAsiaTheme="minorEastAsia" w:hAnsiTheme="minorHAnsi" w:cstheme="minorBidi"/>
              <w:noProof/>
              <w:lang w:val="en-PH" w:eastAsia="ja-JP"/>
            </w:rPr>
          </w:rPrChange>
        </w:rPr>
      </w:pPr>
      <w:ins w:id="1341" w:author="Kyle Mc Hale Dela Cruz" w:date="2014-08-17T22:38:00Z">
        <w:del w:id="1342" w:author="Vilson Lu" w:date="2014-08-22T06:40:00Z">
          <w:r w:rsidRPr="00AC2ADB" w:rsidDel="00AC2ADB">
            <w:rPr>
              <w:noProof/>
              <w:color w:val="000000"/>
            </w:rPr>
            <w:delText>4.1</w:delText>
          </w:r>
          <w:r w:rsidR="00372B98" w:rsidRPr="00372B98">
            <w:rPr>
              <w:rFonts w:eastAsiaTheme="minorEastAsia"/>
              <w:noProof/>
              <w:lang w:val="en-PH" w:eastAsia="ja-JP"/>
              <w:rPrChange w:id="134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System Overview</w:delText>
          </w:r>
          <w:r w:rsidRPr="00AC2ADB" w:rsidDel="00AC2ADB">
            <w:rPr>
              <w:noProof/>
            </w:rPr>
            <w:tab/>
            <w:delText>4-1</w:delText>
          </w:r>
        </w:del>
      </w:ins>
    </w:p>
    <w:p w:rsidR="00B10656" w:rsidRPr="00AC2ADB" w:rsidDel="00AC2ADB" w:rsidRDefault="00B10656">
      <w:pPr>
        <w:pStyle w:val="TOC2"/>
        <w:tabs>
          <w:tab w:val="left" w:pos="814"/>
          <w:tab w:val="right" w:leader="dot" w:pos="9350"/>
        </w:tabs>
        <w:rPr>
          <w:ins w:id="1344" w:author="Kyle Mc Hale Dela Cruz" w:date="2014-08-17T22:38:00Z"/>
          <w:del w:id="1345" w:author="Vilson Lu" w:date="2014-08-22T06:40:00Z"/>
          <w:rFonts w:eastAsiaTheme="minorEastAsia"/>
          <w:noProof/>
          <w:lang w:val="en-PH" w:eastAsia="ja-JP"/>
          <w:rPrChange w:id="1346" w:author="Vilson Lu" w:date="2014-08-22T06:41:00Z">
            <w:rPr>
              <w:ins w:id="1347" w:author="Kyle Mc Hale Dela Cruz" w:date="2014-08-17T22:38:00Z"/>
              <w:del w:id="1348" w:author="Vilson Lu" w:date="2014-08-22T06:40:00Z"/>
              <w:rFonts w:asciiTheme="minorHAnsi" w:eastAsiaTheme="minorEastAsia" w:hAnsiTheme="minorHAnsi" w:cstheme="minorBidi"/>
              <w:noProof/>
              <w:lang w:val="en-PH" w:eastAsia="ja-JP"/>
            </w:rPr>
          </w:rPrChange>
        </w:rPr>
      </w:pPr>
      <w:ins w:id="1349" w:author="Kyle Mc Hale Dela Cruz" w:date="2014-08-17T22:38:00Z">
        <w:del w:id="1350" w:author="Vilson Lu" w:date="2014-08-22T06:40:00Z">
          <w:r w:rsidRPr="00AC2ADB" w:rsidDel="00AC2ADB">
            <w:rPr>
              <w:noProof/>
              <w:color w:val="000000"/>
            </w:rPr>
            <w:delText>4.2</w:delText>
          </w:r>
          <w:r w:rsidR="00372B98" w:rsidRPr="00372B98">
            <w:rPr>
              <w:rFonts w:eastAsiaTheme="minorEastAsia"/>
              <w:noProof/>
              <w:lang w:val="en-PH" w:eastAsia="ja-JP"/>
              <w:rPrChange w:id="135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System Objectives</w:delText>
          </w:r>
          <w:r w:rsidRPr="00AC2ADB" w:rsidDel="00AC2ADB">
            <w:rPr>
              <w:noProof/>
            </w:rPr>
            <w:tab/>
            <w:delText>4-1</w:delText>
          </w:r>
        </w:del>
      </w:ins>
    </w:p>
    <w:p w:rsidR="00B10656" w:rsidRPr="00AC2ADB" w:rsidDel="00AC2ADB" w:rsidRDefault="00B10656">
      <w:pPr>
        <w:pStyle w:val="TOC3"/>
        <w:tabs>
          <w:tab w:val="left" w:pos="1254"/>
          <w:tab w:val="right" w:leader="dot" w:pos="9350"/>
        </w:tabs>
        <w:rPr>
          <w:ins w:id="1352" w:author="Kyle Mc Hale Dela Cruz" w:date="2014-08-17T22:38:00Z"/>
          <w:del w:id="1353" w:author="Vilson Lu" w:date="2014-08-22T06:40:00Z"/>
          <w:rFonts w:eastAsiaTheme="minorEastAsia"/>
          <w:noProof/>
          <w:lang w:val="en-PH" w:eastAsia="ja-JP"/>
          <w:rPrChange w:id="1354" w:author="Vilson Lu" w:date="2014-08-22T06:41:00Z">
            <w:rPr>
              <w:ins w:id="1355" w:author="Kyle Mc Hale Dela Cruz" w:date="2014-08-17T22:38:00Z"/>
              <w:del w:id="1356" w:author="Vilson Lu" w:date="2014-08-22T06:40:00Z"/>
              <w:rFonts w:asciiTheme="minorHAnsi" w:eastAsiaTheme="minorEastAsia" w:hAnsiTheme="minorHAnsi" w:cstheme="minorBidi"/>
              <w:noProof/>
              <w:lang w:val="en-PH" w:eastAsia="ja-JP"/>
            </w:rPr>
          </w:rPrChange>
        </w:rPr>
      </w:pPr>
      <w:ins w:id="1357" w:author="Kyle Mc Hale Dela Cruz" w:date="2014-08-17T22:38:00Z">
        <w:del w:id="1358" w:author="Vilson Lu" w:date="2014-08-22T06:40:00Z">
          <w:r w:rsidRPr="00AC2ADB" w:rsidDel="00AC2ADB">
            <w:rPr>
              <w:noProof/>
              <w:color w:val="000000"/>
            </w:rPr>
            <w:delText>4.2.1</w:delText>
          </w:r>
          <w:r w:rsidR="00372B98" w:rsidRPr="00372B98">
            <w:rPr>
              <w:rFonts w:eastAsiaTheme="minorEastAsia"/>
              <w:noProof/>
              <w:lang w:val="en-PH" w:eastAsia="ja-JP"/>
              <w:rPrChange w:id="135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General Objective</w:delText>
          </w:r>
          <w:r w:rsidRPr="00AC2ADB" w:rsidDel="00AC2ADB">
            <w:rPr>
              <w:noProof/>
            </w:rPr>
            <w:tab/>
            <w:delText>4-1</w:delText>
          </w:r>
        </w:del>
      </w:ins>
    </w:p>
    <w:p w:rsidR="00B10656" w:rsidRPr="00AC2ADB" w:rsidDel="00AC2ADB" w:rsidRDefault="00B10656">
      <w:pPr>
        <w:pStyle w:val="TOC3"/>
        <w:tabs>
          <w:tab w:val="left" w:pos="1254"/>
          <w:tab w:val="right" w:leader="dot" w:pos="9350"/>
        </w:tabs>
        <w:rPr>
          <w:ins w:id="1360" w:author="Kyle Mc Hale Dela Cruz" w:date="2014-08-17T22:38:00Z"/>
          <w:del w:id="1361" w:author="Vilson Lu" w:date="2014-08-22T06:40:00Z"/>
          <w:rFonts w:eastAsiaTheme="minorEastAsia"/>
          <w:noProof/>
          <w:lang w:val="en-PH" w:eastAsia="ja-JP"/>
          <w:rPrChange w:id="1362" w:author="Vilson Lu" w:date="2014-08-22T06:41:00Z">
            <w:rPr>
              <w:ins w:id="1363" w:author="Kyle Mc Hale Dela Cruz" w:date="2014-08-17T22:38:00Z"/>
              <w:del w:id="1364" w:author="Vilson Lu" w:date="2014-08-22T06:40:00Z"/>
              <w:rFonts w:asciiTheme="minorHAnsi" w:eastAsiaTheme="minorEastAsia" w:hAnsiTheme="minorHAnsi" w:cstheme="minorBidi"/>
              <w:noProof/>
              <w:lang w:val="en-PH" w:eastAsia="ja-JP"/>
            </w:rPr>
          </w:rPrChange>
        </w:rPr>
      </w:pPr>
      <w:ins w:id="1365" w:author="Kyle Mc Hale Dela Cruz" w:date="2014-08-17T22:38:00Z">
        <w:del w:id="1366" w:author="Vilson Lu" w:date="2014-08-22T06:40:00Z">
          <w:r w:rsidRPr="00AC2ADB" w:rsidDel="00AC2ADB">
            <w:rPr>
              <w:noProof/>
              <w:color w:val="000000"/>
            </w:rPr>
            <w:delText>4.2.2</w:delText>
          </w:r>
          <w:r w:rsidR="00372B98" w:rsidRPr="00372B98">
            <w:rPr>
              <w:rFonts w:eastAsiaTheme="minorEastAsia"/>
              <w:noProof/>
              <w:lang w:val="en-PH" w:eastAsia="ja-JP"/>
              <w:rPrChange w:id="136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Specific Objectives</w:delText>
          </w:r>
          <w:r w:rsidRPr="00AC2ADB" w:rsidDel="00AC2ADB">
            <w:rPr>
              <w:noProof/>
            </w:rPr>
            <w:tab/>
            <w:delText>4-1</w:delText>
          </w:r>
        </w:del>
      </w:ins>
    </w:p>
    <w:p w:rsidR="00B10656" w:rsidRPr="00AC2ADB" w:rsidDel="00AC2ADB" w:rsidRDefault="00B10656">
      <w:pPr>
        <w:pStyle w:val="TOC2"/>
        <w:tabs>
          <w:tab w:val="left" w:pos="814"/>
          <w:tab w:val="right" w:leader="dot" w:pos="9350"/>
        </w:tabs>
        <w:rPr>
          <w:ins w:id="1368" w:author="Kyle Mc Hale Dela Cruz" w:date="2014-08-17T22:38:00Z"/>
          <w:del w:id="1369" w:author="Vilson Lu" w:date="2014-08-22T06:40:00Z"/>
          <w:rFonts w:eastAsiaTheme="minorEastAsia"/>
          <w:noProof/>
          <w:lang w:val="en-PH" w:eastAsia="ja-JP"/>
          <w:rPrChange w:id="1370" w:author="Vilson Lu" w:date="2014-08-22T06:41:00Z">
            <w:rPr>
              <w:ins w:id="1371" w:author="Kyle Mc Hale Dela Cruz" w:date="2014-08-17T22:38:00Z"/>
              <w:del w:id="1372" w:author="Vilson Lu" w:date="2014-08-22T06:40:00Z"/>
              <w:rFonts w:asciiTheme="minorHAnsi" w:eastAsiaTheme="minorEastAsia" w:hAnsiTheme="minorHAnsi" w:cstheme="minorBidi"/>
              <w:noProof/>
              <w:lang w:val="en-PH" w:eastAsia="ja-JP"/>
            </w:rPr>
          </w:rPrChange>
        </w:rPr>
      </w:pPr>
      <w:ins w:id="1373" w:author="Kyle Mc Hale Dela Cruz" w:date="2014-08-17T22:38:00Z">
        <w:del w:id="1374" w:author="Vilson Lu" w:date="2014-08-22T06:40:00Z">
          <w:r w:rsidRPr="00AC2ADB" w:rsidDel="00AC2ADB">
            <w:rPr>
              <w:noProof/>
              <w:color w:val="000000"/>
            </w:rPr>
            <w:delText>4.3</w:delText>
          </w:r>
          <w:r w:rsidR="00372B98" w:rsidRPr="00372B98">
            <w:rPr>
              <w:rFonts w:eastAsiaTheme="minorEastAsia"/>
              <w:noProof/>
              <w:lang w:val="en-PH" w:eastAsia="ja-JP"/>
              <w:rPrChange w:id="137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System Scope and Limitations</w:delText>
          </w:r>
          <w:r w:rsidRPr="00AC2ADB" w:rsidDel="00AC2ADB">
            <w:rPr>
              <w:noProof/>
            </w:rPr>
            <w:tab/>
            <w:delText>4-1</w:delText>
          </w:r>
        </w:del>
      </w:ins>
    </w:p>
    <w:p w:rsidR="00B10656" w:rsidRPr="00AC2ADB" w:rsidDel="00AC2ADB" w:rsidRDefault="00B10656">
      <w:pPr>
        <w:pStyle w:val="TOC2"/>
        <w:tabs>
          <w:tab w:val="left" w:pos="814"/>
          <w:tab w:val="right" w:leader="dot" w:pos="9350"/>
        </w:tabs>
        <w:rPr>
          <w:ins w:id="1376" w:author="Kyle Mc Hale Dela Cruz" w:date="2014-08-17T22:38:00Z"/>
          <w:del w:id="1377" w:author="Vilson Lu" w:date="2014-08-22T06:40:00Z"/>
          <w:rFonts w:eastAsiaTheme="minorEastAsia"/>
          <w:noProof/>
          <w:lang w:val="en-PH" w:eastAsia="ja-JP"/>
          <w:rPrChange w:id="1378" w:author="Vilson Lu" w:date="2014-08-22T06:41:00Z">
            <w:rPr>
              <w:ins w:id="1379" w:author="Kyle Mc Hale Dela Cruz" w:date="2014-08-17T22:38:00Z"/>
              <w:del w:id="1380" w:author="Vilson Lu" w:date="2014-08-22T06:40:00Z"/>
              <w:rFonts w:asciiTheme="minorHAnsi" w:eastAsiaTheme="minorEastAsia" w:hAnsiTheme="minorHAnsi" w:cstheme="minorBidi"/>
              <w:noProof/>
              <w:lang w:val="en-PH" w:eastAsia="ja-JP"/>
            </w:rPr>
          </w:rPrChange>
        </w:rPr>
      </w:pPr>
      <w:ins w:id="1381" w:author="Kyle Mc Hale Dela Cruz" w:date="2014-08-17T22:38:00Z">
        <w:del w:id="1382" w:author="Vilson Lu" w:date="2014-08-22T06:40:00Z">
          <w:r w:rsidRPr="00AC2ADB" w:rsidDel="00AC2ADB">
            <w:rPr>
              <w:noProof/>
              <w:color w:val="000000"/>
            </w:rPr>
            <w:lastRenderedPageBreak/>
            <w:delText>4.4</w:delText>
          </w:r>
          <w:r w:rsidR="00372B98" w:rsidRPr="00372B98">
            <w:rPr>
              <w:rFonts w:eastAsiaTheme="minorEastAsia"/>
              <w:noProof/>
              <w:lang w:val="en-PH" w:eastAsia="ja-JP"/>
              <w:rPrChange w:id="138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Architectural Design</w:delText>
          </w:r>
          <w:r w:rsidRPr="00AC2ADB" w:rsidDel="00AC2ADB">
            <w:rPr>
              <w:noProof/>
            </w:rPr>
            <w:tab/>
            <w:delText>4-3</w:delText>
          </w:r>
        </w:del>
      </w:ins>
    </w:p>
    <w:p w:rsidR="00B10656" w:rsidRPr="00AC2ADB" w:rsidDel="00AC2ADB" w:rsidRDefault="00B10656">
      <w:pPr>
        <w:pStyle w:val="TOC3"/>
        <w:tabs>
          <w:tab w:val="left" w:pos="1254"/>
          <w:tab w:val="right" w:leader="dot" w:pos="9350"/>
        </w:tabs>
        <w:rPr>
          <w:ins w:id="1384" w:author="Kyle Mc Hale Dela Cruz" w:date="2014-08-17T22:38:00Z"/>
          <w:del w:id="1385" w:author="Vilson Lu" w:date="2014-08-22T06:40:00Z"/>
          <w:rFonts w:eastAsiaTheme="minorEastAsia"/>
          <w:noProof/>
          <w:lang w:val="en-PH" w:eastAsia="ja-JP"/>
          <w:rPrChange w:id="1386" w:author="Vilson Lu" w:date="2014-08-22T06:41:00Z">
            <w:rPr>
              <w:ins w:id="1387" w:author="Kyle Mc Hale Dela Cruz" w:date="2014-08-17T22:38:00Z"/>
              <w:del w:id="1388" w:author="Vilson Lu" w:date="2014-08-22T06:40:00Z"/>
              <w:rFonts w:asciiTheme="minorHAnsi" w:eastAsiaTheme="minorEastAsia" w:hAnsiTheme="minorHAnsi" w:cstheme="minorBidi"/>
              <w:noProof/>
              <w:lang w:val="en-PH" w:eastAsia="ja-JP"/>
            </w:rPr>
          </w:rPrChange>
        </w:rPr>
      </w:pPr>
      <w:ins w:id="1389" w:author="Kyle Mc Hale Dela Cruz" w:date="2014-08-17T22:38:00Z">
        <w:del w:id="1390" w:author="Vilson Lu" w:date="2014-08-22T06:40:00Z">
          <w:r w:rsidRPr="00AC2ADB" w:rsidDel="00AC2ADB">
            <w:rPr>
              <w:noProof/>
              <w:color w:val="000000"/>
            </w:rPr>
            <w:delText>4.4.1</w:delText>
          </w:r>
          <w:r w:rsidR="00372B98" w:rsidRPr="00372B98">
            <w:rPr>
              <w:rFonts w:eastAsiaTheme="minorEastAsia"/>
              <w:noProof/>
              <w:lang w:val="en-PH" w:eastAsia="ja-JP"/>
              <w:rPrChange w:id="139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Data Source</w:delText>
          </w:r>
          <w:r w:rsidRPr="00AC2ADB" w:rsidDel="00AC2ADB">
            <w:rPr>
              <w:noProof/>
            </w:rPr>
            <w:tab/>
            <w:delText>4-4</w:delText>
          </w:r>
        </w:del>
      </w:ins>
    </w:p>
    <w:p w:rsidR="00B10656" w:rsidRPr="00AC2ADB" w:rsidDel="00AC2ADB" w:rsidRDefault="00B10656">
      <w:pPr>
        <w:pStyle w:val="TOC3"/>
        <w:tabs>
          <w:tab w:val="left" w:pos="1254"/>
          <w:tab w:val="right" w:leader="dot" w:pos="9350"/>
        </w:tabs>
        <w:rPr>
          <w:ins w:id="1392" w:author="Kyle Mc Hale Dela Cruz" w:date="2014-08-17T22:38:00Z"/>
          <w:del w:id="1393" w:author="Vilson Lu" w:date="2014-08-22T06:40:00Z"/>
          <w:rFonts w:eastAsiaTheme="minorEastAsia"/>
          <w:noProof/>
          <w:lang w:val="en-PH" w:eastAsia="ja-JP"/>
          <w:rPrChange w:id="1394" w:author="Vilson Lu" w:date="2014-08-22T06:41:00Z">
            <w:rPr>
              <w:ins w:id="1395" w:author="Kyle Mc Hale Dela Cruz" w:date="2014-08-17T22:38:00Z"/>
              <w:del w:id="1396" w:author="Vilson Lu" w:date="2014-08-22T06:40:00Z"/>
              <w:rFonts w:asciiTheme="minorHAnsi" w:eastAsiaTheme="minorEastAsia" w:hAnsiTheme="minorHAnsi" w:cstheme="minorBidi"/>
              <w:noProof/>
              <w:lang w:val="en-PH" w:eastAsia="ja-JP"/>
            </w:rPr>
          </w:rPrChange>
        </w:rPr>
      </w:pPr>
      <w:ins w:id="1397" w:author="Kyle Mc Hale Dela Cruz" w:date="2014-08-17T22:38:00Z">
        <w:del w:id="1398" w:author="Vilson Lu" w:date="2014-08-22T06:40:00Z">
          <w:r w:rsidRPr="00AC2ADB" w:rsidDel="00AC2ADB">
            <w:rPr>
              <w:noProof/>
              <w:color w:val="000000"/>
            </w:rPr>
            <w:delText>4.4.2</w:delText>
          </w:r>
          <w:r w:rsidR="00372B98" w:rsidRPr="00372B98">
            <w:rPr>
              <w:rFonts w:eastAsiaTheme="minorEastAsia"/>
              <w:noProof/>
              <w:lang w:val="en-PH" w:eastAsia="ja-JP"/>
              <w:rPrChange w:id="139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Preprocessing Module</w:delText>
          </w:r>
          <w:r w:rsidRPr="00AC2ADB" w:rsidDel="00AC2ADB">
            <w:rPr>
              <w:noProof/>
            </w:rPr>
            <w:tab/>
            <w:delText>4-5</w:delText>
          </w:r>
        </w:del>
      </w:ins>
    </w:p>
    <w:p w:rsidR="00B10656" w:rsidRPr="00AC2ADB" w:rsidDel="00AC2ADB" w:rsidRDefault="00B10656">
      <w:pPr>
        <w:pStyle w:val="TOC3"/>
        <w:tabs>
          <w:tab w:val="left" w:pos="1254"/>
          <w:tab w:val="right" w:leader="dot" w:pos="9350"/>
        </w:tabs>
        <w:rPr>
          <w:ins w:id="1400" w:author="Kyle Mc Hale Dela Cruz" w:date="2014-08-17T22:38:00Z"/>
          <w:del w:id="1401" w:author="Vilson Lu" w:date="2014-08-22T06:40:00Z"/>
          <w:rFonts w:eastAsiaTheme="minorEastAsia"/>
          <w:noProof/>
          <w:lang w:val="en-PH" w:eastAsia="ja-JP"/>
          <w:rPrChange w:id="1402" w:author="Vilson Lu" w:date="2014-08-22T06:41:00Z">
            <w:rPr>
              <w:ins w:id="1403" w:author="Kyle Mc Hale Dela Cruz" w:date="2014-08-17T22:38:00Z"/>
              <w:del w:id="1404" w:author="Vilson Lu" w:date="2014-08-22T06:40:00Z"/>
              <w:rFonts w:asciiTheme="minorHAnsi" w:eastAsiaTheme="minorEastAsia" w:hAnsiTheme="minorHAnsi" w:cstheme="minorBidi"/>
              <w:noProof/>
              <w:lang w:val="en-PH" w:eastAsia="ja-JP"/>
            </w:rPr>
          </w:rPrChange>
        </w:rPr>
      </w:pPr>
      <w:ins w:id="1405" w:author="Kyle Mc Hale Dela Cruz" w:date="2014-08-17T22:38:00Z">
        <w:del w:id="1406" w:author="Vilson Lu" w:date="2014-08-22T06:40:00Z">
          <w:r w:rsidRPr="00AC2ADB" w:rsidDel="00AC2ADB">
            <w:rPr>
              <w:noProof/>
              <w:color w:val="000000"/>
            </w:rPr>
            <w:delText>4.4.3</w:delText>
          </w:r>
          <w:r w:rsidR="00372B98" w:rsidRPr="00372B98">
            <w:rPr>
              <w:rFonts w:eastAsiaTheme="minorEastAsia"/>
              <w:noProof/>
              <w:lang w:val="en-PH" w:eastAsia="ja-JP"/>
              <w:rPrChange w:id="140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Feature Extraction Module</w:delText>
          </w:r>
          <w:r w:rsidRPr="00AC2ADB" w:rsidDel="00AC2ADB">
            <w:rPr>
              <w:noProof/>
            </w:rPr>
            <w:tab/>
            <w:delText>4-8</w:delText>
          </w:r>
        </w:del>
      </w:ins>
    </w:p>
    <w:p w:rsidR="00B10656" w:rsidRPr="00AC2ADB" w:rsidDel="00AC2ADB" w:rsidRDefault="00B10656">
      <w:pPr>
        <w:pStyle w:val="TOC3"/>
        <w:tabs>
          <w:tab w:val="left" w:pos="1254"/>
          <w:tab w:val="right" w:leader="dot" w:pos="9350"/>
        </w:tabs>
        <w:rPr>
          <w:ins w:id="1408" w:author="Kyle Mc Hale Dela Cruz" w:date="2014-08-17T22:38:00Z"/>
          <w:del w:id="1409" w:author="Vilson Lu" w:date="2014-08-22T06:40:00Z"/>
          <w:rFonts w:eastAsiaTheme="minorEastAsia"/>
          <w:noProof/>
          <w:lang w:val="en-PH" w:eastAsia="ja-JP"/>
          <w:rPrChange w:id="1410" w:author="Vilson Lu" w:date="2014-08-22T06:41:00Z">
            <w:rPr>
              <w:ins w:id="1411" w:author="Kyle Mc Hale Dela Cruz" w:date="2014-08-17T22:38:00Z"/>
              <w:del w:id="1412" w:author="Vilson Lu" w:date="2014-08-22T06:40:00Z"/>
              <w:rFonts w:asciiTheme="minorHAnsi" w:eastAsiaTheme="minorEastAsia" w:hAnsiTheme="minorHAnsi" w:cstheme="minorBidi"/>
              <w:noProof/>
              <w:lang w:val="en-PH" w:eastAsia="ja-JP"/>
            </w:rPr>
          </w:rPrChange>
        </w:rPr>
      </w:pPr>
      <w:ins w:id="1413" w:author="Kyle Mc Hale Dela Cruz" w:date="2014-08-17T22:38:00Z">
        <w:del w:id="1414" w:author="Vilson Lu" w:date="2014-08-22T06:40:00Z">
          <w:r w:rsidRPr="00AC2ADB" w:rsidDel="00AC2ADB">
            <w:rPr>
              <w:noProof/>
              <w:color w:val="000000"/>
            </w:rPr>
            <w:delText>4.4.4</w:delText>
          </w:r>
          <w:r w:rsidR="00372B98" w:rsidRPr="00372B98">
            <w:rPr>
              <w:rFonts w:eastAsiaTheme="minorEastAsia"/>
              <w:noProof/>
              <w:lang w:val="en-PH" w:eastAsia="ja-JP"/>
              <w:rPrChange w:id="141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Tweet Classifier Module</w:delText>
          </w:r>
          <w:r w:rsidRPr="00AC2ADB" w:rsidDel="00AC2ADB">
            <w:rPr>
              <w:noProof/>
            </w:rPr>
            <w:tab/>
            <w:delText>4-10</w:delText>
          </w:r>
        </w:del>
      </w:ins>
    </w:p>
    <w:p w:rsidR="00B10656" w:rsidRPr="00AC2ADB" w:rsidDel="00AC2ADB" w:rsidRDefault="00B10656">
      <w:pPr>
        <w:pStyle w:val="TOC3"/>
        <w:tabs>
          <w:tab w:val="left" w:pos="1254"/>
          <w:tab w:val="right" w:leader="dot" w:pos="9350"/>
        </w:tabs>
        <w:rPr>
          <w:ins w:id="1416" w:author="Kyle Mc Hale Dela Cruz" w:date="2014-08-17T22:38:00Z"/>
          <w:del w:id="1417" w:author="Vilson Lu" w:date="2014-08-22T06:40:00Z"/>
          <w:rFonts w:eastAsiaTheme="minorEastAsia"/>
          <w:noProof/>
          <w:lang w:val="en-PH" w:eastAsia="ja-JP"/>
          <w:rPrChange w:id="1418" w:author="Vilson Lu" w:date="2014-08-22T06:41:00Z">
            <w:rPr>
              <w:ins w:id="1419" w:author="Kyle Mc Hale Dela Cruz" w:date="2014-08-17T22:38:00Z"/>
              <w:del w:id="1420" w:author="Vilson Lu" w:date="2014-08-22T06:40:00Z"/>
              <w:rFonts w:asciiTheme="minorHAnsi" w:eastAsiaTheme="minorEastAsia" w:hAnsiTheme="minorHAnsi" w:cstheme="minorBidi"/>
              <w:noProof/>
              <w:lang w:val="en-PH" w:eastAsia="ja-JP"/>
            </w:rPr>
          </w:rPrChange>
        </w:rPr>
      </w:pPr>
      <w:ins w:id="1421" w:author="Kyle Mc Hale Dela Cruz" w:date="2014-08-17T22:38:00Z">
        <w:del w:id="1422" w:author="Vilson Lu" w:date="2014-08-22T06:40:00Z">
          <w:r w:rsidRPr="00AC2ADB" w:rsidDel="00AC2ADB">
            <w:rPr>
              <w:noProof/>
              <w:color w:val="000000"/>
            </w:rPr>
            <w:delText>4.4.5</w:delText>
          </w:r>
          <w:r w:rsidR="00372B98" w:rsidRPr="00372B98">
            <w:rPr>
              <w:rFonts w:eastAsiaTheme="minorEastAsia"/>
              <w:noProof/>
              <w:lang w:val="en-PH" w:eastAsia="ja-JP"/>
              <w:rPrChange w:id="142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Information Extraction Module</w:delText>
          </w:r>
          <w:r w:rsidRPr="00AC2ADB" w:rsidDel="00AC2ADB">
            <w:rPr>
              <w:noProof/>
            </w:rPr>
            <w:tab/>
            <w:delText>4-11</w:delText>
          </w:r>
        </w:del>
      </w:ins>
    </w:p>
    <w:p w:rsidR="00B10656" w:rsidRPr="00AC2ADB" w:rsidDel="00AC2ADB" w:rsidRDefault="00B10656">
      <w:pPr>
        <w:pStyle w:val="TOC3"/>
        <w:tabs>
          <w:tab w:val="left" w:pos="1254"/>
          <w:tab w:val="right" w:leader="dot" w:pos="9350"/>
        </w:tabs>
        <w:rPr>
          <w:ins w:id="1424" w:author="Kyle Mc Hale Dela Cruz" w:date="2014-08-17T22:38:00Z"/>
          <w:del w:id="1425" w:author="Vilson Lu" w:date="2014-08-22T06:40:00Z"/>
          <w:rFonts w:eastAsiaTheme="minorEastAsia"/>
          <w:noProof/>
          <w:lang w:val="en-PH" w:eastAsia="ja-JP"/>
          <w:rPrChange w:id="1426" w:author="Vilson Lu" w:date="2014-08-22T06:41:00Z">
            <w:rPr>
              <w:ins w:id="1427" w:author="Kyle Mc Hale Dela Cruz" w:date="2014-08-17T22:38:00Z"/>
              <w:del w:id="1428" w:author="Vilson Lu" w:date="2014-08-22T06:40:00Z"/>
              <w:rFonts w:asciiTheme="minorHAnsi" w:eastAsiaTheme="minorEastAsia" w:hAnsiTheme="minorHAnsi" w:cstheme="minorBidi"/>
              <w:noProof/>
              <w:lang w:val="en-PH" w:eastAsia="ja-JP"/>
            </w:rPr>
          </w:rPrChange>
        </w:rPr>
      </w:pPr>
      <w:ins w:id="1429" w:author="Kyle Mc Hale Dela Cruz" w:date="2014-08-17T22:38:00Z">
        <w:del w:id="1430" w:author="Vilson Lu" w:date="2014-08-22T06:40:00Z">
          <w:r w:rsidRPr="00AC2ADB" w:rsidDel="00AC2ADB">
            <w:rPr>
              <w:noProof/>
              <w:color w:val="000000"/>
            </w:rPr>
            <w:delText>4.4.6</w:delText>
          </w:r>
          <w:r w:rsidR="00372B98" w:rsidRPr="00372B98">
            <w:rPr>
              <w:rFonts w:eastAsiaTheme="minorEastAsia"/>
              <w:noProof/>
              <w:lang w:val="en-PH" w:eastAsia="ja-JP"/>
              <w:rPrChange w:id="1431"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Ontology</w:delText>
          </w:r>
          <w:r w:rsidRPr="00AC2ADB" w:rsidDel="00AC2ADB">
            <w:rPr>
              <w:noProof/>
            </w:rPr>
            <w:tab/>
            <w:delText>4-13</w:delText>
          </w:r>
        </w:del>
      </w:ins>
    </w:p>
    <w:p w:rsidR="00B10656" w:rsidRPr="00AC2ADB" w:rsidDel="00AC2ADB" w:rsidRDefault="00B10656">
      <w:pPr>
        <w:pStyle w:val="TOC2"/>
        <w:tabs>
          <w:tab w:val="left" w:pos="814"/>
          <w:tab w:val="right" w:leader="dot" w:pos="9350"/>
        </w:tabs>
        <w:rPr>
          <w:ins w:id="1432" w:author="Kyle Mc Hale Dela Cruz" w:date="2014-08-17T22:38:00Z"/>
          <w:del w:id="1433" w:author="Vilson Lu" w:date="2014-08-22T06:40:00Z"/>
          <w:rFonts w:eastAsiaTheme="minorEastAsia"/>
          <w:noProof/>
          <w:lang w:val="en-PH" w:eastAsia="ja-JP"/>
          <w:rPrChange w:id="1434" w:author="Vilson Lu" w:date="2014-08-22T06:41:00Z">
            <w:rPr>
              <w:ins w:id="1435" w:author="Kyle Mc Hale Dela Cruz" w:date="2014-08-17T22:38:00Z"/>
              <w:del w:id="1436" w:author="Vilson Lu" w:date="2014-08-22T06:40:00Z"/>
              <w:rFonts w:asciiTheme="minorHAnsi" w:eastAsiaTheme="minorEastAsia" w:hAnsiTheme="minorHAnsi" w:cstheme="minorBidi"/>
              <w:noProof/>
              <w:lang w:val="en-PH" w:eastAsia="ja-JP"/>
            </w:rPr>
          </w:rPrChange>
        </w:rPr>
      </w:pPr>
      <w:ins w:id="1437" w:author="Kyle Mc Hale Dela Cruz" w:date="2014-08-17T22:38:00Z">
        <w:del w:id="1438" w:author="Vilson Lu" w:date="2014-08-22T06:40:00Z">
          <w:r w:rsidRPr="00AC2ADB" w:rsidDel="00AC2ADB">
            <w:rPr>
              <w:noProof/>
              <w:color w:val="000000"/>
            </w:rPr>
            <w:delText>4.5</w:delText>
          </w:r>
          <w:r w:rsidR="00372B98" w:rsidRPr="00372B98">
            <w:rPr>
              <w:rFonts w:eastAsiaTheme="minorEastAsia"/>
              <w:noProof/>
              <w:lang w:val="en-PH" w:eastAsia="ja-JP"/>
              <w:rPrChange w:id="1439"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Physical Environment and Resources</w:delText>
          </w:r>
          <w:r w:rsidRPr="00AC2ADB" w:rsidDel="00AC2ADB">
            <w:rPr>
              <w:noProof/>
            </w:rPr>
            <w:tab/>
            <w:delText>4-14</w:delText>
          </w:r>
        </w:del>
      </w:ins>
    </w:p>
    <w:p w:rsidR="00B10656" w:rsidRPr="00AC2ADB" w:rsidDel="00AC2ADB" w:rsidRDefault="00B10656">
      <w:pPr>
        <w:pStyle w:val="TOC3"/>
        <w:tabs>
          <w:tab w:val="left" w:pos="1254"/>
          <w:tab w:val="right" w:leader="dot" w:pos="9350"/>
        </w:tabs>
        <w:rPr>
          <w:ins w:id="1440" w:author="Kyle Mc Hale Dela Cruz" w:date="2014-08-17T22:38:00Z"/>
          <w:del w:id="1441" w:author="Vilson Lu" w:date="2014-08-22T06:40:00Z"/>
          <w:rFonts w:eastAsiaTheme="minorEastAsia"/>
          <w:noProof/>
          <w:lang w:val="en-PH" w:eastAsia="ja-JP"/>
          <w:rPrChange w:id="1442" w:author="Vilson Lu" w:date="2014-08-22T06:41:00Z">
            <w:rPr>
              <w:ins w:id="1443" w:author="Kyle Mc Hale Dela Cruz" w:date="2014-08-17T22:38:00Z"/>
              <w:del w:id="1444" w:author="Vilson Lu" w:date="2014-08-22T06:40:00Z"/>
              <w:rFonts w:asciiTheme="minorHAnsi" w:eastAsiaTheme="minorEastAsia" w:hAnsiTheme="minorHAnsi" w:cstheme="minorBidi"/>
              <w:noProof/>
              <w:lang w:val="en-PH" w:eastAsia="ja-JP"/>
            </w:rPr>
          </w:rPrChange>
        </w:rPr>
      </w:pPr>
      <w:ins w:id="1445" w:author="Kyle Mc Hale Dela Cruz" w:date="2014-08-17T22:38:00Z">
        <w:del w:id="1446" w:author="Vilson Lu" w:date="2014-08-22T06:40:00Z">
          <w:r w:rsidRPr="00AC2ADB" w:rsidDel="00AC2ADB">
            <w:rPr>
              <w:noProof/>
              <w:color w:val="000000"/>
            </w:rPr>
            <w:delText>4.5.1</w:delText>
          </w:r>
          <w:r w:rsidR="00372B98" w:rsidRPr="00372B98">
            <w:rPr>
              <w:rFonts w:eastAsiaTheme="minorEastAsia"/>
              <w:noProof/>
              <w:lang w:val="en-PH" w:eastAsia="ja-JP"/>
              <w:rPrChange w:id="1447"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Minimum Software Requirements</w:delText>
          </w:r>
          <w:r w:rsidRPr="00AC2ADB" w:rsidDel="00AC2ADB">
            <w:rPr>
              <w:noProof/>
            </w:rPr>
            <w:tab/>
            <w:delText>4-14</w:delText>
          </w:r>
        </w:del>
      </w:ins>
    </w:p>
    <w:p w:rsidR="00B10656" w:rsidRPr="00AC2ADB" w:rsidDel="00AC2ADB" w:rsidRDefault="00B10656">
      <w:pPr>
        <w:pStyle w:val="TOC3"/>
        <w:tabs>
          <w:tab w:val="left" w:pos="1254"/>
          <w:tab w:val="right" w:leader="dot" w:pos="9350"/>
        </w:tabs>
        <w:rPr>
          <w:ins w:id="1448" w:author="Kyle Mc Hale Dela Cruz" w:date="2014-08-17T22:38:00Z"/>
          <w:del w:id="1449" w:author="Vilson Lu" w:date="2014-08-22T06:40:00Z"/>
          <w:rFonts w:eastAsiaTheme="minorEastAsia"/>
          <w:noProof/>
          <w:lang w:val="en-PH" w:eastAsia="ja-JP"/>
          <w:rPrChange w:id="1450" w:author="Vilson Lu" w:date="2014-08-22T06:41:00Z">
            <w:rPr>
              <w:ins w:id="1451" w:author="Kyle Mc Hale Dela Cruz" w:date="2014-08-17T22:38:00Z"/>
              <w:del w:id="1452" w:author="Vilson Lu" w:date="2014-08-22T06:40:00Z"/>
              <w:rFonts w:asciiTheme="minorHAnsi" w:eastAsiaTheme="minorEastAsia" w:hAnsiTheme="minorHAnsi" w:cstheme="minorBidi"/>
              <w:noProof/>
              <w:lang w:val="en-PH" w:eastAsia="ja-JP"/>
            </w:rPr>
          </w:rPrChange>
        </w:rPr>
      </w:pPr>
      <w:ins w:id="1453" w:author="Kyle Mc Hale Dela Cruz" w:date="2014-08-17T22:38:00Z">
        <w:del w:id="1454" w:author="Vilson Lu" w:date="2014-08-22T06:40:00Z">
          <w:r w:rsidRPr="00AC2ADB" w:rsidDel="00AC2ADB">
            <w:rPr>
              <w:noProof/>
              <w:color w:val="000000"/>
            </w:rPr>
            <w:delText>4.5.2</w:delText>
          </w:r>
          <w:r w:rsidR="00372B98" w:rsidRPr="00372B98">
            <w:rPr>
              <w:rFonts w:eastAsiaTheme="minorEastAsia"/>
              <w:noProof/>
              <w:lang w:val="en-PH" w:eastAsia="ja-JP"/>
              <w:rPrChange w:id="1455"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Minimum Hardware Requirements</w:delText>
          </w:r>
          <w:r w:rsidRPr="00AC2ADB" w:rsidDel="00AC2ADB">
            <w:rPr>
              <w:noProof/>
            </w:rPr>
            <w:tab/>
            <w:delText>4-14</w:delText>
          </w:r>
        </w:del>
      </w:ins>
    </w:p>
    <w:p w:rsidR="00B10656" w:rsidRPr="00AC2ADB" w:rsidDel="00AC2ADB" w:rsidRDefault="00B10656">
      <w:pPr>
        <w:pStyle w:val="TOC1"/>
        <w:tabs>
          <w:tab w:val="left" w:pos="574"/>
          <w:tab w:val="right" w:leader="dot" w:pos="9350"/>
        </w:tabs>
        <w:rPr>
          <w:ins w:id="1456" w:author="Kyle Mc Hale Dela Cruz" w:date="2014-08-17T22:38:00Z"/>
          <w:del w:id="1457" w:author="Vilson Lu" w:date="2014-08-22T06:40:00Z"/>
          <w:rFonts w:eastAsiaTheme="minorEastAsia"/>
          <w:noProof/>
          <w:lang w:val="en-PH" w:eastAsia="ja-JP"/>
          <w:rPrChange w:id="1458" w:author="Vilson Lu" w:date="2014-08-22T06:41:00Z">
            <w:rPr>
              <w:ins w:id="1459" w:author="Kyle Mc Hale Dela Cruz" w:date="2014-08-17T22:38:00Z"/>
              <w:del w:id="1460" w:author="Vilson Lu" w:date="2014-08-22T06:40:00Z"/>
              <w:rFonts w:asciiTheme="minorHAnsi" w:eastAsiaTheme="minorEastAsia" w:hAnsiTheme="minorHAnsi" w:cstheme="minorBidi"/>
              <w:noProof/>
              <w:lang w:val="en-PH" w:eastAsia="ja-JP"/>
            </w:rPr>
          </w:rPrChange>
        </w:rPr>
      </w:pPr>
      <w:ins w:id="1461" w:author="Kyle Mc Hale Dela Cruz" w:date="2014-08-17T22:38:00Z">
        <w:del w:id="1462" w:author="Vilson Lu" w:date="2014-08-22T06:40:00Z">
          <w:r w:rsidRPr="00AC2ADB" w:rsidDel="00AC2ADB">
            <w:rPr>
              <w:noProof/>
            </w:rPr>
            <w:delText>5.0</w:delText>
          </w:r>
          <w:r w:rsidR="00372B98" w:rsidRPr="00372B98">
            <w:rPr>
              <w:rFonts w:eastAsiaTheme="minorEastAsia"/>
              <w:noProof/>
              <w:lang w:val="en-PH" w:eastAsia="ja-JP"/>
              <w:rPrChange w:id="1463" w:author="Vilson Lu" w:date="2014-08-22T06:41:00Z">
                <w:rPr>
                  <w:rFonts w:asciiTheme="minorHAnsi" w:eastAsiaTheme="minorEastAsia" w:hAnsiTheme="minorHAnsi" w:cstheme="minorBidi"/>
                  <w:noProof/>
                  <w:color w:val="0563C1" w:themeColor="hyperlink"/>
                  <w:sz w:val="20"/>
                  <w:szCs w:val="20"/>
                  <w:u w:val="single"/>
                  <w:lang w:val="en-PH" w:eastAsia="ja-JP"/>
                </w:rPr>
              </w:rPrChange>
            </w:rPr>
            <w:tab/>
          </w:r>
          <w:r w:rsidRPr="00AC2ADB" w:rsidDel="00AC2ADB">
            <w:rPr>
              <w:noProof/>
            </w:rPr>
            <w:delText>References</w:delText>
          </w:r>
          <w:r w:rsidRPr="00AC2ADB" w:rsidDel="00AC2ADB">
            <w:rPr>
              <w:noProof/>
            </w:rPr>
            <w:tab/>
            <w:delText>5-1</w:delText>
          </w:r>
        </w:del>
      </w:ins>
    </w:p>
    <w:p w:rsidR="00751528" w:rsidRPr="00AC2ADB" w:rsidDel="00AC2ADB" w:rsidRDefault="00372B98">
      <w:pPr>
        <w:pStyle w:val="TOC1"/>
        <w:tabs>
          <w:tab w:val="left" w:pos="660"/>
          <w:tab w:val="right" w:leader="dot" w:pos="9350"/>
        </w:tabs>
        <w:rPr>
          <w:del w:id="1464" w:author="Vilson Lu" w:date="2014-08-22T06:40:00Z"/>
          <w:rFonts w:eastAsiaTheme="minorEastAsia"/>
          <w:noProof/>
          <w:sz w:val="22"/>
          <w:szCs w:val="22"/>
          <w:rPrChange w:id="1465" w:author="Vilson Lu" w:date="2014-08-22T06:41:00Z">
            <w:rPr>
              <w:del w:id="1466" w:author="Vilson Lu" w:date="2014-08-22T06:40:00Z"/>
              <w:rFonts w:asciiTheme="minorHAnsi" w:eastAsiaTheme="minorEastAsia" w:hAnsiTheme="minorHAnsi" w:cstheme="minorBidi"/>
              <w:noProof/>
              <w:sz w:val="22"/>
              <w:szCs w:val="22"/>
            </w:rPr>
          </w:rPrChange>
        </w:rPr>
      </w:pPr>
      <w:del w:id="1467" w:author="Vilson Lu" w:date="2014-08-22T06:40:00Z">
        <w:r w:rsidRPr="00372B98">
          <w:rPr>
            <w:rPrChange w:id="1468" w:author="Vilson Lu" w:date="2014-08-22T06:41:00Z">
              <w:rPr>
                <w:rStyle w:val="Hyperlink"/>
                <w:noProof/>
                <w:sz w:val="20"/>
                <w:szCs w:val="20"/>
              </w:rPr>
            </w:rPrChange>
          </w:rPr>
          <w:delText>1.0</w:delText>
        </w:r>
        <w:r w:rsidRPr="00372B98">
          <w:rPr>
            <w:rFonts w:eastAsiaTheme="minorEastAsia"/>
            <w:noProof/>
            <w:sz w:val="22"/>
            <w:szCs w:val="22"/>
            <w:rPrChange w:id="146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470" w:author="Vilson Lu" w:date="2014-08-22T06:41:00Z">
              <w:rPr>
                <w:rStyle w:val="Hyperlink"/>
                <w:noProof/>
                <w:sz w:val="20"/>
                <w:szCs w:val="20"/>
              </w:rPr>
            </w:rPrChange>
          </w:rPr>
          <w:delText>Research Description</w:delText>
        </w:r>
        <w:r w:rsidR="00751528" w:rsidRPr="00AC2ADB" w:rsidDel="00AC2ADB">
          <w:rPr>
            <w:noProof/>
            <w:webHidden/>
          </w:rPr>
          <w:tab/>
        </w:r>
        <w:r w:rsidR="0068488C" w:rsidRPr="00AC2ADB" w:rsidDel="00AC2ADB">
          <w:rPr>
            <w:noProof/>
            <w:webHidden/>
          </w:rPr>
          <w:delText>1-1</w:delText>
        </w:r>
      </w:del>
    </w:p>
    <w:p w:rsidR="00751528" w:rsidRPr="00AC2ADB" w:rsidDel="00AC2ADB" w:rsidRDefault="00372B98">
      <w:pPr>
        <w:pStyle w:val="TOC2"/>
        <w:tabs>
          <w:tab w:val="left" w:pos="880"/>
          <w:tab w:val="right" w:leader="dot" w:pos="9350"/>
        </w:tabs>
        <w:rPr>
          <w:del w:id="1471" w:author="Vilson Lu" w:date="2014-08-22T06:40:00Z"/>
          <w:rFonts w:eastAsiaTheme="minorEastAsia"/>
          <w:noProof/>
          <w:sz w:val="22"/>
          <w:szCs w:val="22"/>
          <w:rPrChange w:id="1472" w:author="Vilson Lu" w:date="2014-08-22T06:41:00Z">
            <w:rPr>
              <w:del w:id="1473" w:author="Vilson Lu" w:date="2014-08-22T06:40:00Z"/>
              <w:rFonts w:asciiTheme="minorHAnsi" w:eastAsiaTheme="minorEastAsia" w:hAnsiTheme="minorHAnsi" w:cstheme="minorBidi"/>
              <w:noProof/>
              <w:sz w:val="22"/>
              <w:szCs w:val="22"/>
            </w:rPr>
          </w:rPrChange>
        </w:rPr>
      </w:pPr>
      <w:del w:id="1474" w:author="Vilson Lu" w:date="2014-08-22T06:40:00Z">
        <w:r w:rsidRPr="00372B98">
          <w:rPr>
            <w:rPrChange w:id="1475" w:author="Vilson Lu" w:date="2014-08-22T06:41:00Z">
              <w:rPr>
                <w:rStyle w:val="Hyperlink"/>
                <w:noProof/>
                <w:sz w:val="20"/>
                <w:szCs w:val="20"/>
              </w:rPr>
            </w:rPrChange>
          </w:rPr>
          <w:delText>1.1</w:delText>
        </w:r>
        <w:r w:rsidRPr="00372B98">
          <w:rPr>
            <w:rFonts w:eastAsiaTheme="minorEastAsia"/>
            <w:noProof/>
            <w:sz w:val="22"/>
            <w:szCs w:val="22"/>
            <w:rPrChange w:id="147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477" w:author="Vilson Lu" w:date="2014-08-22T06:41:00Z">
              <w:rPr>
                <w:rStyle w:val="Hyperlink"/>
                <w:noProof/>
                <w:sz w:val="20"/>
                <w:szCs w:val="20"/>
              </w:rPr>
            </w:rPrChange>
          </w:rPr>
          <w:delText>Overview of the Current State of Technology</w:delText>
        </w:r>
        <w:r w:rsidR="00751528" w:rsidRPr="00AC2ADB" w:rsidDel="00AC2ADB">
          <w:rPr>
            <w:noProof/>
            <w:webHidden/>
          </w:rPr>
          <w:tab/>
        </w:r>
        <w:r w:rsidR="0068488C" w:rsidRPr="00AC2ADB" w:rsidDel="00AC2ADB">
          <w:rPr>
            <w:noProof/>
            <w:webHidden/>
          </w:rPr>
          <w:delText>1-1</w:delText>
        </w:r>
      </w:del>
    </w:p>
    <w:p w:rsidR="00751528" w:rsidRPr="00AC2ADB" w:rsidDel="00AC2ADB" w:rsidRDefault="00372B98">
      <w:pPr>
        <w:pStyle w:val="TOC2"/>
        <w:tabs>
          <w:tab w:val="left" w:pos="880"/>
          <w:tab w:val="right" w:leader="dot" w:pos="9350"/>
        </w:tabs>
        <w:rPr>
          <w:del w:id="1478" w:author="Vilson Lu" w:date="2014-08-22T06:40:00Z"/>
          <w:rFonts w:eastAsiaTheme="minorEastAsia"/>
          <w:noProof/>
          <w:sz w:val="22"/>
          <w:szCs w:val="22"/>
          <w:rPrChange w:id="1479" w:author="Vilson Lu" w:date="2014-08-22T06:41:00Z">
            <w:rPr>
              <w:del w:id="1480" w:author="Vilson Lu" w:date="2014-08-22T06:40:00Z"/>
              <w:rFonts w:asciiTheme="minorHAnsi" w:eastAsiaTheme="minorEastAsia" w:hAnsiTheme="minorHAnsi" w:cstheme="minorBidi"/>
              <w:noProof/>
              <w:sz w:val="22"/>
              <w:szCs w:val="22"/>
            </w:rPr>
          </w:rPrChange>
        </w:rPr>
      </w:pPr>
      <w:del w:id="1481" w:author="Vilson Lu" w:date="2014-08-22T06:40:00Z">
        <w:r w:rsidRPr="00372B98">
          <w:rPr>
            <w:rPrChange w:id="1482" w:author="Vilson Lu" w:date="2014-08-22T06:41:00Z">
              <w:rPr>
                <w:rStyle w:val="Hyperlink"/>
                <w:noProof/>
                <w:sz w:val="20"/>
                <w:szCs w:val="20"/>
              </w:rPr>
            </w:rPrChange>
          </w:rPr>
          <w:delText>1.2</w:delText>
        </w:r>
        <w:r w:rsidRPr="00372B98">
          <w:rPr>
            <w:rFonts w:eastAsiaTheme="minorEastAsia"/>
            <w:noProof/>
            <w:sz w:val="22"/>
            <w:szCs w:val="22"/>
            <w:rPrChange w:id="148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484" w:author="Vilson Lu" w:date="2014-08-22T06:41:00Z">
              <w:rPr>
                <w:rStyle w:val="Hyperlink"/>
                <w:noProof/>
                <w:sz w:val="20"/>
                <w:szCs w:val="20"/>
              </w:rPr>
            </w:rPrChange>
          </w:rPr>
          <w:delText>Research Objectives</w:delText>
        </w:r>
        <w:r w:rsidR="00751528" w:rsidRPr="00AC2ADB" w:rsidDel="00AC2ADB">
          <w:rPr>
            <w:noProof/>
            <w:webHidden/>
          </w:rPr>
          <w:tab/>
        </w:r>
        <w:r w:rsidR="0068488C" w:rsidRPr="00AC2ADB" w:rsidDel="00AC2ADB">
          <w:rPr>
            <w:noProof/>
            <w:webHidden/>
          </w:rPr>
          <w:delText>1-2</w:delText>
        </w:r>
      </w:del>
    </w:p>
    <w:p w:rsidR="00751528" w:rsidRPr="00AC2ADB" w:rsidDel="00AC2ADB" w:rsidRDefault="00372B98">
      <w:pPr>
        <w:pStyle w:val="TOC3"/>
        <w:tabs>
          <w:tab w:val="left" w:pos="1320"/>
          <w:tab w:val="right" w:leader="dot" w:pos="9350"/>
        </w:tabs>
        <w:rPr>
          <w:del w:id="1485" w:author="Vilson Lu" w:date="2014-08-22T06:40:00Z"/>
          <w:rFonts w:eastAsiaTheme="minorEastAsia"/>
          <w:noProof/>
          <w:sz w:val="22"/>
          <w:szCs w:val="22"/>
          <w:rPrChange w:id="1486" w:author="Vilson Lu" w:date="2014-08-22T06:41:00Z">
            <w:rPr>
              <w:del w:id="1487" w:author="Vilson Lu" w:date="2014-08-22T06:40:00Z"/>
              <w:rFonts w:asciiTheme="minorHAnsi" w:eastAsiaTheme="minorEastAsia" w:hAnsiTheme="minorHAnsi" w:cstheme="minorBidi"/>
              <w:noProof/>
              <w:sz w:val="22"/>
              <w:szCs w:val="22"/>
            </w:rPr>
          </w:rPrChange>
        </w:rPr>
      </w:pPr>
      <w:del w:id="1488" w:author="Vilson Lu" w:date="2014-08-22T06:40:00Z">
        <w:r w:rsidRPr="00372B98">
          <w:rPr>
            <w:rPrChange w:id="1489" w:author="Vilson Lu" w:date="2014-08-22T06:41:00Z">
              <w:rPr>
                <w:rStyle w:val="Hyperlink"/>
                <w:noProof/>
                <w:sz w:val="20"/>
                <w:szCs w:val="20"/>
              </w:rPr>
            </w:rPrChange>
          </w:rPr>
          <w:delText>1.2.1</w:delText>
        </w:r>
        <w:r w:rsidRPr="00372B98">
          <w:rPr>
            <w:rFonts w:eastAsiaTheme="minorEastAsia"/>
            <w:noProof/>
            <w:sz w:val="22"/>
            <w:szCs w:val="22"/>
            <w:rPrChange w:id="149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491" w:author="Vilson Lu" w:date="2014-08-22T06:41:00Z">
              <w:rPr>
                <w:rStyle w:val="Hyperlink"/>
                <w:noProof/>
                <w:sz w:val="20"/>
                <w:szCs w:val="20"/>
              </w:rPr>
            </w:rPrChange>
          </w:rPr>
          <w:delText>General Objective</w:delText>
        </w:r>
        <w:r w:rsidR="00751528" w:rsidRPr="00AC2ADB" w:rsidDel="00AC2ADB">
          <w:rPr>
            <w:noProof/>
            <w:webHidden/>
          </w:rPr>
          <w:tab/>
        </w:r>
        <w:r w:rsidR="0068488C" w:rsidRPr="00AC2ADB" w:rsidDel="00AC2ADB">
          <w:rPr>
            <w:noProof/>
            <w:webHidden/>
          </w:rPr>
          <w:delText>1-2</w:delText>
        </w:r>
      </w:del>
    </w:p>
    <w:p w:rsidR="00751528" w:rsidRPr="00AC2ADB" w:rsidDel="00AC2ADB" w:rsidRDefault="00372B98">
      <w:pPr>
        <w:pStyle w:val="TOC3"/>
        <w:tabs>
          <w:tab w:val="left" w:pos="1320"/>
          <w:tab w:val="right" w:leader="dot" w:pos="9350"/>
        </w:tabs>
        <w:rPr>
          <w:del w:id="1492" w:author="Vilson Lu" w:date="2014-08-22T06:40:00Z"/>
          <w:rFonts w:eastAsiaTheme="minorEastAsia"/>
          <w:noProof/>
          <w:sz w:val="22"/>
          <w:szCs w:val="22"/>
          <w:rPrChange w:id="1493" w:author="Vilson Lu" w:date="2014-08-22T06:41:00Z">
            <w:rPr>
              <w:del w:id="1494" w:author="Vilson Lu" w:date="2014-08-22T06:40:00Z"/>
              <w:rFonts w:asciiTheme="minorHAnsi" w:eastAsiaTheme="minorEastAsia" w:hAnsiTheme="minorHAnsi" w:cstheme="minorBidi"/>
              <w:noProof/>
              <w:sz w:val="22"/>
              <w:szCs w:val="22"/>
            </w:rPr>
          </w:rPrChange>
        </w:rPr>
      </w:pPr>
      <w:del w:id="1495" w:author="Vilson Lu" w:date="2014-08-22T06:40:00Z">
        <w:r w:rsidRPr="00372B98">
          <w:rPr>
            <w:rPrChange w:id="1496" w:author="Vilson Lu" w:date="2014-08-22T06:41:00Z">
              <w:rPr>
                <w:rStyle w:val="Hyperlink"/>
                <w:noProof/>
                <w:sz w:val="20"/>
                <w:szCs w:val="20"/>
              </w:rPr>
            </w:rPrChange>
          </w:rPr>
          <w:delText>1.2.2</w:delText>
        </w:r>
        <w:r w:rsidRPr="00372B98">
          <w:rPr>
            <w:rFonts w:eastAsiaTheme="minorEastAsia"/>
            <w:noProof/>
            <w:sz w:val="22"/>
            <w:szCs w:val="22"/>
            <w:rPrChange w:id="149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498" w:author="Vilson Lu" w:date="2014-08-22T06:41:00Z">
              <w:rPr>
                <w:rStyle w:val="Hyperlink"/>
                <w:noProof/>
                <w:sz w:val="20"/>
                <w:szCs w:val="20"/>
              </w:rPr>
            </w:rPrChange>
          </w:rPr>
          <w:delText>Specific Objectives</w:delText>
        </w:r>
        <w:r w:rsidR="00751528" w:rsidRPr="00AC2ADB" w:rsidDel="00AC2ADB">
          <w:rPr>
            <w:noProof/>
            <w:webHidden/>
          </w:rPr>
          <w:tab/>
        </w:r>
        <w:r w:rsidR="0068488C" w:rsidRPr="00AC2ADB" w:rsidDel="00AC2ADB">
          <w:rPr>
            <w:noProof/>
            <w:webHidden/>
          </w:rPr>
          <w:delText>1-2</w:delText>
        </w:r>
      </w:del>
    </w:p>
    <w:p w:rsidR="00751528" w:rsidRPr="00AC2ADB" w:rsidDel="00AC2ADB" w:rsidRDefault="00372B98">
      <w:pPr>
        <w:pStyle w:val="TOC2"/>
        <w:tabs>
          <w:tab w:val="left" w:pos="880"/>
          <w:tab w:val="right" w:leader="dot" w:pos="9350"/>
        </w:tabs>
        <w:rPr>
          <w:del w:id="1499" w:author="Vilson Lu" w:date="2014-08-22T06:40:00Z"/>
          <w:rFonts w:eastAsiaTheme="minorEastAsia"/>
          <w:noProof/>
          <w:sz w:val="22"/>
          <w:szCs w:val="22"/>
          <w:rPrChange w:id="1500" w:author="Vilson Lu" w:date="2014-08-22T06:41:00Z">
            <w:rPr>
              <w:del w:id="1501" w:author="Vilson Lu" w:date="2014-08-22T06:40:00Z"/>
              <w:rFonts w:asciiTheme="minorHAnsi" w:eastAsiaTheme="minorEastAsia" w:hAnsiTheme="minorHAnsi" w:cstheme="minorBidi"/>
              <w:noProof/>
              <w:sz w:val="22"/>
              <w:szCs w:val="22"/>
            </w:rPr>
          </w:rPrChange>
        </w:rPr>
      </w:pPr>
      <w:del w:id="1502" w:author="Vilson Lu" w:date="2014-08-22T06:40:00Z">
        <w:r w:rsidRPr="00372B98">
          <w:rPr>
            <w:rPrChange w:id="1503" w:author="Vilson Lu" w:date="2014-08-22T06:41:00Z">
              <w:rPr>
                <w:rStyle w:val="Hyperlink"/>
                <w:noProof/>
                <w:sz w:val="20"/>
                <w:szCs w:val="20"/>
              </w:rPr>
            </w:rPrChange>
          </w:rPr>
          <w:delText>1.3</w:delText>
        </w:r>
        <w:r w:rsidRPr="00372B98">
          <w:rPr>
            <w:rFonts w:eastAsiaTheme="minorEastAsia"/>
            <w:noProof/>
            <w:sz w:val="22"/>
            <w:szCs w:val="22"/>
            <w:rPrChange w:id="150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05" w:author="Vilson Lu" w:date="2014-08-22T06:41:00Z">
              <w:rPr>
                <w:rStyle w:val="Hyperlink"/>
                <w:noProof/>
                <w:sz w:val="20"/>
                <w:szCs w:val="20"/>
              </w:rPr>
            </w:rPrChange>
          </w:rPr>
          <w:delText>Scope and Limitations of the Research</w:delText>
        </w:r>
        <w:r w:rsidR="00751528" w:rsidRPr="00AC2ADB" w:rsidDel="00AC2ADB">
          <w:rPr>
            <w:noProof/>
            <w:webHidden/>
          </w:rPr>
          <w:tab/>
        </w:r>
        <w:r w:rsidR="0068488C" w:rsidRPr="00AC2ADB" w:rsidDel="00AC2ADB">
          <w:rPr>
            <w:noProof/>
            <w:webHidden/>
          </w:rPr>
          <w:delText>1-2</w:delText>
        </w:r>
      </w:del>
    </w:p>
    <w:p w:rsidR="00751528" w:rsidRPr="00AC2ADB" w:rsidDel="00AC2ADB" w:rsidRDefault="00372B98">
      <w:pPr>
        <w:pStyle w:val="TOC2"/>
        <w:tabs>
          <w:tab w:val="left" w:pos="880"/>
          <w:tab w:val="right" w:leader="dot" w:pos="9350"/>
        </w:tabs>
        <w:rPr>
          <w:del w:id="1506" w:author="Vilson Lu" w:date="2014-08-22T06:40:00Z"/>
          <w:rFonts w:eastAsiaTheme="minorEastAsia"/>
          <w:noProof/>
          <w:sz w:val="22"/>
          <w:szCs w:val="22"/>
          <w:rPrChange w:id="1507" w:author="Vilson Lu" w:date="2014-08-22T06:41:00Z">
            <w:rPr>
              <w:del w:id="1508" w:author="Vilson Lu" w:date="2014-08-22T06:40:00Z"/>
              <w:rFonts w:asciiTheme="minorHAnsi" w:eastAsiaTheme="minorEastAsia" w:hAnsiTheme="minorHAnsi" w:cstheme="minorBidi"/>
              <w:noProof/>
              <w:sz w:val="22"/>
              <w:szCs w:val="22"/>
            </w:rPr>
          </w:rPrChange>
        </w:rPr>
      </w:pPr>
      <w:del w:id="1509" w:author="Vilson Lu" w:date="2014-08-22T06:40:00Z">
        <w:r w:rsidRPr="00372B98">
          <w:rPr>
            <w:rPrChange w:id="1510" w:author="Vilson Lu" w:date="2014-08-22T06:41:00Z">
              <w:rPr>
                <w:rStyle w:val="Hyperlink"/>
                <w:noProof/>
                <w:sz w:val="20"/>
                <w:szCs w:val="20"/>
              </w:rPr>
            </w:rPrChange>
          </w:rPr>
          <w:delText>1.4</w:delText>
        </w:r>
        <w:r w:rsidRPr="00372B98">
          <w:rPr>
            <w:rFonts w:eastAsiaTheme="minorEastAsia"/>
            <w:noProof/>
            <w:sz w:val="22"/>
            <w:szCs w:val="22"/>
            <w:rPrChange w:id="151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12" w:author="Vilson Lu" w:date="2014-08-22T06:41:00Z">
              <w:rPr>
                <w:rStyle w:val="Hyperlink"/>
                <w:noProof/>
                <w:sz w:val="20"/>
                <w:szCs w:val="20"/>
              </w:rPr>
            </w:rPrChange>
          </w:rPr>
          <w:delText>Significance of the Research</w:delText>
        </w:r>
        <w:r w:rsidR="00751528" w:rsidRPr="00AC2ADB" w:rsidDel="00AC2ADB">
          <w:rPr>
            <w:noProof/>
            <w:webHidden/>
          </w:rPr>
          <w:tab/>
        </w:r>
        <w:r w:rsidR="0068488C" w:rsidRPr="00AC2ADB" w:rsidDel="00AC2ADB">
          <w:rPr>
            <w:noProof/>
            <w:webHidden/>
          </w:rPr>
          <w:delText>1-3</w:delText>
        </w:r>
      </w:del>
    </w:p>
    <w:p w:rsidR="00751528" w:rsidRPr="00AC2ADB" w:rsidDel="00AC2ADB" w:rsidRDefault="00372B98">
      <w:pPr>
        <w:pStyle w:val="TOC2"/>
        <w:tabs>
          <w:tab w:val="left" w:pos="880"/>
          <w:tab w:val="right" w:leader="dot" w:pos="9350"/>
        </w:tabs>
        <w:rPr>
          <w:del w:id="1513" w:author="Vilson Lu" w:date="2014-08-22T06:40:00Z"/>
          <w:rFonts w:eastAsiaTheme="minorEastAsia"/>
          <w:noProof/>
          <w:sz w:val="22"/>
          <w:szCs w:val="22"/>
          <w:rPrChange w:id="1514" w:author="Vilson Lu" w:date="2014-08-22T06:41:00Z">
            <w:rPr>
              <w:del w:id="1515" w:author="Vilson Lu" w:date="2014-08-22T06:40:00Z"/>
              <w:rFonts w:asciiTheme="minorHAnsi" w:eastAsiaTheme="minorEastAsia" w:hAnsiTheme="minorHAnsi" w:cstheme="minorBidi"/>
              <w:noProof/>
              <w:sz w:val="22"/>
              <w:szCs w:val="22"/>
            </w:rPr>
          </w:rPrChange>
        </w:rPr>
      </w:pPr>
      <w:del w:id="1516" w:author="Vilson Lu" w:date="2014-08-22T06:40:00Z">
        <w:r w:rsidRPr="00372B98">
          <w:rPr>
            <w:rPrChange w:id="1517" w:author="Vilson Lu" w:date="2014-08-22T06:41:00Z">
              <w:rPr>
                <w:rStyle w:val="Hyperlink"/>
                <w:noProof/>
                <w:sz w:val="20"/>
                <w:szCs w:val="20"/>
              </w:rPr>
            </w:rPrChange>
          </w:rPr>
          <w:delText>1.5</w:delText>
        </w:r>
        <w:r w:rsidRPr="00372B98">
          <w:rPr>
            <w:rFonts w:eastAsiaTheme="minorEastAsia"/>
            <w:noProof/>
            <w:sz w:val="22"/>
            <w:szCs w:val="22"/>
            <w:rPrChange w:id="151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19" w:author="Vilson Lu" w:date="2014-08-22T06:41:00Z">
              <w:rPr>
                <w:rStyle w:val="Hyperlink"/>
                <w:noProof/>
                <w:sz w:val="20"/>
                <w:szCs w:val="20"/>
              </w:rPr>
            </w:rPrChange>
          </w:rPr>
          <w:delText>Research Methodology</w:delText>
        </w:r>
        <w:r w:rsidR="00751528" w:rsidRPr="00AC2ADB" w:rsidDel="00AC2ADB">
          <w:rPr>
            <w:noProof/>
            <w:webHidden/>
          </w:rPr>
          <w:tab/>
        </w:r>
        <w:r w:rsidR="0068488C" w:rsidRPr="00AC2ADB" w:rsidDel="00AC2ADB">
          <w:rPr>
            <w:noProof/>
            <w:webHidden/>
          </w:rPr>
          <w:delText>1-4</w:delText>
        </w:r>
      </w:del>
    </w:p>
    <w:p w:rsidR="00751528" w:rsidRPr="00AC2ADB" w:rsidDel="00AC2ADB" w:rsidRDefault="00372B98">
      <w:pPr>
        <w:pStyle w:val="TOC3"/>
        <w:tabs>
          <w:tab w:val="left" w:pos="1320"/>
          <w:tab w:val="right" w:leader="dot" w:pos="9350"/>
        </w:tabs>
        <w:rPr>
          <w:del w:id="1520" w:author="Vilson Lu" w:date="2014-08-22T06:40:00Z"/>
          <w:rFonts w:eastAsiaTheme="minorEastAsia"/>
          <w:noProof/>
          <w:sz w:val="22"/>
          <w:szCs w:val="22"/>
          <w:rPrChange w:id="1521" w:author="Vilson Lu" w:date="2014-08-22T06:41:00Z">
            <w:rPr>
              <w:del w:id="1522" w:author="Vilson Lu" w:date="2014-08-22T06:40:00Z"/>
              <w:rFonts w:asciiTheme="minorHAnsi" w:eastAsiaTheme="minorEastAsia" w:hAnsiTheme="minorHAnsi" w:cstheme="minorBidi"/>
              <w:noProof/>
              <w:sz w:val="22"/>
              <w:szCs w:val="22"/>
            </w:rPr>
          </w:rPrChange>
        </w:rPr>
      </w:pPr>
      <w:del w:id="1523" w:author="Vilson Lu" w:date="2014-08-22T06:40:00Z">
        <w:r w:rsidRPr="00372B98">
          <w:rPr>
            <w:rPrChange w:id="1524" w:author="Vilson Lu" w:date="2014-08-22T06:41:00Z">
              <w:rPr>
                <w:rStyle w:val="Hyperlink"/>
                <w:noProof/>
                <w:sz w:val="20"/>
                <w:szCs w:val="20"/>
              </w:rPr>
            </w:rPrChange>
          </w:rPr>
          <w:delText>1.5.1</w:delText>
        </w:r>
        <w:r w:rsidRPr="00372B98">
          <w:rPr>
            <w:rFonts w:eastAsiaTheme="minorEastAsia"/>
            <w:noProof/>
            <w:sz w:val="22"/>
            <w:szCs w:val="22"/>
            <w:rPrChange w:id="152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26" w:author="Vilson Lu" w:date="2014-08-22T06:41:00Z">
              <w:rPr>
                <w:rStyle w:val="Hyperlink"/>
                <w:noProof/>
                <w:sz w:val="20"/>
                <w:szCs w:val="20"/>
              </w:rPr>
            </w:rPrChange>
          </w:rPr>
          <w:delText>Investigation and Research Analysis</w:delText>
        </w:r>
        <w:r w:rsidR="00751528" w:rsidRPr="00AC2ADB" w:rsidDel="00AC2ADB">
          <w:rPr>
            <w:noProof/>
            <w:webHidden/>
          </w:rPr>
          <w:tab/>
        </w:r>
        <w:r w:rsidR="0068488C" w:rsidRPr="00AC2ADB" w:rsidDel="00AC2ADB">
          <w:rPr>
            <w:noProof/>
            <w:webHidden/>
          </w:rPr>
          <w:delText>1-5</w:delText>
        </w:r>
      </w:del>
    </w:p>
    <w:p w:rsidR="00751528" w:rsidRPr="00AC2ADB" w:rsidDel="00AC2ADB" w:rsidRDefault="00372B98">
      <w:pPr>
        <w:pStyle w:val="TOC3"/>
        <w:tabs>
          <w:tab w:val="left" w:pos="1320"/>
          <w:tab w:val="right" w:leader="dot" w:pos="9350"/>
        </w:tabs>
        <w:rPr>
          <w:del w:id="1527" w:author="Vilson Lu" w:date="2014-08-22T06:40:00Z"/>
          <w:rFonts w:eastAsiaTheme="minorEastAsia"/>
          <w:noProof/>
          <w:sz w:val="22"/>
          <w:szCs w:val="22"/>
          <w:rPrChange w:id="1528" w:author="Vilson Lu" w:date="2014-08-22T06:41:00Z">
            <w:rPr>
              <w:del w:id="1529" w:author="Vilson Lu" w:date="2014-08-22T06:40:00Z"/>
              <w:rFonts w:asciiTheme="minorHAnsi" w:eastAsiaTheme="minorEastAsia" w:hAnsiTheme="minorHAnsi" w:cstheme="minorBidi"/>
              <w:noProof/>
              <w:sz w:val="22"/>
              <w:szCs w:val="22"/>
            </w:rPr>
          </w:rPrChange>
        </w:rPr>
      </w:pPr>
      <w:del w:id="1530" w:author="Vilson Lu" w:date="2014-08-22T06:40:00Z">
        <w:r w:rsidRPr="00372B98">
          <w:rPr>
            <w:rPrChange w:id="1531" w:author="Vilson Lu" w:date="2014-08-22T06:41:00Z">
              <w:rPr>
                <w:rStyle w:val="Hyperlink"/>
                <w:noProof/>
                <w:sz w:val="20"/>
                <w:szCs w:val="20"/>
              </w:rPr>
            </w:rPrChange>
          </w:rPr>
          <w:delText>1.5.2</w:delText>
        </w:r>
        <w:r w:rsidRPr="00372B98">
          <w:rPr>
            <w:rFonts w:eastAsiaTheme="minorEastAsia"/>
            <w:noProof/>
            <w:sz w:val="22"/>
            <w:szCs w:val="22"/>
            <w:rPrChange w:id="153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33" w:author="Vilson Lu" w:date="2014-08-22T06:41:00Z">
              <w:rPr>
                <w:rStyle w:val="Hyperlink"/>
                <w:noProof/>
                <w:sz w:val="20"/>
                <w:szCs w:val="20"/>
              </w:rPr>
            </w:rPrChange>
          </w:rPr>
          <w:delText>System Design</w:delText>
        </w:r>
        <w:r w:rsidR="00751528" w:rsidRPr="00AC2ADB" w:rsidDel="00AC2ADB">
          <w:rPr>
            <w:noProof/>
            <w:webHidden/>
          </w:rPr>
          <w:tab/>
        </w:r>
        <w:r w:rsidR="0068488C" w:rsidRPr="00AC2ADB" w:rsidDel="00AC2ADB">
          <w:rPr>
            <w:noProof/>
            <w:webHidden/>
          </w:rPr>
          <w:delText>1-5</w:delText>
        </w:r>
      </w:del>
    </w:p>
    <w:p w:rsidR="00751528" w:rsidRPr="00AC2ADB" w:rsidDel="00AC2ADB" w:rsidRDefault="00372B98">
      <w:pPr>
        <w:pStyle w:val="TOC3"/>
        <w:tabs>
          <w:tab w:val="left" w:pos="1320"/>
          <w:tab w:val="right" w:leader="dot" w:pos="9350"/>
        </w:tabs>
        <w:rPr>
          <w:del w:id="1534" w:author="Vilson Lu" w:date="2014-08-22T06:40:00Z"/>
          <w:rFonts w:eastAsiaTheme="minorEastAsia"/>
          <w:noProof/>
          <w:sz w:val="22"/>
          <w:szCs w:val="22"/>
          <w:rPrChange w:id="1535" w:author="Vilson Lu" w:date="2014-08-22T06:41:00Z">
            <w:rPr>
              <w:del w:id="1536" w:author="Vilson Lu" w:date="2014-08-22T06:40:00Z"/>
              <w:rFonts w:asciiTheme="minorHAnsi" w:eastAsiaTheme="minorEastAsia" w:hAnsiTheme="minorHAnsi" w:cstheme="minorBidi"/>
              <w:noProof/>
              <w:sz w:val="22"/>
              <w:szCs w:val="22"/>
            </w:rPr>
          </w:rPrChange>
        </w:rPr>
      </w:pPr>
      <w:del w:id="1537" w:author="Vilson Lu" w:date="2014-08-22T06:40:00Z">
        <w:r w:rsidRPr="00372B98">
          <w:rPr>
            <w:rPrChange w:id="1538" w:author="Vilson Lu" w:date="2014-08-22T06:41:00Z">
              <w:rPr>
                <w:rStyle w:val="Hyperlink"/>
                <w:noProof/>
                <w:sz w:val="20"/>
                <w:szCs w:val="20"/>
              </w:rPr>
            </w:rPrChange>
          </w:rPr>
          <w:delText>1.5.3</w:delText>
        </w:r>
        <w:r w:rsidRPr="00372B98">
          <w:rPr>
            <w:rFonts w:eastAsiaTheme="minorEastAsia"/>
            <w:noProof/>
            <w:sz w:val="22"/>
            <w:szCs w:val="22"/>
            <w:rPrChange w:id="153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40" w:author="Vilson Lu" w:date="2014-08-22T06:41:00Z">
              <w:rPr>
                <w:rStyle w:val="Hyperlink"/>
                <w:noProof/>
                <w:sz w:val="20"/>
                <w:szCs w:val="20"/>
              </w:rPr>
            </w:rPrChange>
          </w:rPr>
          <w:delText>Sprints</w:delText>
        </w:r>
        <w:r w:rsidR="00751528" w:rsidRPr="00AC2ADB" w:rsidDel="00AC2ADB">
          <w:rPr>
            <w:noProof/>
            <w:webHidden/>
          </w:rPr>
          <w:tab/>
        </w:r>
        <w:r w:rsidR="0068488C" w:rsidRPr="00AC2ADB" w:rsidDel="00AC2ADB">
          <w:rPr>
            <w:noProof/>
            <w:webHidden/>
          </w:rPr>
          <w:delText>1-5</w:delText>
        </w:r>
      </w:del>
    </w:p>
    <w:p w:rsidR="00751528" w:rsidRPr="00AC2ADB" w:rsidDel="00AC2ADB" w:rsidRDefault="00372B98">
      <w:pPr>
        <w:pStyle w:val="TOC3"/>
        <w:tabs>
          <w:tab w:val="left" w:pos="1320"/>
          <w:tab w:val="right" w:leader="dot" w:pos="9350"/>
        </w:tabs>
        <w:rPr>
          <w:del w:id="1541" w:author="Vilson Lu" w:date="2014-08-22T06:40:00Z"/>
          <w:rFonts w:eastAsiaTheme="minorEastAsia"/>
          <w:noProof/>
          <w:sz w:val="22"/>
          <w:szCs w:val="22"/>
          <w:rPrChange w:id="1542" w:author="Vilson Lu" w:date="2014-08-22T06:41:00Z">
            <w:rPr>
              <w:del w:id="1543" w:author="Vilson Lu" w:date="2014-08-22T06:40:00Z"/>
              <w:rFonts w:asciiTheme="minorHAnsi" w:eastAsiaTheme="minorEastAsia" w:hAnsiTheme="minorHAnsi" w:cstheme="minorBidi"/>
              <w:noProof/>
              <w:sz w:val="22"/>
              <w:szCs w:val="22"/>
            </w:rPr>
          </w:rPrChange>
        </w:rPr>
      </w:pPr>
      <w:del w:id="1544" w:author="Vilson Lu" w:date="2014-08-22T06:40:00Z">
        <w:r w:rsidRPr="00372B98">
          <w:rPr>
            <w:rPrChange w:id="1545" w:author="Vilson Lu" w:date="2014-08-22T06:41:00Z">
              <w:rPr>
                <w:rStyle w:val="Hyperlink"/>
                <w:noProof/>
                <w:sz w:val="20"/>
                <w:szCs w:val="20"/>
              </w:rPr>
            </w:rPrChange>
          </w:rPr>
          <w:delText>1.5.4</w:delText>
        </w:r>
        <w:r w:rsidRPr="00372B98">
          <w:rPr>
            <w:rFonts w:eastAsiaTheme="minorEastAsia"/>
            <w:noProof/>
            <w:sz w:val="22"/>
            <w:szCs w:val="22"/>
            <w:rPrChange w:id="154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47" w:author="Vilson Lu" w:date="2014-08-22T06:41:00Z">
              <w:rPr>
                <w:rStyle w:val="Hyperlink"/>
                <w:noProof/>
                <w:sz w:val="20"/>
                <w:szCs w:val="20"/>
              </w:rPr>
            </w:rPrChange>
          </w:rPr>
          <w:delText>Sprint Planning Meetings</w:delText>
        </w:r>
        <w:r w:rsidR="00751528" w:rsidRPr="00AC2ADB" w:rsidDel="00AC2ADB">
          <w:rPr>
            <w:noProof/>
            <w:webHidden/>
          </w:rPr>
          <w:tab/>
        </w:r>
        <w:r w:rsidR="0068488C" w:rsidRPr="00AC2ADB" w:rsidDel="00AC2ADB">
          <w:rPr>
            <w:noProof/>
            <w:webHidden/>
          </w:rPr>
          <w:delText>1-5</w:delText>
        </w:r>
      </w:del>
    </w:p>
    <w:p w:rsidR="00751528" w:rsidRPr="00AC2ADB" w:rsidDel="00AC2ADB" w:rsidRDefault="00372B98">
      <w:pPr>
        <w:pStyle w:val="TOC3"/>
        <w:tabs>
          <w:tab w:val="left" w:pos="1320"/>
          <w:tab w:val="right" w:leader="dot" w:pos="9350"/>
        </w:tabs>
        <w:rPr>
          <w:del w:id="1548" w:author="Vilson Lu" w:date="2014-08-22T06:40:00Z"/>
          <w:rFonts w:eastAsiaTheme="minorEastAsia"/>
          <w:noProof/>
          <w:sz w:val="22"/>
          <w:szCs w:val="22"/>
          <w:rPrChange w:id="1549" w:author="Vilson Lu" w:date="2014-08-22T06:41:00Z">
            <w:rPr>
              <w:del w:id="1550" w:author="Vilson Lu" w:date="2014-08-22T06:40:00Z"/>
              <w:rFonts w:asciiTheme="minorHAnsi" w:eastAsiaTheme="minorEastAsia" w:hAnsiTheme="minorHAnsi" w:cstheme="minorBidi"/>
              <w:noProof/>
              <w:sz w:val="22"/>
              <w:szCs w:val="22"/>
            </w:rPr>
          </w:rPrChange>
        </w:rPr>
      </w:pPr>
      <w:del w:id="1551" w:author="Vilson Lu" w:date="2014-08-22T06:40:00Z">
        <w:r w:rsidRPr="00372B98">
          <w:rPr>
            <w:rPrChange w:id="1552" w:author="Vilson Lu" w:date="2014-08-22T06:41:00Z">
              <w:rPr>
                <w:rStyle w:val="Hyperlink"/>
                <w:noProof/>
                <w:sz w:val="20"/>
                <w:szCs w:val="20"/>
              </w:rPr>
            </w:rPrChange>
          </w:rPr>
          <w:delText>1.5.5</w:delText>
        </w:r>
        <w:r w:rsidRPr="00372B98">
          <w:rPr>
            <w:rFonts w:eastAsiaTheme="minorEastAsia"/>
            <w:noProof/>
            <w:sz w:val="22"/>
            <w:szCs w:val="22"/>
            <w:rPrChange w:id="155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54" w:author="Vilson Lu" w:date="2014-08-22T06:41:00Z">
              <w:rPr>
                <w:rStyle w:val="Hyperlink"/>
                <w:noProof/>
                <w:sz w:val="20"/>
                <w:szCs w:val="20"/>
              </w:rPr>
            </w:rPrChange>
          </w:rPr>
          <w:delText>Scrum Meetings</w:delText>
        </w:r>
        <w:r w:rsidR="00751528" w:rsidRPr="00AC2ADB" w:rsidDel="00AC2ADB">
          <w:rPr>
            <w:noProof/>
            <w:webHidden/>
          </w:rPr>
          <w:tab/>
        </w:r>
        <w:r w:rsidR="0068488C" w:rsidRPr="00AC2ADB" w:rsidDel="00AC2ADB">
          <w:rPr>
            <w:noProof/>
            <w:webHidden/>
          </w:rPr>
          <w:delText>1-5</w:delText>
        </w:r>
      </w:del>
    </w:p>
    <w:p w:rsidR="00751528" w:rsidRPr="00AC2ADB" w:rsidDel="00AC2ADB" w:rsidRDefault="00372B98">
      <w:pPr>
        <w:pStyle w:val="TOC3"/>
        <w:tabs>
          <w:tab w:val="left" w:pos="1320"/>
          <w:tab w:val="right" w:leader="dot" w:pos="9350"/>
        </w:tabs>
        <w:rPr>
          <w:del w:id="1555" w:author="Vilson Lu" w:date="2014-08-22T06:40:00Z"/>
          <w:rFonts w:eastAsiaTheme="minorEastAsia"/>
          <w:noProof/>
          <w:sz w:val="22"/>
          <w:szCs w:val="22"/>
          <w:rPrChange w:id="1556" w:author="Vilson Lu" w:date="2014-08-22T06:41:00Z">
            <w:rPr>
              <w:del w:id="1557" w:author="Vilson Lu" w:date="2014-08-22T06:40:00Z"/>
              <w:rFonts w:asciiTheme="minorHAnsi" w:eastAsiaTheme="minorEastAsia" w:hAnsiTheme="minorHAnsi" w:cstheme="minorBidi"/>
              <w:noProof/>
              <w:sz w:val="22"/>
              <w:szCs w:val="22"/>
            </w:rPr>
          </w:rPrChange>
        </w:rPr>
      </w:pPr>
      <w:del w:id="1558" w:author="Vilson Lu" w:date="2014-08-22T06:40:00Z">
        <w:r w:rsidRPr="00372B98">
          <w:rPr>
            <w:rPrChange w:id="1559" w:author="Vilson Lu" w:date="2014-08-22T06:41:00Z">
              <w:rPr>
                <w:rStyle w:val="Hyperlink"/>
                <w:noProof/>
                <w:sz w:val="20"/>
                <w:szCs w:val="20"/>
              </w:rPr>
            </w:rPrChange>
          </w:rPr>
          <w:delText>1.5.6</w:delText>
        </w:r>
        <w:r w:rsidRPr="00372B98">
          <w:rPr>
            <w:rFonts w:eastAsiaTheme="minorEastAsia"/>
            <w:noProof/>
            <w:sz w:val="22"/>
            <w:szCs w:val="22"/>
            <w:rPrChange w:id="156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61" w:author="Vilson Lu" w:date="2014-08-22T06:41:00Z">
              <w:rPr>
                <w:rStyle w:val="Hyperlink"/>
                <w:noProof/>
                <w:sz w:val="20"/>
                <w:szCs w:val="20"/>
              </w:rPr>
            </w:rPrChange>
          </w:rPr>
          <w:delText>System Development</w:delText>
        </w:r>
        <w:r w:rsidR="00751528" w:rsidRPr="00AC2ADB" w:rsidDel="00AC2ADB">
          <w:rPr>
            <w:noProof/>
            <w:webHidden/>
          </w:rPr>
          <w:tab/>
        </w:r>
        <w:r w:rsidR="0068488C" w:rsidRPr="00AC2ADB" w:rsidDel="00AC2ADB">
          <w:rPr>
            <w:noProof/>
            <w:webHidden/>
          </w:rPr>
          <w:delText>1-5</w:delText>
        </w:r>
      </w:del>
    </w:p>
    <w:p w:rsidR="00751528" w:rsidRPr="00AC2ADB" w:rsidDel="00AC2ADB" w:rsidRDefault="00372B98">
      <w:pPr>
        <w:pStyle w:val="TOC3"/>
        <w:tabs>
          <w:tab w:val="left" w:pos="1320"/>
          <w:tab w:val="right" w:leader="dot" w:pos="9350"/>
        </w:tabs>
        <w:rPr>
          <w:del w:id="1562" w:author="Vilson Lu" w:date="2014-08-22T06:40:00Z"/>
          <w:rFonts w:eastAsiaTheme="minorEastAsia"/>
          <w:noProof/>
          <w:sz w:val="22"/>
          <w:szCs w:val="22"/>
          <w:rPrChange w:id="1563" w:author="Vilson Lu" w:date="2014-08-22T06:41:00Z">
            <w:rPr>
              <w:del w:id="1564" w:author="Vilson Lu" w:date="2014-08-22T06:40:00Z"/>
              <w:rFonts w:asciiTheme="minorHAnsi" w:eastAsiaTheme="minorEastAsia" w:hAnsiTheme="minorHAnsi" w:cstheme="minorBidi"/>
              <w:noProof/>
              <w:sz w:val="22"/>
              <w:szCs w:val="22"/>
            </w:rPr>
          </w:rPrChange>
        </w:rPr>
      </w:pPr>
      <w:del w:id="1565" w:author="Vilson Lu" w:date="2014-08-22T06:40:00Z">
        <w:r w:rsidRPr="00372B98">
          <w:rPr>
            <w:rPrChange w:id="1566" w:author="Vilson Lu" w:date="2014-08-22T06:41:00Z">
              <w:rPr>
                <w:rStyle w:val="Hyperlink"/>
                <w:noProof/>
                <w:sz w:val="20"/>
                <w:szCs w:val="20"/>
              </w:rPr>
            </w:rPrChange>
          </w:rPr>
          <w:delText>1.5.7</w:delText>
        </w:r>
        <w:r w:rsidRPr="00372B98">
          <w:rPr>
            <w:rFonts w:eastAsiaTheme="minorEastAsia"/>
            <w:noProof/>
            <w:sz w:val="22"/>
            <w:szCs w:val="22"/>
            <w:rPrChange w:id="156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68" w:author="Vilson Lu" w:date="2014-08-22T06:41:00Z">
              <w:rPr>
                <w:rStyle w:val="Hyperlink"/>
                <w:noProof/>
                <w:sz w:val="20"/>
                <w:szCs w:val="20"/>
              </w:rPr>
            </w:rPrChange>
          </w:rPr>
          <w:delText>System Integration and Testing</w:delText>
        </w:r>
        <w:r w:rsidR="00751528" w:rsidRPr="00AC2ADB" w:rsidDel="00AC2ADB">
          <w:rPr>
            <w:noProof/>
            <w:webHidden/>
          </w:rPr>
          <w:tab/>
        </w:r>
        <w:r w:rsidR="0068488C" w:rsidRPr="00AC2ADB" w:rsidDel="00AC2ADB">
          <w:rPr>
            <w:noProof/>
            <w:webHidden/>
          </w:rPr>
          <w:delText>1-6</w:delText>
        </w:r>
      </w:del>
    </w:p>
    <w:p w:rsidR="00751528" w:rsidRPr="00AC2ADB" w:rsidDel="00AC2ADB" w:rsidRDefault="00372B98">
      <w:pPr>
        <w:pStyle w:val="TOC3"/>
        <w:tabs>
          <w:tab w:val="left" w:pos="1320"/>
          <w:tab w:val="right" w:leader="dot" w:pos="9350"/>
        </w:tabs>
        <w:rPr>
          <w:del w:id="1569" w:author="Vilson Lu" w:date="2014-08-22T06:40:00Z"/>
          <w:rFonts w:eastAsiaTheme="minorEastAsia"/>
          <w:noProof/>
          <w:sz w:val="22"/>
          <w:szCs w:val="22"/>
          <w:rPrChange w:id="1570" w:author="Vilson Lu" w:date="2014-08-22T06:41:00Z">
            <w:rPr>
              <w:del w:id="1571" w:author="Vilson Lu" w:date="2014-08-22T06:40:00Z"/>
              <w:rFonts w:asciiTheme="minorHAnsi" w:eastAsiaTheme="minorEastAsia" w:hAnsiTheme="minorHAnsi" w:cstheme="minorBidi"/>
              <w:noProof/>
              <w:sz w:val="22"/>
              <w:szCs w:val="22"/>
            </w:rPr>
          </w:rPrChange>
        </w:rPr>
      </w:pPr>
      <w:del w:id="1572" w:author="Vilson Lu" w:date="2014-08-22T06:40:00Z">
        <w:r w:rsidRPr="00372B98">
          <w:rPr>
            <w:rPrChange w:id="1573" w:author="Vilson Lu" w:date="2014-08-22T06:41:00Z">
              <w:rPr>
                <w:rStyle w:val="Hyperlink"/>
                <w:noProof/>
                <w:sz w:val="20"/>
                <w:szCs w:val="20"/>
              </w:rPr>
            </w:rPrChange>
          </w:rPr>
          <w:delText>1.5.8</w:delText>
        </w:r>
        <w:r w:rsidRPr="00372B98">
          <w:rPr>
            <w:rFonts w:eastAsiaTheme="minorEastAsia"/>
            <w:noProof/>
            <w:sz w:val="22"/>
            <w:szCs w:val="22"/>
            <w:rPrChange w:id="157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75" w:author="Vilson Lu" w:date="2014-08-22T06:41:00Z">
              <w:rPr>
                <w:rStyle w:val="Hyperlink"/>
                <w:noProof/>
                <w:sz w:val="20"/>
                <w:szCs w:val="20"/>
              </w:rPr>
            </w:rPrChange>
          </w:rPr>
          <w:delText>System Evaluation</w:delText>
        </w:r>
        <w:r w:rsidR="00751528" w:rsidRPr="00AC2ADB" w:rsidDel="00AC2ADB">
          <w:rPr>
            <w:noProof/>
            <w:webHidden/>
          </w:rPr>
          <w:tab/>
        </w:r>
        <w:r w:rsidR="0068488C" w:rsidRPr="00AC2ADB" w:rsidDel="00AC2ADB">
          <w:rPr>
            <w:noProof/>
            <w:webHidden/>
          </w:rPr>
          <w:delText>1-6</w:delText>
        </w:r>
      </w:del>
    </w:p>
    <w:p w:rsidR="00751528" w:rsidRPr="00AC2ADB" w:rsidDel="00AC2ADB" w:rsidRDefault="00372B98">
      <w:pPr>
        <w:pStyle w:val="TOC3"/>
        <w:tabs>
          <w:tab w:val="left" w:pos="1320"/>
          <w:tab w:val="right" w:leader="dot" w:pos="9350"/>
        </w:tabs>
        <w:rPr>
          <w:del w:id="1576" w:author="Vilson Lu" w:date="2014-08-22T06:40:00Z"/>
          <w:rFonts w:eastAsiaTheme="minorEastAsia"/>
          <w:noProof/>
          <w:sz w:val="22"/>
          <w:szCs w:val="22"/>
          <w:rPrChange w:id="1577" w:author="Vilson Lu" w:date="2014-08-22T06:41:00Z">
            <w:rPr>
              <w:del w:id="1578" w:author="Vilson Lu" w:date="2014-08-22T06:40:00Z"/>
              <w:rFonts w:asciiTheme="minorHAnsi" w:eastAsiaTheme="minorEastAsia" w:hAnsiTheme="minorHAnsi" w:cstheme="minorBidi"/>
              <w:noProof/>
              <w:sz w:val="22"/>
              <w:szCs w:val="22"/>
            </w:rPr>
          </w:rPrChange>
        </w:rPr>
      </w:pPr>
      <w:del w:id="1579" w:author="Vilson Lu" w:date="2014-08-22T06:40:00Z">
        <w:r w:rsidRPr="00372B98">
          <w:rPr>
            <w:rPrChange w:id="1580" w:author="Vilson Lu" w:date="2014-08-22T06:41:00Z">
              <w:rPr>
                <w:rStyle w:val="Hyperlink"/>
                <w:noProof/>
                <w:sz w:val="20"/>
                <w:szCs w:val="20"/>
              </w:rPr>
            </w:rPrChange>
          </w:rPr>
          <w:delText>1.5.9</w:delText>
        </w:r>
        <w:r w:rsidRPr="00372B98">
          <w:rPr>
            <w:rFonts w:eastAsiaTheme="minorEastAsia"/>
            <w:noProof/>
            <w:sz w:val="22"/>
            <w:szCs w:val="22"/>
            <w:rPrChange w:id="158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82" w:author="Vilson Lu" w:date="2014-08-22T06:41:00Z">
              <w:rPr>
                <w:rStyle w:val="Hyperlink"/>
                <w:noProof/>
                <w:sz w:val="20"/>
                <w:szCs w:val="20"/>
              </w:rPr>
            </w:rPrChange>
          </w:rPr>
          <w:delText>Documentation</w:delText>
        </w:r>
        <w:r w:rsidR="00751528" w:rsidRPr="00AC2ADB" w:rsidDel="00AC2ADB">
          <w:rPr>
            <w:noProof/>
            <w:webHidden/>
          </w:rPr>
          <w:tab/>
        </w:r>
        <w:r w:rsidR="0068488C" w:rsidRPr="00AC2ADB" w:rsidDel="00AC2ADB">
          <w:rPr>
            <w:noProof/>
            <w:webHidden/>
          </w:rPr>
          <w:delText>1-6</w:delText>
        </w:r>
      </w:del>
    </w:p>
    <w:p w:rsidR="00751528" w:rsidRPr="00AC2ADB" w:rsidDel="00AC2ADB" w:rsidRDefault="00372B98">
      <w:pPr>
        <w:pStyle w:val="TOC3"/>
        <w:tabs>
          <w:tab w:val="left" w:pos="1540"/>
          <w:tab w:val="right" w:leader="dot" w:pos="9350"/>
        </w:tabs>
        <w:rPr>
          <w:del w:id="1583" w:author="Vilson Lu" w:date="2014-08-22T06:40:00Z"/>
          <w:rFonts w:eastAsiaTheme="minorEastAsia"/>
          <w:noProof/>
          <w:sz w:val="22"/>
          <w:szCs w:val="22"/>
          <w:rPrChange w:id="1584" w:author="Vilson Lu" w:date="2014-08-22T06:41:00Z">
            <w:rPr>
              <w:del w:id="1585" w:author="Vilson Lu" w:date="2014-08-22T06:40:00Z"/>
              <w:rFonts w:asciiTheme="minorHAnsi" w:eastAsiaTheme="minorEastAsia" w:hAnsiTheme="minorHAnsi" w:cstheme="minorBidi"/>
              <w:noProof/>
              <w:sz w:val="22"/>
              <w:szCs w:val="22"/>
            </w:rPr>
          </w:rPrChange>
        </w:rPr>
      </w:pPr>
      <w:del w:id="1586" w:author="Vilson Lu" w:date="2014-08-22T06:40:00Z">
        <w:r w:rsidRPr="00372B98">
          <w:rPr>
            <w:rPrChange w:id="1587" w:author="Vilson Lu" w:date="2014-08-22T06:41:00Z">
              <w:rPr>
                <w:rStyle w:val="Hyperlink"/>
                <w:noProof/>
                <w:sz w:val="20"/>
                <w:szCs w:val="20"/>
              </w:rPr>
            </w:rPrChange>
          </w:rPr>
          <w:delText>1.5.10</w:delText>
        </w:r>
        <w:r w:rsidRPr="00372B98">
          <w:rPr>
            <w:rFonts w:eastAsiaTheme="minorEastAsia"/>
            <w:noProof/>
            <w:sz w:val="22"/>
            <w:szCs w:val="22"/>
            <w:rPrChange w:id="158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89" w:author="Vilson Lu" w:date="2014-08-22T06:41:00Z">
              <w:rPr>
                <w:rStyle w:val="Hyperlink"/>
                <w:noProof/>
                <w:sz w:val="20"/>
                <w:szCs w:val="20"/>
              </w:rPr>
            </w:rPrChange>
          </w:rPr>
          <w:delText>Calendar of Activities</w:delText>
        </w:r>
        <w:r w:rsidR="00751528" w:rsidRPr="00AC2ADB" w:rsidDel="00AC2ADB">
          <w:rPr>
            <w:noProof/>
            <w:webHidden/>
          </w:rPr>
          <w:tab/>
        </w:r>
        <w:r w:rsidR="0068488C" w:rsidRPr="00AC2ADB" w:rsidDel="00AC2ADB">
          <w:rPr>
            <w:noProof/>
            <w:webHidden/>
          </w:rPr>
          <w:delText>1-7</w:delText>
        </w:r>
      </w:del>
    </w:p>
    <w:p w:rsidR="00751528" w:rsidRPr="00AC2ADB" w:rsidDel="00AC2ADB" w:rsidRDefault="00372B98">
      <w:pPr>
        <w:pStyle w:val="TOC1"/>
        <w:tabs>
          <w:tab w:val="left" w:pos="660"/>
          <w:tab w:val="right" w:leader="dot" w:pos="9350"/>
        </w:tabs>
        <w:rPr>
          <w:del w:id="1590" w:author="Vilson Lu" w:date="2014-08-22T06:40:00Z"/>
          <w:rFonts w:eastAsiaTheme="minorEastAsia"/>
          <w:noProof/>
          <w:sz w:val="22"/>
          <w:szCs w:val="22"/>
          <w:rPrChange w:id="1591" w:author="Vilson Lu" w:date="2014-08-22T06:41:00Z">
            <w:rPr>
              <w:del w:id="1592" w:author="Vilson Lu" w:date="2014-08-22T06:40:00Z"/>
              <w:rFonts w:asciiTheme="minorHAnsi" w:eastAsiaTheme="minorEastAsia" w:hAnsiTheme="minorHAnsi" w:cstheme="minorBidi"/>
              <w:noProof/>
              <w:sz w:val="22"/>
              <w:szCs w:val="22"/>
            </w:rPr>
          </w:rPrChange>
        </w:rPr>
      </w:pPr>
      <w:del w:id="1593" w:author="Vilson Lu" w:date="2014-08-22T06:40:00Z">
        <w:r w:rsidRPr="00372B98">
          <w:rPr>
            <w:rPrChange w:id="1594" w:author="Vilson Lu" w:date="2014-08-22T06:41:00Z">
              <w:rPr>
                <w:rStyle w:val="Hyperlink"/>
                <w:noProof/>
                <w:sz w:val="20"/>
                <w:szCs w:val="20"/>
              </w:rPr>
            </w:rPrChange>
          </w:rPr>
          <w:delText>2.0</w:delText>
        </w:r>
        <w:r w:rsidRPr="00372B98">
          <w:rPr>
            <w:rFonts w:eastAsiaTheme="minorEastAsia"/>
            <w:noProof/>
            <w:sz w:val="22"/>
            <w:szCs w:val="22"/>
            <w:rPrChange w:id="159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596" w:author="Vilson Lu" w:date="2014-08-22T06:41:00Z">
              <w:rPr>
                <w:rStyle w:val="Hyperlink"/>
                <w:noProof/>
                <w:sz w:val="20"/>
                <w:szCs w:val="20"/>
              </w:rPr>
            </w:rPrChange>
          </w:rPr>
          <w:delText>Review of Related Works</w:delText>
        </w:r>
        <w:r w:rsidR="00751528" w:rsidRPr="00AC2ADB" w:rsidDel="00AC2ADB">
          <w:rPr>
            <w:noProof/>
            <w:webHidden/>
          </w:rPr>
          <w:tab/>
        </w:r>
        <w:r w:rsidR="0068488C" w:rsidRPr="00AC2ADB" w:rsidDel="00AC2ADB">
          <w:rPr>
            <w:noProof/>
            <w:webHidden/>
          </w:rPr>
          <w:delText>2-1</w:delText>
        </w:r>
      </w:del>
    </w:p>
    <w:p w:rsidR="00751528" w:rsidRPr="00AC2ADB" w:rsidDel="00AC2ADB" w:rsidRDefault="00372B98">
      <w:pPr>
        <w:pStyle w:val="TOC2"/>
        <w:tabs>
          <w:tab w:val="left" w:pos="880"/>
          <w:tab w:val="right" w:leader="dot" w:pos="9350"/>
        </w:tabs>
        <w:rPr>
          <w:del w:id="1597" w:author="Vilson Lu" w:date="2014-08-22T06:40:00Z"/>
          <w:rFonts w:eastAsiaTheme="minorEastAsia"/>
          <w:noProof/>
          <w:sz w:val="22"/>
          <w:szCs w:val="22"/>
          <w:rPrChange w:id="1598" w:author="Vilson Lu" w:date="2014-08-22T06:41:00Z">
            <w:rPr>
              <w:del w:id="1599" w:author="Vilson Lu" w:date="2014-08-22T06:40:00Z"/>
              <w:rFonts w:asciiTheme="minorHAnsi" w:eastAsiaTheme="minorEastAsia" w:hAnsiTheme="minorHAnsi" w:cstheme="minorBidi"/>
              <w:noProof/>
              <w:sz w:val="22"/>
              <w:szCs w:val="22"/>
            </w:rPr>
          </w:rPrChange>
        </w:rPr>
      </w:pPr>
      <w:del w:id="1600" w:author="Vilson Lu" w:date="2014-08-22T06:40:00Z">
        <w:r w:rsidRPr="00372B98">
          <w:rPr>
            <w:rPrChange w:id="1601" w:author="Vilson Lu" w:date="2014-08-22T06:41:00Z">
              <w:rPr>
                <w:rStyle w:val="Hyperlink"/>
                <w:noProof/>
                <w:sz w:val="20"/>
                <w:szCs w:val="20"/>
              </w:rPr>
            </w:rPrChange>
          </w:rPr>
          <w:delText>2.1</w:delText>
        </w:r>
        <w:r w:rsidRPr="00372B98">
          <w:rPr>
            <w:rFonts w:eastAsiaTheme="minorEastAsia"/>
            <w:noProof/>
            <w:sz w:val="22"/>
            <w:szCs w:val="22"/>
            <w:rPrChange w:id="160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03" w:author="Vilson Lu" w:date="2014-08-22T06:41:00Z">
              <w:rPr>
                <w:rStyle w:val="Hyperlink"/>
                <w:noProof/>
                <w:sz w:val="20"/>
                <w:szCs w:val="20"/>
              </w:rPr>
            </w:rPrChange>
          </w:rPr>
          <w:delText>Machine Learning-Based Information Extraction Systems</w:delText>
        </w:r>
        <w:r w:rsidR="00751528" w:rsidRPr="00AC2ADB" w:rsidDel="00AC2ADB">
          <w:rPr>
            <w:noProof/>
            <w:webHidden/>
          </w:rPr>
          <w:tab/>
        </w:r>
        <w:r w:rsidR="0068488C" w:rsidRPr="00AC2ADB" w:rsidDel="00AC2ADB">
          <w:rPr>
            <w:noProof/>
            <w:webHidden/>
          </w:rPr>
          <w:delText>2-1</w:delText>
        </w:r>
      </w:del>
    </w:p>
    <w:p w:rsidR="00751528" w:rsidRPr="00AC2ADB" w:rsidDel="00AC2ADB" w:rsidRDefault="00372B98">
      <w:pPr>
        <w:pStyle w:val="TOC2"/>
        <w:tabs>
          <w:tab w:val="left" w:pos="880"/>
          <w:tab w:val="right" w:leader="dot" w:pos="9350"/>
        </w:tabs>
        <w:rPr>
          <w:del w:id="1604" w:author="Vilson Lu" w:date="2014-08-22T06:40:00Z"/>
          <w:rFonts w:eastAsiaTheme="minorEastAsia"/>
          <w:noProof/>
          <w:sz w:val="22"/>
          <w:szCs w:val="22"/>
          <w:rPrChange w:id="1605" w:author="Vilson Lu" w:date="2014-08-22T06:41:00Z">
            <w:rPr>
              <w:del w:id="1606" w:author="Vilson Lu" w:date="2014-08-22T06:40:00Z"/>
              <w:rFonts w:asciiTheme="minorHAnsi" w:eastAsiaTheme="minorEastAsia" w:hAnsiTheme="minorHAnsi" w:cstheme="minorBidi"/>
              <w:noProof/>
              <w:sz w:val="22"/>
              <w:szCs w:val="22"/>
            </w:rPr>
          </w:rPrChange>
        </w:rPr>
      </w:pPr>
      <w:del w:id="1607" w:author="Vilson Lu" w:date="2014-08-22T06:40:00Z">
        <w:r w:rsidRPr="00372B98">
          <w:rPr>
            <w:rPrChange w:id="1608" w:author="Vilson Lu" w:date="2014-08-22T06:41:00Z">
              <w:rPr>
                <w:rStyle w:val="Hyperlink"/>
                <w:noProof/>
                <w:sz w:val="20"/>
                <w:szCs w:val="20"/>
              </w:rPr>
            </w:rPrChange>
          </w:rPr>
          <w:delText>2.2</w:delText>
        </w:r>
        <w:r w:rsidRPr="00372B98">
          <w:rPr>
            <w:rFonts w:eastAsiaTheme="minorEastAsia"/>
            <w:noProof/>
            <w:sz w:val="22"/>
            <w:szCs w:val="22"/>
            <w:rPrChange w:id="160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10" w:author="Vilson Lu" w:date="2014-08-22T06:41:00Z">
              <w:rPr>
                <w:rStyle w:val="Hyperlink"/>
                <w:noProof/>
                <w:sz w:val="20"/>
                <w:szCs w:val="20"/>
              </w:rPr>
            </w:rPrChange>
          </w:rPr>
          <w:delText>Rule-Based Information Extraction Systems</w:delText>
        </w:r>
        <w:r w:rsidR="00751528" w:rsidRPr="00AC2ADB" w:rsidDel="00AC2ADB">
          <w:rPr>
            <w:noProof/>
            <w:webHidden/>
          </w:rPr>
          <w:tab/>
        </w:r>
        <w:r w:rsidR="0068488C" w:rsidRPr="00AC2ADB" w:rsidDel="00AC2ADB">
          <w:rPr>
            <w:noProof/>
            <w:webHidden/>
          </w:rPr>
          <w:delText>2-2</w:delText>
        </w:r>
      </w:del>
    </w:p>
    <w:p w:rsidR="00751528" w:rsidRPr="00AC2ADB" w:rsidDel="00AC2ADB" w:rsidRDefault="00372B98">
      <w:pPr>
        <w:pStyle w:val="TOC2"/>
        <w:tabs>
          <w:tab w:val="left" w:pos="880"/>
          <w:tab w:val="right" w:leader="dot" w:pos="9350"/>
        </w:tabs>
        <w:rPr>
          <w:del w:id="1611" w:author="Vilson Lu" w:date="2014-08-22T06:40:00Z"/>
          <w:rFonts w:eastAsiaTheme="minorEastAsia"/>
          <w:noProof/>
          <w:sz w:val="22"/>
          <w:szCs w:val="22"/>
          <w:rPrChange w:id="1612" w:author="Vilson Lu" w:date="2014-08-22T06:41:00Z">
            <w:rPr>
              <w:del w:id="1613" w:author="Vilson Lu" w:date="2014-08-22T06:40:00Z"/>
              <w:rFonts w:asciiTheme="minorHAnsi" w:eastAsiaTheme="minorEastAsia" w:hAnsiTheme="minorHAnsi" w:cstheme="minorBidi"/>
              <w:noProof/>
              <w:sz w:val="22"/>
              <w:szCs w:val="22"/>
            </w:rPr>
          </w:rPrChange>
        </w:rPr>
      </w:pPr>
      <w:del w:id="1614" w:author="Vilson Lu" w:date="2014-08-22T06:40:00Z">
        <w:r w:rsidRPr="00372B98">
          <w:rPr>
            <w:rPrChange w:id="1615" w:author="Vilson Lu" w:date="2014-08-22T06:41:00Z">
              <w:rPr>
                <w:rStyle w:val="Hyperlink"/>
                <w:noProof/>
                <w:sz w:val="20"/>
                <w:szCs w:val="20"/>
              </w:rPr>
            </w:rPrChange>
          </w:rPr>
          <w:delText>2.3</w:delText>
        </w:r>
        <w:r w:rsidRPr="00372B98">
          <w:rPr>
            <w:rFonts w:eastAsiaTheme="minorEastAsia"/>
            <w:noProof/>
            <w:sz w:val="22"/>
            <w:szCs w:val="22"/>
            <w:rPrChange w:id="161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17" w:author="Vilson Lu" w:date="2014-08-22T06:41:00Z">
              <w:rPr>
                <w:rStyle w:val="Hyperlink"/>
                <w:noProof/>
                <w:sz w:val="20"/>
                <w:szCs w:val="20"/>
              </w:rPr>
            </w:rPrChange>
          </w:rPr>
          <w:delText>Other Information Extraction Systems</w:delText>
        </w:r>
        <w:r w:rsidR="00751528" w:rsidRPr="00AC2ADB" w:rsidDel="00AC2ADB">
          <w:rPr>
            <w:noProof/>
            <w:webHidden/>
          </w:rPr>
          <w:tab/>
        </w:r>
        <w:r w:rsidR="0068488C" w:rsidRPr="00AC2ADB" w:rsidDel="00AC2ADB">
          <w:rPr>
            <w:noProof/>
            <w:webHidden/>
          </w:rPr>
          <w:delText>2-4</w:delText>
        </w:r>
      </w:del>
    </w:p>
    <w:p w:rsidR="00751528" w:rsidRPr="00AC2ADB" w:rsidDel="00AC2ADB" w:rsidRDefault="00372B98">
      <w:pPr>
        <w:pStyle w:val="TOC2"/>
        <w:tabs>
          <w:tab w:val="left" w:pos="880"/>
          <w:tab w:val="right" w:leader="dot" w:pos="9350"/>
        </w:tabs>
        <w:rPr>
          <w:del w:id="1618" w:author="Vilson Lu" w:date="2014-08-22T06:40:00Z"/>
          <w:rFonts w:eastAsiaTheme="minorEastAsia"/>
          <w:noProof/>
          <w:sz w:val="22"/>
          <w:szCs w:val="22"/>
          <w:rPrChange w:id="1619" w:author="Vilson Lu" w:date="2014-08-22T06:41:00Z">
            <w:rPr>
              <w:del w:id="1620" w:author="Vilson Lu" w:date="2014-08-22T06:40:00Z"/>
              <w:rFonts w:asciiTheme="minorHAnsi" w:eastAsiaTheme="minorEastAsia" w:hAnsiTheme="minorHAnsi" w:cstheme="minorBidi"/>
              <w:noProof/>
              <w:sz w:val="22"/>
              <w:szCs w:val="22"/>
            </w:rPr>
          </w:rPrChange>
        </w:rPr>
      </w:pPr>
      <w:del w:id="1621" w:author="Vilson Lu" w:date="2014-08-22T06:40:00Z">
        <w:r w:rsidRPr="00372B98">
          <w:rPr>
            <w:rPrChange w:id="1622" w:author="Vilson Lu" w:date="2014-08-22T06:41:00Z">
              <w:rPr>
                <w:rStyle w:val="Hyperlink"/>
                <w:noProof/>
                <w:sz w:val="20"/>
                <w:szCs w:val="20"/>
              </w:rPr>
            </w:rPrChange>
          </w:rPr>
          <w:delText>2.4</w:delText>
        </w:r>
        <w:r w:rsidRPr="00372B98">
          <w:rPr>
            <w:rFonts w:eastAsiaTheme="minorEastAsia"/>
            <w:noProof/>
            <w:sz w:val="22"/>
            <w:szCs w:val="22"/>
            <w:rPrChange w:id="162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24" w:author="Vilson Lu" w:date="2014-08-22T06:41:00Z">
              <w:rPr>
                <w:rStyle w:val="Hyperlink"/>
                <w:noProof/>
                <w:sz w:val="20"/>
                <w:szCs w:val="20"/>
              </w:rPr>
            </w:rPrChange>
          </w:rPr>
          <w:delText>Twitter and Disaster</w:delText>
        </w:r>
        <w:r w:rsidR="00751528" w:rsidRPr="00AC2ADB" w:rsidDel="00AC2ADB">
          <w:rPr>
            <w:noProof/>
            <w:webHidden/>
          </w:rPr>
          <w:tab/>
        </w:r>
        <w:r w:rsidR="0068488C" w:rsidRPr="00AC2ADB" w:rsidDel="00AC2ADB">
          <w:rPr>
            <w:noProof/>
            <w:webHidden/>
          </w:rPr>
          <w:delText>2-7</w:delText>
        </w:r>
      </w:del>
    </w:p>
    <w:p w:rsidR="00751528" w:rsidRPr="00AC2ADB" w:rsidDel="00AC2ADB" w:rsidRDefault="00372B98">
      <w:pPr>
        <w:pStyle w:val="TOC1"/>
        <w:tabs>
          <w:tab w:val="left" w:pos="660"/>
          <w:tab w:val="right" w:leader="dot" w:pos="9350"/>
        </w:tabs>
        <w:rPr>
          <w:del w:id="1625" w:author="Vilson Lu" w:date="2014-08-22T06:40:00Z"/>
          <w:rFonts w:eastAsiaTheme="minorEastAsia"/>
          <w:noProof/>
          <w:sz w:val="22"/>
          <w:szCs w:val="22"/>
          <w:rPrChange w:id="1626" w:author="Vilson Lu" w:date="2014-08-22T06:41:00Z">
            <w:rPr>
              <w:del w:id="1627" w:author="Vilson Lu" w:date="2014-08-22T06:40:00Z"/>
              <w:rFonts w:asciiTheme="minorHAnsi" w:eastAsiaTheme="minorEastAsia" w:hAnsiTheme="minorHAnsi" w:cstheme="minorBidi"/>
              <w:noProof/>
              <w:sz w:val="22"/>
              <w:szCs w:val="22"/>
            </w:rPr>
          </w:rPrChange>
        </w:rPr>
      </w:pPr>
      <w:del w:id="1628" w:author="Vilson Lu" w:date="2014-08-22T06:40:00Z">
        <w:r w:rsidRPr="00372B98">
          <w:rPr>
            <w:rPrChange w:id="1629" w:author="Vilson Lu" w:date="2014-08-22T06:41:00Z">
              <w:rPr>
                <w:rStyle w:val="Hyperlink"/>
                <w:noProof/>
                <w:sz w:val="20"/>
                <w:szCs w:val="20"/>
              </w:rPr>
            </w:rPrChange>
          </w:rPr>
          <w:lastRenderedPageBreak/>
          <w:delText>3.0</w:delText>
        </w:r>
        <w:r w:rsidRPr="00372B98">
          <w:rPr>
            <w:rFonts w:eastAsiaTheme="minorEastAsia"/>
            <w:noProof/>
            <w:sz w:val="22"/>
            <w:szCs w:val="22"/>
            <w:rPrChange w:id="163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31" w:author="Vilson Lu" w:date="2014-08-22T06:41:00Z">
              <w:rPr>
                <w:rStyle w:val="Hyperlink"/>
                <w:noProof/>
                <w:sz w:val="20"/>
                <w:szCs w:val="20"/>
              </w:rPr>
            </w:rPrChange>
          </w:rPr>
          <w:delText>Theoretical Framework</w:delText>
        </w:r>
        <w:r w:rsidR="00751528" w:rsidRPr="00AC2ADB" w:rsidDel="00AC2ADB">
          <w:rPr>
            <w:noProof/>
            <w:webHidden/>
          </w:rPr>
          <w:tab/>
        </w:r>
        <w:r w:rsidR="0068488C" w:rsidRPr="00AC2ADB" w:rsidDel="00AC2ADB">
          <w:rPr>
            <w:noProof/>
            <w:webHidden/>
          </w:rPr>
          <w:delText>3-1</w:delText>
        </w:r>
      </w:del>
    </w:p>
    <w:p w:rsidR="00751528" w:rsidRPr="00AC2ADB" w:rsidDel="00AC2ADB" w:rsidRDefault="00372B98">
      <w:pPr>
        <w:pStyle w:val="TOC2"/>
        <w:tabs>
          <w:tab w:val="left" w:pos="880"/>
          <w:tab w:val="right" w:leader="dot" w:pos="9350"/>
        </w:tabs>
        <w:rPr>
          <w:del w:id="1632" w:author="Vilson Lu" w:date="2014-08-22T06:40:00Z"/>
          <w:rFonts w:eastAsiaTheme="minorEastAsia"/>
          <w:noProof/>
          <w:sz w:val="22"/>
          <w:szCs w:val="22"/>
          <w:rPrChange w:id="1633" w:author="Vilson Lu" w:date="2014-08-22T06:41:00Z">
            <w:rPr>
              <w:del w:id="1634" w:author="Vilson Lu" w:date="2014-08-22T06:40:00Z"/>
              <w:rFonts w:asciiTheme="minorHAnsi" w:eastAsiaTheme="minorEastAsia" w:hAnsiTheme="minorHAnsi" w:cstheme="minorBidi"/>
              <w:noProof/>
              <w:sz w:val="22"/>
              <w:szCs w:val="22"/>
            </w:rPr>
          </w:rPrChange>
        </w:rPr>
      </w:pPr>
      <w:del w:id="1635" w:author="Vilson Lu" w:date="2014-08-22T06:40:00Z">
        <w:r w:rsidRPr="00372B98">
          <w:rPr>
            <w:rPrChange w:id="1636" w:author="Vilson Lu" w:date="2014-08-22T06:41:00Z">
              <w:rPr>
                <w:rStyle w:val="Hyperlink"/>
                <w:noProof/>
                <w:sz w:val="20"/>
                <w:szCs w:val="20"/>
              </w:rPr>
            </w:rPrChange>
          </w:rPr>
          <w:delText>3.1</w:delText>
        </w:r>
        <w:r w:rsidRPr="00372B98">
          <w:rPr>
            <w:rFonts w:eastAsiaTheme="minorEastAsia"/>
            <w:noProof/>
            <w:sz w:val="22"/>
            <w:szCs w:val="22"/>
            <w:rPrChange w:id="163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38" w:author="Vilson Lu" w:date="2014-08-22T06:41:00Z">
              <w:rPr>
                <w:rStyle w:val="Hyperlink"/>
                <w:noProof/>
                <w:sz w:val="20"/>
                <w:szCs w:val="20"/>
              </w:rPr>
            </w:rPrChange>
          </w:rPr>
          <w:delText>Information Extraction</w:delText>
        </w:r>
        <w:r w:rsidR="00751528" w:rsidRPr="00AC2ADB" w:rsidDel="00AC2ADB">
          <w:rPr>
            <w:noProof/>
            <w:webHidden/>
          </w:rPr>
          <w:tab/>
        </w:r>
        <w:r w:rsidR="0068488C" w:rsidRPr="00AC2ADB" w:rsidDel="00AC2ADB">
          <w:rPr>
            <w:noProof/>
            <w:webHidden/>
          </w:rPr>
          <w:delText>3-1</w:delText>
        </w:r>
      </w:del>
    </w:p>
    <w:p w:rsidR="00751528" w:rsidRPr="00AC2ADB" w:rsidDel="00AC2ADB" w:rsidRDefault="00372B98">
      <w:pPr>
        <w:pStyle w:val="TOC3"/>
        <w:tabs>
          <w:tab w:val="left" w:pos="1320"/>
          <w:tab w:val="right" w:leader="dot" w:pos="9350"/>
        </w:tabs>
        <w:rPr>
          <w:del w:id="1639" w:author="Vilson Lu" w:date="2014-08-22T06:40:00Z"/>
          <w:rFonts w:eastAsiaTheme="minorEastAsia"/>
          <w:noProof/>
          <w:sz w:val="22"/>
          <w:szCs w:val="22"/>
          <w:rPrChange w:id="1640" w:author="Vilson Lu" w:date="2014-08-22T06:41:00Z">
            <w:rPr>
              <w:del w:id="1641" w:author="Vilson Lu" w:date="2014-08-22T06:40:00Z"/>
              <w:rFonts w:asciiTheme="minorHAnsi" w:eastAsiaTheme="minorEastAsia" w:hAnsiTheme="minorHAnsi" w:cstheme="minorBidi"/>
              <w:noProof/>
              <w:sz w:val="22"/>
              <w:szCs w:val="22"/>
            </w:rPr>
          </w:rPrChange>
        </w:rPr>
      </w:pPr>
      <w:del w:id="1642" w:author="Vilson Lu" w:date="2014-08-22T06:40:00Z">
        <w:r w:rsidRPr="00372B98">
          <w:rPr>
            <w:rPrChange w:id="1643" w:author="Vilson Lu" w:date="2014-08-22T06:41:00Z">
              <w:rPr>
                <w:rStyle w:val="Hyperlink"/>
                <w:noProof/>
                <w:sz w:val="20"/>
                <w:szCs w:val="20"/>
              </w:rPr>
            </w:rPrChange>
          </w:rPr>
          <w:delText>3.1.1</w:delText>
        </w:r>
        <w:r w:rsidRPr="00372B98">
          <w:rPr>
            <w:rFonts w:eastAsiaTheme="minorEastAsia"/>
            <w:noProof/>
            <w:sz w:val="22"/>
            <w:szCs w:val="22"/>
            <w:rPrChange w:id="164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45" w:author="Vilson Lu" w:date="2014-08-22T06:41:00Z">
              <w:rPr>
                <w:rStyle w:val="Hyperlink"/>
                <w:noProof/>
                <w:sz w:val="20"/>
                <w:szCs w:val="20"/>
              </w:rPr>
            </w:rPrChange>
          </w:rPr>
          <w:delText>Information Extraction Modules</w:delText>
        </w:r>
        <w:r w:rsidR="00751528" w:rsidRPr="00AC2ADB" w:rsidDel="00AC2ADB">
          <w:rPr>
            <w:noProof/>
            <w:webHidden/>
          </w:rPr>
          <w:tab/>
        </w:r>
        <w:r w:rsidR="0068488C" w:rsidRPr="00AC2ADB" w:rsidDel="00AC2ADB">
          <w:rPr>
            <w:noProof/>
            <w:webHidden/>
          </w:rPr>
          <w:delText>3-2</w:delText>
        </w:r>
      </w:del>
    </w:p>
    <w:p w:rsidR="00751528" w:rsidRPr="00AC2ADB" w:rsidDel="00AC2ADB" w:rsidRDefault="00372B98">
      <w:pPr>
        <w:pStyle w:val="TOC2"/>
        <w:tabs>
          <w:tab w:val="left" w:pos="880"/>
          <w:tab w:val="right" w:leader="dot" w:pos="9350"/>
        </w:tabs>
        <w:rPr>
          <w:del w:id="1646" w:author="Vilson Lu" w:date="2014-08-22T06:40:00Z"/>
          <w:rFonts w:eastAsiaTheme="minorEastAsia"/>
          <w:noProof/>
          <w:sz w:val="22"/>
          <w:szCs w:val="22"/>
          <w:rPrChange w:id="1647" w:author="Vilson Lu" w:date="2014-08-22T06:41:00Z">
            <w:rPr>
              <w:del w:id="1648" w:author="Vilson Lu" w:date="2014-08-22T06:40:00Z"/>
              <w:rFonts w:asciiTheme="minorHAnsi" w:eastAsiaTheme="minorEastAsia" w:hAnsiTheme="minorHAnsi" w:cstheme="minorBidi"/>
              <w:noProof/>
              <w:sz w:val="22"/>
              <w:szCs w:val="22"/>
            </w:rPr>
          </w:rPrChange>
        </w:rPr>
      </w:pPr>
      <w:del w:id="1649" w:author="Vilson Lu" w:date="2014-08-22T06:40:00Z">
        <w:r w:rsidRPr="00372B98">
          <w:rPr>
            <w:rPrChange w:id="1650" w:author="Vilson Lu" w:date="2014-08-22T06:41:00Z">
              <w:rPr>
                <w:rStyle w:val="Hyperlink"/>
                <w:noProof/>
                <w:sz w:val="20"/>
                <w:szCs w:val="20"/>
              </w:rPr>
            </w:rPrChange>
          </w:rPr>
          <w:delText>3.2</w:delText>
        </w:r>
        <w:r w:rsidRPr="00372B98">
          <w:rPr>
            <w:rFonts w:eastAsiaTheme="minorEastAsia"/>
            <w:noProof/>
            <w:sz w:val="22"/>
            <w:szCs w:val="22"/>
            <w:rPrChange w:id="165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52" w:author="Vilson Lu" w:date="2014-08-22T06:41:00Z">
              <w:rPr>
                <w:rStyle w:val="Hyperlink"/>
                <w:noProof/>
                <w:sz w:val="20"/>
                <w:szCs w:val="20"/>
              </w:rPr>
            </w:rPrChange>
          </w:rPr>
          <w:delText>Information Classification</w:delText>
        </w:r>
        <w:r w:rsidR="00751528" w:rsidRPr="00AC2ADB" w:rsidDel="00AC2ADB">
          <w:rPr>
            <w:noProof/>
            <w:webHidden/>
          </w:rPr>
          <w:tab/>
        </w:r>
        <w:r w:rsidR="0068488C" w:rsidRPr="00AC2ADB" w:rsidDel="00AC2ADB">
          <w:rPr>
            <w:noProof/>
            <w:webHidden/>
          </w:rPr>
          <w:delText>3-4</w:delText>
        </w:r>
      </w:del>
    </w:p>
    <w:p w:rsidR="00751528" w:rsidRPr="00AC2ADB" w:rsidDel="00AC2ADB" w:rsidRDefault="00372B98">
      <w:pPr>
        <w:pStyle w:val="TOC3"/>
        <w:tabs>
          <w:tab w:val="left" w:pos="1320"/>
          <w:tab w:val="right" w:leader="dot" w:pos="9350"/>
        </w:tabs>
        <w:rPr>
          <w:del w:id="1653" w:author="Vilson Lu" w:date="2014-08-22T06:40:00Z"/>
          <w:rFonts w:eastAsiaTheme="minorEastAsia"/>
          <w:noProof/>
          <w:sz w:val="22"/>
          <w:szCs w:val="22"/>
          <w:rPrChange w:id="1654" w:author="Vilson Lu" w:date="2014-08-22T06:41:00Z">
            <w:rPr>
              <w:del w:id="1655" w:author="Vilson Lu" w:date="2014-08-22T06:40:00Z"/>
              <w:rFonts w:asciiTheme="minorHAnsi" w:eastAsiaTheme="minorEastAsia" w:hAnsiTheme="minorHAnsi" w:cstheme="minorBidi"/>
              <w:noProof/>
              <w:sz w:val="22"/>
              <w:szCs w:val="22"/>
            </w:rPr>
          </w:rPrChange>
        </w:rPr>
      </w:pPr>
      <w:del w:id="1656" w:author="Vilson Lu" w:date="2014-08-22T06:40:00Z">
        <w:r w:rsidRPr="00372B98">
          <w:rPr>
            <w:rPrChange w:id="1657" w:author="Vilson Lu" w:date="2014-08-22T06:41:00Z">
              <w:rPr>
                <w:rStyle w:val="Hyperlink"/>
                <w:noProof/>
                <w:sz w:val="20"/>
                <w:szCs w:val="20"/>
              </w:rPr>
            </w:rPrChange>
          </w:rPr>
          <w:delText>3.2.1</w:delText>
        </w:r>
        <w:r w:rsidRPr="00372B98">
          <w:rPr>
            <w:rFonts w:eastAsiaTheme="minorEastAsia"/>
            <w:noProof/>
            <w:sz w:val="22"/>
            <w:szCs w:val="22"/>
            <w:rPrChange w:id="165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59" w:author="Vilson Lu" w:date="2014-08-22T06:41:00Z">
              <w:rPr>
                <w:rStyle w:val="Hyperlink"/>
                <w:noProof/>
                <w:sz w:val="20"/>
                <w:szCs w:val="20"/>
              </w:rPr>
            </w:rPrChange>
          </w:rPr>
          <w:delText>Document Representation</w:delText>
        </w:r>
        <w:r w:rsidR="00751528" w:rsidRPr="00AC2ADB" w:rsidDel="00AC2ADB">
          <w:rPr>
            <w:noProof/>
            <w:webHidden/>
          </w:rPr>
          <w:tab/>
        </w:r>
        <w:r w:rsidR="0068488C" w:rsidRPr="00AC2ADB" w:rsidDel="00AC2ADB">
          <w:rPr>
            <w:noProof/>
            <w:webHidden/>
          </w:rPr>
          <w:delText>3-4</w:delText>
        </w:r>
      </w:del>
    </w:p>
    <w:p w:rsidR="00751528" w:rsidRPr="00AC2ADB" w:rsidDel="00AC2ADB" w:rsidRDefault="00372B98">
      <w:pPr>
        <w:pStyle w:val="TOC3"/>
        <w:tabs>
          <w:tab w:val="left" w:pos="1320"/>
          <w:tab w:val="right" w:leader="dot" w:pos="9350"/>
        </w:tabs>
        <w:rPr>
          <w:del w:id="1660" w:author="Vilson Lu" w:date="2014-08-22T06:40:00Z"/>
          <w:rFonts w:eastAsiaTheme="minorEastAsia"/>
          <w:noProof/>
          <w:sz w:val="22"/>
          <w:szCs w:val="22"/>
          <w:rPrChange w:id="1661" w:author="Vilson Lu" w:date="2014-08-22T06:41:00Z">
            <w:rPr>
              <w:del w:id="1662" w:author="Vilson Lu" w:date="2014-08-22T06:40:00Z"/>
              <w:rFonts w:asciiTheme="minorHAnsi" w:eastAsiaTheme="minorEastAsia" w:hAnsiTheme="minorHAnsi" w:cstheme="minorBidi"/>
              <w:noProof/>
              <w:sz w:val="22"/>
              <w:szCs w:val="22"/>
            </w:rPr>
          </w:rPrChange>
        </w:rPr>
      </w:pPr>
      <w:del w:id="1663" w:author="Vilson Lu" w:date="2014-08-22T06:40:00Z">
        <w:r w:rsidRPr="00372B98">
          <w:rPr>
            <w:rPrChange w:id="1664" w:author="Vilson Lu" w:date="2014-08-22T06:41:00Z">
              <w:rPr>
                <w:rStyle w:val="Hyperlink"/>
                <w:noProof/>
                <w:sz w:val="20"/>
                <w:szCs w:val="20"/>
              </w:rPr>
            </w:rPrChange>
          </w:rPr>
          <w:delText>3.2.2</w:delText>
        </w:r>
        <w:r w:rsidRPr="00372B98">
          <w:rPr>
            <w:rFonts w:eastAsiaTheme="minorEastAsia"/>
            <w:noProof/>
            <w:sz w:val="22"/>
            <w:szCs w:val="22"/>
            <w:rPrChange w:id="166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66" w:author="Vilson Lu" w:date="2014-08-22T06:41:00Z">
              <w:rPr>
                <w:rStyle w:val="Hyperlink"/>
                <w:noProof/>
                <w:sz w:val="20"/>
                <w:szCs w:val="20"/>
              </w:rPr>
            </w:rPrChange>
          </w:rPr>
          <w:delText>Dimensionality Reduction (Feature Selection)</w:delText>
        </w:r>
        <w:r w:rsidR="00751528" w:rsidRPr="00AC2ADB" w:rsidDel="00AC2ADB">
          <w:rPr>
            <w:noProof/>
            <w:webHidden/>
          </w:rPr>
          <w:tab/>
        </w:r>
        <w:r w:rsidR="0068488C" w:rsidRPr="00AC2ADB" w:rsidDel="00AC2ADB">
          <w:rPr>
            <w:noProof/>
            <w:webHidden/>
          </w:rPr>
          <w:delText>3-5</w:delText>
        </w:r>
      </w:del>
    </w:p>
    <w:p w:rsidR="00751528" w:rsidRPr="00AC2ADB" w:rsidDel="00AC2ADB" w:rsidRDefault="00372B98">
      <w:pPr>
        <w:pStyle w:val="TOC3"/>
        <w:tabs>
          <w:tab w:val="left" w:pos="1320"/>
          <w:tab w:val="right" w:leader="dot" w:pos="9350"/>
        </w:tabs>
        <w:rPr>
          <w:del w:id="1667" w:author="Vilson Lu" w:date="2014-08-22T06:40:00Z"/>
          <w:rFonts w:eastAsiaTheme="minorEastAsia"/>
          <w:noProof/>
          <w:sz w:val="22"/>
          <w:szCs w:val="22"/>
          <w:rPrChange w:id="1668" w:author="Vilson Lu" w:date="2014-08-22T06:41:00Z">
            <w:rPr>
              <w:del w:id="1669" w:author="Vilson Lu" w:date="2014-08-22T06:40:00Z"/>
              <w:rFonts w:asciiTheme="minorHAnsi" w:eastAsiaTheme="minorEastAsia" w:hAnsiTheme="minorHAnsi" w:cstheme="minorBidi"/>
              <w:noProof/>
              <w:sz w:val="22"/>
              <w:szCs w:val="22"/>
            </w:rPr>
          </w:rPrChange>
        </w:rPr>
      </w:pPr>
      <w:del w:id="1670" w:author="Vilson Lu" w:date="2014-08-22T06:40:00Z">
        <w:r w:rsidRPr="00372B98">
          <w:rPr>
            <w:rPrChange w:id="1671" w:author="Vilson Lu" w:date="2014-08-22T06:41:00Z">
              <w:rPr>
                <w:rStyle w:val="Hyperlink"/>
                <w:noProof/>
                <w:sz w:val="20"/>
                <w:szCs w:val="20"/>
              </w:rPr>
            </w:rPrChange>
          </w:rPr>
          <w:delText>3.2.3</w:delText>
        </w:r>
        <w:r w:rsidRPr="00372B98">
          <w:rPr>
            <w:rFonts w:eastAsiaTheme="minorEastAsia"/>
            <w:noProof/>
            <w:sz w:val="22"/>
            <w:szCs w:val="22"/>
            <w:rPrChange w:id="167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73" w:author="Vilson Lu" w:date="2014-08-22T06:41:00Z">
              <w:rPr>
                <w:rStyle w:val="Hyperlink"/>
                <w:noProof/>
                <w:sz w:val="20"/>
                <w:szCs w:val="20"/>
              </w:rPr>
            </w:rPrChange>
          </w:rPr>
          <w:delText>Classification</w:delText>
        </w:r>
        <w:r w:rsidR="00751528" w:rsidRPr="00AC2ADB" w:rsidDel="00AC2ADB">
          <w:rPr>
            <w:noProof/>
            <w:webHidden/>
          </w:rPr>
          <w:tab/>
        </w:r>
        <w:r w:rsidR="0068488C" w:rsidRPr="00AC2ADB" w:rsidDel="00AC2ADB">
          <w:rPr>
            <w:noProof/>
            <w:webHidden/>
          </w:rPr>
          <w:delText>3-6</w:delText>
        </w:r>
      </w:del>
    </w:p>
    <w:p w:rsidR="00751528" w:rsidRPr="00AC2ADB" w:rsidDel="00AC2ADB" w:rsidRDefault="00372B98">
      <w:pPr>
        <w:pStyle w:val="TOC2"/>
        <w:tabs>
          <w:tab w:val="left" w:pos="880"/>
          <w:tab w:val="right" w:leader="dot" w:pos="9350"/>
        </w:tabs>
        <w:rPr>
          <w:del w:id="1674" w:author="Vilson Lu" w:date="2014-08-22T06:40:00Z"/>
          <w:rFonts w:eastAsiaTheme="minorEastAsia"/>
          <w:noProof/>
          <w:sz w:val="22"/>
          <w:szCs w:val="22"/>
          <w:rPrChange w:id="1675" w:author="Vilson Lu" w:date="2014-08-22T06:41:00Z">
            <w:rPr>
              <w:del w:id="1676" w:author="Vilson Lu" w:date="2014-08-22T06:40:00Z"/>
              <w:rFonts w:asciiTheme="minorHAnsi" w:eastAsiaTheme="minorEastAsia" w:hAnsiTheme="minorHAnsi" w:cstheme="minorBidi"/>
              <w:noProof/>
              <w:sz w:val="22"/>
              <w:szCs w:val="22"/>
            </w:rPr>
          </w:rPrChange>
        </w:rPr>
      </w:pPr>
      <w:del w:id="1677" w:author="Vilson Lu" w:date="2014-08-22T06:40:00Z">
        <w:r w:rsidRPr="00372B98">
          <w:rPr>
            <w:rPrChange w:id="1678" w:author="Vilson Lu" w:date="2014-08-22T06:41:00Z">
              <w:rPr>
                <w:rStyle w:val="Hyperlink"/>
                <w:noProof/>
                <w:sz w:val="20"/>
                <w:szCs w:val="20"/>
              </w:rPr>
            </w:rPrChange>
          </w:rPr>
          <w:delText>3.3</w:delText>
        </w:r>
        <w:r w:rsidRPr="00372B98">
          <w:rPr>
            <w:rFonts w:eastAsiaTheme="minorEastAsia"/>
            <w:noProof/>
            <w:sz w:val="22"/>
            <w:szCs w:val="22"/>
            <w:rPrChange w:id="167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80" w:author="Vilson Lu" w:date="2014-08-22T06:41:00Z">
              <w:rPr>
                <w:rStyle w:val="Hyperlink"/>
                <w:noProof/>
                <w:sz w:val="20"/>
                <w:szCs w:val="20"/>
              </w:rPr>
            </w:rPrChange>
          </w:rPr>
          <w:delText>Information Extraction Architecture</w:delText>
        </w:r>
        <w:r w:rsidR="00751528" w:rsidRPr="00AC2ADB" w:rsidDel="00AC2ADB">
          <w:rPr>
            <w:noProof/>
            <w:webHidden/>
          </w:rPr>
          <w:tab/>
        </w:r>
        <w:r w:rsidR="0068488C" w:rsidRPr="00AC2ADB" w:rsidDel="00AC2ADB">
          <w:rPr>
            <w:noProof/>
            <w:webHidden/>
          </w:rPr>
          <w:delText>3-6</w:delText>
        </w:r>
      </w:del>
    </w:p>
    <w:p w:rsidR="00751528" w:rsidRPr="00AC2ADB" w:rsidDel="00AC2ADB" w:rsidRDefault="00372B98">
      <w:pPr>
        <w:pStyle w:val="TOC3"/>
        <w:tabs>
          <w:tab w:val="left" w:pos="1320"/>
          <w:tab w:val="right" w:leader="dot" w:pos="9350"/>
        </w:tabs>
        <w:rPr>
          <w:del w:id="1681" w:author="Vilson Lu" w:date="2014-08-22T06:40:00Z"/>
          <w:rFonts w:eastAsiaTheme="minorEastAsia"/>
          <w:noProof/>
          <w:sz w:val="22"/>
          <w:szCs w:val="22"/>
          <w:rPrChange w:id="1682" w:author="Vilson Lu" w:date="2014-08-22T06:41:00Z">
            <w:rPr>
              <w:del w:id="1683" w:author="Vilson Lu" w:date="2014-08-22T06:40:00Z"/>
              <w:rFonts w:asciiTheme="minorHAnsi" w:eastAsiaTheme="minorEastAsia" w:hAnsiTheme="minorHAnsi" w:cstheme="minorBidi"/>
              <w:noProof/>
              <w:sz w:val="22"/>
              <w:szCs w:val="22"/>
            </w:rPr>
          </w:rPrChange>
        </w:rPr>
      </w:pPr>
      <w:del w:id="1684" w:author="Vilson Lu" w:date="2014-08-22T06:40:00Z">
        <w:r w:rsidRPr="00372B98">
          <w:rPr>
            <w:rPrChange w:id="1685" w:author="Vilson Lu" w:date="2014-08-22T06:41:00Z">
              <w:rPr>
                <w:rStyle w:val="Hyperlink"/>
                <w:noProof/>
                <w:sz w:val="20"/>
                <w:szCs w:val="20"/>
              </w:rPr>
            </w:rPrChange>
          </w:rPr>
          <w:delText>3.3.1</w:delText>
        </w:r>
        <w:r w:rsidRPr="00372B98">
          <w:rPr>
            <w:rFonts w:eastAsiaTheme="minorEastAsia"/>
            <w:noProof/>
            <w:sz w:val="22"/>
            <w:szCs w:val="22"/>
            <w:rPrChange w:id="168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87" w:author="Vilson Lu" w:date="2014-08-22T06:41:00Z">
              <w:rPr>
                <w:rStyle w:val="Hyperlink"/>
                <w:noProof/>
                <w:sz w:val="20"/>
                <w:szCs w:val="20"/>
              </w:rPr>
            </w:rPrChange>
          </w:rPr>
          <w:delText>Template-Based Architecture</w:delText>
        </w:r>
        <w:r w:rsidR="00751528" w:rsidRPr="00AC2ADB" w:rsidDel="00AC2ADB">
          <w:rPr>
            <w:noProof/>
            <w:webHidden/>
          </w:rPr>
          <w:tab/>
        </w:r>
        <w:r w:rsidR="0068488C" w:rsidRPr="00AC2ADB" w:rsidDel="00AC2ADB">
          <w:rPr>
            <w:noProof/>
            <w:webHidden/>
          </w:rPr>
          <w:delText>3-6</w:delText>
        </w:r>
      </w:del>
    </w:p>
    <w:p w:rsidR="00751528" w:rsidRPr="00AC2ADB" w:rsidDel="00AC2ADB" w:rsidRDefault="00372B98">
      <w:pPr>
        <w:pStyle w:val="TOC3"/>
        <w:tabs>
          <w:tab w:val="left" w:pos="1320"/>
          <w:tab w:val="right" w:leader="dot" w:pos="9350"/>
        </w:tabs>
        <w:rPr>
          <w:del w:id="1688" w:author="Vilson Lu" w:date="2014-08-22T06:40:00Z"/>
          <w:rFonts w:eastAsiaTheme="minorEastAsia"/>
          <w:noProof/>
          <w:sz w:val="22"/>
          <w:szCs w:val="22"/>
          <w:rPrChange w:id="1689" w:author="Vilson Lu" w:date="2014-08-22T06:41:00Z">
            <w:rPr>
              <w:del w:id="1690" w:author="Vilson Lu" w:date="2014-08-22T06:40:00Z"/>
              <w:rFonts w:asciiTheme="minorHAnsi" w:eastAsiaTheme="minorEastAsia" w:hAnsiTheme="minorHAnsi" w:cstheme="minorBidi"/>
              <w:noProof/>
              <w:sz w:val="22"/>
              <w:szCs w:val="22"/>
            </w:rPr>
          </w:rPrChange>
        </w:rPr>
      </w:pPr>
      <w:del w:id="1691" w:author="Vilson Lu" w:date="2014-08-22T06:40:00Z">
        <w:r w:rsidRPr="00372B98">
          <w:rPr>
            <w:rPrChange w:id="1692" w:author="Vilson Lu" w:date="2014-08-22T06:41:00Z">
              <w:rPr>
                <w:rStyle w:val="Hyperlink"/>
                <w:noProof/>
                <w:sz w:val="20"/>
                <w:szCs w:val="20"/>
              </w:rPr>
            </w:rPrChange>
          </w:rPr>
          <w:delText>3.3.2</w:delText>
        </w:r>
        <w:r w:rsidRPr="00372B98">
          <w:rPr>
            <w:rFonts w:eastAsiaTheme="minorEastAsia"/>
            <w:noProof/>
            <w:sz w:val="22"/>
            <w:szCs w:val="22"/>
            <w:rPrChange w:id="169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694" w:author="Vilson Lu" w:date="2014-08-22T06:41:00Z">
              <w:rPr>
                <w:rStyle w:val="Hyperlink"/>
                <w:noProof/>
                <w:sz w:val="20"/>
                <w:szCs w:val="20"/>
              </w:rPr>
            </w:rPrChange>
          </w:rPr>
          <w:delText>Adaptive Architecture</w:delText>
        </w:r>
        <w:r w:rsidR="00751528" w:rsidRPr="00AC2ADB" w:rsidDel="00AC2ADB">
          <w:rPr>
            <w:noProof/>
            <w:webHidden/>
          </w:rPr>
          <w:tab/>
        </w:r>
        <w:r w:rsidR="0068488C" w:rsidRPr="00AC2ADB" w:rsidDel="00AC2ADB">
          <w:rPr>
            <w:noProof/>
            <w:webHidden/>
          </w:rPr>
          <w:delText>3-7</w:delText>
        </w:r>
      </w:del>
    </w:p>
    <w:p w:rsidR="00751528" w:rsidRPr="00AC2ADB" w:rsidDel="00AC2ADB" w:rsidRDefault="00372B98">
      <w:pPr>
        <w:pStyle w:val="TOC2"/>
        <w:tabs>
          <w:tab w:val="left" w:pos="880"/>
          <w:tab w:val="right" w:leader="dot" w:pos="9350"/>
        </w:tabs>
        <w:rPr>
          <w:del w:id="1695" w:author="Vilson Lu" w:date="2014-08-22T06:40:00Z"/>
          <w:rFonts w:eastAsiaTheme="minorEastAsia"/>
          <w:noProof/>
          <w:sz w:val="22"/>
          <w:szCs w:val="22"/>
          <w:rPrChange w:id="1696" w:author="Vilson Lu" w:date="2014-08-22T06:41:00Z">
            <w:rPr>
              <w:del w:id="1697" w:author="Vilson Lu" w:date="2014-08-22T06:40:00Z"/>
              <w:rFonts w:asciiTheme="minorHAnsi" w:eastAsiaTheme="minorEastAsia" w:hAnsiTheme="minorHAnsi" w:cstheme="minorBidi"/>
              <w:noProof/>
              <w:sz w:val="22"/>
              <w:szCs w:val="22"/>
            </w:rPr>
          </w:rPrChange>
        </w:rPr>
      </w:pPr>
      <w:del w:id="1698" w:author="Vilson Lu" w:date="2014-08-22T06:40:00Z">
        <w:r w:rsidRPr="00372B98">
          <w:rPr>
            <w:rPrChange w:id="1699" w:author="Vilson Lu" w:date="2014-08-22T06:41:00Z">
              <w:rPr>
                <w:rStyle w:val="Hyperlink"/>
                <w:noProof/>
                <w:sz w:val="20"/>
                <w:szCs w:val="20"/>
              </w:rPr>
            </w:rPrChange>
          </w:rPr>
          <w:delText>3.4</w:delText>
        </w:r>
        <w:r w:rsidRPr="00372B98">
          <w:rPr>
            <w:rFonts w:eastAsiaTheme="minorEastAsia"/>
            <w:noProof/>
            <w:sz w:val="22"/>
            <w:szCs w:val="22"/>
            <w:rPrChange w:id="170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01" w:author="Vilson Lu" w:date="2014-08-22T06:41:00Z">
              <w:rPr>
                <w:rStyle w:val="Hyperlink"/>
                <w:noProof/>
                <w:sz w:val="20"/>
                <w:szCs w:val="20"/>
              </w:rPr>
            </w:rPrChange>
          </w:rPr>
          <w:delText>Twitter</w:delText>
        </w:r>
        <w:r w:rsidR="00751528" w:rsidRPr="00AC2ADB" w:rsidDel="00AC2ADB">
          <w:rPr>
            <w:noProof/>
            <w:webHidden/>
          </w:rPr>
          <w:tab/>
        </w:r>
        <w:r w:rsidR="0068488C" w:rsidRPr="00AC2ADB" w:rsidDel="00AC2ADB">
          <w:rPr>
            <w:noProof/>
            <w:webHidden/>
          </w:rPr>
          <w:delText>3-14</w:delText>
        </w:r>
      </w:del>
    </w:p>
    <w:p w:rsidR="00751528" w:rsidRPr="00AC2ADB" w:rsidDel="00AC2ADB" w:rsidRDefault="00372B98">
      <w:pPr>
        <w:pStyle w:val="TOC3"/>
        <w:tabs>
          <w:tab w:val="left" w:pos="1320"/>
          <w:tab w:val="right" w:leader="dot" w:pos="9350"/>
        </w:tabs>
        <w:rPr>
          <w:del w:id="1702" w:author="Vilson Lu" w:date="2014-08-22T06:40:00Z"/>
          <w:rFonts w:eastAsiaTheme="minorEastAsia"/>
          <w:noProof/>
          <w:sz w:val="22"/>
          <w:szCs w:val="22"/>
          <w:rPrChange w:id="1703" w:author="Vilson Lu" w:date="2014-08-22T06:41:00Z">
            <w:rPr>
              <w:del w:id="1704" w:author="Vilson Lu" w:date="2014-08-22T06:40:00Z"/>
              <w:rFonts w:asciiTheme="minorHAnsi" w:eastAsiaTheme="minorEastAsia" w:hAnsiTheme="minorHAnsi" w:cstheme="minorBidi"/>
              <w:noProof/>
              <w:sz w:val="22"/>
              <w:szCs w:val="22"/>
            </w:rPr>
          </w:rPrChange>
        </w:rPr>
      </w:pPr>
      <w:del w:id="1705" w:author="Vilson Lu" w:date="2014-08-22T06:40:00Z">
        <w:r w:rsidRPr="00372B98">
          <w:rPr>
            <w:rPrChange w:id="1706" w:author="Vilson Lu" w:date="2014-08-22T06:41:00Z">
              <w:rPr>
                <w:rStyle w:val="Hyperlink"/>
                <w:noProof/>
                <w:sz w:val="20"/>
                <w:szCs w:val="20"/>
              </w:rPr>
            </w:rPrChange>
          </w:rPr>
          <w:delText>3.4.1</w:delText>
        </w:r>
        <w:r w:rsidRPr="00372B98">
          <w:rPr>
            <w:rFonts w:eastAsiaTheme="minorEastAsia"/>
            <w:noProof/>
            <w:sz w:val="22"/>
            <w:szCs w:val="22"/>
            <w:rPrChange w:id="170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08" w:author="Vilson Lu" w:date="2014-08-22T06:41:00Z">
              <w:rPr>
                <w:rStyle w:val="Hyperlink"/>
                <w:noProof/>
                <w:sz w:val="20"/>
                <w:szCs w:val="20"/>
              </w:rPr>
            </w:rPrChange>
          </w:rPr>
          <w:delText>Use of Twitter</w:delText>
        </w:r>
        <w:r w:rsidR="00751528" w:rsidRPr="00AC2ADB" w:rsidDel="00AC2ADB">
          <w:rPr>
            <w:noProof/>
            <w:webHidden/>
          </w:rPr>
          <w:tab/>
        </w:r>
        <w:r w:rsidR="0068488C" w:rsidRPr="00AC2ADB" w:rsidDel="00AC2ADB">
          <w:rPr>
            <w:noProof/>
            <w:webHidden/>
          </w:rPr>
          <w:delText>3-14</w:delText>
        </w:r>
      </w:del>
    </w:p>
    <w:p w:rsidR="00751528" w:rsidRPr="00AC2ADB" w:rsidDel="00AC2ADB" w:rsidRDefault="00372B98">
      <w:pPr>
        <w:pStyle w:val="TOC3"/>
        <w:tabs>
          <w:tab w:val="left" w:pos="1320"/>
          <w:tab w:val="right" w:leader="dot" w:pos="9350"/>
        </w:tabs>
        <w:rPr>
          <w:del w:id="1709" w:author="Vilson Lu" w:date="2014-08-22T06:40:00Z"/>
          <w:rFonts w:eastAsiaTheme="minorEastAsia"/>
          <w:noProof/>
          <w:sz w:val="22"/>
          <w:szCs w:val="22"/>
          <w:rPrChange w:id="1710" w:author="Vilson Lu" w:date="2014-08-22T06:41:00Z">
            <w:rPr>
              <w:del w:id="1711" w:author="Vilson Lu" w:date="2014-08-22T06:40:00Z"/>
              <w:rFonts w:asciiTheme="minorHAnsi" w:eastAsiaTheme="minorEastAsia" w:hAnsiTheme="minorHAnsi" w:cstheme="minorBidi"/>
              <w:noProof/>
              <w:sz w:val="22"/>
              <w:szCs w:val="22"/>
            </w:rPr>
          </w:rPrChange>
        </w:rPr>
      </w:pPr>
      <w:del w:id="1712" w:author="Vilson Lu" w:date="2014-08-22T06:40:00Z">
        <w:r w:rsidRPr="00372B98">
          <w:rPr>
            <w:rPrChange w:id="1713" w:author="Vilson Lu" w:date="2014-08-22T06:41:00Z">
              <w:rPr>
                <w:rStyle w:val="Hyperlink"/>
                <w:noProof/>
                <w:sz w:val="20"/>
                <w:szCs w:val="20"/>
              </w:rPr>
            </w:rPrChange>
          </w:rPr>
          <w:delText>3.4.2</w:delText>
        </w:r>
        <w:r w:rsidRPr="00372B98">
          <w:rPr>
            <w:rFonts w:eastAsiaTheme="minorEastAsia"/>
            <w:noProof/>
            <w:sz w:val="22"/>
            <w:szCs w:val="22"/>
            <w:rPrChange w:id="171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15" w:author="Vilson Lu" w:date="2014-08-22T06:41:00Z">
              <w:rPr>
                <w:rStyle w:val="Hyperlink"/>
                <w:noProof/>
                <w:sz w:val="20"/>
                <w:szCs w:val="20"/>
              </w:rPr>
            </w:rPrChange>
          </w:rPr>
          <w:delText>Twitter and Disasters</w:delText>
        </w:r>
        <w:r w:rsidR="00751528" w:rsidRPr="00AC2ADB" w:rsidDel="00AC2ADB">
          <w:rPr>
            <w:noProof/>
            <w:webHidden/>
          </w:rPr>
          <w:tab/>
        </w:r>
        <w:r w:rsidR="0068488C" w:rsidRPr="00AC2ADB" w:rsidDel="00AC2ADB">
          <w:rPr>
            <w:noProof/>
            <w:webHidden/>
          </w:rPr>
          <w:delText>3-14</w:delText>
        </w:r>
      </w:del>
    </w:p>
    <w:p w:rsidR="00751528" w:rsidRPr="00AC2ADB" w:rsidDel="00AC2ADB" w:rsidRDefault="00372B98">
      <w:pPr>
        <w:pStyle w:val="TOC2"/>
        <w:tabs>
          <w:tab w:val="left" w:pos="880"/>
          <w:tab w:val="right" w:leader="dot" w:pos="9350"/>
        </w:tabs>
        <w:rPr>
          <w:del w:id="1716" w:author="Vilson Lu" w:date="2014-08-22T06:40:00Z"/>
          <w:rFonts w:eastAsiaTheme="minorEastAsia"/>
          <w:noProof/>
          <w:sz w:val="22"/>
          <w:szCs w:val="22"/>
          <w:rPrChange w:id="1717" w:author="Vilson Lu" w:date="2014-08-22T06:41:00Z">
            <w:rPr>
              <w:del w:id="1718" w:author="Vilson Lu" w:date="2014-08-22T06:40:00Z"/>
              <w:rFonts w:asciiTheme="minorHAnsi" w:eastAsiaTheme="minorEastAsia" w:hAnsiTheme="minorHAnsi" w:cstheme="minorBidi"/>
              <w:noProof/>
              <w:sz w:val="22"/>
              <w:szCs w:val="22"/>
            </w:rPr>
          </w:rPrChange>
        </w:rPr>
      </w:pPr>
      <w:del w:id="1719" w:author="Vilson Lu" w:date="2014-08-22T06:40:00Z">
        <w:r w:rsidRPr="00372B98">
          <w:rPr>
            <w:rPrChange w:id="1720" w:author="Vilson Lu" w:date="2014-08-22T06:41:00Z">
              <w:rPr>
                <w:rStyle w:val="Hyperlink"/>
                <w:noProof/>
                <w:sz w:val="20"/>
                <w:szCs w:val="20"/>
              </w:rPr>
            </w:rPrChange>
          </w:rPr>
          <w:delText>3.5</w:delText>
        </w:r>
        <w:r w:rsidRPr="00372B98">
          <w:rPr>
            <w:rFonts w:eastAsiaTheme="minorEastAsia"/>
            <w:noProof/>
            <w:sz w:val="22"/>
            <w:szCs w:val="22"/>
            <w:rPrChange w:id="172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22" w:author="Vilson Lu" w:date="2014-08-22T06:41:00Z">
              <w:rPr>
                <w:rStyle w:val="Hyperlink"/>
                <w:noProof/>
                <w:sz w:val="20"/>
                <w:szCs w:val="20"/>
              </w:rPr>
            </w:rPrChange>
          </w:rPr>
          <w:delText>Evaluation Metrics</w:delText>
        </w:r>
        <w:r w:rsidR="00751528" w:rsidRPr="00AC2ADB" w:rsidDel="00AC2ADB">
          <w:rPr>
            <w:noProof/>
            <w:webHidden/>
          </w:rPr>
          <w:tab/>
        </w:r>
        <w:r w:rsidR="0068488C" w:rsidRPr="00AC2ADB" w:rsidDel="00AC2ADB">
          <w:rPr>
            <w:noProof/>
            <w:webHidden/>
          </w:rPr>
          <w:delText>3-16</w:delText>
        </w:r>
      </w:del>
    </w:p>
    <w:p w:rsidR="00751528" w:rsidRPr="00AC2ADB" w:rsidDel="00AC2ADB" w:rsidRDefault="00372B98">
      <w:pPr>
        <w:pStyle w:val="TOC3"/>
        <w:tabs>
          <w:tab w:val="left" w:pos="1320"/>
          <w:tab w:val="right" w:leader="dot" w:pos="9350"/>
        </w:tabs>
        <w:rPr>
          <w:del w:id="1723" w:author="Vilson Lu" w:date="2014-08-22T06:40:00Z"/>
          <w:rFonts w:eastAsiaTheme="minorEastAsia"/>
          <w:noProof/>
          <w:sz w:val="22"/>
          <w:szCs w:val="22"/>
          <w:rPrChange w:id="1724" w:author="Vilson Lu" w:date="2014-08-22T06:41:00Z">
            <w:rPr>
              <w:del w:id="1725" w:author="Vilson Lu" w:date="2014-08-22T06:40:00Z"/>
              <w:rFonts w:asciiTheme="minorHAnsi" w:eastAsiaTheme="minorEastAsia" w:hAnsiTheme="minorHAnsi" w:cstheme="minorBidi"/>
              <w:noProof/>
              <w:sz w:val="22"/>
              <w:szCs w:val="22"/>
            </w:rPr>
          </w:rPrChange>
        </w:rPr>
      </w:pPr>
      <w:del w:id="1726" w:author="Vilson Lu" w:date="2014-08-22T06:40:00Z">
        <w:r w:rsidRPr="00372B98">
          <w:rPr>
            <w:rPrChange w:id="1727" w:author="Vilson Lu" w:date="2014-08-22T06:41:00Z">
              <w:rPr>
                <w:rStyle w:val="Hyperlink"/>
                <w:noProof/>
                <w:sz w:val="20"/>
                <w:szCs w:val="20"/>
              </w:rPr>
            </w:rPrChange>
          </w:rPr>
          <w:delText>3.5.1</w:delText>
        </w:r>
        <w:r w:rsidRPr="00372B98">
          <w:rPr>
            <w:rFonts w:eastAsiaTheme="minorEastAsia"/>
            <w:noProof/>
            <w:sz w:val="22"/>
            <w:szCs w:val="22"/>
            <w:rPrChange w:id="172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29" w:author="Vilson Lu" w:date="2014-08-22T06:41:00Z">
              <w:rPr>
                <w:rStyle w:val="Hyperlink"/>
                <w:noProof/>
                <w:sz w:val="20"/>
                <w:szCs w:val="20"/>
              </w:rPr>
            </w:rPrChange>
          </w:rPr>
          <w:delText>F-measure</w:delText>
        </w:r>
        <w:r w:rsidR="00751528" w:rsidRPr="00AC2ADB" w:rsidDel="00AC2ADB">
          <w:rPr>
            <w:noProof/>
            <w:webHidden/>
          </w:rPr>
          <w:tab/>
        </w:r>
        <w:r w:rsidR="0068488C" w:rsidRPr="00AC2ADB" w:rsidDel="00AC2ADB">
          <w:rPr>
            <w:noProof/>
            <w:webHidden/>
          </w:rPr>
          <w:delText>3-16</w:delText>
        </w:r>
      </w:del>
    </w:p>
    <w:p w:rsidR="00751528" w:rsidRPr="00AC2ADB" w:rsidDel="00AC2ADB" w:rsidRDefault="00372B98">
      <w:pPr>
        <w:pStyle w:val="TOC3"/>
        <w:tabs>
          <w:tab w:val="left" w:pos="1320"/>
          <w:tab w:val="right" w:leader="dot" w:pos="9350"/>
        </w:tabs>
        <w:rPr>
          <w:del w:id="1730" w:author="Vilson Lu" w:date="2014-08-22T06:40:00Z"/>
          <w:rFonts w:eastAsiaTheme="minorEastAsia"/>
          <w:noProof/>
          <w:sz w:val="22"/>
          <w:szCs w:val="22"/>
          <w:rPrChange w:id="1731" w:author="Vilson Lu" w:date="2014-08-22T06:41:00Z">
            <w:rPr>
              <w:del w:id="1732" w:author="Vilson Lu" w:date="2014-08-22T06:40:00Z"/>
              <w:rFonts w:asciiTheme="minorHAnsi" w:eastAsiaTheme="minorEastAsia" w:hAnsiTheme="minorHAnsi" w:cstheme="minorBidi"/>
              <w:noProof/>
              <w:sz w:val="22"/>
              <w:szCs w:val="22"/>
            </w:rPr>
          </w:rPrChange>
        </w:rPr>
      </w:pPr>
      <w:del w:id="1733" w:author="Vilson Lu" w:date="2014-08-22T06:40:00Z">
        <w:r w:rsidRPr="00372B98">
          <w:rPr>
            <w:rPrChange w:id="1734" w:author="Vilson Lu" w:date="2014-08-22T06:41:00Z">
              <w:rPr>
                <w:rStyle w:val="Hyperlink"/>
                <w:noProof/>
                <w:sz w:val="20"/>
                <w:szCs w:val="20"/>
              </w:rPr>
            </w:rPrChange>
          </w:rPr>
          <w:delText>3.5.2</w:delText>
        </w:r>
        <w:r w:rsidRPr="00372B98">
          <w:rPr>
            <w:rFonts w:eastAsiaTheme="minorEastAsia"/>
            <w:noProof/>
            <w:sz w:val="22"/>
            <w:szCs w:val="22"/>
            <w:rPrChange w:id="173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36" w:author="Vilson Lu" w:date="2014-08-22T06:41:00Z">
              <w:rPr>
                <w:rStyle w:val="Hyperlink"/>
                <w:noProof/>
                <w:sz w:val="20"/>
                <w:szCs w:val="20"/>
              </w:rPr>
            </w:rPrChange>
          </w:rPr>
          <w:delText>Kappa Statistics</w:delText>
        </w:r>
        <w:r w:rsidR="00751528" w:rsidRPr="00AC2ADB" w:rsidDel="00AC2ADB">
          <w:rPr>
            <w:noProof/>
            <w:webHidden/>
          </w:rPr>
          <w:tab/>
        </w:r>
        <w:r w:rsidR="0068488C" w:rsidRPr="00AC2ADB" w:rsidDel="00AC2ADB">
          <w:rPr>
            <w:noProof/>
            <w:webHidden/>
          </w:rPr>
          <w:delText>3-17</w:delText>
        </w:r>
      </w:del>
    </w:p>
    <w:p w:rsidR="00751528" w:rsidRPr="00AC2ADB" w:rsidDel="00AC2ADB" w:rsidRDefault="00372B98">
      <w:pPr>
        <w:pStyle w:val="TOC2"/>
        <w:tabs>
          <w:tab w:val="left" w:pos="880"/>
          <w:tab w:val="right" w:leader="dot" w:pos="9350"/>
        </w:tabs>
        <w:rPr>
          <w:del w:id="1737" w:author="Vilson Lu" w:date="2014-08-22T06:40:00Z"/>
          <w:rFonts w:eastAsiaTheme="minorEastAsia"/>
          <w:noProof/>
          <w:sz w:val="22"/>
          <w:szCs w:val="22"/>
          <w:rPrChange w:id="1738" w:author="Vilson Lu" w:date="2014-08-22T06:41:00Z">
            <w:rPr>
              <w:del w:id="1739" w:author="Vilson Lu" w:date="2014-08-22T06:40:00Z"/>
              <w:rFonts w:asciiTheme="minorHAnsi" w:eastAsiaTheme="minorEastAsia" w:hAnsiTheme="minorHAnsi" w:cstheme="minorBidi"/>
              <w:noProof/>
              <w:sz w:val="22"/>
              <w:szCs w:val="22"/>
            </w:rPr>
          </w:rPrChange>
        </w:rPr>
      </w:pPr>
      <w:del w:id="1740" w:author="Vilson Lu" w:date="2014-08-22T06:40:00Z">
        <w:r w:rsidRPr="00372B98">
          <w:rPr>
            <w:rPrChange w:id="1741" w:author="Vilson Lu" w:date="2014-08-22T06:41:00Z">
              <w:rPr>
                <w:rStyle w:val="Hyperlink"/>
                <w:noProof/>
                <w:sz w:val="20"/>
                <w:szCs w:val="20"/>
              </w:rPr>
            </w:rPrChange>
          </w:rPr>
          <w:delText>3.6</w:delText>
        </w:r>
        <w:r w:rsidRPr="00372B98">
          <w:rPr>
            <w:rFonts w:eastAsiaTheme="minorEastAsia"/>
            <w:noProof/>
            <w:sz w:val="22"/>
            <w:szCs w:val="22"/>
            <w:rPrChange w:id="174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43" w:author="Vilson Lu" w:date="2014-08-22T06:41:00Z">
              <w:rPr>
                <w:rStyle w:val="Hyperlink"/>
                <w:noProof/>
                <w:sz w:val="20"/>
                <w:szCs w:val="20"/>
              </w:rPr>
            </w:rPrChange>
          </w:rPr>
          <w:delText>Ontology</w:delText>
        </w:r>
        <w:r w:rsidR="00751528" w:rsidRPr="00AC2ADB" w:rsidDel="00AC2ADB">
          <w:rPr>
            <w:noProof/>
            <w:webHidden/>
          </w:rPr>
          <w:tab/>
        </w:r>
        <w:r w:rsidR="0068488C" w:rsidRPr="00AC2ADB" w:rsidDel="00AC2ADB">
          <w:rPr>
            <w:noProof/>
            <w:webHidden/>
          </w:rPr>
          <w:delText>3-17</w:delText>
        </w:r>
      </w:del>
    </w:p>
    <w:p w:rsidR="00751528" w:rsidRPr="00AC2ADB" w:rsidDel="00AC2ADB" w:rsidRDefault="00372B98">
      <w:pPr>
        <w:pStyle w:val="TOC2"/>
        <w:tabs>
          <w:tab w:val="left" w:pos="880"/>
          <w:tab w:val="right" w:leader="dot" w:pos="9350"/>
        </w:tabs>
        <w:rPr>
          <w:del w:id="1744" w:author="Vilson Lu" w:date="2014-08-22T06:40:00Z"/>
          <w:rFonts w:eastAsiaTheme="minorEastAsia"/>
          <w:noProof/>
          <w:sz w:val="22"/>
          <w:szCs w:val="22"/>
          <w:rPrChange w:id="1745" w:author="Vilson Lu" w:date="2014-08-22T06:41:00Z">
            <w:rPr>
              <w:del w:id="1746" w:author="Vilson Lu" w:date="2014-08-22T06:40:00Z"/>
              <w:rFonts w:asciiTheme="minorHAnsi" w:eastAsiaTheme="minorEastAsia" w:hAnsiTheme="minorHAnsi" w:cstheme="minorBidi"/>
              <w:noProof/>
              <w:sz w:val="22"/>
              <w:szCs w:val="22"/>
            </w:rPr>
          </w:rPrChange>
        </w:rPr>
      </w:pPr>
      <w:del w:id="1747" w:author="Vilson Lu" w:date="2014-08-22T06:40:00Z">
        <w:r w:rsidRPr="00372B98">
          <w:rPr>
            <w:rPrChange w:id="1748" w:author="Vilson Lu" w:date="2014-08-22T06:41:00Z">
              <w:rPr>
                <w:rStyle w:val="Hyperlink"/>
                <w:noProof/>
                <w:sz w:val="20"/>
                <w:szCs w:val="20"/>
              </w:rPr>
            </w:rPrChange>
          </w:rPr>
          <w:delText>3.7</w:delText>
        </w:r>
        <w:r w:rsidRPr="00372B98">
          <w:rPr>
            <w:rFonts w:eastAsiaTheme="minorEastAsia"/>
            <w:noProof/>
            <w:sz w:val="22"/>
            <w:szCs w:val="22"/>
            <w:rPrChange w:id="174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50" w:author="Vilson Lu" w:date="2014-08-22T06:41:00Z">
              <w:rPr>
                <w:rStyle w:val="Hyperlink"/>
                <w:noProof/>
                <w:sz w:val="20"/>
                <w:szCs w:val="20"/>
              </w:rPr>
            </w:rPrChange>
          </w:rPr>
          <w:delText>Tools</w:delText>
        </w:r>
        <w:r w:rsidR="00751528" w:rsidRPr="00AC2ADB" w:rsidDel="00AC2ADB">
          <w:rPr>
            <w:noProof/>
            <w:webHidden/>
          </w:rPr>
          <w:tab/>
        </w:r>
        <w:r w:rsidR="0068488C" w:rsidRPr="00AC2ADB" w:rsidDel="00AC2ADB">
          <w:rPr>
            <w:noProof/>
            <w:webHidden/>
          </w:rPr>
          <w:delText>3-17</w:delText>
        </w:r>
      </w:del>
    </w:p>
    <w:p w:rsidR="00751528" w:rsidRPr="00AC2ADB" w:rsidDel="00AC2ADB" w:rsidRDefault="00372B98">
      <w:pPr>
        <w:pStyle w:val="TOC3"/>
        <w:tabs>
          <w:tab w:val="left" w:pos="1320"/>
          <w:tab w:val="right" w:leader="dot" w:pos="9350"/>
        </w:tabs>
        <w:rPr>
          <w:del w:id="1751" w:author="Vilson Lu" w:date="2014-08-22T06:40:00Z"/>
          <w:rFonts w:eastAsiaTheme="minorEastAsia"/>
          <w:noProof/>
          <w:sz w:val="22"/>
          <w:szCs w:val="22"/>
          <w:rPrChange w:id="1752" w:author="Vilson Lu" w:date="2014-08-22T06:41:00Z">
            <w:rPr>
              <w:del w:id="1753" w:author="Vilson Lu" w:date="2014-08-22T06:40:00Z"/>
              <w:rFonts w:asciiTheme="minorHAnsi" w:eastAsiaTheme="minorEastAsia" w:hAnsiTheme="minorHAnsi" w:cstheme="minorBidi"/>
              <w:noProof/>
              <w:sz w:val="22"/>
              <w:szCs w:val="22"/>
            </w:rPr>
          </w:rPrChange>
        </w:rPr>
      </w:pPr>
      <w:del w:id="1754" w:author="Vilson Lu" w:date="2014-08-22T06:40:00Z">
        <w:r w:rsidRPr="00372B98">
          <w:rPr>
            <w:rPrChange w:id="1755" w:author="Vilson Lu" w:date="2014-08-22T06:41:00Z">
              <w:rPr>
                <w:rStyle w:val="Hyperlink"/>
                <w:noProof/>
                <w:sz w:val="20"/>
                <w:szCs w:val="20"/>
              </w:rPr>
            </w:rPrChange>
          </w:rPr>
          <w:delText>3.7.1</w:delText>
        </w:r>
        <w:r w:rsidRPr="00372B98">
          <w:rPr>
            <w:rFonts w:eastAsiaTheme="minorEastAsia"/>
            <w:noProof/>
            <w:sz w:val="22"/>
            <w:szCs w:val="22"/>
            <w:rPrChange w:id="175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57" w:author="Vilson Lu" w:date="2014-08-22T06:41:00Z">
              <w:rPr>
                <w:rStyle w:val="Hyperlink"/>
                <w:noProof/>
                <w:sz w:val="20"/>
                <w:szCs w:val="20"/>
              </w:rPr>
            </w:rPrChange>
          </w:rPr>
          <w:delText>Apache OpenNLP (OpenNLP, 2011)</w:delText>
        </w:r>
        <w:r w:rsidR="00751528" w:rsidRPr="00AC2ADB" w:rsidDel="00AC2ADB">
          <w:rPr>
            <w:noProof/>
            <w:webHidden/>
          </w:rPr>
          <w:tab/>
        </w:r>
        <w:r w:rsidR="0068488C" w:rsidRPr="00AC2ADB" w:rsidDel="00AC2ADB">
          <w:rPr>
            <w:noProof/>
            <w:webHidden/>
          </w:rPr>
          <w:delText>3-18</w:delText>
        </w:r>
      </w:del>
    </w:p>
    <w:p w:rsidR="00751528" w:rsidRPr="00AC2ADB" w:rsidDel="00AC2ADB" w:rsidRDefault="00372B98">
      <w:pPr>
        <w:pStyle w:val="TOC3"/>
        <w:tabs>
          <w:tab w:val="left" w:pos="1320"/>
          <w:tab w:val="right" w:leader="dot" w:pos="9350"/>
        </w:tabs>
        <w:rPr>
          <w:del w:id="1758" w:author="Vilson Lu" w:date="2014-08-22T06:40:00Z"/>
          <w:rFonts w:eastAsiaTheme="minorEastAsia"/>
          <w:noProof/>
          <w:sz w:val="22"/>
          <w:szCs w:val="22"/>
          <w:rPrChange w:id="1759" w:author="Vilson Lu" w:date="2014-08-22T06:41:00Z">
            <w:rPr>
              <w:del w:id="1760" w:author="Vilson Lu" w:date="2014-08-22T06:40:00Z"/>
              <w:rFonts w:asciiTheme="minorHAnsi" w:eastAsiaTheme="minorEastAsia" w:hAnsiTheme="minorHAnsi" w:cstheme="minorBidi"/>
              <w:noProof/>
              <w:sz w:val="22"/>
              <w:szCs w:val="22"/>
            </w:rPr>
          </w:rPrChange>
        </w:rPr>
      </w:pPr>
      <w:del w:id="1761" w:author="Vilson Lu" w:date="2014-08-22T06:40:00Z">
        <w:r w:rsidRPr="00372B98">
          <w:rPr>
            <w:rPrChange w:id="1762" w:author="Vilson Lu" w:date="2014-08-22T06:41:00Z">
              <w:rPr>
                <w:rStyle w:val="Hyperlink"/>
                <w:noProof/>
                <w:sz w:val="20"/>
                <w:szCs w:val="20"/>
              </w:rPr>
            </w:rPrChange>
          </w:rPr>
          <w:delText>3.7.2</w:delText>
        </w:r>
        <w:r w:rsidRPr="00372B98">
          <w:rPr>
            <w:rFonts w:eastAsiaTheme="minorEastAsia"/>
            <w:noProof/>
            <w:sz w:val="22"/>
            <w:szCs w:val="22"/>
            <w:rPrChange w:id="176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64" w:author="Vilson Lu" w:date="2014-08-22T06:41:00Z">
              <w:rPr>
                <w:rStyle w:val="Hyperlink"/>
                <w:noProof/>
                <w:sz w:val="20"/>
                <w:szCs w:val="20"/>
              </w:rPr>
            </w:rPrChange>
          </w:rPr>
          <w:delText>ANNIE (Cunningham et al., 2002)</w:delText>
        </w:r>
        <w:r w:rsidR="00751528" w:rsidRPr="00AC2ADB" w:rsidDel="00AC2ADB">
          <w:rPr>
            <w:noProof/>
            <w:webHidden/>
          </w:rPr>
          <w:tab/>
        </w:r>
        <w:r w:rsidR="0068488C" w:rsidRPr="00AC2ADB" w:rsidDel="00AC2ADB">
          <w:rPr>
            <w:noProof/>
            <w:webHidden/>
          </w:rPr>
          <w:delText>3-19</w:delText>
        </w:r>
      </w:del>
    </w:p>
    <w:p w:rsidR="00751528" w:rsidRPr="00AC2ADB" w:rsidDel="00AC2ADB" w:rsidRDefault="00372B98">
      <w:pPr>
        <w:pStyle w:val="TOC3"/>
        <w:tabs>
          <w:tab w:val="left" w:pos="1320"/>
          <w:tab w:val="right" w:leader="dot" w:pos="9350"/>
        </w:tabs>
        <w:rPr>
          <w:del w:id="1765" w:author="Vilson Lu" w:date="2014-08-22T06:40:00Z"/>
          <w:rFonts w:eastAsiaTheme="minorEastAsia"/>
          <w:noProof/>
          <w:sz w:val="22"/>
          <w:szCs w:val="22"/>
          <w:rPrChange w:id="1766" w:author="Vilson Lu" w:date="2014-08-22T06:41:00Z">
            <w:rPr>
              <w:del w:id="1767" w:author="Vilson Lu" w:date="2014-08-22T06:40:00Z"/>
              <w:rFonts w:asciiTheme="minorHAnsi" w:eastAsiaTheme="minorEastAsia" w:hAnsiTheme="minorHAnsi" w:cstheme="minorBidi"/>
              <w:noProof/>
              <w:sz w:val="22"/>
              <w:szCs w:val="22"/>
            </w:rPr>
          </w:rPrChange>
        </w:rPr>
      </w:pPr>
      <w:del w:id="1768" w:author="Vilson Lu" w:date="2014-08-22T06:40:00Z">
        <w:r w:rsidRPr="00372B98">
          <w:rPr>
            <w:rPrChange w:id="1769" w:author="Vilson Lu" w:date="2014-08-22T06:41:00Z">
              <w:rPr>
                <w:rStyle w:val="Hyperlink"/>
                <w:noProof/>
                <w:sz w:val="20"/>
                <w:szCs w:val="20"/>
              </w:rPr>
            </w:rPrChange>
          </w:rPr>
          <w:delText>3.7.3</w:delText>
        </w:r>
        <w:r w:rsidRPr="00372B98">
          <w:rPr>
            <w:rFonts w:eastAsiaTheme="minorEastAsia"/>
            <w:noProof/>
            <w:sz w:val="22"/>
            <w:szCs w:val="22"/>
            <w:rPrChange w:id="177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71" w:author="Vilson Lu" w:date="2014-08-22T06:41:00Z">
              <w:rPr>
                <w:rStyle w:val="Hyperlink"/>
                <w:noProof/>
                <w:sz w:val="20"/>
                <w:szCs w:val="20"/>
              </w:rPr>
            </w:rPrChange>
          </w:rPr>
          <w:delText>Twitter NLP Tools (Ritter et al., 2011)</w:delText>
        </w:r>
        <w:r w:rsidR="00751528" w:rsidRPr="00AC2ADB" w:rsidDel="00AC2ADB">
          <w:rPr>
            <w:noProof/>
            <w:webHidden/>
          </w:rPr>
          <w:tab/>
        </w:r>
        <w:r w:rsidR="0068488C" w:rsidRPr="00AC2ADB" w:rsidDel="00AC2ADB">
          <w:rPr>
            <w:noProof/>
            <w:webHidden/>
          </w:rPr>
          <w:delText>3-20</w:delText>
        </w:r>
      </w:del>
    </w:p>
    <w:p w:rsidR="00751528" w:rsidRPr="00AC2ADB" w:rsidDel="00AC2ADB" w:rsidRDefault="00372B98">
      <w:pPr>
        <w:pStyle w:val="TOC3"/>
        <w:tabs>
          <w:tab w:val="left" w:pos="1320"/>
          <w:tab w:val="right" w:leader="dot" w:pos="9350"/>
        </w:tabs>
        <w:rPr>
          <w:del w:id="1772" w:author="Vilson Lu" w:date="2014-08-22T06:40:00Z"/>
          <w:rFonts w:eastAsiaTheme="minorEastAsia"/>
          <w:noProof/>
          <w:sz w:val="22"/>
          <w:szCs w:val="22"/>
          <w:rPrChange w:id="1773" w:author="Vilson Lu" w:date="2014-08-22T06:41:00Z">
            <w:rPr>
              <w:del w:id="1774" w:author="Vilson Lu" w:date="2014-08-22T06:40:00Z"/>
              <w:rFonts w:asciiTheme="minorHAnsi" w:eastAsiaTheme="minorEastAsia" w:hAnsiTheme="minorHAnsi" w:cstheme="minorBidi"/>
              <w:noProof/>
              <w:sz w:val="22"/>
              <w:szCs w:val="22"/>
            </w:rPr>
          </w:rPrChange>
        </w:rPr>
      </w:pPr>
      <w:del w:id="1775" w:author="Vilson Lu" w:date="2014-08-22T06:40:00Z">
        <w:r w:rsidRPr="00372B98">
          <w:rPr>
            <w:rPrChange w:id="1776" w:author="Vilson Lu" w:date="2014-08-22T06:41:00Z">
              <w:rPr>
                <w:rStyle w:val="Hyperlink"/>
                <w:noProof/>
                <w:sz w:val="20"/>
                <w:szCs w:val="20"/>
              </w:rPr>
            </w:rPrChange>
          </w:rPr>
          <w:delText>3.7.4</w:delText>
        </w:r>
        <w:r w:rsidRPr="00372B98">
          <w:rPr>
            <w:rFonts w:eastAsiaTheme="minorEastAsia"/>
            <w:noProof/>
            <w:sz w:val="22"/>
            <w:szCs w:val="22"/>
            <w:rPrChange w:id="177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78" w:author="Vilson Lu" w:date="2014-08-22T06:41:00Z">
              <w:rPr>
                <w:rStyle w:val="Hyperlink"/>
                <w:noProof/>
                <w:sz w:val="20"/>
                <w:szCs w:val="20"/>
              </w:rPr>
            </w:rPrChange>
          </w:rPr>
          <w:delText>Weka (Weka 3, n.d.)</w:delText>
        </w:r>
        <w:r w:rsidR="00751528" w:rsidRPr="00AC2ADB" w:rsidDel="00AC2ADB">
          <w:rPr>
            <w:noProof/>
            <w:webHidden/>
          </w:rPr>
          <w:tab/>
        </w:r>
        <w:r w:rsidR="0068488C" w:rsidRPr="00AC2ADB" w:rsidDel="00AC2ADB">
          <w:rPr>
            <w:noProof/>
            <w:webHidden/>
          </w:rPr>
          <w:delText>3-22</w:delText>
        </w:r>
      </w:del>
    </w:p>
    <w:p w:rsidR="00751528" w:rsidRPr="00AC2ADB" w:rsidDel="00AC2ADB" w:rsidRDefault="00372B98">
      <w:pPr>
        <w:pStyle w:val="TOC3"/>
        <w:tabs>
          <w:tab w:val="left" w:pos="1320"/>
          <w:tab w:val="right" w:leader="dot" w:pos="9350"/>
        </w:tabs>
        <w:rPr>
          <w:del w:id="1779" w:author="Vilson Lu" w:date="2014-08-22T06:40:00Z"/>
          <w:rFonts w:eastAsiaTheme="minorEastAsia"/>
          <w:noProof/>
          <w:sz w:val="22"/>
          <w:szCs w:val="22"/>
          <w:rPrChange w:id="1780" w:author="Vilson Lu" w:date="2014-08-22T06:41:00Z">
            <w:rPr>
              <w:del w:id="1781" w:author="Vilson Lu" w:date="2014-08-22T06:40:00Z"/>
              <w:rFonts w:asciiTheme="minorHAnsi" w:eastAsiaTheme="minorEastAsia" w:hAnsiTheme="minorHAnsi" w:cstheme="minorBidi"/>
              <w:noProof/>
              <w:sz w:val="22"/>
              <w:szCs w:val="22"/>
            </w:rPr>
          </w:rPrChange>
        </w:rPr>
      </w:pPr>
      <w:del w:id="1782" w:author="Vilson Lu" w:date="2014-08-22T06:40:00Z">
        <w:r w:rsidRPr="00372B98">
          <w:rPr>
            <w:rPrChange w:id="1783" w:author="Vilson Lu" w:date="2014-08-22T06:41:00Z">
              <w:rPr>
                <w:rStyle w:val="Hyperlink"/>
                <w:noProof/>
                <w:sz w:val="20"/>
                <w:szCs w:val="20"/>
              </w:rPr>
            </w:rPrChange>
          </w:rPr>
          <w:delText>3.7.5</w:delText>
        </w:r>
        <w:r w:rsidRPr="00372B98">
          <w:rPr>
            <w:rFonts w:eastAsiaTheme="minorEastAsia"/>
            <w:noProof/>
            <w:sz w:val="22"/>
            <w:szCs w:val="22"/>
            <w:rPrChange w:id="178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85" w:author="Vilson Lu" w:date="2014-08-22T06:41:00Z">
              <w:rPr>
                <w:rStyle w:val="Hyperlink"/>
                <w:noProof/>
                <w:sz w:val="20"/>
                <w:szCs w:val="20"/>
              </w:rPr>
            </w:rPrChange>
          </w:rPr>
          <w:delText>TwitIE (Bontcheva et al., 2013)</w:delText>
        </w:r>
        <w:r w:rsidR="00751528" w:rsidRPr="00AC2ADB" w:rsidDel="00AC2ADB">
          <w:rPr>
            <w:noProof/>
            <w:webHidden/>
          </w:rPr>
          <w:tab/>
        </w:r>
        <w:r w:rsidR="0068488C" w:rsidRPr="00AC2ADB" w:rsidDel="00AC2ADB">
          <w:rPr>
            <w:noProof/>
            <w:webHidden/>
          </w:rPr>
          <w:delText>3-22</w:delText>
        </w:r>
      </w:del>
    </w:p>
    <w:p w:rsidR="00751528" w:rsidRPr="00AC2ADB" w:rsidDel="00AC2ADB" w:rsidRDefault="00372B98">
      <w:pPr>
        <w:pStyle w:val="TOC3"/>
        <w:tabs>
          <w:tab w:val="left" w:pos="1320"/>
          <w:tab w:val="right" w:leader="dot" w:pos="9350"/>
        </w:tabs>
        <w:rPr>
          <w:del w:id="1786" w:author="Vilson Lu" w:date="2014-08-22T06:40:00Z"/>
          <w:rFonts w:eastAsiaTheme="minorEastAsia"/>
          <w:noProof/>
          <w:sz w:val="22"/>
          <w:szCs w:val="22"/>
          <w:rPrChange w:id="1787" w:author="Vilson Lu" w:date="2014-08-22T06:41:00Z">
            <w:rPr>
              <w:del w:id="1788" w:author="Vilson Lu" w:date="2014-08-22T06:40:00Z"/>
              <w:rFonts w:asciiTheme="minorHAnsi" w:eastAsiaTheme="minorEastAsia" w:hAnsiTheme="minorHAnsi" w:cstheme="minorBidi"/>
              <w:noProof/>
              <w:sz w:val="22"/>
              <w:szCs w:val="22"/>
            </w:rPr>
          </w:rPrChange>
        </w:rPr>
      </w:pPr>
      <w:del w:id="1789" w:author="Vilson Lu" w:date="2014-08-22T06:40:00Z">
        <w:r w:rsidRPr="00372B98">
          <w:rPr>
            <w:rPrChange w:id="1790" w:author="Vilson Lu" w:date="2014-08-22T06:41:00Z">
              <w:rPr>
                <w:rStyle w:val="Hyperlink"/>
                <w:noProof/>
                <w:sz w:val="20"/>
                <w:szCs w:val="20"/>
              </w:rPr>
            </w:rPrChange>
          </w:rPr>
          <w:delText>3.7.6</w:delText>
        </w:r>
        <w:r w:rsidRPr="00372B98">
          <w:rPr>
            <w:rFonts w:eastAsiaTheme="minorEastAsia"/>
            <w:noProof/>
            <w:sz w:val="22"/>
            <w:szCs w:val="22"/>
            <w:rPrChange w:id="179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92" w:author="Vilson Lu" w:date="2014-08-22T06:41:00Z">
              <w:rPr>
                <w:rStyle w:val="Hyperlink"/>
                <w:noProof/>
                <w:sz w:val="20"/>
                <w:szCs w:val="20"/>
              </w:rPr>
            </w:rPrChange>
          </w:rPr>
          <w:delText>OWL API (Horridge &amp; Bechhoffer, 2011)</w:delText>
        </w:r>
        <w:r w:rsidR="00751528" w:rsidRPr="00AC2ADB" w:rsidDel="00AC2ADB">
          <w:rPr>
            <w:noProof/>
            <w:webHidden/>
          </w:rPr>
          <w:tab/>
          <w:delText>3-23</w:delText>
        </w:r>
      </w:del>
    </w:p>
    <w:p w:rsidR="00751528" w:rsidRPr="00AC2ADB" w:rsidDel="00AC2ADB" w:rsidRDefault="00372B98">
      <w:pPr>
        <w:pStyle w:val="TOC3"/>
        <w:tabs>
          <w:tab w:val="left" w:pos="1320"/>
          <w:tab w:val="right" w:leader="dot" w:pos="9350"/>
        </w:tabs>
        <w:rPr>
          <w:del w:id="1793" w:author="Vilson Lu" w:date="2014-08-22T06:40:00Z"/>
          <w:rFonts w:eastAsiaTheme="minorEastAsia"/>
          <w:noProof/>
          <w:sz w:val="22"/>
          <w:szCs w:val="22"/>
          <w:rPrChange w:id="1794" w:author="Vilson Lu" w:date="2014-08-22T06:41:00Z">
            <w:rPr>
              <w:del w:id="1795" w:author="Vilson Lu" w:date="2014-08-22T06:40:00Z"/>
              <w:rFonts w:asciiTheme="minorHAnsi" w:eastAsiaTheme="minorEastAsia" w:hAnsiTheme="minorHAnsi" w:cstheme="minorBidi"/>
              <w:noProof/>
              <w:sz w:val="22"/>
              <w:szCs w:val="22"/>
            </w:rPr>
          </w:rPrChange>
        </w:rPr>
      </w:pPr>
      <w:del w:id="1796" w:author="Vilson Lu" w:date="2014-08-22T06:40:00Z">
        <w:r w:rsidRPr="00372B98">
          <w:rPr>
            <w:rPrChange w:id="1797" w:author="Vilson Lu" w:date="2014-08-22T06:41:00Z">
              <w:rPr>
                <w:rStyle w:val="Hyperlink"/>
                <w:noProof/>
                <w:sz w:val="20"/>
                <w:szCs w:val="20"/>
              </w:rPr>
            </w:rPrChange>
          </w:rPr>
          <w:delText>3.7.7</w:delText>
        </w:r>
        <w:r w:rsidRPr="00372B98">
          <w:rPr>
            <w:rFonts w:eastAsiaTheme="minorEastAsia"/>
            <w:noProof/>
            <w:sz w:val="22"/>
            <w:szCs w:val="22"/>
            <w:rPrChange w:id="179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799" w:author="Vilson Lu" w:date="2014-08-22T06:41:00Z">
              <w:rPr>
                <w:rStyle w:val="Hyperlink"/>
                <w:noProof/>
                <w:sz w:val="20"/>
                <w:szCs w:val="20"/>
              </w:rPr>
            </w:rPrChange>
          </w:rPr>
          <w:delText>ArkNLP (Gimpel et al., 2011)</w:delText>
        </w:r>
        <w:r w:rsidR="00751528" w:rsidRPr="00AC2ADB" w:rsidDel="00AC2ADB">
          <w:rPr>
            <w:noProof/>
            <w:webHidden/>
          </w:rPr>
          <w:tab/>
        </w:r>
        <w:r w:rsidR="0068488C" w:rsidRPr="00AC2ADB" w:rsidDel="00AC2ADB">
          <w:rPr>
            <w:noProof/>
            <w:webHidden/>
          </w:rPr>
          <w:delText>3-23</w:delText>
        </w:r>
      </w:del>
    </w:p>
    <w:p w:rsidR="00751528" w:rsidRPr="00AC2ADB" w:rsidDel="00AC2ADB" w:rsidRDefault="00372B98">
      <w:pPr>
        <w:pStyle w:val="TOC1"/>
        <w:tabs>
          <w:tab w:val="left" w:pos="660"/>
          <w:tab w:val="right" w:leader="dot" w:pos="9350"/>
        </w:tabs>
        <w:rPr>
          <w:del w:id="1800" w:author="Vilson Lu" w:date="2014-08-22T06:40:00Z"/>
          <w:rFonts w:eastAsiaTheme="minorEastAsia"/>
          <w:noProof/>
          <w:sz w:val="22"/>
          <w:szCs w:val="22"/>
          <w:rPrChange w:id="1801" w:author="Vilson Lu" w:date="2014-08-22T06:41:00Z">
            <w:rPr>
              <w:del w:id="1802" w:author="Vilson Lu" w:date="2014-08-22T06:40:00Z"/>
              <w:rFonts w:asciiTheme="minorHAnsi" w:eastAsiaTheme="minorEastAsia" w:hAnsiTheme="minorHAnsi" w:cstheme="minorBidi"/>
              <w:noProof/>
              <w:sz w:val="22"/>
              <w:szCs w:val="22"/>
            </w:rPr>
          </w:rPrChange>
        </w:rPr>
      </w:pPr>
      <w:del w:id="1803" w:author="Vilson Lu" w:date="2014-08-22T06:40:00Z">
        <w:r w:rsidRPr="00372B98">
          <w:rPr>
            <w:rPrChange w:id="1804" w:author="Vilson Lu" w:date="2014-08-22T06:41:00Z">
              <w:rPr>
                <w:rStyle w:val="Hyperlink"/>
                <w:noProof/>
                <w:sz w:val="20"/>
                <w:szCs w:val="20"/>
              </w:rPr>
            </w:rPrChange>
          </w:rPr>
          <w:delText>4.0</w:delText>
        </w:r>
        <w:r w:rsidRPr="00372B98">
          <w:rPr>
            <w:rFonts w:eastAsiaTheme="minorEastAsia"/>
            <w:noProof/>
            <w:sz w:val="22"/>
            <w:szCs w:val="22"/>
            <w:rPrChange w:id="180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06" w:author="Vilson Lu" w:date="2014-08-22T06:41:00Z">
              <w:rPr>
                <w:rStyle w:val="Hyperlink"/>
                <w:noProof/>
                <w:sz w:val="20"/>
                <w:szCs w:val="20"/>
              </w:rPr>
            </w:rPrChange>
          </w:rPr>
          <w:delText>The FILEIET System</w:delText>
        </w:r>
        <w:r w:rsidR="00751528" w:rsidRPr="00AC2ADB" w:rsidDel="00AC2ADB">
          <w:rPr>
            <w:noProof/>
            <w:webHidden/>
          </w:rPr>
          <w:tab/>
          <w:delText>4-24</w:delText>
        </w:r>
      </w:del>
    </w:p>
    <w:p w:rsidR="00751528" w:rsidRPr="00AC2ADB" w:rsidDel="00AC2ADB" w:rsidRDefault="00372B98">
      <w:pPr>
        <w:pStyle w:val="TOC2"/>
        <w:tabs>
          <w:tab w:val="left" w:pos="880"/>
          <w:tab w:val="right" w:leader="dot" w:pos="9350"/>
        </w:tabs>
        <w:rPr>
          <w:del w:id="1807" w:author="Vilson Lu" w:date="2014-08-22T06:40:00Z"/>
          <w:rFonts w:eastAsiaTheme="minorEastAsia"/>
          <w:noProof/>
          <w:sz w:val="22"/>
          <w:szCs w:val="22"/>
          <w:rPrChange w:id="1808" w:author="Vilson Lu" w:date="2014-08-22T06:41:00Z">
            <w:rPr>
              <w:del w:id="1809" w:author="Vilson Lu" w:date="2014-08-22T06:40:00Z"/>
              <w:rFonts w:asciiTheme="minorHAnsi" w:eastAsiaTheme="minorEastAsia" w:hAnsiTheme="minorHAnsi" w:cstheme="minorBidi"/>
              <w:noProof/>
              <w:sz w:val="22"/>
              <w:szCs w:val="22"/>
            </w:rPr>
          </w:rPrChange>
        </w:rPr>
      </w:pPr>
      <w:del w:id="1810" w:author="Vilson Lu" w:date="2014-08-22T06:40:00Z">
        <w:r w:rsidRPr="00372B98">
          <w:rPr>
            <w:rPrChange w:id="1811" w:author="Vilson Lu" w:date="2014-08-22T06:41:00Z">
              <w:rPr>
                <w:rStyle w:val="Hyperlink"/>
                <w:noProof/>
                <w:sz w:val="20"/>
                <w:szCs w:val="20"/>
              </w:rPr>
            </w:rPrChange>
          </w:rPr>
          <w:delText>4.1</w:delText>
        </w:r>
        <w:r w:rsidRPr="00372B98">
          <w:rPr>
            <w:rFonts w:eastAsiaTheme="minorEastAsia"/>
            <w:noProof/>
            <w:sz w:val="22"/>
            <w:szCs w:val="22"/>
            <w:rPrChange w:id="181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13" w:author="Vilson Lu" w:date="2014-08-22T06:41:00Z">
              <w:rPr>
                <w:rStyle w:val="Hyperlink"/>
                <w:noProof/>
                <w:sz w:val="20"/>
                <w:szCs w:val="20"/>
              </w:rPr>
            </w:rPrChange>
          </w:rPr>
          <w:delText>System Overview</w:delText>
        </w:r>
        <w:r w:rsidR="00751528" w:rsidRPr="00AC2ADB" w:rsidDel="00AC2ADB">
          <w:rPr>
            <w:noProof/>
            <w:webHidden/>
          </w:rPr>
          <w:tab/>
          <w:delText>4-24</w:delText>
        </w:r>
      </w:del>
    </w:p>
    <w:p w:rsidR="00751528" w:rsidRPr="00AC2ADB" w:rsidDel="00AC2ADB" w:rsidRDefault="00372B98">
      <w:pPr>
        <w:pStyle w:val="TOC2"/>
        <w:tabs>
          <w:tab w:val="left" w:pos="880"/>
          <w:tab w:val="right" w:leader="dot" w:pos="9350"/>
        </w:tabs>
        <w:rPr>
          <w:del w:id="1814" w:author="Vilson Lu" w:date="2014-08-22T06:40:00Z"/>
          <w:rFonts w:eastAsiaTheme="minorEastAsia"/>
          <w:noProof/>
          <w:sz w:val="22"/>
          <w:szCs w:val="22"/>
          <w:rPrChange w:id="1815" w:author="Vilson Lu" w:date="2014-08-22T06:41:00Z">
            <w:rPr>
              <w:del w:id="1816" w:author="Vilson Lu" w:date="2014-08-22T06:40:00Z"/>
              <w:rFonts w:asciiTheme="minorHAnsi" w:eastAsiaTheme="minorEastAsia" w:hAnsiTheme="minorHAnsi" w:cstheme="minorBidi"/>
              <w:noProof/>
              <w:sz w:val="22"/>
              <w:szCs w:val="22"/>
            </w:rPr>
          </w:rPrChange>
        </w:rPr>
      </w:pPr>
      <w:del w:id="1817" w:author="Vilson Lu" w:date="2014-08-22T06:40:00Z">
        <w:r w:rsidRPr="00372B98">
          <w:rPr>
            <w:rPrChange w:id="1818" w:author="Vilson Lu" w:date="2014-08-22T06:41:00Z">
              <w:rPr>
                <w:rStyle w:val="Hyperlink"/>
                <w:noProof/>
                <w:sz w:val="20"/>
                <w:szCs w:val="20"/>
              </w:rPr>
            </w:rPrChange>
          </w:rPr>
          <w:delText>4.2</w:delText>
        </w:r>
        <w:r w:rsidRPr="00372B98">
          <w:rPr>
            <w:rFonts w:eastAsiaTheme="minorEastAsia"/>
            <w:noProof/>
            <w:sz w:val="22"/>
            <w:szCs w:val="22"/>
            <w:rPrChange w:id="181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20" w:author="Vilson Lu" w:date="2014-08-22T06:41:00Z">
              <w:rPr>
                <w:rStyle w:val="Hyperlink"/>
                <w:noProof/>
                <w:sz w:val="20"/>
                <w:szCs w:val="20"/>
              </w:rPr>
            </w:rPrChange>
          </w:rPr>
          <w:delText>System Objectives</w:delText>
        </w:r>
        <w:r w:rsidR="00751528" w:rsidRPr="00AC2ADB" w:rsidDel="00AC2ADB">
          <w:rPr>
            <w:noProof/>
            <w:webHidden/>
          </w:rPr>
          <w:tab/>
          <w:delText>4-24</w:delText>
        </w:r>
      </w:del>
    </w:p>
    <w:p w:rsidR="00751528" w:rsidRPr="00AC2ADB" w:rsidDel="00AC2ADB" w:rsidRDefault="00372B98">
      <w:pPr>
        <w:pStyle w:val="TOC3"/>
        <w:tabs>
          <w:tab w:val="left" w:pos="1320"/>
          <w:tab w:val="right" w:leader="dot" w:pos="9350"/>
        </w:tabs>
        <w:rPr>
          <w:del w:id="1821" w:author="Vilson Lu" w:date="2014-08-22T06:40:00Z"/>
          <w:rFonts w:eastAsiaTheme="minorEastAsia"/>
          <w:noProof/>
          <w:sz w:val="22"/>
          <w:szCs w:val="22"/>
          <w:rPrChange w:id="1822" w:author="Vilson Lu" w:date="2014-08-22T06:41:00Z">
            <w:rPr>
              <w:del w:id="1823" w:author="Vilson Lu" w:date="2014-08-22T06:40:00Z"/>
              <w:rFonts w:asciiTheme="minorHAnsi" w:eastAsiaTheme="minorEastAsia" w:hAnsiTheme="minorHAnsi" w:cstheme="minorBidi"/>
              <w:noProof/>
              <w:sz w:val="22"/>
              <w:szCs w:val="22"/>
            </w:rPr>
          </w:rPrChange>
        </w:rPr>
      </w:pPr>
      <w:del w:id="1824" w:author="Vilson Lu" w:date="2014-08-22T06:40:00Z">
        <w:r w:rsidRPr="00372B98">
          <w:rPr>
            <w:rPrChange w:id="1825" w:author="Vilson Lu" w:date="2014-08-22T06:41:00Z">
              <w:rPr>
                <w:rStyle w:val="Hyperlink"/>
                <w:noProof/>
                <w:sz w:val="20"/>
                <w:szCs w:val="20"/>
              </w:rPr>
            </w:rPrChange>
          </w:rPr>
          <w:delText>4.2.1</w:delText>
        </w:r>
        <w:r w:rsidRPr="00372B98">
          <w:rPr>
            <w:rFonts w:eastAsiaTheme="minorEastAsia"/>
            <w:noProof/>
            <w:sz w:val="22"/>
            <w:szCs w:val="22"/>
            <w:rPrChange w:id="182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27" w:author="Vilson Lu" w:date="2014-08-22T06:41:00Z">
              <w:rPr>
                <w:rStyle w:val="Hyperlink"/>
                <w:noProof/>
                <w:sz w:val="20"/>
                <w:szCs w:val="20"/>
              </w:rPr>
            </w:rPrChange>
          </w:rPr>
          <w:delText>General Objective</w:delText>
        </w:r>
        <w:r w:rsidR="00751528" w:rsidRPr="00AC2ADB" w:rsidDel="00AC2ADB">
          <w:rPr>
            <w:noProof/>
            <w:webHidden/>
          </w:rPr>
          <w:tab/>
          <w:delText>4-24</w:delText>
        </w:r>
      </w:del>
    </w:p>
    <w:p w:rsidR="00751528" w:rsidRPr="00AC2ADB" w:rsidDel="00AC2ADB" w:rsidRDefault="00372B98">
      <w:pPr>
        <w:pStyle w:val="TOC3"/>
        <w:tabs>
          <w:tab w:val="left" w:pos="1320"/>
          <w:tab w:val="right" w:leader="dot" w:pos="9350"/>
        </w:tabs>
        <w:rPr>
          <w:del w:id="1828" w:author="Vilson Lu" w:date="2014-08-22T06:40:00Z"/>
          <w:rFonts w:eastAsiaTheme="minorEastAsia"/>
          <w:noProof/>
          <w:sz w:val="22"/>
          <w:szCs w:val="22"/>
          <w:rPrChange w:id="1829" w:author="Vilson Lu" w:date="2014-08-22T06:41:00Z">
            <w:rPr>
              <w:del w:id="1830" w:author="Vilson Lu" w:date="2014-08-22T06:40:00Z"/>
              <w:rFonts w:asciiTheme="minorHAnsi" w:eastAsiaTheme="minorEastAsia" w:hAnsiTheme="minorHAnsi" w:cstheme="minorBidi"/>
              <w:noProof/>
              <w:sz w:val="22"/>
              <w:szCs w:val="22"/>
            </w:rPr>
          </w:rPrChange>
        </w:rPr>
      </w:pPr>
      <w:del w:id="1831" w:author="Vilson Lu" w:date="2014-08-22T06:40:00Z">
        <w:r w:rsidRPr="00372B98">
          <w:rPr>
            <w:rPrChange w:id="1832" w:author="Vilson Lu" w:date="2014-08-22T06:41:00Z">
              <w:rPr>
                <w:rStyle w:val="Hyperlink"/>
                <w:noProof/>
                <w:sz w:val="20"/>
                <w:szCs w:val="20"/>
              </w:rPr>
            </w:rPrChange>
          </w:rPr>
          <w:delText>4.2.2</w:delText>
        </w:r>
        <w:r w:rsidRPr="00372B98">
          <w:rPr>
            <w:rFonts w:eastAsiaTheme="minorEastAsia"/>
            <w:noProof/>
            <w:sz w:val="22"/>
            <w:szCs w:val="22"/>
            <w:rPrChange w:id="183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34" w:author="Vilson Lu" w:date="2014-08-22T06:41:00Z">
              <w:rPr>
                <w:rStyle w:val="Hyperlink"/>
                <w:noProof/>
                <w:sz w:val="20"/>
                <w:szCs w:val="20"/>
              </w:rPr>
            </w:rPrChange>
          </w:rPr>
          <w:delText>Specific Objectives</w:delText>
        </w:r>
        <w:r w:rsidR="00751528" w:rsidRPr="00AC2ADB" w:rsidDel="00AC2ADB">
          <w:rPr>
            <w:noProof/>
            <w:webHidden/>
          </w:rPr>
          <w:tab/>
          <w:delText>4-24</w:delText>
        </w:r>
      </w:del>
    </w:p>
    <w:p w:rsidR="00751528" w:rsidRPr="00AC2ADB" w:rsidDel="00AC2ADB" w:rsidRDefault="00372B98">
      <w:pPr>
        <w:pStyle w:val="TOC2"/>
        <w:tabs>
          <w:tab w:val="left" w:pos="880"/>
          <w:tab w:val="right" w:leader="dot" w:pos="9350"/>
        </w:tabs>
        <w:rPr>
          <w:del w:id="1835" w:author="Vilson Lu" w:date="2014-08-22T06:40:00Z"/>
          <w:rFonts w:eastAsiaTheme="minorEastAsia"/>
          <w:noProof/>
          <w:sz w:val="22"/>
          <w:szCs w:val="22"/>
          <w:rPrChange w:id="1836" w:author="Vilson Lu" w:date="2014-08-22T06:41:00Z">
            <w:rPr>
              <w:del w:id="1837" w:author="Vilson Lu" w:date="2014-08-22T06:40:00Z"/>
              <w:rFonts w:asciiTheme="minorHAnsi" w:eastAsiaTheme="minorEastAsia" w:hAnsiTheme="minorHAnsi" w:cstheme="minorBidi"/>
              <w:noProof/>
              <w:sz w:val="22"/>
              <w:szCs w:val="22"/>
            </w:rPr>
          </w:rPrChange>
        </w:rPr>
      </w:pPr>
      <w:del w:id="1838" w:author="Vilson Lu" w:date="2014-08-22T06:40:00Z">
        <w:r w:rsidRPr="00372B98">
          <w:rPr>
            <w:rPrChange w:id="1839" w:author="Vilson Lu" w:date="2014-08-22T06:41:00Z">
              <w:rPr>
                <w:rStyle w:val="Hyperlink"/>
                <w:noProof/>
                <w:sz w:val="20"/>
                <w:szCs w:val="20"/>
              </w:rPr>
            </w:rPrChange>
          </w:rPr>
          <w:delText>4.3</w:delText>
        </w:r>
        <w:r w:rsidRPr="00372B98">
          <w:rPr>
            <w:rFonts w:eastAsiaTheme="minorEastAsia"/>
            <w:noProof/>
            <w:sz w:val="22"/>
            <w:szCs w:val="22"/>
            <w:rPrChange w:id="184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41" w:author="Vilson Lu" w:date="2014-08-22T06:41:00Z">
              <w:rPr>
                <w:rStyle w:val="Hyperlink"/>
                <w:noProof/>
                <w:sz w:val="20"/>
                <w:szCs w:val="20"/>
              </w:rPr>
            </w:rPrChange>
          </w:rPr>
          <w:delText>System Scope and Limitations</w:delText>
        </w:r>
        <w:r w:rsidR="00751528" w:rsidRPr="00AC2ADB" w:rsidDel="00AC2ADB">
          <w:rPr>
            <w:noProof/>
            <w:webHidden/>
          </w:rPr>
          <w:tab/>
          <w:delText>4-24</w:delText>
        </w:r>
      </w:del>
    </w:p>
    <w:p w:rsidR="00751528" w:rsidRPr="00AC2ADB" w:rsidDel="00AC2ADB" w:rsidRDefault="00372B98">
      <w:pPr>
        <w:pStyle w:val="TOC2"/>
        <w:tabs>
          <w:tab w:val="left" w:pos="880"/>
          <w:tab w:val="right" w:leader="dot" w:pos="9350"/>
        </w:tabs>
        <w:rPr>
          <w:del w:id="1842" w:author="Vilson Lu" w:date="2014-08-22T06:40:00Z"/>
          <w:rFonts w:eastAsiaTheme="minorEastAsia"/>
          <w:noProof/>
          <w:sz w:val="22"/>
          <w:szCs w:val="22"/>
          <w:rPrChange w:id="1843" w:author="Vilson Lu" w:date="2014-08-22T06:41:00Z">
            <w:rPr>
              <w:del w:id="1844" w:author="Vilson Lu" w:date="2014-08-22T06:40:00Z"/>
              <w:rFonts w:asciiTheme="minorHAnsi" w:eastAsiaTheme="minorEastAsia" w:hAnsiTheme="minorHAnsi" w:cstheme="minorBidi"/>
              <w:noProof/>
              <w:sz w:val="22"/>
              <w:szCs w:val="22"/>
            </w:rPr>
          </w:rPrChange>
        </w:rPr>
      </w:pPr>
      <w:del w:id="1845" w:author="Vilson Lu" w:date="2014-08-22T06:40:00Z">
        <w:r w:rsidRPr="00372B98">
          <w:rPr>
            <w:rPrChange w:id="1846" w:author="Vilson Lu" w:date="2014-08-22T06:41:00Z">
              <w:rPr>
                <w:rStyle w:val="Hyperlink"/>
                <w:noProof/>
                <w:sz w:val="20"/>
                <w:szCs w:val="20"/>
              </w:rPr>
            </w:rPrChange>
          </w:rPr>
          <w:delText>4.4</w:delText>
        </w:r>
        <w:r w:rsidRPr="00372B98">
          <w:rPr>
            <w:rFonts w:eastAsiaTheme="minorEastAsia"/>
            <w:noProof/>
            <w:sz w:val="22"/>
            <w:szCs w:val="22"/>
            <w:rPrChange w:id="184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48" w:author="Vilson Lu" w:date="2014-08-22T06:41:00Z">
              <w:rPr>
                <w:rStyle w:val="Hyperlink"/>
                <w:noProof/>
                <w:sz w:val="20"/>
                <w:szCs w:val="20"/>
              </w:rPr>
            </w:rPrChange>
          </w:rPr>
          <w:delText>Architectural Design</w:delText>
        </w:r>
        <w:r w:rsidR="00751528" w:rsidRPr="00AC2ADB" w:rsidDel="00AC2ADB">
          <w:rPr>
            <w:noProof/>
            <w:webHidden/>
          </w:rPr>
          <w:tab/>
          <w:delText>4-26</w:delText>
        </w:r>
      </w:del>
    </w:p>
    <w:p w:rsidR="00751528" w:rsidRPr="00AC2ADB" w:rsidDel="00AC2ADB" w:rsidRDefault="00372B98">
      <w:pPr>
        <w:pStyle w:val="TOC3"/>
        <w:tabs>
          <w:tab w:val="left" w:pos="1320"/>
          <w:tab w:val="right" w:leader="dot" w:pos="9350"/>
        </w:tabs>
        <w:rPr>
          <w:del w:id="1849" w:author="Vilson Lu" w:date="2014-08-22T06:40:00Z"/>
          <w:rFonts w:eastAsiaTheme="minorEastAsia"/>
          <w:noProof/>
          <w:sz w:val="22"/>
          <w:szCs w:val="22"/>
          <w:rPrChange w:id="1850" w:author="Vilson Lu" w:date="2014-08-22T06:41:00Z">
            <w:rPr>
              <w:del w:id="1851" w:author="Vilson Lu" w:date="2014-08-22T06:40:00Z"/>
              <w:rFonts w:asciiTheme="minorHAnsi" w:eastAsiaTheme="minorEastAsia" w:hAnsiTheme="minorHAnsi" w:cstheme="minorBidi"/>
              <w:noProof/>
              <w:sz w:val="22"/>
              <w:szCs w:val="22"/>
            </w:rPr>
          </w:rPrChange>
        </w:rPr>
      </w:pPr>
      <w:del w:id="1852" w:author="Vilson Lu" w:date="2014-08-22T06:40:00Z">
        <w:r w:rsidRPr="00372B98">
          <w:rPr>
            <w:rPrChange w:id="1853" w:author="Vilson Lu" w:date="2014-08-22T06:41:00Z">
              <w:rPr>
                <w:rStyle w:val="Hyperlink"/>
                <w:noProof/>
                <w:sz w:val="20"/>
                <w:szCs w:val="20"/>
              </w:rPr>
            </w:rPrChange>
          </w:rPr>
          <w:delText>4.4.1</w:delText>
        </w:r>
        <w:r w:rsidRPr="00372B98">
          <w:rPr>
            <w:rFonts w:eastAsiaTheme="minorEastAsia"/>
            <w:noProof/>
            <w:sz w:val="22"/>
            <w:szCs w:val="22"/>
            <w:rPrChange w:id="1854"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55" w:author="Vilson Lu" w:date="2014-08-22T06:41:00Z">
              <w:rPr>
                <w:rStyle w:val="Hyperlink"/>
                <w:noProof/>
                <w:sz w:val="20"/>
                <w:szCs w:val="20"/>
              </w:rPr>
            </w:rPrChange>
          </w:rPr>
          <w:delText>Data Source</w:delText>
        </w:r>
        <w:r w:rsidR="00751528" w:rsidRPr="00AC2ADB" w:rsidDel="00AC2ADB">
          <w:rPr>
            <w:noProof/>
            <w:webHidden/>
          </w:rPr>
          <w:tab/>
          <w:delText>4-27</w:delText>
        </w:r>
      </w:del>
    </w:p>
    <w:p w:rsidR="00751528" w:rsidRPr="00AC2ADB" w:rsidDel="00AC2ADB" w:rsidRDefault="00372B98">
      <w:pPr>
        <w:pStyle w:val="TOC3"/>
        <w:tabs>
          <w:tab w:val="left" w:pos="1320"/>
          <w:tab w:val="right" w:leader="dot" w:pos="9350"/>
        </w:tabs>
        <w:rPr>
          <w:del w:id="1856" w:author="Vilson Lu" w:date="2014-08-22T06:40:00Z"/>
          <w:rFonts w:eastAsiaTheme="minorEastAsia"/>
          <w:noProof/>
          <w:sz w:val="22"/>
          <w:szCs w:val="22"/>
          <w:rPrChange w:id="1857" w:author="Vilson Lu" w:date="2014-08-22T06:41:00Z">
            <w:rPr>
              <w:del w:id="1858" w:author="Vilson Lu" w:date="2014-08-22T06:40:00Z"/>
              <w:rFonts w:asciiTheme="minorHAnsi" w:eastAsiaTheme="minorEastAsia" w:hAnsiTheme="minorHAnsi" w:cstheme="minorBidi"/>
              <w:noProof/>
              <w:sz w:val="22"/>
              <w:szCs w:val="22"/>
            </w:rPr>
          </w:rPrChange>
        </w:rPr>
      </w:pPr>
      <w:del w:id="1859" w:author="Vilson Lu" w:date="2014-08-22T06:40:00Z">
        <w:r w:rsidRPr="00372B98">
          <w:rPr>
            <w:rPrChange w:id="1860" w:author="Vilson Lu" w:date="2014-08-22T06:41:00Z">
              <w:rPr>
                <w:rStyle w:val="Hyperlink"/>
                <w:noProof/>
                <w:sz w:val="20"/>
                <w:szCs w:val="20"/>
              </w:rPr>
            </w:rPrChange>
          </w:rPr>
          <w:delText>4.4.2</w:delText>
        </w:r>
        <w:r w:rsidRPr="00372B98">
          <w:rPr>
            <w:rFonts w:eastAsiaTheme="minorEastAsia"/>
            <w:noProof/>
            <w:sz w:val="22"/>
            <w:szCs w:val="22"/>
            <w:rPrChange w:id="1861"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62" w:author="Vilson Lu" w:date="2014-08-22T06:41:00Z">
              <w:rPr>
                <w:rStyle w:val="Hyperlink"/>
                <w:noProof/>
                <w:sz w:val="20"/>
                <w:szCs w:val="20"/>
              </w:rPr>
            </w:rPrChange>
          </w:rPr>
          <w:delText>Preprocessing Module</w:delText>
        </w:r>
        <w:r w:rsidR="00751528" w:rsidRPr="00AC2ADB" w:rsidDel="00AC2ADB">
          <w:rPr>
            <w:noProof/>
            <w:webHidden/>
          </w:rPr>
          <w:tab/>
          <w:delText>4-28</w:delText>
        </w:r>
      </w:del>
    </w:p>
    <w:p w:rsidR="00751528" w:rsidRPr="00AC2ADB" w:rsidDel="00AC2ADB" w:rsidRDefault="00372B98">
      <w:pPr>
        <w:pStyle w:val="TOC3"/>
        <w:tabs>
          <w:tab w:val="left" w:pos="1320"/>
          <w:tab w:val="right" w:leader="dot" w:pos="9350"/>
        </w:tabs>
        <w:rPr>
          <w:del w:id="1863" w:author="Vilson Lu" w:date="2014-08-22T06:40:00Z"/>
          <w:rFonts w:eastAsiaTheme="minorEastAsia"/>
          <w:noProof/>
          <w:sz w:val="22"/>
          <w:szCs w:val="22"/>
          <w:rPrChange w:id="1864" w:author="Vilson Lu" w:date="2014-08-22T06:41:00Z">
            <w:rPr>
              <w:del w:id="1865" w:author="Vilson Lu" w:date="2014-08-22T06:40:00Z"/>
              <w:rFonts w:asciiTheme="minorHAnsi" w:eastAsiaTheme="minorEastAsia" w:hAnsiTheme="minorHAnsi" w:cstheme="minorBidi"/>
              <w:noProof/>
              <w:sz w:val="22"/>
              <w:szCs w:val="22"/>
            </w:rPr>
          </w:rPrChange>
        </w:rPr>
      </w:pPr>
      <w:del w:id="1866" w:author="Vilson Lu" w:date="2014-08-22T06:40:00Z">
        <w:r w:rsidRPr="00372B98">
          <w:rPr>
            <w:rPrChange w:id="1867" w:author="Vilson Lu" w:date="2014-08-22T06:41:00Z">
              <w:rPr>
                <w:rStyle w:val="Hyperlink"/>
                <w:noProof/>
                <w:sz w:val="20"/>
                <w:szCs w:val="20"/>
              </w:rPr>
            </w:rPrChange>
          </w:rPr>
          <w:lastRenderedPageBreak/>
          <w:delText>4.4.3</w:delText>
        </w:r>
        <w:r w:rsidRPr="00372B98">
          <w:rPr>
            <w:rFonts w:eastAsiaTheme="minorEastAsia"/>
            <w:noProof/>
            <w:sz w:val="22"/>
            <w:szCs w:val="22"/>
            <w:rPrChange w:id="1868"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69" w:author="Vilson Lu" w:date="2014-08-22T06:41:00Z">
              <w:rPr>
                <w:rStyle w:val="Hyperlink"/>
                <w:noProof/>
                <w:sz w:val="20"/>
                <w:szCs w:val="20"/>
              </w:rPr>
            </w:rPrChange>
          </w:rPr>
          <w:delText>Feature Extraction Module</w:delText>
        </w:r>
        <w:r w:rsidR="00751528" w:rsidRPr="00AC2ADB" w:rsidDel="00AC2ADB">
          <w:rPr>
            <w:noProof/>
            <w:webHidden/>
          </w:rPr>
          <w:tab/>
          <w:delText>4-30</w:delText>
        </w:r>
      </w:del>
    </w:p>
    <w:p w:rsidR="00751528" w:rsidRPr="00AC2ADB" w:rsidDel="00AC2ADB" w:rsidRDefault="00372B98">
      <w:pPr>
        <w:pStyle w:val="TOC3"/>
        <w:tabs>
          <w:tab w:val="left" w:pos="1320"/>
          <w:tab w:val="right" w:leader="dot" w:pos="9350"/>
        </w:tabs>
        <w:rPr>
          <w:del w:id="1870" w:author="Vilson Lu" w:date="2014-08-22T06:40:00Z"/>
          <w:rFonts w:eastAsiaTheme="minorEastAsia"/>
          <w:noProof/>
          <w:sz w:val="22"/>
          <w:szCs w:val="22"/>
          <w:rPrChange w:id="1871" w:author="Vilson Lu" w:date="2014-08-22T06:41:00Z">
            <w:rPr>
              <w:del w:id="1872" w:author="Vilson Lu" w:date="2014-08-22T06:40:00Z"/>
              <w:rFonts w:asciiTheme="minorHAnsi" w:eastAsiaTheme="minorEastAsia" w:hAnsiTheme="minorHAnsi" w:cstheme="minorBidi"/>
              <w:noProof/>
              <w:sz w:val="22"/>
              <w:szCs w:val="22"/>
            </w:rPr>
          </w:rPrChange>
        </w:rPr>
      </w:pPr>
      <w:del w:id="1873" w:author="Vilson Lu" w:date="2014-08-22T06:40:00Z">
        <w:r w:rsidRPr="00372B98">
          <w:rPr>
            <w:rPrChange w:id="1874" w:author="Vilson Lu" w:date="2014-08-22T06:41:00Z">
              <w:rPr>
                <w:rStyle w:val="Hyperlink"/>
                <w:noProof/>
                <w:sz w:val="20"/>
                <w:szCs w:val="20"/>
              </w:rPr>
            </w:rPrChange>
          </w:rPr>
          <w:delText>4.4.4</w:delText>
        </w:r>
        <w:r w:rsidRPr="00372B98">
          <w:rPr>
            <w:rFonts w:eastAsiaTheme="minorEastAsia"/>
            <w:noProof/>
            <w:sz w:val="22"/>
            <w:szCs w:val="22"/>
            <w:rPrChange w:id="1875"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76" w:author="Vilson Lu" w:date="2014-08-22T06:41:00Z">
              <w:rPr>
                <w:rStyle w:val="Hyperlink"/>
                <w:noProof/>
                <w:sz w:val="20"/>
                <w:szCs w:val="20"/>
              </w:rPr>
            </w:rPrChange>
          </w:rPr>
          <w:delText>Tweet Classifier Module</w:delText>
        </w:r>
        <w:r w:rsidR="00751528" w:rsidRPr="00AC2ADB" w:rsidDel="00AC2ADB">
          <w:rPr>
            <w:noProof/>
            <w:webHidden/>
          </w:rPr>
          <w:tab/>
          <w:delText>4-32</w:delText>
        </w:r>
      </w:del>
    </w:p>
    <w:p w:rsidR="00751528" w:rsidRPr="00AC2ADB" w:rsidDel="00AC2ADB" w:rsidRDefault="00372B98">
      <w:pPr>
        <w:pStyle w:val="TOC3"/>
        <w:tabs>
          <w:tab w:val="left" w:pos="1320"/>
          <w:tab w:val="right" w:leader="dot" w:pos="9350"/>
        </w:tabs>
        <w:rPr>
          <w:del w:id="1877" w:author="Vilson Lu" w:date="2014-08-22T06:40:00Z"/>
          <w:rFonts w:eastAsiaTheme="minorEastAsia"/>
          <w:noProof/>
          <w:sz w:val="22"/>
          <w:szCs w:val="22"/>
          <w:rPrChange w:id="1878" w:author="Vilson Lu" w:date="2014-08-22T06:41:00Z">
            <w:rPr>
              <w:del w:id="1879" w:author="Vilson Lu" w:date="2014-08-22T06:40:00Z"/>
              <w:rFonts w:asciiTheme="minorHAnsi" w:eastAsiaTheme="minorEastAsia" w:hAnsiTheme="minorHAnsi" w:cstheme="minorBidi"/>
              <w:noProof/>
              <w:sz w:val="22"/>
              <w:szCs w:val="22"/>
            </w:rPr>
          </w:rPrChange>
        </w:rPr>
      </w:pPr>
      <w:del w:id="1880" w:author="Vilson Lu" w:date="2014-08-22T06:40:00Z">
        <w:r w:rsidRPr="00372B98">
          <w:rPr>
            <w:rPrChange w:id="1881" w:author="Vilson Lu" w:date="2014-08-22T06:41:00Z">
              <w:rPr>
                <w:rStyle w:val="Hyperlink"/>
                <w:noProof/>
                <w:sz w:val="20"/>
                <w:szCs w:val="20"/>
              </w:rPr>
            </w:rPrChange>
          </w:rPr>
          <w:delText>4.4.5</w:delText>
        </w:r>
        <w:r w:rsidRPr="00372B98">
          <w:rPr>
            <w:rFonts w:eastAsiaTheme="minorEastAsia"/>
            <w:noProof/>
            <w:sz w:val="22"/>
            <w:szCs w:val="22"/>
            <w:rPrChange w:id="1882"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83" w:author="Vilson Lu" w:date="2014-08-22T06:41:00Z">
              <w:rPr>
                <w:rStyle w:val="Hyperlink"/>
                <w:noProof/>
                <w:sz w:val="20"/>
                <w:szCs w:val="20"/>
              </w:rPr>
            </w:rPrChange>
          </w:rPr>
          <w:delText>Information Extraction Module</w:delText>
        </w:r>
        <w:r w:rsidR="00751528" w:rsidRPr="00AC2ADB" w:rsidDel="00AC2ADB">
          <w:rPr>
            <w:noProof/>
            <w:webHidden/>
          </w:rPr>
          <w:tab/>
          <w:delText>4-33</w:delText>
        </w:r>
      </w:del>
    </w:p>
    <w:p w:rsidR="00751528" w:rsidRPr="00AC2ADB" w:rsidDel="00AC2ADB" w:rsidRDefault="00372B98">
      <w:pPr>
        <w:pStyle w:val="TOC3"/>
        <w:tabs>
          <w:tab w:val="left" w:pos="1320"/>
          <w:tab w:val="right" w:leader="dot" w:pos="9350"/>
        </w:tabs>
        <w:rPr>
          <w:del w:id="1884" w:author="Vilson Lu" w:date="2014-08-22T06:40:00Z"/>
          <w:rFonts w:eastAsiaTheme="minorEastAsia"/>
          <w:noProof/>
          <w:sz w:val="22"/>
          <w:szCs w:val="22"/>
          <w:rPrChange w:id="1885" w:author="Vilson Lu" w:date="2014-08-22T06:41:00Z">
            <w:rPr>
              <w:del w:id="1886" w:author="Vilson Lu" w:date="2014-08-22T06:40:00Z"/>
              <w:rFonts w:asciiTheme="minorHAnsi" w:eastAsiaTheme="minorEastAsia" w:hAnsiTheme="minorHAnsi" w:cstheme="minorBidi"/>
              <w:noProof/>
              <w:sz w:val="22"/>
              <w:szCs w:val="22"/>
            </w:rPr>
          </w:rPrChange>
        </w:rPr>
      </w:pPr>
      <w:del w:id="1887" w:author="Vilson Lu" w:date="2014-08-22T06:40:00Z">
        <w:r w:rsidRPr="00372B98">
          <w:rPr>
            <w:rPrChange w:id="1888" w:author="Vilson Lu" w:date="2014-08-22T06:41:00Z">
              <w:rPr>
                <w:rStyle w:val="Hyperlink"/>
                <w:noProof/>
                <w:sz w:val="20"/>
                <w:szCs w:val="20"/>
              </w:rPr>
            </w:rPrChange>
          </w:rPr>
          <w:delText>4.4.6</w:delText>
        </w:r>
        <w:r w:rsidRPr="00372B98">
          <w:rPr>
            <w:rFonts w:eastAsiaTheme="minorEastAsia"/>
            <w:noProof/>
            <w:sz w:val="22"/>
            <w:szCs w:val="22"/>
            <w:rPrChange w:id="1889"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90" w:author="Vilson Lu" w:date="2014-08-22T06:41:00Z">
              <w:rPr>
                <w:rStyle w:val="Hyperlink"/>
                <w:noProof/>
                <w:sz w:val="20"/>
                <w:szCs w:val="20"/>
              </w:rPr>
            </w:rPrChange>
          </w:rPr>
          <w:delText>Ontology</w:delText>
        </w:r>
        <w:r w:rsidR="00751528" w:rsidRPr="00AC2ADB" w:rsidDel="00AC2ADB">
          <w:rPr>
            <w:noProof/>
            <w:webHidden/>
          </w:rPr>
          <w:tab/>
          <w:delText>4-34</w:delText>
        </w:r>
      </w:del>
    </w:p>
    <w:p w:rsidR="00751528" w:rsidRPr="00AC2ADB" w:rsidDel="00AC2ADB" w:rsidRDefault="00372B98">
      <w:pPr>
        <w:pStyle w:val="TOC2"/>
        <w:tabs>
          <w:tab w:val="left" w:pos="880"/>
          <w:tab w:val="right" w:leader="dot" w:pos="9350"/>
        </w:tabs>
        <w:rPr>
          <w:del w:id="1891" w:author="Vilson Lu" w:date="2014-08-22T06:40:00Z"/>
          <w:rFonts w:eastAsiaTheme="minorEastAsia"/>
          <w:noProof/>
          <w:sz w:val="22"/>
          <w:szCs w:val="22"/>
          <w:rPrChange w:id="1892" w:author="Vilson Lu" w:date="2014-08-22T06:41:00Z">
            <w:rPr>
              <w:del w:id="1893" w:author="Vilson Lu" w:date="2014-08-22T06:40:00Z"/>
              <w:rFonts w:asciiTheme="minorHAnsi" w:eastAsiaTheme="minorEastAsia" w:hAnsiTheme="minorHAnsi" w:cstheme="minorBidi"/>
              <w:noProof/>
              <w:sz w:val="22"/>
              <w:szCs w:val="22"/>
            </w:rPr>
          </w:rPrChange>
        </w:rPr>
      </w:pPr>
      <w:del w:id="1894" w:author="Vilson Lu" w:date="2014-08-22T06:40:00Z">
        <w:r w:rsidRPr="00372B98">
          <w:rPr>
            <w:rPrChange w:id="1895" w:author="Vilson Lu" w:date="2014-08-22T06:41:00Z">
              <w:rPr>
                <w:rStyle w:val="Hyperlink"/>
                <w:noProof/>
                <w:sz w:val="20"/>
                <w:szCs w:val="20"/>
              </w:rPr>
            </w:rPrChange>
          </w:rPr>
          <w:delText>4.5</w:delText>
        </w:r>
        <w:r w:rsidRPr="00372B98">
          <w:rPr>
            <w:rFonts w:eastAsiaTheme="minorEastAsia"/>
            <w:noProof/>
            <w:sz w:val="22"/>
            <w:szCs w:val="22"/>
            <w:rPrChange w:id="1896"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897" w:author="Vilson Lu" w:date="2014-08-22T06:41:00Z">
              <w:rPr>
                <w:rStyle w:val="Hyperlink"/>
                <w:noProof/>
                <w:sz w:val="20"/>
                <w:szCs w:val="20"/>
              </w:rPr>
            </w:rPrChange>
          </w:rPr>
          <w:delText>Physical Environment and Resources</w:delText>
        </w:r>
        <w:r w:rsidR="00751528" w:rsidRPr="00AC2ADB" w:rsidDel="00AC2ADB">
          <w:rPr>
            <w:noProof/>
            <w:webHidden/>
          </w:rPr>
          <w:tab/>
          <w:delText>4-34</w:delText>
        </w:r>
      </w:del>
    </w:p>
    <w:p w:rsidR="00751528" w:rsidRPr="00AC2ADB" w:rsidDel="00AC2ADB" w:rsidRDefault="00372B98">
      <w:pPr>
        <w:pStyle w:val="TOC3"/>
        <w:tabs>
          <w:tab w:val="left" w:pos="1320"/>
          <w:tab w:val="right" w:leader="dot" w:pos="9350"/>
        </w:tabs>
        <w:rPr>
          <w:del w:id="1898" w:author="Vilson Lu" w:date="2014-08-22T06:40:00Z"/>
          <w:rFonts w:eastAsiaTheme="minorEastAsia"/>
          <w:noProof/>
          <w:sz w:val="22"/>
          <w:szCs w:val="22"/>
          <w:rPrChange w:id="1899" w:author="Vilson Lu" w:date="2014-08-22T06:41:00Z">
            <w:rPr>
              <w:del w:id="1900" w:author="Vilson Lu" w:date="2014-08-22T06:40:00Z"/>
              <w:rFonts w:asciiTheme="minorHAnsi" w:eastAsiaTheme="minorEastAsia" w:hAnsiTheme="minorHAnsi" w:cstheme="minorBidi"/>
              <w:noProof/>
              <w:sz w:val="22"/>
              <w:szCs w:val="22"/>
            </w:rPr>
          </w:rPrChange>
        </w:rPr>
      </w:pPr>
      <w:del w:id="1901" w:author="Vilson Lu" w:date="2014-08-22T06:40:00Z">
        <w:r w:rsidRPr="00372B98">
          <w:rPr>
            <w:rPrChange w:id="1902" w:author="Vilson Lu" w:date="2014-08-22T06:41:00Z">
              <w:rPr>
                <w:rStyle w:val="Hyperlink"/>
                <w:noProof/>
                <w:sz w:val="20"/>
                <w:szCs w:val="20"/>
              </w:rPr>
            </w:rPrChange>
          </w:rPr>
          <w:delText>4.5.1</w:delText>
        </w:r>
        <w:r w:rsidRPr="00372B98">
          <w:rPr>
            <w:rFonts w:eastAsiaTheme="minorEastAsia"/>
            <w:noProof/>
            <w:sz w:val="22"/>
            <w:szCs w:val="22"/>
            <w:rPrChange w:id="1903"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904" w:author="Vilson Lu" w:date="2014-08-22T06:41:00Z">
              <w:rPr>
                <w:rStyle w:val="Hyperlink"/>
                <w:noProof/>
                <w:sz w:val="20"/>
                <w:szCs w:val="20"/>
              </w:rPr>
            </w:rPrChange>
          </w:rPr>
          <w:delText>Minimum Software Requirements</w:delText>
        </w:r>
        <w:r w:rsidR="00751528" w:rsidRPr="00AC2ADB" w:rsidDel="00AC2ADB">
          <w:rPr>
            <w:noProof/>
            <w:webHidden/>
          </w:rPr>
          <w:tab/>
          <w:delText>4-34</w:delText>
        </w:r>
      </w:del>
    </w:p>
    <w:p w:rsidR="00751528" w:rsidRPr="00AC2ADB" w:rsidDel="00AC2ADB" w:rsidRDefault="00372B98">
      <w:pPr>
        <w:pStyle w:val="TOC3"/>
        <w:tabs>
          <w:tab w:val="left" w:pos="1320"/>
          <w:tab w:val="right" w:leader="dot" w:pos="9350"/>
        </w:tabs>
        <w:rPr>
          <w:del w:id="1905" w:author="Vilson Lu" w:date="2014-08-22T06:40:00Z"/>
          <w:rFonts w:eastAsiaTheme="minorEastAsia"/>
          <w:noProof/>
          <w:sz w:val="22"/>
          <w:szCs w:val="22"/>
          <w:rPrChange w:id="1906" w:author="Vilson Lu" w:date="2014-08-22T06:41:00Z">
            <w:rPr>
              <w:del w:id="1907" w:author="Vilson Lu" w:date="2014-08-22T06:40:00Z"/>
              <w:rFonts w:asciiTheme="minorHAnsi" w:eastAsiaTheme="minorEastAsia" w:hAnsiTheme="minorHAnsi" w:cstheme="minorBidi"/>
              <w:noProof/>
              <w:sz w:val="22"/>
              <w:szCs w:val="22"/>
            </w:rPr>
          </w:rPrChange>
        </w:rPr>
      </w:pPr>
      <w:del w:id="1908" w:author="Vilson Lu" w:date="2014-08-22T06:40:00Z">
        <w:r w:rsidRPr="00372B98">
          <w:rPr>
            <w:rPrChange w:id="1909" w:author="Vilson Lu" w:date="2014-08-22T06:41:00Z">
              <w:rPr>
                <w:rStyle w:val="Hyperlink"/>
                <w:noProof/>
                <w:sz w:val="20"/>
                <w:szCs w:val="20"/>
              </w:rPr>
            </w:rPrChange>
          </w:rPr>
          <w:delText>4.5.2</w:delText>
        </w:r>
        <w:r w:rsidRPr="00372B98">
          <w:rPr>
            <w:rFonts w:eastAsiaTheme="minorEastAsia"/>
            <w:noProof/>
            <w:sz w:val="22"/>
            <w:szCs w:val="22"/>
            <w:rPrChange w:id="1910"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911" w:author="Vilson Lu" w:date="2014-08-22T06:41:00Z">
              <w:rPr>
                <w:rStyle w:val="Hyperlink"/>
                <w:noProof/>
                <w:sz w:val="20"/>
                <w:szCs w:val="20"/>
              </w:rPr>
            </w:rPrChange>
          </w:rPr>
          <w:delText>Minimum Hardware Requirements</w:delText>
        </w:r>
        <w:r w:rsidR="00751528" w:rsidRPr="00AC2ADB" w:rsidDel="00AC2ADB">
          <w:rPr>
            <w:noProof/>
            <w:webHidden/>
          </w:rPr>
          <w:tab/>
          <w:delText>4-34</w:delText>
        </w:r>
      </w:del>
    </w:p>
    <w:p w:rsidR="00751528" w:rsidRPr="00AC2ADB" w:rsidDel="00AC2ADB" w:rsidRDefault="00372B98">
      <w:pPr>
        <w:pStyle w:val="TOC1"/>
        <w:tabs>
          <w:tab w:val="left" w:pos="660"/>
          <w:tab w:val="right" w:leader="dot" w:pos="9350"/>
        </w:tabs>
        <w:rPr>
          <w:del w:id="1912" w:author="Vilson Lu" w:date="2014-08-22T06:40:00Z"/>
          <w:rFonts w:eastAsiaTheme="minorEastAsia"/>
          <w:noProof/>
          <w:sz w:val="22"/>
          <w:szCs w:val="22"/>
          <w:rPrChange w:id="1913" w:author="Vilson Lu" w:date="2014-08-22T06:41:00Z">
            <w:rPr>
              <w:del w:id="1914" w:author="Vilson Lu" w:date="2014-08-22T06:40:00Z"/>
              <w:rFonts w:asciiTheme="minorHAnsi" w:eastAsiaTheme="minorEastAsia" w:hAnsiTheme="minorHAnsi" w:cstheme="minorBidi"/>
              <w:noProof/>
              <w:sz w:val="22"/>
              <w:szCs w:val="22"/>
            </w:rPr>
          </w:rPrChange>
        </w:rPr>
      </w:pPr>
      <w:del w:id="1915" w:author="Vilson Lu" w:date="2014-08-22T06:40:00Z">
        <w:r w:rsidRPr="00372B98">
          <w:rPr>
            <w:rPrChange w:id="1916" w:author="Vilson Lu" w:date="2014-08-22T06:41:00Z">
              <w:rPr>
                <w:rStyle w:val="Hyperlink"/>
                <w:noProof/>
                <w:sz w:val="20"/>
                <w:szCs w:val="20"/>
              </w:rPr>
            </w:rPrChange>
          </w:rPr>
          <w:delText>5.0</w:delText>
        </w:r>
        <w:r w:rsidRPr="00372B98">
          <w:rPr>
            <w:rFonts w:eastAsiaTheme="minorEastAsia"/>
            <w:noProof/>
            <w:sz w:val="22"/>
            <w:szCs w:val="22"/>
            <w:rPrChange w:id="1917" w:author="Vilson Lu" w:date="2014-08-22T06:41:00Z">
              <w:rPr>
                <w:rFonts w:asciiTheme="minorHAnsi" w:eastAsiaTheme="minorEastAsia" w:hAnsiTheme="minorHAnsi" w:cstheme="minorBidi"/>
                <w:noProof/>
                <w:color w:val="0563C1" w:themeColor="hyperlink"/>
                <w:sz w:val="22"/>
                <w:szCs w:val="22"/>
                <w:u w:val="single"/>
              </w:rPr>
            </w:rPrChange>
          </w:rPr>
          <w:tab/>
        </w:r>
        <w:r w:rsidRPr="00372B98">
          <w:rPr>
            <w:rPrChange w:id="1918" w:author="Vilson Lu" w:date="2014-08-22T06:41:00Z">
              <w:rPr>
                <w:rStyle w:val="Hyperlink"/>
                <w:noProof/>
                <w:sz w:val="20"/>
                <w:szCs w:val="20"/>
              </w:rPr>
            </w:rPrChange>
          </w:rPr>
          <w:delText>References</w:delText>
        </w:r>
        <w:r w:rsidR="00751528" w:rsidRPr="00AC2ADB" w:rsidDel="00AC2ADB">
          <w:rPr>
            <w:noProof/>
            <w:webHidden/>
          </w:rPr>
          <w:tab/>
          <w:delText>5-35</w:delText>
        </w:r>
      </w:del>
    </w:p>
    <w:p w:rsidR="00497EF3" w:rsidRPr="00AC2ADB" w:rsidDel="00AC2ADB" w:rsidRDefault="00497EF3">
      <w:pPr>
        <w:pStyle w:val="TOC1"/>
        <w:tabs>
          <w:tab w:val="left" w:pos="660"/>
          <w:tab w:val="right" w:leader="dot" w:pos="9350"/>
        </w:tabs>
        <w:rPr>
          <w:del w:id="1919" w:author="Vilson Lu" w:date="2014-08-22T06:40:00Z"/>
          <w:rFonts w:eastAsiaTheme="minorEastAsia"/>
          <w:noProof/>
          <w:sz w:val="22"/>
          <w:szCs w:val="22"/>
          <w:rPrChange w:id="1920" w:author="Vilson Lu" w:date="2014-08-22T06:41:00Z">
            <w:rPr>
              <w:del w:id="1921" w:author="Vilson Lu" w:date="2014-08-22T06:40:00Z"/>
              <w:rFonts w:asciiTheme="minorHAnsi" w:eastAsiaTheme="minorEastAsia" w:hAnsiTheme="minorHAnsi" w:cstheme="minorBidi"/>
              <w:noProof/>
              <w:sz w:val="22"/>
              <w:szCs w:val="22"/>
            </w:rPr>
          </w:rPrChange>
        </w:rPr>
      </w:pPr>
      <w:del w:id="1922" w:author="Vilson Lu" w:date="2014-08-22T06:40:00Z">
        <w:r w:rsidRPr="00AC2ADB" w:rsidDel="00AC2ADB">
          <w:rPr>
            <w:rStyle w:val="Hyperlink"/>
            <w:noProof/>
          </w:rPr>
          <w:delText>1.0</w:delText>
        </w:r>
        <w:r w:rsidR="00372B98" w:rsidRPr="00372B98">
          <w:rPr>
            <w:rFonts w:eastAsiaTheme="minorEastAsia"/>
            <w:noProof/>
            <w:sz w:val="22"/>
            <w:szCs w:val="22"/>
            <w:rPrChange w:id="192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Research Description</w:delText>
        </w:r>
        <w:r w:rsidRPr="00AC2ADB" w:rsidDel="00AC2ADB">
          <w:rPr>
            <w:noProof/>
            <w:webHidden/>
          </w:rPr>
          <w:tab/>
          <w:delText>1-1</w:delText>
        </w:r>
      </w:del>
    </w:p>
    <w:p w:rsidR="00497EF3" w:rsidRPr="00AC2ADB" w:rsidDel="00AC2ADB" w:rsidRDefault="00497EF3">
      <w:pPr>
        <w:pStyle w:val="TOC2"/>
        <w:tabs>
          <w:tab w:val="left" w:pos="880"/>
          <w:tab w:val="right" w:leader="dot" w:pos="9350"/>
        </w:tabs>
        <w:rPr>
          <w:del w:id="1924" w:author="Vilson Lu" w:date="2014-08-22T06:40:00Z"/>
          <w:rFonts w:eastAsiaTheme="minorEastAsia"/>
          <w:noProof/>
          <w:sz w:val="22"/>
          <w:szCs w:val="22"/>
          <w:rPrChange w:id="1925" w:author="Vilson Lu" w:date="2014-08-22T06:41:00Z">
            <w:rPr>
              <w:del w:id="1926" w:author="Vilson Lu" w:date="2014-08-22T06:40:00Z"/>
              <w:rFonts w:asciiTheme="minorHAnsi" w:eastAsiaTheme="minorEastAsia" w:hAnsiTheme="minorHAnsi" w:cstheme="minorBidi"/>
              <w:noProof/>
              <w:sz w:val="22"/>
              <w:szCs w:val="22"/>
            </w:rPr>
          </w:rPrChange>
        </w:rPr>
      </w:pPr>
      <w:del w:id="1927" w:author="Vilson Lu" w:date="2014-08-22T06:40:00Z">
        <w:r w:rsidRPr="00AC2ADB" w:rsidDel="00AC2ADB">
          <w:rPr>
            <w:rStyle w:val="Hyperlink"/>
            <w:noProof/>
          </w:rPr>
          <w:delText>1.1</w:delText>
        </w:r>
        <w:r w:rsidR="00372B98" w:rsidRPr="00372B98">
          <w:rPr>
            <w:rFonts w:eastAsiaTheme="minorEastAsia"/>
            <w:noProof/>
            <w:sz w:val="22"/>
            <w:szCs w:val="22"/>
            <w:rPrChange w:id="192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Overview of the Current State of Technology</w:delText>
        </w:r>
        <w:r w:rsidRPr="00AC2ADB" w:rsidDel="00AC2ADB">
          <w:rPr>
            <w:noProof/>
            <w:webHidden/>
          </w:rPr>
          <w:tab/>
          <w:delText>1-1</w:delText>
        </w:r>
      </w:del>
    </w:p>
    <w:p w:rsidR="00497EF3" w:rsidRPr="00AC2ADB" w:rsidDel="00AC2ADB" w:rsidRDefault="00497EF3">
      <w:pPr>
        <w:pStyle w:val="TOC2"/>
        <w:tabs>
          <w:tab w:val="left" w:pos="880"/>
          <w:tab w:val="right" w:leader="dot" w:pos="9350"/>
        </w:tabs>
        <w:rPr>
          <w:del w:id="1929" w:author="Vilson Lu" w:date="2014-08-22T06:40:00Z"/>
          <w:rFonts w:eastAsiaTheme="minorEastAsia"/>
          <w:noProof/>
          <w:sz w:val="22"/>
          <w:szCs w:val="22"/>
          <w:rPrChange w:id="1930" w:author="Vilson Lu" w:date="2014-08-22T06:41:00Z">
            <w:rPr>
              <w:del w:id="1931" w:author="Vilson Lu" w:date="2014-08-22T06:40:00Z"/>
              <w:rFonts w:asciiTheme="minorHAnsi" w:eastAsiaTheme="minorEastAsia" w:hAnsiTheme="minorHAnsi" w:cstheme="minorBidi"/>
              <w:noProof/>
              <w:sz w:val="22"/>
              <w:szCs w:val="22"/>
            </w:rPr>
          </w:rPrChange>
        </w:rPr>
      </w:pPr>
      <w:del w:id="1932" w:author="Vilson Lu" w:date="2014-08-22T06:40:00Z">
        <w:r w:rsidRPr="00AC2ADB" w:rsidDel="00AC2ADB">
          <w:rPr>
            <w:rStyle w:val="Hyperlink"/>
            <w:noProof/>
          </w:rPr>
          <w:delText>1.2</w:delText>
        </w:r>
        <w:r w:rsidR="00372B98" w:rsidRPr="00372B98">
          <w:rPr>
            <w:rFonts w:eastAsiaTheme="minorEastAsia"/>
            <w:noProof/>
            <w:sz w:val="22"/>
            <w:szCs w:val="22"/>
            <w:rPrChange w:id="193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Research Objectives</w:delText>
        </w:r>
        <w:r w:rsidRPr="00AC2ADB" w:rsidDel="00AC2ADB">
          <w:rPr>
            <w:noProof/>
            <w:webHidden/>
          </w:rPr>
          <w:tab/>
          <w:delText>1-2</w:delText>
        </w:r>
      </w:del>
    </w:p>
    <w:p w:rsidR="00497EF3" w:rsidRPr="00AC2ADB" w:rsidDel="00AC2ADB" w:rsidRDefault="00497EF3">
      <w:pPr>
        <w:pStyle w:val="TOC3"/>
        <w:tabs>
          <w:tab w:val="left" w:pos="1320"/>
          <w:tab w:val="right" w:leader="dot" w:pos="9350"/>
        </w:tabs>
        <w:rPr>
          <w:del w:id="1934" w:author="Vilson Lu" w:date="2014-08-22T06:40:00Z"/>
          <w:rFonts w:eastAsiaTheme="minorEastAsia"/>
          <w:noProof/>
          <w:sz w:val="22"/>
          <w:szCs w:val="22"/>
          <w:rPrChange w:id="1935" w:author="Vilson Lu" w:date="2014-08-22T06:41:00Z">
            <w:rPr>
              <w:del w:id="1936" w:author="Vilson Lu" w:date="2014-08-22T06:40:00Z"/>
              <w:rFonts w:asciiTheme="minorHAnsi" w:eastAsiaTheme="minorEastAsia" w:hAnsiTheme="minorHAnsi" w:cstheme="minorBidi"/>
              <w:noProof/>
              <w:sz w:val="22"/>
              <w:szCs w:val="22"/>
            </w:rPr>
          </w:rPrChange>
        </w:rPr>
      </w:pPr>
      <w:del w:id="1937" w:author="Vilson Lu" w:date="2014-08-22T06:40:00Z">
        <w:r w:rsidRPr="00AC2ADB" w:rsidDel="00AC2ADB">
          <w:rPr>
            <w:rStyle w:val="Hyperlink"/>
            <w:noProof/>
          </w:rPr>
          <w:delText>1.2.1</w:delText>
        </w:r>
        <w:r w:rsidR="00372B98" w:rsidRPr="00372B98">
          <w:rPr>
            <w:rFonts w:eastAsiaTheme="minorEastAsia"/>
            <w:noProof/>
            <w:sz w:val="22"/>
            <w:szCs w:val="22"/>
            <w:rPrChange w:id="193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General Objective</w:delText>
        </w:r>
        <w:r w:rsidRPr="00AC2ADB" w:rsidDel="00AC2ADB">
          <w:rPr>
            <w:noProof/>
            <w:webHidden/>
          </w:rPr>
          <w:tab/>
          <w:delText>1-2</w:delText>
        </w:r>
      </w:del>
    </w:p>
    <w:p w:rsidR="00497EF3" w:rsidRPr="00AC2ADB" w:rsidDel="00AC2ADB" w:rsidRDefault="00497EF3">
      <w:pPr>
        <w:pStyle w:val="TOC3"/>
        <w:tabs>
          <w:tab w:val="left" w:pos="1320"/>
          <w:tab w:val="right" w:leader="dot" w:pos="9350"/>
        </w:tabs>
        <w:rPr>
          <w:del w:id="1939" w:author="Vilson Lu" w:date="2014-08-22T06:40:00Z"/>
          <w:rFonts w:eastAsiaTheme="minorEastAsia"/>
          <w:noProof/>
          <w:sz w:val="22"/>
          <w:szCs w:val="22"/>
          <w:rPrChange w:id="1940" w:author="Vilson Lu" w:date="2014-08-22T06:41:00Z">
            <w:rPr>
              <w:del w:id="1941" w:author="Vilson Lu" w:date="2014-08-22T06:40:00Z"/>
              <w:rFonts w:asciiTheme="minorHAnsi" w:eastAsiaTheme="minorEastAsia" w:hAnsiTheme="minorHAnsi" w:cstheme="minorBidi"/>
              <w:noProof/>
              <w:sz w:val="22"/>
              <w:szCs w:val="22"/>
            </w:rPr>
          </w:rPrChange>
        </w:rPr>
      </w:pPr>
      <w:del w:id="1942" w:author="Vilson Lu" w:date="2014-08-22T06:40:00Z">
        <w:r w:rsidRPr="00AC2ADB" w:rsidDel="00AC2ADB">
          <w:rPr>
            <w:rStyle w:val="Hyperlink"/>
            <w:noProof/>
          </w:rPr>
          <w:delText>1.2.2</w:delText>
        </w:r>
        <w:r w:rsidR="00372B98" w:rsidRPr="00372B98">
          <w:rPr>
            <w:rFonts w:eastAsiaTheme="minorEastAsia"/>
            <w:noProof/>
            <w:sz w:val="22"/>
            <w:szCs w:val="22"/>
            <w:rPrChange w:id="194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Specific Objectives</w:delText>
        </w:r>
        <w:r w:rsidRPr="00AC2ADB" w:rsidDel="00AC2ADB">
          <w:rPr>
            <w:noProof/>
            <w:webHidden/>
          </w:rPr>
          <w:tab/>
          <w:delText>1-2</w:delText>
        </w:r>
      </w:del>
    </w:p>
    <w:p w:rsidR="00497EF3" w:rsidRPr="00AC2ADB" w:rsidDel="00AC2ADB" w:rsidRDefault="00497EF3">
      <w:pPr>
        <w:pStyle w:val="TOC2"/>
        <w:tabs>
          <w:tab w:val="left" w:pos="880"/>
          <w:tab w:val="right" w:leader="dot" w:pos="9350"/>
        </w:tabs>
        <w:rPr>
          <w:del w:id="1944" w:author="Vilson Lu" w:date="2014-08-22T06:40:00Z"/>
          <w:rFonts w:eastAsiaTheme="minorEastAsia"/>
          <w:noProof/>
          <w:sz w:val="22"/>
          <w:szCs w:val="22"/>
          <w:rPrChange w:id="1945" w:author="Vilson Lu" w:date="2014-08-22T06:41:00Z">
            <w:rPr>
              <w:del w:id="1946" w:author="Vilson Lu" w:date="2014-08-22T06:40:00Z"/>
              <w:rFonts w:asciiTheme="minorHAnsi" w:eastAsiaTheme="minorEastAsia" w:hAnsiTheme="minorHAnsi" w:cstheme="minorBidi"/>
              <w:noProof/>
              <w:sz w:val="22"/>
              <w:szCs w:val="22"/>
            </w:rPr>
          </w:rPrChange>
        </w:rPr>
      </w:pPr>
      <w:del w:id="1947" w:author="Vilson Lu" w:date="2014-08-22T06:40:00Z">
        <w:r w:rsidRPr="00AC2ADB" w:rsidDel="00AC2ADB">
          <w:rPr>
            <w:rStyle w:val="Hyperlink"/>
            <w:noProof/>
          </w:rPr>
          <w:delText>1.3</w:delText>
        </w:r>
        <w:r w:rsidR="00372B98" w:rsidRPr="00372B98">
          <w:rPr>
            <w:rFonts w:eastAsiaTheme="minorEastAsia"/>
            <w:noProof/>
            <w:sz w:val="22"/>
            <w:szCs w:val="22"/>
            <w:rPrChange w:id="194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Scope and Limitations of the Research</w:delText>
        </w:r>
        <w:r w:rsidRPr="00AC2ADB" w:rsidDel="00AC2ADB">
          <w:rPr>
            <w:noProof/>
            <w:webHidden/>
          </w:rPr>
          <w:tab/>
          <w:delText>1-2</w:delText>
        </w:r>
      </w:del>
    </w:p>
    <w:p w:rsidR="00497EF3" w:rsidRPr="00AC2ADB" w:rsidDel="00AC2ADB" w:rsidRDefault="00497EF3">
      <w:pPr>
        <w:pStyle w:val="TOC2"/>
        <w:tabs>
          <w:tab w:val="left" w:pos="880"/>
          <w:tab w:val="right" w:leader="dot" w:pos="9350"/>
        </w:tabs>
        <w:rPr>
          <w:del w:id="1949" w:author="Vilson Lu" w:date="2014-08-22T06:40:00Z"/>
          <w:rFonts w:eastAsiaTheme="minorEastAsia"/>
          <w:noProof/>
          <w:sz w:val="22"/>
          <w:szCs w:val="22"/>
          <w:rPrChange w:id="1950" w:author="Vilson Lu" w:date="2014-08-22T06:41:00Z">
            <w:rPr>
              <w:del w:id="1951" w:author="Vilson Lu" w:date="2014-08-22T06:40:00Z"/>
              <w:rFonts w:asciiTheme="minorHAnsi" w:eastAsiaTheme="minorEastAsia" w:hAnsiTheme="minorHAnsi" w:cstheme="minorBidi"/>
              <w:noProof/>
              <w:sz w:val="22"/>
              <w:szCs w:val="22"/>
            </w:rPr>
          </w:rPrChange>
        </w:rPr>
      </w:pPr>
      <w:del w:id="1952" w:author="Vilson Lu" w:date="2014-08-22T06:40:00Z">
        <w:r w:rsidRPr="00AC2ADB" w:rsidDel="00AC2ADB">
          <w:rPr>
            <w:rStyle w:val="Hyperlink"/>
            <w:noProof/>
          </w:rPr>
          <w:delText>1.4</w:delText>
        </w:r>
        <w:r w:rsidR="00372B98" w:rsidRPr="00372B98">
          <w:rPr>
            <w:rFonts w:eastAsiaTheme="minorEastAsia"/>
            <w:noProof/>
            <w:sz w:val="22"/>
            <w:szCs w:val="22"/>
            <w:rPrChange w:id="195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Significance of the Research</w:delText>
        </w:r>
        <w:r w:rsidRPr="00AC2ADB" w:rsidDel="00AC2ADB">
          <w:rPr>
            <w:noProof/>
            <w:webHidden/>
          </w:rPr>
          <w:tab/>
          <w:delText>1-3</w:delText>
        </w:r>
      </w:del>
    </w:p>
    <w:p w:rsidR="00497EF3" w:rsidRPr="00AC2ADB" w:rsidDel="00AC2ADB" w:rsidRDefault="00497EF3">
      <w:pPr>
        <w:pStyle w:val="TOC2"/>
        <w:tabs>
          <w:tab w:val="left" w:pos="880"/>
          <w:tab w:val="right" w:leader="dot" w:pos="9350"/>
        </w:tabs>
        <w:rPr>
          <w:del w:id="1954" w:author="Vilson Lu" w:date="2014-08-22T06:40:00Z"/>
          <w:rFonts w:eastAsiaTheme="minorEastAsia"/>
          <w:noProof/>
          <w:sz w:val="22"/>
          <w:szCs w:val="22"/>
          <w:rPrChange w:id="1955" w:author="Vilson Lu" w:date="2014-08-22T06:41:00Z">
            <w:rPr>
              <w:del w:id="1956" w:author="Vilson Lu" w:date="2014-08-22T06:40:00Z"/>
              <w:rFonts w:asciiTheme="minorHAnsi" w:eastAsiaTheme="minorEastAsia" w:hAnsiTheme="minorHAnsi" w:cstheme="minorBidi"/>
              <w:noProof/>
              <w:sz w:val="22"/>
              <w:szCs w:val="22"/>
            </w:rPr>
          </w:rPrChange>
        </w:rPr>
      </w:pPr>
      <w:del w:id="1957" w:author="Vilson Lu" w:date="2014-08-22T06:40:00Z">
        <w:r w:rsidRPr="00AC2ADB" w:rsidDel="00AC2ADB">
          <w:rPr>
            <w:rStyle w:val="Hyperlink"/>
            <w:noProof/>
          </w:rPr>
          <w:delText>1.5</w:delText>
        </w:r>
        <w:r w:rsidR="00372B98" w:rsidRPr="00372B98">
          <w:rPr>
            <w:rFonts w:eastAsiaTheme="minorEastAsia"/>
            <w:noProof/>
            <w:sz w:val="22"/>
            <w:szCs w:val="22"/>
            <w:rPrChange w:id="195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Research Methodology</w:delText>
        </w:r>
        <w:r w:rsidRPr="00AC2ADB" w:rsidDel="00AC2ADB">
          <w:rPr>
            <w:noProof/>
            <w:webHidden/>
          </w:rPr>
          <w:tab/>
          <w:delText>1-4</w:delText>
        </w:r>
      </w:del>
    </w:p>
    <w:p w:rsidR="00497EF3" w:rsidRPr="00AC2ADB" w:rsidDel="00AC2ADB" w:rsidRDefault="00497EF3">
      <w:pPr>
        <w:pStyle w:val="TOC3"/>
        <w:tabs>
          <w:tab w:val="left" w:pos="1320"/>
          <w:tab w:val="right" w:leader="dot" w:pos="9350"/>
        </w:tabs>
        <w:rPr>
          <w:del w:id="1959" w:author="Vilson Lu" w:date="2014-08-22T06:40:00Z"/>
          <w:rFonts w:eastAsiaTheme="minorEastAsia"/>
          <w:noProof/>
          <w:sz w:val="22"/>
          <w:szCs w:val="22"/>
          <w:rPrChange w:id="1960" w:author="Vilson Lu" w:date="2014-08-22T06:41:00Z">
            <w:rPr>
              <w:del w:id="1961" w:author="Vilson Lu" w:date="2014-08-22T06:40:00Z"/>
              <w:rFonts w:asciiTheme="minorHAnsi" w:eastAsiaTheme="minorEastAsia" w:hAnsiTheme="minorHAnsi" w:cstheme="minorBidi"/>
              <w:noProof/>
              <w:sz w:val="22"/>
              <w:szCs w:val="22"/>
            </w:rPr>
          </w:rPrChange>
        </w:rPr>
      </w:pPr>
      <w:del w:id="1962" w:author="Vilson Lu" w:date="2014-08-22T06:40:00Z">
        <w:r w:rsidRPr="00AC2ADB" w:rsidDel="00AC2ADB">
          <w:rPr>
            <w:rStyle w:val="Hyperlink"/>
            <w:noProof/>
          </w:rPr>
          <w:delText>1.5.1</w:delText>
        </w:r>
        <w:r w:rsidR="00372B98" w:rsidRPr="00372B98">
          <w:rPr>
            <w:rFonts w:eastAsiaTheme="minorEastAsia"/>
            <w:noProof/>
            <w:sz w:val="22"/>
            <w:szCs w:val="22"/>
            <w:rPrChange w:id="196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Investigation and Research Analysis</w:delText>
        </w:r>
        <w:r w:rsidRPr="00AC2ADB" w:rsidDel="00AC2ADB">
          <w:rPr>
            <w:noProof/>
            <w:webHidden/>
          </w:rPr>
          <w:tab/>
          <w:delText>1-5</w:delText>
        </w:r>
      </w:del>
    </w:p>
    <w:p w:rsidR="00497EF3" w:rsidRPr="00AC2ADB" w:rsidDel="00AC2ADB" w:rsidRDefault="00497EF3">
      <w:pPr>
        <w:pStyle w:val="TOC3"/>
        <w:tabs>
          <w:tab w:val="left" w:pos="1320"/>
          <w:tab w:val="right" w:leader="dot" w:pos="9350"/>
        </w:tabs>
        <w:rPr>
          <w:del w:id="1964" w:author="Vilson Lu" w:date="2014-08-22T06:40:00Z"/>
          <w:rFonts w:eastAsiaTheme="minorEastAsia"/>
          <w:noProof/>
          <w:sz w:val="22"/>
          <w:szCs w:val="22"/>
          <w:rPrChange w:id="1965" w:author="Vilson Lu" w:date="2014-08-22T06:41:00Z">
            <w:rPr>
              <w:del w:id="1966" w:author="Vilson Lu" w:date="2014-08-22T06:40:00Z"/>
              <w:rFonts w:asciiTheme="minorHAnsi" w:eastAsiaTheme="minorEastAsia" w:hAnsiTheme="minorHAnsi" w:cstheme="minorBidi"/>
              <w:noProof/>
              <w:sz w:val="22"/>
              <w:szCs w:val="22"/>
            </w:rPr>
          </w:rPrChange>
        </w:rPr>
      </w:pPr>
      <w:del w:id="1967" w:author="Vilson Lu" w:date="2014-08-22T06:40:00Z">
        <w:r w:rsidRPr="00AC2ADB" w:rsidDel="00AC2ADB">
          <w:rPr>
            <w:rStyle w:val="Hyperlink"/>
            <w:noProof/>
          </w:rPr>
          <w:delText>1.5.2</w:delText>
        </w:r>
        <w:r w:rsidR="00372B98" w:rsidRPr="00372B98">
          <w:rPr>
            <w:rFonts w:eastAsiaTheme="minorEastAsia"/>
            <w:noProof/>
            <w:sz w:val="22"/>
            <w:szCs w:val="22"/>
            <w:rPrChange w:id="196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Design</w:delText>
        </w:r>
        <w:r w:rsidRPr="00AC2ADB" w:rsidDel="00AC2ADB">
          <w:rPr>
            <w:noProof/>
            <w:webHidden/>
          </w:rPr>
          <w:tab/>
          <w:delText>1-5</w:delText>
        </w:r>
      </w:del>
    </w:p>
    <w:p w:rsidR="00497EF3" w:rsidRPr="00AC2ADB" w:rsidDel="00AC2ADB" w:rsidRDefault="00497EF3">
      <w:pPr>
        <w:pStyle w:val="TOC3"/>
        <w:tabs>
          <w:tab w:val="left" w:pos="1320"/>
          <w:tab w:val="right" w:leader="dot" w:pos="9350"/>
        </w:tabs>
        <w:rPr>
          <w:del w:id="1969" w:author="Vilson Lu" w:date="2014-08-22T06:40:00Z"/>
          <w:rFonts w:eastAsiaTheme="minorEastAsia"/>
          <w:noProof/>
          <w:sz w:val="22"/>
          <w:szCs w:val="22"/>
          <w:rPrChange w:id="1970" w:author="Vilson Lu" w:date="2014-08-22T06:41:00Z">
            <w:rPr>
              <w:del w:id="1971" w:author="Vilson Lu" w:date="2014-08-22T06:40:00Z"/>
              <w:rFonts w:asciiTheme="minorHAnsi" w:eastAsiaTheme="minorEastAsia" w:hAnsiTheme="minorHAnsi" w:cstheme="minorBidi"/>
              <w:noProof/>
              <w:sz w:val="22"/>
              <w:szCs w:val="22"/>
            </w:rPr>
          </w:rPrChange>
        </w:rPr>
      </w:pPr>
      <w:del w:id="1972" w:author="Vilson Lu" w:date="2014-08-22T06:40:00Z">
        <w:r w:rsidRPr="00AC2ADB" w:rsidDel="00AC2ADB">
          <w:rPr>
            <w:rStyle w:val="Hyperlink"/>
            <w:noProof/>
          </w:rPr>
          <w:delText>1.5.3</w:delText>
        </w:r>
        <w:r w:rsidR="00372B98" w:rsidRPr="00372B98">
          <w:rPr>
            <w:rFonts w:eastAsiaTheme="minorEastAsia"/>
            <w:noProof/>
            <w:sz w:val="22"/>
            <w:szCs w:val="22"/>
            <w:rPrChange w:id="197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Sprints</w:delText>
        </w:r>
        <w:r w:rsidRPr="00AC2ADB" w:rsidDel="00AC2ADB">
          <w:rPr>
            <w:noProof/>
            <w:webHidden/>
          </w:rPr>
          <w:tab/>
          <w:delText>1-5</w:delText>
        </w:r>
      </w:del>
    </w:p>
    <w:p w:rsidR="00497EF3" w:rsidRPr="00AC2ADB" w:rsidDel="00AC2ADB" w:rsidRDefault="00497EF3">
      <w:pPr>
        <w:pStyle w:val="TOC3"/>
        <w:tabs>
          <w:tab w:val="left" w:pos="1320"/>
          <w:tab w:val="right" w:leader="dot" w:pos="9350"/>
        </w:tabs>
        <w:rPr>
          <w:del w:id="1974" w:author="Vilson Lu" w:date="2014-08-22T06:40:00Z"/>
          <w:rFonts w:eastAsiaTheme="minorEastAsia"/>
          <w:noProof/>
          <w:sz w:val="22"/>
          <w:szCs w:val="22"/>
          <w:rPrChange w:id="1975" w:author="Vilson Lu" w:date="2014-08-22T06:41:00Z">
            <w:rPr>
              <w:del w:id="1976" w:author="Vilson Lu" w:date="2014-08-22T06:40:00Z"/>
              <w:rFonts w:asciiTheme="minorHAnsi" w:eastAsiaTheme="minorEastAsia" w:hAnsiTheme="minorHAnsi" w:cstheme="minorBidi"/>
              <w:noProof/>
              <w:sz w:val="22"/>
              <w:szCs w:val="22"/>
            </w:rPr>
          </w:rPrChange>
        </w:rPr>
      </w:pPr>
      <w:del w:id="1977" w:author="Vilson Lu" w:date="2014-08-22T06:40:00Z">
        <w:r w:rsidRPr="00AC2ADB" w:rsidDel="00AC2ADB">
          <w:rPr>
            <w:rStyle w:val="Hyperlink"/>
            <w:noProof/>
          </w:rPr>
          <w:delText>1.5.4</w:delText>
        </w:r>
        <w:r w:rsidR="00372B98" w:rsidRPr="00372B98">
          <w:rPr>
            <w:rFonts w:eastAsiaTheme="minorEastAsia"/>
            <w:noProof/>
            <w:sz w:val="22"/>
            <w:szCs w:val="22"/>
            <w:rPrChange w:id="197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Sprint Planning Meetings</w:delText>
        </w:r>
        <w:r w:rsidRPr="00AC2ADB" w:rsidDel="00AC2ADB">
          <w:rPr>
            <w:noProof/>
            <w:webHidden/>
          </w:rPr>
          <w:tab/>
          <w:delText>1-5</w:delText>
        </w:r>
      </w:del>
    </w:p>
    <w:p w:rsidR="00497EF3" w:rsidRPr="00AC2ADB" w:rsidDel="00AC2ADB" w:rsidRDefault="00497EF3">
      <w:pPr>
        <w:pStyle w:val="TOC3"/>
        <w:tabs>
          <w:tab w:val="left" w:pos="1320"/>
          <w:tab w:val="right" w:leader="dot" w:pos="9350"/>
        </w:tabs>
        <w:rPr>
          <w:del w:id="1979" w:author="Vilson Lu" w:date="2014-08-22T06:40:00Z"/>
          <w:rFonts w:eastAsiaTheme="minorEastAsia"/>
          <w:noProof/>
          <w:sz w:val="22"/>
          <w:szCs w:val="22"/>
          <w:rPrChange w:id="1980" w:author="Vilson Lu" w:date="2014-08-22T06:41:00Z">
            <w:rPr>
              <w:del w:id="1981" w:author="Vilson Lu" w:date="2014-08-22T06:40:00Z"/>
              <w:rFonts w:asciiTheme="minorHAnsi" w:eastAsiaTheme="minorEastAsia" w:hAnsiTheme="minorHAnsi" w:cstheme="minorBidi"/>
              <w:noProof/>
              <w:sz w:val="22"/>
              <w:szCs w:val="22"/>
            </w:rPr>
          </w:rPrChange>
        </w:rPr>
      </w:pPr>
      <w:del w:id="1982" w:author="Vilson Lu" w:date="2014-08-22T06:40:00Z">
        <w:r w:rsidRPr="00AC2ADB" w:rsidDel="00AC2ADB">
          <w:rPr>
            <w:rStyle w:val="Hyperlink"/>
            <w:noProof/>
          </w:rPr>
          <w:delText>1.5.5</w:delText>
        </w:r>
        <w:r w:rsidR="00372B98" w:rsidRPr="00372B98">
          <w:rPr>
            <w:rFonts w:eastAsiaTheme="minorEastAsia"/>
            <w:noProof/>
            <w:sz w:val="22"/>
            <w:szCs w:val="22"/>
            <w:rPrChange w:id="198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Scrum Meetings</w:delText>
        </w:r>
        <w:r w:rsidRPr="00AC2ADB" w:rsidDel="00AC2ADB">
          <w:rPr>
            <w:noProof/>
            <w:webHidden/>
          </w:rPr>
          <w:tab/>
          <w:delText>1-5</w:delText>
        </w:r>
      </w:del>
    </w:p>
    <w:p w:rsidR="00497EF3" w:rsidRPr="00AC2ADB" w:rsidDel="00AC2ADB" w:rsidRDefault="00497EF3">
      <w:pPr>
        <w:pStyle w:val="TOC3"/>
        <w:tabs>
          <w:tab w:val="left" w:pos="1320"/>
          <w:tab w:val="right" w:leader="dot" w:pos="9350"/>
        </w:tabs>
        <w:rPr>
          <w:del w:id="1984" w:author="Vilson Lu" w:date="2014-08-22T06:40:00Z"/>
          <w:rFonts w:eastAsiaTheme="minorEastAsia"/>
          <w:noProof/>
          <w:sz w:val="22"/>
          <w:szCs w:val="22"/>
          <w:rPrChange w:id="1985" w:author="Vilson Lu" w:date="2014-08-22T06:41:00Z">
            <w:rPr>
              <w:del w:id="1986" w:author="Vilson Lu" w:date="2014-08-22T06:40:00Z"/>
              <w:rFonts w:asciiTheme="minorHAnsi" w:eastAsiaTheme="minorEastAsia" w:hAnsiTheme="minorHAnsi" w:cstheme="minorBidi"/>
              <w:noProof/>
              <w:sz w:val="22"/>
              <w:szCs w:val="22"/>
            </w:rPr>
          </w:rPrChange>
        </w:rPr>
      </w:pPr>
      <w:del w:id="1987" w:author="Vilson Lu" w:date="2014-08-22T06:40:00Z">
        <w:r w:rsidRPr="00AC2ADB" w:rsidDel="00AC2ADB">
          <w:rPr>
            <w:rStyle w:val="Hyperlink"/>
            <w:noProof/>
          </w:rPr>
          <w:delText>1.5.6</w:delText>
        </w:r>
        <w:r w:rsidR="00372B98" w:rsidRPr="00372B98">
          <w:rPr>
            <w:rFonts w:eastAsiaTheme="minorEastAsia"/>
            <w:noProof/>
            <w:sz w:val="22"/>
            <w:szCs w:val="22"/>
            <w:rPrChange w:id="198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Development</w:delText>
        </w:r>
        <w:r w:rsidRPr="00AC2ADB" w:rsidDel="00AC2ADB">
          <w:rPr>
            <w:noProof/>
            <w:webHidden/>
          </w:rPr>
          <w:tab/>
          <w:delText>1-5</w:delText>
        </w:r>
      </w:del>
    </w:p>
    <w:p w:rsidR="00497EF3" w:rsidRPr="00AC2ADB" w:rsidDel="00AC2ADB" w:rsidRDefault="00497EF3">
      <w:pPr>
        <w:pStyle w:val="TOC3"/>
        <w:tabs>
          <w:tab w:val="left" w:pos="1320"/>
          <w:tab w:val="right" w:leader="dot" w:pos="9350"/>
        </w:tabs>
        <w:rPr>
          <w:del w:id="1989" w:author="Vilson Lu" w:date="2014-08-22T06:40:00Z"/>
          <w:rFonts w:eastAsiaTheme="minorEastAsia"/>
          <w:noProof/>
          <w:sz w:val="22"/>
          <w:szCs w:val="22"/>
          <w:rPrChange w:id="1990" w:author="Vilson Lu" w:date="2014-08-22T06:41:00Z">
            <w:rPr>
              <w:del w:id="1991" w:author="Vilson Lu" w:date="2014-08-22T06:40:00Z"/>
              <w:rFonts w:asciiTheme="minorHAnsi" w:eastAsiaTheme="minorEastAsia" w:hAnsiTheme="minorHAnsi" w:cstheme="minorBidi"/>
              <w:noProof/>
              <w:sz w:val="22"/>
              <w:szCs w:val="22"/>
            </w:rPr>
          </w:rPrChange>
        </w:rPr>
      </w:pPr>
      <w:del w:id="1992" w:author="Vilson Lu" w:date="2014-08-22T06:40:00Z">
        <w:r w:rsidRPr="00AC2ADB" w:rsidDel="00AC2ADB">
          <w:rPr>
            <w:rStyle w:val="Hyperlink"/>
            <w:noProof/>
          </w:rPr>
          <w:delText>1.5.7</w:delText>
        </w:r>
        <w:r w:rsidR="00372B98" w:rsidRPr="00372B98">
          <w:rPr>
            <w:rFonts w:eastAsiaTheme="minorEastAsia"/>
            <w:noProof/>
            <w:sz w:val="22"/>
            <w:szCs w:val="22"/>
            <w:rPrChange w:id="199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Integration and Testing</w:delText>
        </w:r>
        <w:r w:rsidRPr="00AC2ADB" w:rsidDel="00AC2ADB">
          <w:rPr>
            <w:noProof/>
            <w:webHidden/>
          </w:rPr>
          <w:tab/>
          <w:delText>1-6</w:delText>
        </w:r>
      </w:del>
    </w:p>
    <w:p w:rsidR="00497EF3" w:rsidRPr="00AC2ADB" w:rsidDel="00AC2ADB" w:rsidRDefault="00497EF3">
      <w:pPr>
        <w:pStyle w:val="TOC3"/>
        <w:tabs>
          <w:tab w:val="left" w:pos="1320"/>
          <w:tab w:val="right" w:leader="dot" w:pos="9350"/>
        </w:tabs>
        <w:rPr>
          <w:del w:id="1994" w:author="Vilson Lu" w:date="2014-08-22T06:40:00Z"/>
          <w:rFonts w:eastAsiaTheme="minorEastAsia"/>
          <w:noProof/>
          <w:sz w:val="22"/>
          <w:szCs w:val="22"/>
          <w:rPrChange w:id="1995" w:author="Vilson Lu" w:date="2014-08-22T06:41:00Z">
            <w:rPr>
              <w:del w:id="1996" w:author="Vilson Lu" w:date="2014-08-22T06:40:00Z"/>
              <w:rFonts w:asciiTheme="minorHAnsi" w:eastAsiaTheme="minorEastAsia" w:hAnsiTheme="minorHAnsi" w:cstheme="minorBidi"/>
              <w:noProof/>
              <w:sz w:val="22"/>
              <w:szCs w:val="22"/>
            </w:rPr>
          </w:rPrChange>
        </w:rPr>
      </w:pPr>
      <w:del w:id="1997" w:author="Vilson Lu" w:date="2014-08-22T06:40:00Z">
        <w:r w:rsidRPr="00AC2ADB" w:rsidDel="00AC2ADB">
          <w:rPr>
            <w:rStyle w:val="Hyperlink"/>
            <w:noProof/>
          </w:rPr>
          <w:delText>1.5.8</w:delText>
        </w:r>
        <w:r w:rsidR="00372B98" w:rsidRPr="00372B98">
          <w:rPr>
            <w:rFonts w:eastAsiaTheme="minorEastAsia"/>
            <w:noProof/>
            <w:sz w:val="22"/>
            <w:szCs w:val="22"/>
            <w:rPrChange w:id="199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Evaluation</w:delText>
        </w:r>
        <w:r w:rsidRPr="00AC2ADB" w:rsidDel="00AC2ADB">
          <w:rPr>
            <w:noProof/>
            <w:webHidden/>
          </w:rPr>
          <w:tab/>
          <w:delText>1-6</w:delText>
        </w:r>
      </w:del>
    </w:p>
    <w:p w:rsidR="00497EF3" w:rsidRPr="00AC2ADB" w:rsidDel="00AC2ADB" w:rsidRDefault="00497EF3">
      <w:pPr>
        <w:pStyle w:val="TOC3"/>
        <w:tabs>
          <w:tab w:val="left" w:pos="1320"/>
          <w:tab w:val="right" w:leader="dot" w:pos="9350"/>
        </w:tabs>
        <w:rPr>
          <w:del w:id="1999" w:author="Vilson Lu" w:date="2014-08-22T06:40:00Z"/>
          <w:rFonts w:eastAsiaTheme="minorEastAsia"/>
          <w:noProof/>
          <w:sz w:val="22"/>
          <w:szCs w:val="22"/>
          <w:rPrChange w:id="2000" w:author="Vilson Lu" w:date="2014-08-22T06:41:00Z">
            <w:rPr>
              <w:del w:id="2001" w:author="Vilson Lu" w:date="2014-08-22T06:40:00Z"/>
              <w:rFonts w:asciiTheme="minorHAnsi" w:eastAsiaTheme="minorEastAsia" w:hAnsiTheme="minorHAnsi" w:cstheme="minorBidi"/>
              <w:noProof/>
              <w:sz w:val="22"/>
              <w:szCs w:val="22"/>
            </w:rPr>
          </w:rPrChange>
        </w:rPr>
      </w:pPr>
      <w:del w:id="2002" w:author="Vilson Lu" w:date="2014-08-22T06:40:00Z">
        <w:r w:rsidRPr="00AC2ADB" w:rsidDel="00AC2ADB">
          <w:rPr>
            <w:rStyle w:val="Hyperlink"/>
            <w:noProof/>
          </w:rPr>
          <w:delText>1.5.9</w:delText>
        </w:r>
        <w:r w:rsidR="00372B98" w:rsidRPr="00372B98">
          <w:rPr>
            <w:rFonts w:eastAsiaTheme="minorEastAsia"/>
            <w:noProof/>
            <w:sz w:val="22"/>
            <w:szCs w:val="22"/>
            <w:rPrChange w:id="200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Documentation</w:delText>
        </w:r>
        <w:r w:rsidRPr="00AC2ADB" w:rsidDel="00AC2ADB">
          <w:rPr>
            <w:noProof/>
            <w:webHidden/>
          </w:rPr>
          <w:tab/>
          <w:delText>1-6</w:delText>
        </w:r>
      </w:del>
    </w:p>
    <w:p w:rsidR="00497EF3" w:rsidRPr="00AC2ADB" w:rsidDel="00AC2ADB" w:rsidRDefault="00497EF3">
      <w:pPr>
        <w:pStyle w:val="TOC3"/>
        <w:tabs>
          <w:tab w:val="left" w:pos="1540"/>
          <w:tab w:val="right" w:leader="dot" w:pos="9350"/>
        </w:tabs>
        <w:rPr>
          <w:del w:id="2004" w:author="Vilson Lu" w:date="2014-08-22T06:40:00Z"/>
          <w:rFonts w:eastAsiaTheme="minorEastAsia"/>
          <w:noProof/>
          <w:sz w:val="22"/>
          <w:szCs w:val="22"/>
          <w:rPrChange w:id="2005" w:author="Vilson Lu" w:date="2014-08-22T06:41:00Z">
            <w:rPr>
              <w:del w:id="2006" w:author="Vilson Lu" w:date="2014-08-22T06:40:00Z"/>
              <w:rFonts w:asciiTheme="minorHAnsi" w:eastAsiaTheme="minorEastAsia" w:hAnsiTheme="minorHAnsi" w:cstheme="minorBidi"/>
              <w:noProof/>
              <w:sz w:val="22"/>
              <w:szCs w:val="22"/>
            </w:rPr>
          </w:rPrChange>
        </w:rPr>
      </w:pPr>
      <w:del w:id="2007" w:author="Vilson Lu" w:date="2014-08-22T06:40:00Z">
        <w:r w:rsidRPr="00AC2ADB" w:rsidDel="00AC2ADB">
          <w:rPr>
            <w:rStyle w:val="Hyperlink"/>
            <w:noProof/>
          </w:rPr>
          <w:delText>1.5.10</w:delText>
        </w:r>
        <w:r w:rsidR="00372B98" w:rsidRPr="00372B98">
          <w:rPr>
            <w:rFonts w:eastAsiaTheme="minorEastAsia"/>
            <w:noProof/>
            <w:sz w:val="22"/>
            <w:szCs w:val="22"/>
            <w:rPrChange w:id="200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Calendar of Activities</w:delText>
        </w:r>
        <w:r w:rsidRPr="00AC2ADB" w:rsidDel="00AC2ADB">
          <w:rPr>
            <w:noProof/>
            <w:webHidden/>
          </w:rPr>
          <w:tab/>
          <w:delText>1-7</w:delText>
        </w:r>
      </w:del>
    </w:p>
    <w:p w:rsidR="00497EF3" w:rsidRPr="00AC2ADB" w:rsidDel="00AC2ADB" w:rsidRDefault="00497EF3">
      <w:pPr>
        <w:pStyle w:val="TOC1"/>
        <w:tabs>
          <w:tab w:val="left" w:pos="660"/>
          <w:tab w:val="right" w:leader="dot" w:pos="9350"/>
        </w:tabs>
        <w:rPr>
          <w:del w:id="2009" w:author="Vilson Lu" w:date="2014-08-22T06:40:00Z"/>
          <w:rFonts w:eastAsiaTheme="minorEastAsia"/>
          <w:noProof/>
          <w:sz w:val="22"/>
          <w:szCs w:val="22"/>
          <w:rPrChange w:id="2010" w:author="Vilson Lu" w:date="2014-08-22T06:41:00Z">
            <w:rPr>
              <w:del w:id="2011" w:author="Vilson Lu" w:date="2014-08-22T06:40:00Z"/>
              <w:rFonts w:asciiTheme="minorHAnsi" w:eastAsiaTheme="minorEastAsia" w:hAnsiTheme="minorHAnsi" w:cstheme="minorBidi"/>
              <w:noProof/>
              <w:sz w:val="22"/>
              <w:szCs w:val="22"/>
            </w:rPr>
          </w:rPrChange>
        </w:rPr>
      </w:pPr>
      <w:del w:id="2012" w:author="Vilson Lu" w:date="2014-08-22T06:40:00Z">
        <w:r w:rsidRPr="00AC2ADB" w:rsidDel="00AC2ADB">
          <w:rPr>
            <w:rStyle w:val="Hyperlink"/>
            <w:noProof/>
          </w:rPr>
          <w:delText>2.0</w:delText>
        </w:r>
        <w:r w:rsidR="00372B98" w:rsidRPr="00372B98">
          <w:rPr>
            <w:rFonts w:eastAsiaTheme="minorEastAsia"/>
            <w:noProof/>
            <w:sz w:val="22"/>
            <w:szCs w:val="22"/>
            <w:rPrChange w:id="201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Review of Related Works</w:delText>
        </w:r>
        <w:r w:rsidRPr="00AC2ADB" w:rsidDel="00AC2ADB">
          <w:rPr>
            <w:noProof/>
            <w:webHidden/>
          </w:rPr>
          <w:tab/>
          <w:delText>2-1</w:delText>
        </w:r>
      </w:del>
    </w:p>
    <w:p w:rsidR="00497EF3" w:rsidRPr="00AC2ADB" w:rsidDel="00AC2ADB" w:rsidRDefault="00497EF3">
      <w:pPr>
        <w:pStyle w:val="TOC2"/>
        <w:tabs>
          <w:tab w:val="left" w:pos="880"/>
          <w:tab w:val="right" w:leader="dot" w:pos="9350"/>
        </w:tabs>
        <w:rPr>
          <w:del w:id="2014" w:author="Vilson Lu" w:date="2014-08-22T06:40:00Z"/>
          <w:rFonts w:eastAsiaTheme="minorEastAsia"/>
          <w:noProof/>
          <w:sz w:val="22"/>
          <w:szCs w:val="22"/>
          <w:rPrChange w:id="2015" w:author="Vilson Lu" w:date="2014-08-22T06:41:00Z">
            <w:rPr>
              <w:del w:id="2016" w:author="Vilson Lu" w:date="2014-08-22T06:40:00Z"/>
              <w:rFonts w:asciiTheme="minorHAnsi" w:eastAsiaTheme="minorEastAsia" w:hAnsiTheme="minorHAnsi" w:cstheme="minorBidi"/>
              <w:noProof/>
              <w:sz w:val="22"/>
              <w:szCs w:val="22"/>
            </w:rPr>
          </w:rPrChange>
        </w:rPr>
      </w:pPr>
      <w:del w:id="2017" w:author="Vilson Lu" w:date="2014-08-22T06:40:00Z">
        <w:r w:rsidRPr="00AC2ADB" w:rsidDel="00AC2ADB">
          <w:rPr>
            <w:rStyle w:val="Hyperlink"/>
            <w:noProof/>
          </w:rPr>
          <w:delText>2.1</w:delText>
        </w:r>
        <w:r w:rsidR="00372B98" w:rsidRPr="00372B98">
          <w:rPr>
            <w:rFonts w:eastAsiaTheme="minorEastAsia"/>
            <w:noProof/>
            <w:sz w:val="22"/>
            <w:szCs w:val="22"/>
            <w:rPrChange w:id="201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Machine Learning-Based Information Extraction Systems</w:delText>
        </w:r>
        <w:r w:rsidRPr="00AC2ADB" w:rsidDel="00AC2ADB">
          <w:rPr>
            <w:noProof/>
            <w:webHidden/>
          </w:rPr>
          <w:tab/>
          <w:delText>2-1</w:delText>
        </w:r>
      </w:del>
    </w:p>
    <w:p w:rsidR="00497EF3" w:rsidRPr="00AC2ADB" w:rsidDel="00AC2ADB" w:rsidRDefault="00497EF3">
      <w:pPr>
        <w:pStyle w:val="TOC2"/>
        <w:tabs>
          <w:tab w:val="left" w:pos="880"/>
          <w:tab w:val="right" w:leader="dot" w:pos="9350"/>
        </w:tabs>
        <w:rPr>
          <w:del w:id="2019" w:author="Vilson Lu" w:date="2014-08-22T06:40:00Z"/>
          <w:rFonts w:eastAsiaTheme="minorEastAsia"/>
          <w:noProof/>
          <w:sz w:val="22"/>
          <w:szCs w:val="22"/>
          <w:rPrChange w:id="2020" w:author="Vilson Lu" w:date="2014-08-22T06:41:00Z">
            <w:rPr>
              <w:del w:id="2021" w:author="Vilson Lu" w:date="2014-08-22T06:40:00Z"/>
              <w:rFonts w:asciiTheme="minorHAnsi" w:eastAsiaTheme="minorEastAsia" w:hAnsiTheme="minorHAnsi" w:cstheme="minorBidi"/>
              <w:noProof/>
              <w:sz w:val="22"/>
              <w:szCs w:val="22"/>
            </w:rPr>
          </w:rPrChange>
        </w:rPr>
      </w:pPr>
      <w:del w:id="2022" w:author="Vilson Lu" w:date="2014-08-22T06:40:00Z">
        <w:r w:rsidRPr="00AC2ADB" w:rsidDel="00AC2ADB">
          <w:rPr>
            <w:rStyle w:val="Hyperlink"/>
            <w:noProof/>
          </w:rPr>
          <w:delText>2.2</w:delText>
        </w:r>
        <w:r w:rsidR="00372B98" w:rsidRPr="00372B98">
          <w:rPr>
            <w:rFonts w:eastAsiaTheme="minorEastAsia"/>
            <w:noProof/>
            <w:sz w:val="22"/>
            <w:szCs w:val="22"/>
            <w:rPrChange w:id="202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Rule-Based Information Extraction Systems</w:delText>
        </w:r>
        <w:r w:rsidRPr="00AC2ADB" w:rsidDel="00AC2ADB">
          <w:rPr>
            <w:noProof/>
            <w:webHidden/>
          </w:rPr>
          <w:tab/>
          <w:delText>2-2</w:delText>
        </w:r>
      </w:del>
    </w:p>
    <w:p w:rsidR="00497EF3" w:rsidRPr="00AC2ADB" w:rsidDel="00AC2ADB" w:rsidRDefault="00497EF3">
      <w:pPr>
        <w:pStyle w:val="TOC2"/>
        <w:tabs>
          <w:tab w:val="left" w:pos="880"/>
          <w:tab w:val="right" w:leader="dot" w:pos="9350"/>
        </w:tabs>
        <w:rPr>
          <w:del w:id="2024" w:author="Vilson Lu" w:date="2014-08-22T06:40:00Z"/>
          <w:rFonts w:eastAsiaTheme="minorEastAsia"/>
          <w:noProof/>
          <w:sz w:val="22"/>
          <w:szCs w:val="22"/>
          <w:rPrChange w:id="2025" w:author="Vilson Lu" w:date="2014-08-22T06:41:00Z">
            <w:rPr>
              <w:del w:id="2026" w:author="Vilson Lu" w:date="2014-08-22T06:40:00Z"/>
              <w:rFonts w:asciiTheme="minorHAnsi" w:eastAsiaTheme="minorEastAsia" w:hAnsiTheme="minorHAnsi" w:cstheme="minorBidi"/>
              <w:noProof/>
              <w:sz w:val="22"/>
              <w:szCs w:val="22"/>
            </w:rPr>
          </w:rPrChange>
        </w:rPr>
      </w:pPr>
      <w:del w:id="2027" w:author="Vilson Lu" w:date="2014-08-22T06:40:00Z">
        <w:r w:rsidRPr="00AC2ADB" w:rsidDel="00AC2ADB">
          <w:rPr>
            <w:rStyle w:val="Hyperlink"/>
            <w:noProof/>
          </w:rPr>
          <w:delText>2.3</w:delText>
        </w:r>
        <w:r w:rsidR="00372B98" w:rsidRPr="00372B98">
          <w:rPr>
            <w:rFonts w:eastAsiaTheme="minorEastAsia"/>
            <w:noProof/>
            <w:sz w:val="22"/>
            <w:szCs w:val="22"/>
            <w:rPrChange w:id="202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Other Information Extraction Systems</w:delText>
        </w:r>
        <w:r w:rsidRPr="00AC2ADB" w:rsidDel="00AC2ADB">
          <w:rPr>
            <w:noProof/>
            <w:webHidden/>
          </w:rPr>
          <w:tab/>
          <w:delText>2-4</w:delText>
        </w:r>
      </w:del>
    </w:p>
    <w:p w:rsidR="00497EF3" w:rsidRPr="00AC2ADB" w:rsidDel="00AC2ADB" w:rsidRDefault="00497EF3">
      <w:pPr>
        <w:pStyle w:val="TOC2"/>
        <w:tabs>
          <w:tab w:val="left" w:pos="880"/>
          <w:tab w:val="right" w:leader="dot" w:pos="9350"/>
        </w:tabs>
        <w:rPr>
          <w:del w:id="2029" w:author="Vilson Lu" w:date="2014-08-22T06:40:00Z"/>
          <w:rFonts w:eastAsiaTheme="minorEastAsia"/>
          <w:noProof/>
          <w:sz w:val="22"/>
          <w:szCs w:val="22"/>
          <w:rPrChange w:id="2030" w:author="Vilson Lu" w:date="2014-08-22T06:41:00Z">
            <w:rPr>
              <w:del w:id="2031" w:author="Vilson Lu" w:date="2014-08-22T06:40:00Z"/>
              <w:rFonts w:asciiTheme="minorHAnsi" w:eastAsiaTheme="minorEastAsia" w:hAnsiTheme="minorHAnsi" w:cstheme="minorBidi"/>
              <w:noProof/>
              <w:sz w:val="22"/>
              <w:szCs w:val="22"/>
            </w:rPr>
          </w:rPrChange>
        </w:rPr>
      </w:pPr>
      <w:del w:id="2032" w:author="Vilson Lu" w:date="2014-08-22T06:40:00Z">
        <w:r w:rsidRPr="00AC2ADB" w:rsidDel="00AC2ADB">
          <w:rPr>
            <w:rStyle w:val="Hyperlink"/>
            <w:noProof/>
          </w:rPr>
          <w:delText>2.4</w:delText>
        </w:r>
        <w:r w:rsidR="00372B98" w:rsidRPr="00372B98">
          <w:rPr>
            <w:rFonts w:eastAsiaTheme="minorEastAsia"/>
            <w:noProof/>
            <w:sz w:val="22"/>
            <w:szCs w:val="22"/>
            <w:rPrChange w:id="203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 and Disaster</w:delText>
        </w:r>
        <w:r w:rsidRPr="00AC2ADB" w:rsidDel="00AC2ADB">
          <w:rPr>
            <w:noProof/>
            <w:webHidden/>
          </w:rPr>
          <w:tab/>
          <w:delText>2-7</w:delText>
        </w:r>
      </w:del>
    </w:p>
    <w:p w:rsidR="00497EF3" w:rsidRPr="00AC2ADB" w:rsidDel="00AC2ADB" w:rsidRDefault="00497EF3">
      <w:pPr>
        <w:pStyle w:val="TOC1"/>
        <w:tabs>
          <w:tab w:val="left" w:pos="660"/>
          <w:tab w:val="right" w:leader="dot" w:pos="9350"/>
        </w:tabs>
        <w:rPr>
          <w:del w:id="2034" w:author="Vilson Lu" w:date="2014-08-22T06:40:00Z"/>
          <w:rFonts w:eastAsiaTheme="minorEastAsia"/>
          <w:noProof/>
          <w:sz w:val="22"/>
          <w:szCs w:val="22"/>
          <w:rPrChange w:id="2035" w:author="Vilson Lu" w:date="2014-08-22T06:41:00Z">
            <w:rPr>
              <w:del w:id="2036" w:author="Vilson Lu" w:date="2014-08-22T06:40:00Z"/>
              <w:rFonts w:asciiTheme="minorHAnsi" w:eastAsiaTheme="minorEastAsia" w:hAnsiTheme="minorHAnsi" w:cstheme="minorBidi"/>
              <w:noProof/>
              <w:sz w:val="22"/>
              <w:szCs w:val="22"/>
            </w:rPr>
          </w:rPrChange>
        </w:rPr>
      </w:pPr>
      <w:del w:id="2037" w:author="Vilson Lu" w:date="2014-08-22T06:40:00Z">
        <w:r w:rsidRPr="00AC2ADB" w:rsidDel="00AC2ADB">
          <w:rPr>
            <w:rStyle w:val="Hyperlink"/>
            <w:noProof/>
          </w:rPr>
          <w:delText>3.0</w:delText>
        </w:r>
        <w:r w:rsidR="00372B98" w:rsidRPr="00372B98">
          <w:rPr>
            <w:rFonts w:eastAsiaTheme="minorEastAsia"/>
            <w:noProof/>
            <w:sz w:val="22"/>
            <w:szCs w:val="22"/>
            <w:rPrChange w:id="203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Theoretical Framework</w:delText>
        </w:r>
        <w:r w:rsidRPr="00AC2ADB" w:rsidDel="00AC2ADB">
          <w:rPr>
            <w:noProof/>
            <w:webHidden/>
          </w:rPr>
          <w:tab/>
          <w:delText>3-1</w:delText>
        </w:r>
      </w:del>
    </w:p>
    <w:p w:rsidR="00497EF3" w:rsidRPr="00AC2ADB" w:rsidDel="00AC2ADB" w:rsidRDefault="00497EF3">
      <w:pPr>
        <w:pStyle w:val="TOC2"/>
        <w:tabs>
          <w:tab w:val="left" w:pos="880"/>
          <w:tab w:val="right" w:leader="dot" w:pos="9350"/>
        </w:tabs>
        <w:rPr>
          <w:del w:id="2039" w:author="Vilson Lu" w:date="2014-08-22T06:40:00Z"/>
          <w:rFonts w:eastAsiaTheme="minorEastAsia"/>
          <w:noProof/>
          <w:sz w:val="22"/>
          <w:szCs w:val="22"/>
          <w:rPrChange w:id="2040" w:author="Vilson Lu" w:date="2014-08-22T06:41:00Z">
            <w:rPr>
              <w:del w:id="2041" w:author="Vilson Lu" w:date="2014-08-22T06:40:00Z"/>
              <w:rFonts w:asciiTheme="minorHAnsi" w:eastAsiaTheme="minorEastAsia" w:hAnsiTheme="minorHAnsi" w:cstheme="minorBidi"/>
              <w:noProof/>
              <w:sz w:val="22"/>
              <w:szCs w:val="22"/>
            </w:rPr>
          </w:rPrChange>
        </w:rPr>
      </w:pPr>
      <w:del w:id="2042" w:author="Vilson Lu" w:date="2014-08-22T06:40:00Z">
        <w:r w:rsidRPr="00AC2ADB" w:rsidDel="00AC2ADB">
          <w:rPr>
            <w:rStyle w:val="Hyperlink"/>
            <w:noProof/>
          </w:rPr>
          <w:delText>3.1</w:delText>
        </w:r>
        <w:r w:rsidR="00372B98" w:rsidRPr="00372B98">
          <w:rPr>
            <w:rFonts w:eastAsiaTheme="minorEastAsia"/>
            <w:noProof/>
            <w:sz w:val="22"/>
            <w:szCs w:val="22"/>
            <w:rPrChange w:id="204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w:delText>
        </w:r>
        <w:r w:rsidRPr="00AC2ADB" w:rsidDel="00AC2ADB">
          <w:rPr>
            <w:noProof/>
            <w:webHidden/>
          </w:rPr>
          <w:tab/>
          <w:delText>3-1</w:delText>
        </w:r>
      </w:del>
    </w:p>
    <w:p w:rsidR="00497EF3" w:rsidRPr="00AC2ADB" w:rsidDel="00AC2ADB" w:rsidRDefault="00497EF3">
      <w:pPr>
        <w:pStyle w:val="TOC3"/>
        <w:tabs>
          <w:tab w:val="left" w:pos="1320"/>
          <w:tab w:val="right" w:leader="dot" w:pos="9350"/>
        </w:tabs>
        <w:rPr>
          <w:del w:id="2044" w:author="Vilson Lu" w:date="2014-08-22T06:40:00Z"/>
          <w:rFonts w:eastAsiaTheme="minorEastAsia"/>
          <w:noProof/>
          <w:sz w:val="22"/>
          <w:szCs w:val="22"/>
          <w:rPrChange w:id="2045" w:author="Vilson Lu" w:date="2014-08-22T06:41:00Z">
            <w:rPr>
              <w:del w:id="2046" w:author="Vilson Lu" w:date="2014-08-22T06:40:00Z"/>
              <w:rFonts w:asciiTheme="minorHAnsi" w:eastAsiaTheme="minorEastAsia" w:hAnsiTheme="minorHAnsi" w:cstheme="minorBidi"/>
              <w:noProof/>
              <w:sz w:val="22"/>
              <w:szCs w:val="22"/>
            </w:rPr>
          </w:rPrChange>
        </w:rPr>
      </w:pPr>
      <w:del w:id="2047" w:author="Vilson Lu" w:date="2014-08-22T06:40:00Z">
        <w:r w:rsidRPr="00AC2ADB" w:rsidDel="00AC2ADB">
          <w:rPr>
            <w:rStyle w:val="Hyperlink"/>
            <w:noProof/>
          </w:rPr>
          <w:delText>3.1.1</w:delText>
        </w:r>
        <w:r w:rsidR="00372B98" w:rsidRPr="00372B98">
          <w:rPr>
            <w:rFonts w:eastAsiaTheme="minorEastAsia"/>
            <w:noProof/>
            <w:sz w:val="22"/>
            <w:szCs w:val="22"/>
            <w:rPrChange w:id="204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 Modules</w:delText>
        </w:r>
        <w:r w:rsidRPr="00AC2ADB" w:rsidDel="00AC2ADB">
          <w:rPr>
            <w:noProof/>
            <w:webHidden/>
          </w:rPr>
          <w:tab/>
          <w:delText>3-2</w:delText>
        </w:r>
      </w:del>
    </w:p>
    <w:p w:rsidR="00497EF3" w:rsidRPr="00AC2ADB" w:rsidDel="00AC2ADB" w:rsidRDefault="00497EF3">
      <w:pPr>
        <w:pStyle w:val="TOC2"/>
        <w:tabs>
          <w:tab w:val="left" w:pos="880"/>
          <w:tab w:val="right" w:leader="dot" w:pos="9350"/>
        </w:tabs>
        <w:rPr>
          <w:del w:id="2049" w:author="Vilson Lu" w:date="2014-08-22T06:40:00Z"/>
          <w:rFonts w:eastAsiaTheme="minorEastAsia"/>
          <w:noProof/>
          <w:sz w:val="22"/>
          <w:szCs w:val="22"/>
          <w:rPrChange w:id="2050" w:author="Vilson Lu" w:date="2014-08-22T06:41:00Z">
            <w:rPr>
              <w:del w:id="2051" w:author="Vilson Lu" w:date="2014-08-22T06:40:00Z"/>
              <w:rFonts w:asciiTheme="minorHAnsi" w:eastAsiaTheme="minorEastAsia" w:hAnsiTheme="minorHAnsi" w:cstheme="minorBidi"/>
              <w:noProof/>
              <w:sz w:val="22"/>
              <w:szCs w:val="22"/>
            </w:rPr>
          </w:rPrChange>
        </w:rPr>
      </w:pPr>
      <w:del w:id="2052" w:author="Vilson Lu" w:date="2014-08-22T06:40:00Z">
        <w:r w:rsidRPr="00AC2ADB" w:rsidDel="00AC2ADB">
          <w:rPr>
            <w:rStyle w:val="Hyperlink"/>
            <w:noProof/>
          </w:rPr>
          <w:lastRenderedPageBreak/>
          <w:delText>3.2</w:delText>
        </w:r>
        <w:r w:rsidR="00372B98" w:rsidRPr="00372B98">
          <w:rPr>
            <w:rFonts w:eastAsiaTheme="minorEastAsia"/>
            <w:noProof/>
            <w:sz w:val="22"/>
            <w:szCs w:val="22"/>
            <w:rPrChange w:id="205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Classification</w:delText>
        </w:r>
        <w:r w:rsidRPr="00AC2ADB" w:rsidDel="00AC2ADB">
          <w:rPr>
            <w:noProof/>
            <w:webHidden/>
          </w:rPr>
          <w:tab/>
          <w:delText>3-4</w:delText>
        </w:r>
      </w:del>
    </w:p>
    <w:p w:rsidR="00497EF3" w:rsidRPr="00AC2ADB" w:rsidDel="00AC2ADB" w:rsidRDefault="00497EF3">
      <w:pPr>
        <w:pStyle w:val="TOC3"/>
        <w:tabs>
          <w:tab w:val="left" w:pos="1320"/>
          <w:tab w:val="right" w:leader="dot" w:pos="9350"/>
        </w:tabs>
        <w:rPr>
          <w:del w:id="2054" w:author="Vilson Lu" w:date="2014-08-22T06:40:00Z"/>
          <w:rFonts w:eastAsiaTheme="minorEastAsia"/>
          <w:noProof/>
          <w:sz w:val="22"/>
          <w:szCs w:val="22"/>
          <w:rPrChange w:id="2055" w:author="Vilson Lu" w:date="2014-08-22T06:41:00Z">
            <w:rPr>
              <w:del w:id="2056" w:author="Vilson Lu" w:date="2014-08-22T06:40:00Z"/>
              <w:rFonts w:asciiTheme="minorHAnsi" w:eastAsiaTheme="minorEastAsia" w:hAnsiTheme="minorHAnsi" w:cstheme="minorBidi"/>
              <w:noProof/>
              <w:sz w:val="22"/>
              <w:szCs w:val="22"/>
            </w:rPr>
          </w:rPrChange>
        </w:rPr>
      </w:pPr>
      <w:del w:id="2057" w:author="Vilson Lu" w:date="2014-08-22T06:40:00Z">
        <w:r w:rsidRPr="00AC2ADB" w:rsidDel="00AC2ADB">
          <w:rPr>
            <w:rStyle w:val="Hyperlink"/>
            <w:noProof/>
          </w:rPr>
          <w:delText>3.2.1</w:delText>
        </w:r>
        <w:r w:rsidR="00372B98" w:rsidRPr="00372B98">
          <w:rPr>
            <w:rFonts w:eastAsiaTheme="minorEastAsia"/>
            <w:noProof/>
            <w:sz w:val="22"/>
            <w:szCs w:val="22"/>
            <w:rPrChange w:id="205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Document Representation</w:delText>
        </w:r>
        <w:r w:rsidRPr="00AC2ADB" w:rsidDel="00AC2ADB">
          <w:rPr>
            <w:noProof/>
            <w:webHidden/>
          </w:rPr>
          <w:tab/>
          <w:delText>3-4</w:delText>
        </w:r>
      </w:del>
    </w:p>
    <w:p w:rsidR="00497EF3" w:rsidRPr="00AC2ADB" w:rsidDel="00AC2ADB" w:rsidRDefault="00497EF3">
      <w:pPr>
        <w:pStyle w:val="TOC3"/>
        <w:tabs>
          <w:tab w:val="left" w:pos="1320"/>
          <w:tab w:val="right" w:leader="dot" w:pos="9350"/>
        </w:tabs>
        <w:rPr>
          <w:del w:id="2059" w:author="Vilson Lu" w:date="2014-08-22T06:40:00Z"/>
          <w:rFonts w:eastAsiaTheme="minorEastAsia"/>
          <w:noProof/>
          <w:sz w:val="22"/>
          <w:szCs w:val="22"/>
          <w:rPrChange w:id="2060" w:author="Vilson Lu" w:date="2014-08-22T06:41:00Z">
            <w:rPr>
              <w:del w:id="2061" w:author="Vilson Lu" w:date="2014-08-22T06:40:00Z"/>
              <w:rFonts w:asciiTheme="minorHAnsi" w:eastAsiaTheme="minorEastAsia" w:hAnsiTheme="minorHAnsi" w:cstheme="minorBidi"/>
              <w:noProof/>
              <w:sz w:val="22"/>
              <w:szCs w:val="22"/>
            </w:rPr>
          </w:rPrChange>
        </w:rPr>
      </w:pPr>
      <w:del w:id="2062" w:author="Vilson Lu" w:date="2014-08-22T06:40:00Z">
        <w:r w:rsidRPr="00AC2ADB" w:rsidDel="00AC2ADB">
          <w:rPr>
            <w:rStyle w:val="Hyperlink"/>
            <w:noProof/>
          </w:rPr>
          <w:delText>3.2.2</w:delText>
        </w:r>
        <w:r w:rsidR="00372B98" w:rsidRPr="00372B98">
          <w:rPr>
            <w:rFonts w:eastAsiaTheme="minorEastAsia"/>
            <w:noProof/>
            <w:sz w:val="22"/>
            <w:szCs w:val="22"/>
            <w:rPrChange w:id="206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Dimensionality Reduction (Feature Selection)</w:delText>
        </w:r>
        <w:r w:rsidRPr="00AC2ADB" w:rsidDel="00AC2ADB">
          <w:rPr>
            <w:noProof/>
            <w:webHidden/>
          </w:rPr>
          <w:tab/>
          <w:delText>3-5</w:delText>
        </w:r>
      </w:del>
    </w:p>
    <w:p w:rsidR="00497EF3" w:rsidRPr="00AC2ADB" w:rsidDel="00AC2ADB" w:rsidRDefault="00497EF3">
      <w:pPr>
        <w:pStyle w:val="TOC3"/>
        <w:tabs>
          <w:tab w:val="left" w:pos="1320"/>
          <w:tab w:val="right" w:leader="dot" w:pos="9350"/>
        </w:tabs>
        <w:rPr>
          <w:del w:id="2064" w:author="Vilson Lu" w:date="2014-08-22T06:40:00Z"/>
          <w:rFonts w:eastAsiaTheme="minorEastAsia"/>
          <w:noProof/>
          <w:sz w:val="22"/>
          <w:szCs w:val="22"/>
          <w:rPrChange w:id="2065" w:author="Vilson Lu" w:date="2014-08-22T06:41:00Z">
            <w:rPr>
              <w:del w:id="2066" w:author="Vilson Lu" w:date="2014-08-22T06:40:00Z"/>
              <w:rFonts w:asciiTheme="minorHAnsi" w:eastAsiaTheme="minorEastAsia" w:hAnsiTheme="minorHAnsi" w:cstheme="minorBidi"/>
              <w:noProof/>
              <w:sz w:val="22"/>
              <w:szCs w:val="22"/>
            </w:rPr>
          </w:rPrChange>
        </w:rPr>
      </w:pPr>
      <w:del w:id="2067" w:author="Vilson Lu" w:date="2014-08-22T06:40:00Z">
        <w:r w:rsidRPr="00AC2ADB" w:rsidDel="00AC2ADB">
          <w:rPr>
            <w:rStyle w:val="Hyperlink"/>
            <w:noProof/>
          </w:rPr>
          <w:delText>3.2.3</w:delText>
        </w:r>
        <w:r w:rsidR="00372B98" w:rsidRPr="00372B98">
          <w:rPr>
            <w:rFonts w:eastAsiaTheme="minorEastAsia"/>
            <w:noProof/>
            <w:sz w:val="22"/>
            <w:szCs w:val="22"/>
            <w:rPrChange w:id="206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Classification</w:delText>
        </w:r>
        <w:r w:rsidRPr="00AC2ADB" w:rsidDel="00AC2ADB">
          <w:rPr>
            <w:noProof/>
            <w:webHidden/>
          </w:rPr>
          <w:tab/>
          <w:delText>3-6</w:delText>
        </w:r>
      </w:del>
    </w:p>
    <w:p w:rsidR="00497EF3" w:rsidRPr="00AC2ADB" w:rsidDel="00AC2ADB" w:rsidRDefault="00497EF3">
      <w:pPr>
        <w:pStyle w:val="TOC2"/>
        <w:tabs>
          <w:tab w:val="left" w:pos="880"/>
          <w:tab w:val="right" w:leader="dot" w:pos="9350"/>
        </w:tabs>
        <w:rPr>
          <w:del w:id="2069" w:author="Vilson Lu" w:date="2014-08-22T06:40:00Z"/>
          <w:rFonts w:eastAsiaTheme="minorEastAsia"/>
          <w:noProof/>
          <w:sz w:val="22"/>
          <w:szCs w:val="22"/>
          <w:rPrChange w:id="2070" w:author="Vilson Lu" w:date="2014-08-22T06:41:00Z">
            <w:rPr>
              <w:del w:id="2071" w:author="Vilson Lu" w:date="2014-08-22T06:40:00Z"/>
              <w:rFonts w:asciiTheme="minorHAnsi" w:eastAsiaTheme="minorEastAsia" w:hAnsiTheme="minorHAnsi" w:cstheme="minorBidi"/>
              <w:noProof/>
              <w:sz w:val="22"/>
              <w:szCs w:val="22"/>
            </w:rPr>
          </w:rPrChange>
        </w:rPr>
      </w:pPr>
      <w:del w:id="2072" w:author="Vilson Lu" w:date="2014-08-22T06:40:00Z">
        <w:r w:rsidRPr="00AC2ADB" w:rsidDel="00AC2ADB">
          <w:rPr>
            <w:rStyle w:val="Hyperlink"/>
            <w:noProof/>
          </w:rPr>
          <w:delText>3.3</w:delText>
        </w:r>
        <w:r w:rsidR="00372B98" w:rsidRPr="00372B98">
          <w:rPr>
            <w:rFonts w:eastAsiaTheme="minorEastAsia"/>
            <w:noProof/>
            <w:sz w:val="22"/>
            <w:szCs w:val="22"/>
            <w:rPrChange w:id="207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 Architecture</w:delText>
        </w:r>
        <w:r w:rsidRPr="00AC2ADB" w:rsidDel="00AC2ADB">
          <w:rPr>
            <w:noProof/>
            <w:webHidden/>
          </w:rPr>
          <w:tab/>
          <w:delText>3-6</w:delText>
        </w:r>
      </w:del>
    </w:p>
    <w:p w:rsidR="00497EF3" w:rsidRPr="00AC2ADB" w:rsidDel="00AC2ADB" w:rsidRDefault="00497EF3">
      <w:pPr>
        <w:pStyle w:val="TOC3"/>
        <w:tabs>
          <w:tab w:val="left" w:pos="1320"/>
          <w:tab w:val="right" w:leader="dot" w:pos="9350"/>
        </w:tabs>
        <w:rPr>
          <w:del w:id="2074" w:author="Vilson Lu" w:date="2014-08-22T06:40:00Z"/>
          <w:rFonts w:eastAsiaTheme="minorEastAsia"/>
          <w:noProof/>
          <w:sz w:val="22"/>
          <w:szCs w:val="22"/>
          <w:rPrChange w:id="2075" w:author="Vilson Lu" w:date="2014-08-22T06:41:00Z">
            <w:rPr>
              <w:del w:id="2076" w:author="Vilson Lu" w:date="2014-08-22T06:40:00Z"/>
              <w:rFonts w:asciiTheme="minorHAnsi" w:eastAsiaTheme="minorEastAsia" w:hAnsiTheme="minorHAnsi" w:cstheme="minorBidi"/>
              <w:noProof/>
              <w:sz w:val="22"/>
              <w:szCs w:val="22"/>
            </w:rPr>
          </w:rPrChange>
        </w:rPr>
      </w:pPr>
      <w:del w:id="2077" w:author="Vilson Lu" w:date="2014-08-22T06:40:00Z">
        <w:r w:rsidRPr="00AC2ADB" w:rsidDel="00AC2ADB">
          <w:rPr>
            <w:rStyle w:val="Hyperlink"/>
            <w:noProof/>
          </w:rPr>
          <w:delText>3.3.1</w:delText>
        </w:r>
        <w:r w:rsidR="00372B98" w:rsidRPr="00372B98">
          <w:rPr>
            <w:rFonts w:eastAsiaTheme="minorEastAsia"/>
            <w:noProof/>
            <w:sz w:val="22"/>
            <w:szCs w:val="22"/>
            <w:rPrChange w:id="207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Template-Based Architecture</w:delText>
        </w:r>
        <w:r w:rsidRPr="00AC2ADB" w:rsidDel="00AC2ADB">
          <w:rPr>
            <w:noProof/>
            <w:webHidden/>
          </w:rPr>
          <w:tab/>
          <w:delText>3-6</w:delText>
        </w:r>
      </w:del>
    </w:p>
    <w:p w:rsidR="00497EF3" w:rsidRPr="00AC2ADB" w:rsidDel="00AC2ADB" w:rsidRDefault="00497EF3">
      <w:pPr>
        <w:pStyle w:val="TOC3"/>
        <w:tabs>
          <w:tab w:val="left" w:pos="1320"/>
          <w:tab w:val="right" w:leader="dot" w:pos="9350"/>
        </w:tabs>
        <w:rPr>
          <w:del w:id="2079" w:author="Vilson Lu" w:date="2014-08-22T06:40:00Z"/>
          <w:rFonts w:eastAsiaTheme="minorEastAsia"/>
          <w:noProof/>
          <w:sz w:val="22"/>
          <w:szCs w:val="22"/>
          <w:rPrChange w:id="2080" w:author="Vilson Lu" w:date="2014-08-22T06:41:00Z">
            <w:rPr>
              <w:del w:id="2081" w:author="Vilson Lu" w:date="2014-08-22T06:40:00Z"/>
              <w:rFonts w:asciiTheme="minorHAnsi" w:eastAsiaTheme="minorEastAsia" w:hAnsiTheme="minorHAnsi" w:cstheme="minorBidi"/>
              <w:noProof/>
              <w:sz w:val="22"/>
              <w:szCs w:val="22"/>
            </w:rPr>
          </w:rPrChange>
        </w:rPr>
      </w:pPr>
      <w:del w:id="2082" w:author="Vilson Lu" w:date="2014-08-22T06:40:00Z">
        <w:r w:rsidRPr="00AC2ADB" w:rsidDel="00AC2ADB">
          <w:rPr>
            <w:rStyle w:val="Hyperlink"/>
            <w:noProof/>
          </w:rPr>
          <w:delText>3.3.2</w:delText>
        </w:r>
        <w:r w:rsidR="00372B98" w:rsidRPr="00372B98">
          <w:rPr>
            <w:rFonts w:eastAsiaTheme="minorEastAsia"/>
            <w:noProof/>
            <w:sz w:val="22"/>
            <w:szCs w:val="22"/>
            <w:rPrChange w:id="208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Adaptive Architecture</w:delText>
        </w:r>
        <w:r w:rsidRPr="00AC2ADB" w:rsidDel="00AC2ADB">
          <w:rPr>
            <w:noProof/>
            <w:webHidden/>
          </w:rPr>
          <w:tab/>
          <w:delText>3-7</w:delText>
        </w:r>
      </w:del>
    </w:p>
    <w:p w:rsidR="00497EF3" w:rsidRPr="00AC2ADB" w:rsidDel="00AC2ADB" w:rsidRDefault="00497EF3">
      <w:pPr>
        <w:pStyle w:val="TOC2"/>
        <w:tabs>
          <w:tab w:val="left" w:pos="880"/>
          <w:tab w:val="right" w:leader="dot" w:pos="9350"/>
        </w:tabs>
        <w:rPr>
          <w:del w:id="2084" w:author="Vilson Lu" w:date="2014-08-22T06:40:00Z"/>
          <w:rFonts w:eastAsiaTheme="minorEastAsia"/>
          <w:noProof/>
          <w:sz w:val="22"/>
          <w:szCs w:val="22"/>
          <w:rPrChange w:id="2085" w:author="Vilson Lu" w:date="2014-08-22T06:41:00Z">
            <w:rPr>
              <w:del w:id="2086" w:author="Vilson Lu" w:date="2014-08-22T06:40:00Z"/>
              <w:rFonts w:asciiTheme="minorHAnsi" w:eastAsiaTheme="minorEastAsia" w:hAnsiTheme="minorHAnsi" w:cstheme="minorBidi"/>
              <w:noProof/>
              <w:sz w:val="22"/>
              <w:szCs w:val="22"/>
            </w:rPr>
          </w:rPrChange>
        </w:rPr>
      </w:pPr>
      <w:del w:id="2087" w:author="Vilson Lu" w:date="2014-08-22T06:40:00Z">
        <w:r w:rsidRPr="00AC2ADB" w:rsidDel="00AC2ADB">
          <w:rPr>
            <w:rStyle w:val="Hyperlink"/>
            <w:noProof/>
          </w:rPr>
          <w:delText>3.4</w:delText>
        </w:r>
        <w:r w:rsidR="00372B98" w:rsidRPr="00372B98">
          <w:rPr>
            <w:rFonts w:eastAsiaTheme="minorEastAsia"/>
            <w:noProof/>
            <w:sz w:val="22"/>
            <w:szCs w:val="22"/>
            <w:rPrChange w:id="208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w:delText>
        </w:r>
        <w:r w:rsidRPr="00AC2ADB" w:rsidDel="00AC2ADB">
          <w:rPr>
            <w:noProof/>
            <w:webHidden/>
          </w:rPr>
          <w:tab/>
          <w:delText>3-14</w:delText>
        </w:r>
      </w:del>
    </w:p>
    <w:p w:rsidR="00497EF3" w:rsidRPr="00AC2ADB" w:rsidDel="00AC2ADB" w:rsidRDefault="00497EF3">
      <w:pPr>
        <w:pStyle w:val="TOC3"/>
        <w:tabs>
          <w:tab w:val="left" w:pos="1320"/>
          <w:tab w:val="right" w:leader="dot" w:pos="9350"/>
        </w:tabs>
        <w:rPr>
          <w:del w:id="2089" w:author="Vilson Lu" w:date="2014-08-22T06:40:00Z"/>
          <w:rFonts w:eastAsiaTheme="minorEastAsia"/>
          <w:noProof/>
          <w:sz w:val="22"/>
          <w:szCs w:val="22"/>
          <w:rPrChange w:id="2090" w:author="Vilson Lu" w:date="2014-08-22T06:41:00Z">
            <w:rPr>
              <w:del w:id="2091" w:author="Vilson Lu" w:date="2014-08-22T06:40:00Z"/>
              <w:rFonts w:asciiTheme="minorHAnsi" w:eastAsiaTheme="minorEastAsia" w:hAnsiTheme="minorHAnsi" w:cstheme="minorBidi"/>
              <w:noProof/>
              <w:sz w:val="22"/>
              <w:szCs w:val="22"/>
            </w:rPr>
          </w:rPrChange>
        </w:rPr>
      </w:pPr>
      <w:del w:id="2092" w:author="Vilson Lu" w:date="2014-08-22T06:40:00Z">
        <w:r w:rsidRPr="00AC2ADB" w:rsidDel="00AC2ADB">
          <w:rPr>
            <w:rStyle w:val="Hyperlink"/>
            <w:noProof/>
          </w:rPr>
          <w:delText>3.4.1</w:delText>
        </w:r>
        <w:r w:rsidR="00372B98" w:rsidRPr="00372B98">
          <w:rPr>
            <w:rFonts w:eastAsiaTheme="minorEastAsia"/>
            <w:noProof/>
            <w:sz w:val="22"/>
            <w:szCs w:val="22"/>
            <w:rPrChange w:id="209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Use of Twitter</w:delText>
        </w:r>
        <w:r w:rsidRPr="00AC2ADB" w:rsidDel="00AC2ADB">
          <w:rPr>
            <w:noProof/>
            <w:webHidden/>
          </w:rPr>
          <w:tab/>
          <w:delText>3-14</w:delText>
        </w:r>
      </w:del>
    </w:p>
    <w:p w:rsidR="00497EF3" w:rsidRPr="00AC2ADB" w:rsidDel="00AC2ADB" w:rsidRDefault="00497EF3">
      <w:pPr>
        <w:pStyle w:val="TOC3"/>
        <w:tabs>
          <w:tab w:val="left" w:pos="1320"/>
          <w:tab w:val="right" w:leader="dot" w:pos="9350"/>
        </w:tabs>
        <w:rPr>
          <w:del w:id="2094" w:author="Vilson Lu" w:date="2014-08-22T06:40:00Z"/>
          <w:rFonts w:eastAsiaTheme="minorEastAsia"/>
          <w:noProof/>
          <w:sz w:val="22"/>
          <w:szCs w:val="22"/>
          <w:rPrChange w:id="2095" w:author="Vilson Lu" w:date="2014-08-22T06:41:00Z">
            <w:rPr>
              <w:del w:id="2096" w:author="Vilson Lu" w:date="2014-08-22T06:40:00Z"/>
              <w:rFonts w:asciiTheme="minorHAnsi" w:eastAsiaTheme="minorEastAsia" w:hAnsiTheme="minorHAnsi" w:cstheme="minorBidi"/>
              <w:noProof/>
              <w:sz w:val="22"/>
              <w:szCs w:val="22"/>
            </w:rPr>
          </w:rPrChange>
        </w:rPr>
      </w:pPr>
      <w:del w:id="2097" w:author="Vilson Lu" w:date="2014-08-22T06:40:00Z">
        <w:r w:rsidRPr="00AC2ADB" w:rsidDel="00AC2ADB">
          <w:rPr>
            <w:rStyle w:val="Hyperlink"/>
            <w:noProof/>
          </w:rPr>
          <w:delText>3.4.2</w:delText>
        </w:r>
        <w:r w:rsidR="00372B98" w:rsidRPr="00372B98">
          <w:rPr>
            <w:rFonts w:eastAsiaTheme="minorEastAsia"/>
            <w:noProof/>
            <w:sz w:val="22"/>
            <w:szCs w:val="22"/>
            <w:rPrChange w:id="209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 and Disasters</w:delText>
        </w:r>
        <w:r w:rsidRPr="00AC2ADB" w:rsidDel="00AC2ADB">
          <w:rPr>
            <w:noProof/>
            <w:webHidden/>
          </w:rPr>
          <w:tab/>
          <w:delText>3-14</w:delText>
        </w:r>
      </w:del>
    </w:p>
    <w:p w:rsidR="00497EF3" w:rsidRPr="00AC2ADB" w:rsidDel="00AC2ADB" w:rsidRDefault="00497EF3">
      <w:pPr>
        <w:pStyle w:val="TOC2"/>
        <w:tabs>
          <w:tab w:val="left" w:pos="880"/>
          <w:tab w:val="right" w:leader="dot" w:pos="9350"/>
        </w:tabs>
        <w:rPr>
          <w:del w:id="2099" w:author="Vilson Lu" w:date="2014-08-22T06:40:00Z"/>
          <w:rFonts w:eastAsiaTheme="minorEastAsia"/>
          <w:noProof/>
          <w:sz w:val="22"/>
          <w:szCs w:val="22"/>
          <w:rPrChange w:id="2100" w:author="Vilson Lu" w:date="2014-08-22T06:41:00Z">
            <w:rPr>
              <w:del w:id="2101" w:author="Vilson Lu" w:date="2014-08-22T06:40:00Z"/>
              <w:rFonts w:asciiTheme="minorHAnsi" w:eastAsiaTheme="minorEastAsia" w:hAnsiTheme="minorHAnsi" w:cstheme="minorBidi"/>
              <w:noProof/>
              <w:sz w:val="22"/>
              <w:szCs w:val="22"/>
            </w:rPr>
          </w:rPrChange>
        </w:rPr>
      </w:pPr>
      <w:del w:id="2102" w:author="Vilson Lu" w:date="2014-08-22T06:40:00Z">
        <w:r w:rsidRPr="00AC2ADB" w:rsidDel="00AC2ADB">
          <w:rPr>
            <w:rStyle w:val="Hyperlink"/>
            <w:noProof/>
          </w:rPr>
          <w:delText>3.5</w:delText>
        </w:r>
        <w:r w:rsidR="00372B98" w:rsidRPr="00372B98">
          <w:rPr>
            <w:rFonts w:eastAsiaTheme="minorEastAsia"/>
            <w:noProof/>
            <w:sz w:val="22"/>
            <w:szCs w:val="22"/>
            <w:rPrChange w:id="210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Evaluation Metrics</w:delText>
        </w:r>
        <w:r w:rsidRPr="00AC2ADB" w:rsidDel="00AC2ADB">
          <w:rPr>
            <w:noProof/>
            <w:webHidden/>
          </w:rPr>
          <w:tab/>
          <w:delText>3-16</w:delText>
        </w:r>
      </w:del>
    </w:p>
    <w:p w:rsidR="00497EF3" w:rsidRPr="00AC2ADB" w:rsidDel="00AC2ADB" w:rsidRDefault="00497EF3">
      <w:pPr>
        <w:pStyle w:val="TOC3"/>
        <w:tabs>
          <w:tab w:val="left" w:pos="1320"/>
          <w:tab w:val="right" w:leader="dot" w:pos="9350"/>
        </w:tabs>
        <w:rPr>
          <w:del w:id="2104" w:author="Vilson Lu" w:date="2014-08-22T06:40:00Z"/>
          <w:rFonts w:eastAsiaTheme="minorEastAsia"/>
          <w:noProof/>
          <w:sz w:val="22"/>
          <w:szCs w:val="22"/>
          <w:rPrChange w:id="2105" w:author="Vilson Lu" w:date="2014-08-22T06:41:00Z">
            <w:rPr>
              <w:del w:id="2106" w:author="Vilson Lu" w:date="2014-08-22T06:40:00Z"/>
              <w:rFonts w:asciiTheme="minorHAnsi" w:eastAsiaTheme="minorEastAsia" w:hAnsiTheme="minorHAnsi" w:cstheme="minorBidi"/>
              <w:noProof/>
              <w:sz w:val="22"/>
              <w:szCs w:val="22"/>
            </w:rPr>
          </w:rPrChange>
        </w:rPr>
      </w:pPr>
      <w:del w:id="2107" w:author="Vilson Lu" w:date="2014-08-22T06:40:00Z">
        <w:r w:rsidRPr="00AC2ADB" w:rsidDel="00AC2ADB">
          <w:rPr>
            <w:rStyle w:val="Hyperlink"/>
            <w:noProof/>
          </w:rPr>
          <w:delText>3.5.1</w:delText>
        </w:r>
        <w:r w:rsidR="00372B98" w:rsidRPr="00372B98">
          <w:rPr>
            <w:rFonts w:eastAsiaTheme="minorEastAsia"/>
            <w:noProof/>
            <w:sz w:val="22"/>
            <w:szCs w:val="22"/>
            <w:rPrChange w:id="210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F-measure</w:delText>
        </w:r>
        <w:r w:rsidRPr="00AC2ADB" w:rsidDel="00AC2ADB">
          <w:rPr>
            <w:noProof/>
            <w:webHidden/>
          </w:rPr>
          <w:tab/>
          <w:delText>3-16</w:delText>
        </w:r>
      </w:del>
    </w:p>
    <w:p w:rsidR="00497EF3" w:rsidRPr="00AC2ADB" w:rsidDel="00AC2ADB" w:rsidRDefault="00497EF3">
      <w:pPr>
        <w:pStyle w:val="TOC3"/>
        <w:tabs>
          <w:tab w:val="left" w:pos="1320"/>
          <w:tab w:val="right" w:leader="dot" w:pos="9350"/>
        </w:tabs>
        <w:rPr>
          <w:del w:id="2109" w:author="Vilson Lu" w:date="2014-08-22T06:40:00Z"/>
          <w:rFonts w:eastAsiaTheme="minorEastAsia"/>
          <w:noProof/>
          <w:sz w:val="22"/>
          <w:szCs w:val="22"/>
          <w:rPrChange w:id="2110" w:author="Vilson Lu" w:date="2014-08-22T06:41:00Z">
            <w:rPr>
              <w:del w:id="2111" w:author="Vilson Lu" w:date="2014-08-22T06:40:00Z"/>
              <w:rFonts w:asciiTheme="minorHAnsi" w:eastAsiaTheme="minorEastAsia" w:hAnsiTheme="minorHAnsi" w:cstheme="minorBidi"/>
              <w:noProof/>
              <w:sz w:val="22"/>
              <w:szCs w:val="22"/>
            </w:rPr>
          </w:rPrChange>
        </w:rPr>
      </w:pPr>
      <w:del w:id="2112" w:author="Vilson Lu" w:date="2014-08-22T06:40:00Z">
        <w:r w:rsidRPr="00AC2ADB" w:rsidDel="00AC2ADB">
          <w:rPr>
            <w:rStyle w:val="Hyperlink"/>
            <w:noProof/>
          </w:rPr>
          <w:delText>3.5.2</w:delText>
        </w:r>
        <w:r w:rsidR="00372B98" w:rsidRPr="00372B98">
          <w:rPr>
            <w:rFonts w:eastAsiaTheme="minorEastAsia"/>
            <w:noProof/>
            <w:sz w:val="22"/>
            <w:szCs w:val="22"/>
            <w:rPrChange w:id="211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Kappa Statistics</w:delText>
        </w:r>
        <w:r w:rsidRPr="00AC2ADB" w:rsidDel="00AC2ADB">
          <w:rPr>
            <w:noProof/>
            <w:webHidden/>
          </w:rPr>
          <w:tab/>
          <w:delText>3-17</w:delText>
        </w:r>
      </w:del>
    </w:p>
    <w:p w:rsidR="00497EF3" w:rsidRPr="00AC2ADB" w:rsidDel="00AC2ADB" w:rsidRDefault="00497EF3">
      <w:pPr>
        <w:pStyle w:val="TOC2"/>
        <w:tabs>
          <w:tab w:val="left" w:pos="880"/>
          <w:tab w:val="right" w:leader="dot" w:pos="9350"/>
        </w:tabs>
        <w:rPr>
          <w:del w:id="2114" w:author="Vilson Lu" w:date="2014-08-22T06:40:00Z"/>
          <w:rFonts w:eastAsiaTheme="minorEastAsia"/>
          <w:noProof/>
          <w:sz w:val="22"/>
          <w:szCs w:val="22"/>
          <w:rPrChange w:id="2115" w:author="Vilson Lu" w:date="2014-08-22T06:41:00Z">
            <w:rPr>
              <w:del w:id="2116" w:author="Vilson Lu" w:date="2014-08-22T06:40:00Z"/>
              <w:rFonts w:asciiTheme="minorHAnsi" w:eastAsiaTheme="minorEastAsia" w:hAnsiTheme="minorHAnsi" w:cstheme="minorBidi"/>
              <w:noProof/>
              <w:sz w:val="22"/>
              <w:szCs w:val="22"/>
            </w:rPr>
          </w:rPrChange>
        </w:rPr>
      </w:pPr>
      <w:del w:id="2117" w:author="Vilson Lu" w:date="2014-08-22T06:40:00Z">
        <w:r w:rsidRPr="00AC2ADB" w:rsidDel="00AC2ADB">
          <w:rPr>
            <w:rStyle w:val="Hyperlink"/>
            <w:noProof/>
          </w:rPr>
          <w:delText>3.6</w:delText>
        </w:r>
        <w:r w:rsidR="00372B98" w:rsidRPr="00372B98">
          <w:rPr>
            <w:rFonts w:eastAsiaTheme="minorEastAsia"/>
            <w:noProof/>
            <w:sz w:val="22"/>
            <w:szCs w:val="22"/>
            <w:rPrChange w:id="211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Ontology</w:delText>
        </w:r>
        <w:r w:rsidRPr="00AC2ADB" w:rsidDel="00AC2ADB">
          <w:rPr>
            <w:noProof/>
            <w:webHidden/>
          </w:rPr>
          <w:tab/>
          <w:delText>3-17</w:delText>
        </w:r>
      </w:del>
    </w:p>
    <w:p w:rsidR="00497EF3" w:rsidRPr="00AC2ADB" w:rsidDel="00AC2ADB" w:rsidRDefault="00497EF3">
      <w:pPr>
        <w:pStyle w:val="TOC2"/>
        <w:tabs>
          <w:tab w:val="left" w:pos="880"/>
          <w:tab w:val="right" w:leader="dot" w:pos="9350"/>
        </w:tabs>
        <w:rPr>
          <w:del w:id="2119" w:author="Vilson Lu" w:date="2014-08-22T06:40:00Z"/>
          <w:rFonts w:eastAsiaTheme="minorEastAsia"/>
          <w:noProof/>
          <w:sz w:val="22"/>
          <w:szCs w:val="22"/>
          <w:rPrChange w:id="2120" w:author="Vilson Lu" w:date="2014-08-22T06:41:00Z">
            <w:rPr>
              <w:del w:id="2121" w:author="Vilson Lu" w:date="2014-08-22T06:40:00Z"/>
              <w:rFonts w:asciiTheme="minorHAnsi" w:eastAsiaTheme="minorEastAsia" w:hAnsiTheme="minorHAnsi" w:cstheme="minorBidi"/>
              <w:noProof/>
              <w:sz w:val="22"/>
              <w:szCs w:val="22"/>
            </w:rPr>
          </w:rPrChange>
        </w:rPr>
      </w:pPr>
      <w:del w:id="2122" w:author="Vilson Lu" w:date="2014-08-22T06:40:00Z">
        <w:r w:rsidRPr="00AC2ADB" w:rsidDel="00AC2ADB">
          <w:rPr>
            <w:rStyle w:val="Hyperlink"/>
            <w:noProof/>
          </w:rPr>
          <w:delText>3.7</w:delText>
        </w:r>
        <w:r w:rsidR="00372B98" w:rsidRPr="00372B98">
          <w:rPr>
            <w:rFonts w:eastAsiaTheme="minorEastAsia"/>
            <w:noProof/>
            <w:sz w:val="22"/>
            <w:szCs w:val="22"/>
            <w:rPrChange w:id="212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Tools</w:delText>
        </w:r>
        <w:r w:rsidRPr="00AC2ADB" w:rsidDel="00AC2ADB">
          <w:rPr>
            <w:noProof/>
            <w:webHidden/>
          </w:rPr>
          <w:tab/>
          <w:delText>3-17</w:delText>
        </w:r>
      </w:del>
    </w:p>
    <w:p w:rsidR="00497EF3" w:rsidRPr="00AC2ADB" w:rsidDel="00AC2ADB" w:rsidRDefault="00497EF3">
      <w:pPr>
        <w:pStyle w:val="TOC3"/>
        <w:tabs>
          <w:tab w:val="left" w:pos="1320"/>
          <w:tab w:val="right" w:leader="dot" w:pos="9350"/>
        </w:tabs>
        <w:rPr>
          <w:del w:id="2124" w:author="Vilson Lu" w:date="2014-08-22T06:40:00Z"/>
          <w:rFonts w:eastAsiaTheme="minorEastAsia"/>
          <w:noProof/>
          <w:sz w:val="22"/>
          <w:szCs w:val="22"/>
          <w:rPrChange w:id="2125" w:author="Vilson Lu" w:date="2014-08-22T06:41:00Z">
            <w:rPr>
              <w:del w:id="2126" w:author="Vilson Lu" w:date="2014-08-22T06:40:00Z"/>
              <w:rFonts w:asciiTheme="minorHAnsi" w:eastAsiaTheme="minorEastAsia" w:hAnsiTheme="minorHAnsi" w:cstheme="minorBidi"/>
              <w:noProof/>
              <w:sz w:val="22"/>
              <w:szCs w:val="22"/>
            </w:rPr>
          </w:rPrChange>
        </w:rPr>
      </w:pPr>
      <w:del w:id="2127" w:author="Vilson Lu" w:date="2014-08-22T06:40:00Z">
        <w:r w:rsidRPr="00AC2ADB" w:rsidDel="00AC2ADB">
          <w:rPr>
            <w:rStyle w:val="Hyperlink"/>
            <w:noProof/>
          </w:rPr>
          <w:delText>3.7.1</w:delText>
        </w:r>
        <w:r w:rsidR="00372B98" w:rsidRPr="00372B98">
          <w:rPr>
            <w:rFonts w:eastAsiaTheme="minorEastAsia"/>
            <w:noProof/>
            <w:sz w:val="22"/>
            <w:szCs w:val="22"/>
            <w:rPrChange w:id="212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Apache OpenNLP (OpenNLP, 2011)</w:delText>
        </w:r>
        <w:r w:rsidRPr="00AC2ADB" w:rsidDel="00AC2ADB">
          <w:rPr>
            <w:noProof/>
            <w:webHidden/>
          </w:rPr>
          <w:tab/>
          <w:delText>3-18</w:delText>
        </w:r>
      </w:del>
    </w:p>
    <w:p w:rsidR="00497EF3" w:rsidRPr="00AC2ADB" w:rsidDel="00AC2ADB" w:rsidRDefault="00497EF3">
      <w:pPr>
        <w:pStyle w:val="TOC3"/>
        <w:tabs>
          <w:tab w:val="left" w:pos="1320"/>
          <w:tab w:val="right" w:leader="dot" w:pos="9350"/>
        </w:tabs>
        <w:rPr>
          <w:del w:id="2129" w:author="Vilson Lu" w:date="2014-08-22T06:40:00Z"/>
          <w:rFonts w:eastAsiaTheme="minorEastAsia"/>
          <w:noProof/>
          <w:sz w:val="22"/>
          <w:szCs w:val="22"/>
          <w:rPrChange w:id="2130" w:author="Vilson Lu" w:date="2014-08-22T06:41:00Z">
            <w:rPr>
              <w:del w:id="2131" w:author="Vilson Lu" w:date="2014-08-22T06:40:00Z"/>
              <w:rFonts w:asciiTheme="minorHAnsi" w:eastAsiaTheme="minorEastAsia" w:hAnsiTheme="minorHAnsi" w:cstheme="minorBidi"/>
              <w:noProof/>
              <w:sz w:val="22"/>
              <w:szCs w:val="22"/>
            </w:rPr>
          </w:rPrChange>
        </w:rPr>
      </w:pPr>
      <w:del w:id="2132" w:author="Vilson Lu" w:date="2014-08-22T06:40:00Z">
        <w:r w:rsidRPr="00AC2ADB" w:rsidDel="00AC2ADB">
          <w:rPr>
            <w:rStyle w:val="Hyperlink"/>
            <w:noProof/>
          </w:rPr>
          <w:delText>3.7.2</w:delText>
        </w:r>
        <w:r w:rsidR="00372B98" w:rsidRPr="00372B98">
          <w:rPr>
            <w:rFonts w:eastAsiaTheme="minorEastAsia"/>
            <w:noProof/>
            <w:sz w:val="22"/>
            <w:szCs w:val="22"/>
            <w:rPrChange w:id="213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ANNIE (Cunningham et al., 2002)</w:delText>
        </w:r>
        <w:r w:rsidRPr="00AC2ADB" w:rsidDel="00AC2ADB">
          <w:rPr>
            <w:noProof/>
            <w:webHidden/>
          </w:rPr>
          <w:tab/>
          <w:delText>3-19</w:delText>
        </w:r>
      </w:del>
    </w:p>
    <w:p w:rsidR="00497EF3" w:rsidRPr="00AC2ADB" w:rsidDel="00AC2ADB" w:rsidRDefault="00497EF3">
      <w:pPr>
        <w:pStyle w:val="TOC3"/>
        <w:tabs>
          <w:tab w:val="left" w:pos="1320"/>
          <w:tab w:val="right" w:leader="dot" w:pos="9350"/>
        </w:tabs>
        <w:rPr>
          <w:del w:id="2134" w:author="Vilson Lu" w:date="2014-08-22T06:40:00Z"/>
          <w:rFonts w:eastAsiaTheme="minorEastAsia"/>
          <w:noProof/>
          <w:sz w:val="22"/>
          <w:szCs w:val="22"/>
          <w:rPrChange w:id="2135" w:author="Vilson Lu" w:date="2014-08-22T06:41:00Z">
            <w:rPr>
              <w:del w:id="2136" w:author="Vilson Lu" w:date="2014-08-22T06:40:00Z"/>
              <w:rFonts w:asciiTheme="minorHAnsi" w:eastAsiaTheme="minorEastAsia" w:hAnsiTheme="minorHAnsi" w:cstheme="minorBidi"/>
              <w:noProof/>
              <w:sz w:val="22"/>
              <w:szCs w:val="22"/>
            </w:rPr>
          </w:rPrChange>
        </w:rPr>
      </w:pPr>
      <w:del w:id="2137" w:author="Vilson Lu" w:date="2014-08-22T06:40:00Z">
        <w:r w:rsidRPr="00AC2ADB" w:rsidDel="00AC2ADB">
          <w:rPr>
            <w:rStyle w:val="Hyperlink"/>
            <w:noProof/>
          </w:rPr>
          <w:delText>3.7.3</w:delText>
        </w:r>
        <w:r w:rsidR="00372B98" w:rsidRPr="00372B98">
          <w:rPr>
            <w:rFonts w:eastAsiaTheme="minorEastAsia"/>
            <w:noProof/>
            <w:sz w:val="22"/>
            <w:szCs w:val="22"/>
            <w:rPrChange w:id="213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 NLP Tools (Ritter et al., 2011)</w:delText>
        </w:r>
        <w:r w:rsidRPr="00AC2ADB" w:rsidDel="00AC2ADB">
          <w:rPr>
            <w:noProof/>
            <w:webHidden/>
          </w:rPr>
          <w:tab/>
          <w:delText>3-20</w:delText>
        </w:r>
      </w:del>
    </w:p>
    <w:p w:rsidR="00497EF3" w:rsidRPr="00AC2ADB" w:rsidDel="00AC2ADB" w:rsidRDefault="00497EF3">
      <w:pPr>
        <w:pStyle w:val="TOC3"/>
        <w:tabs>
          <w:tab w:val="left" w:pos="1320"/>
          <w:tab w:val="right" w:leader="dot" w:pos="9350"/>
        </w:tabs>
        <w:rPr>
          <w:del w:id="2139" w:author="Vilson Lu" w:date="2014-08-22T06:40:00Z"/>
          <w:rFonts w:eastAsiaTheme="minorEastAsia"/>
          <w:noProof/>
          <w:sz w:val="22"/>
          <w:szCs w:val="22"/>
          <w:rPrChange w:id="2140" w:author="Vilson Lu" w:date="2014-08-22T06:41:00Z">
            <w:rPr>
              <w:del w:id="2141" w:author="Vilson Lu" w:date="2014-08-22T06:40:00Z"/>
              <w:rFonts w:asciiTheme="minorHAnsi" w:eastAsiaTheme="minorEastAsia" w:hAnsiTheme="minorHAnsi" w:cstheme="minorBidi"/>
              <w:noProof/>
              <w:sz w:val="22"/>
              <w:szCs w:val="22"/>
            </w:rPr>
          </w:rPrChange>
        </w:rPr>
      </w:pPr>
      <w:del w:id="2142" w:author="Vilson Lu" w:date="2014-08-22T06:40:00Z">
        <w:r w:rsidRPr="00AC2ADB" w:rsidDel="00AC2ADB">
          <w:rPr>
            <w:rStyle w:val="Hyperlink"/>
            <w:noProof/>
          </w:rPr>
          <w:delText>3.7.4</w:delText>
        </w:r>
        <w:r w:rsidR="00372B98" w:rsidRPr="00372B98">
          <w:rPr>
            <w:rFonts w:eastAsiaTheme="minorEastAsia"/>
            <w:noProof/>
            <w:sz w:val="22"/>
            <w:szCs w:val="22"/>
            <w:rPrChange w:id="214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Weka (Weka 3, n.d.)</w:delText>
        </w:r>
        <w:r w:rsidRPr="00AC2ADB" w:rsidDel="00AC2ADB">
          <w:rPr>
            <w:noProof/>
            <w:webHidden/>
          </w:rPr>
          <w:tab/>
          <w:delText>3-22</w:delText>
        </w:r>
      </w:del>
    </w:p>
    <w:p w:rsidR="00497EF3" w:rsidRPr="00AC2ADB" w:rsidDel="00AC2ADB" w:rsidRDefault="00497EF3">
      <w:pPr>
        <w:pStyle w:val="TOC3"/>
        <w:tabs>
          <w:tab w:val="left" w:pos="1320"/>
          <w:tab w:val="right" w:leader="dot" w:pos="9350"/>
        </w:tabs>
        <w:rPr>
          <w:del w:id="2144" w:author="Vilson Lu" w:date="2014-08-22T06:40:00Z"/>
          <w:rFonts w:eastAsiaTheme="minorEastAsia"/>
          <w:noProof/>
          <w:sz w:val="22"/>
          <w:szCs w:val="22"/>
          <w:rPrChange w:id="2145" w:author="Vilson Lu" w:date="2014-08-22T06:41:00Z">
            <w:rPr>
              <w:del w:id="2146" w:author="Vilson Lu" w:date="2014-08-22T06:40:00Z"/>
              <w:rFonts w:asciiTheme="minorHAnsi" w:eastAsiaTheme="minorEastAsia" w:hAnsiTheme="minorHAnsi" w:cstheme="minorBidi"/>
              <w:noProof/>
              <w:sz w:val="22"/>
              <w:szCs w:val="22"/>
            </w:rPr>
          </w:rPrChange>
        </w:rPr>
      </w:pPr>
      <w:del w:id="2147" w:author="Vilson Lu" w:date="2014-08-22T06:40:00Z">
        <w:r w:rsidRPr="00AC2ADB" w:rsidDel="00AC2ADB">
          <w:rPr>
            <w:rStyle w:val="Hyperlink"/>
            <w:noProof/>
          </w:rPr>
          <w:delText>3.7.5</w:delText>
        </w:r>
        <w:r w:rsidR="00372B98" w:rsidRPr="00372B98">
          <w:rPr>
            <w:rFonts w:eastAsiaTheme="minorEastAsia"/>
            <w:noProof/>
            <w:sz w:val="22"/>
            <w:szCs w:val="22"/>
            <w:rPrChange w:id="214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TwitIE (Bontcheva et al., 2013)</w:delText>
        </w:r>
        <w:r w:rsidRPr="00AC2ADB" w:rsidDel="00AC2ADB">
          <w:rPr>
            <w:noProof/>
            <w:webHidden/>
          </w:rPr>
          <w:tab/>
          <w:delText>3-22</w:delText>
        </w:r>
      </w:del>
    </w:p>
    <w:p w:rsidR="00497EF3" w:rsidRPr="00AC2ADB" w:rsidDel="00AC2ADB" w:rsidRDefault="00497EF3">
      <w:pPr>
        <w:pStyle w:val="TOC3"/>
        <w:tabs>
          <w:tab w:val="left" w:pos="1320"/>
          <w:tab w:val="right" w:leader="dot" w:pos="9350"/>
        </w:tabs>
        <w:rPr>
          <w:del w:id="2149" w:author="Vilson Lu" w:date="2014-08-22T06:40:00Z"/>
          <w:rFonts w:eastAsiaTheme="minorEastAsia"/>
          <w:noProof/>
          <w:sz w:val="22"/>
          <w:szCs w:val="22"/>
          <w:rPrChange w:id="2150" w:author="Vilson Lu" w:date="2014-08-22T06:41:00Z">
            <w:rPr>
              <w:del w:id="2151" w:author="Vilson Lu" w:date="2014-08-22T06:40:00Z"/>
              <w:rFonts w:asciiTheme="minorHAnsi" w:eastAsiaTheme="minorEastAsia" w:hAnsiTheme="minorHAnsi" w:cstheme="minorBidi"/>
              <w:noProof/>
              <w:sz w:val="22"/>
              <w:szCs w:val="22"/>
            </w:rPr>
          </w:rPrChange>
        </w:rPr>
      </w:pPr>
      <w:del w:id="2152" w:author="Vilson Lu" w:date="2014-08-22T06:40:00Z">
        <w:r w:rsidRPr="00AC2ADB" w:rsidDel="00AC2ADB">
          <w:rPr>
            <w:rStyle w:val="Hyperlink"/>
            <w:noProof/>
          </w:rPr>
          <w:delText>3.7.6</w:delText>
        </w:r>
        <w:r w:rsidR="00372B98" w:rsidRPr="00372B98">
          <w:rPr>
            <w:rFonts w:eastAsiaTheme="minorEastAsia"/>
            <w:noProof/>
            <w:sz w:val="22"/>
            <w:szCs w:val="22"/>
            <w:rPrChange w:id="215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OWL API (Horridge &amp; Bechhoffer, 2011)</w:delText>
        </w:r>
        <w:r w:rsidRPr="00AC2ADB" w:rsidDel="00AC2ADB">
          <w:rPr>
            <w:noProof/>
            <w:webHidden/>
          </w:rPr>
          <w:tab/>
          <w:delText>3-22</w:delText>
        </w:r>
      </w:del>
    </w:p>
    <w:p w:rsidR="00497EF3" w:rsidRPr="00AC2ADB" w:rsidDel="00AC2ADB" w:rsidRDefault="00497EF3">
      <w:pPr>
        <w:pStyle w:val="TOC3"/>
        <w:tabs>
          <w:tab w:val="left" w:pos="1320"/>
          <w:tab w:val="right" w:leader="dot" w:pos="9350"/>
        </w:tabs>
        <w:rPr>
          <w:del w:id="2154" w:author="Vilson Lu" w:date="2014-08-22T06:40:00Z"/>
          <w:rFonts w:eastAsiaTheme="minorEastAsia"/>
          <w:noProof/>
          <w:sz w:val="22"/>
          <w:szCs w:val="22"/>
          <w:rPrChange w:id="2155" w:author="Vilson Lu" w:date="2014-08-22T06:41:00Z">
            <w:rPr>
              <w:del w:id="2156" w:author="Vilson Lu" w:date="2014-08-22T06:40:00Z"/>
              <w:rFonts w:asciiTheme="minorHAnsi" w:eastAsiaTheme="minorEastAsia" w:hAnsiTheme="minorHAnsi" w:cstheme="minorBidi"/>
              <w:noProof/>
              <w:sz w:val="22"/>
              <w:szCs w:val="22"/>
            </w:rPr>
          </w:rPrChange>
        </w:rPr>
      </w:pPr>
      <w:del w:id="2157" w:author="Vilson Lu" w:date="2014-08-22T06:40:00Z">
        <w:r w:rsidRPr="00AC2ADB" w:rsidDel="00AC2ADB">
          <w:rPr>
            <w:rStyle w:val="Hyperlink"/>
            <w:noProof/>
          </w:rPr>
          <w:delText>3.7.7</w:delText>
        </w:r>
        <w:r w:rsidR="00372B98" w:rsidRPr="00372B98">
          <w:rPr>
            <w:rFonts w:eastAsiaTheme="minorEastAsia"/>
            <w:noProof/>
            <w:sz w:val="22"/>
            <w:szCs w:val="22"/>
            <w:rPrChange w:id="215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ArkNLP (Gimpel et al., 2011)</w:delText>
        </w:r>
        <w:r w:rsidRPr="00AC2ADB" w:rsidDel="00AC2ADB">
          <w:rPr>
            <w:noProof/>
            <w:webHidden/>
          </w:rPr>
          <w:tab/>
          <w:delText>3-23</w:delText>
        </w:r>
      </w:del>
    </w:p>
    <w:p w:rsidR="00497EF3" w:rsidRPr="00AC2ADB" w:rsidDel="00AC2ADB" w:rsidRDefault="00497EF3">
      <w:pPr>
        <w:pStyle w:val="TOC1"/>
        <w:tabs>
          <w:tab w:val="left" w:pos="660"/>
          <w:tab w:val="right" w:leader="dot" w:pos="9350"/>
        </w:tabs>
        <w:rPr>
          <w:del w:id="2159" w:author="Vilson Lu" w:date="2014-08-22T06:40:00Z"/>
          <w:rFonts w:eastAsiaTheme="minorEastAsia"/>
          <w:noProof/>
          <w:sz w:val="22"/>
          <w:szCs w:val="22"/>
          <w:rPrChange w:id="2160" w:author="Vilson Lu" w:date="2014-08-22T06:41:00Z">
            <w:rPr>
              <w:del w:id="2161" w:author="Vilson Lu" w:date="2014-08-22T06:40:00Z"/>
              <w:rFonts w:asciiTheme="minorHAnsi" w:eastAsiaTheme="minorEastAsia" w:hAnsiTheme="minorHAnsi" w:cstheme="minorBidi"/>
              <w:noProof/>
              <w:sz w:val="22"/>
              <w:szCs w:val="22"/>
            </w:rPr>
          </w:rPrChange>
        </w:rPr>
      </w:pPr>
      <w:del w:id="2162" w:author="Vilson Lu" w:date="2014-08-22T06:40:00Z">
        <w:r w:rsidRPr="00AC2ADB" w:rsidDel="00AC2ADB">
          <w:rPr>
            <w:rStyle w:val="Hyperlink"/>
            <w:noProof/>
          </w:rPr>
          <w:delText>4.0</w:delText>
        </w:r>
        <w:r w:rsidR="00372B98" w:rsidRPr="00372B98">
          <w:rPr>
            <w:rFonts w:eastAsiaTheme="minorEastAsia"/>
            <w:noProof/>
            <w:sz w:val="22"/>
            <w:szCs w:val="22"/>
            <w:rPrChange w:id="216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The FILEIET System</w:delText>
        </w:r>
        <w:r w:rsidRPr="00AC2ADB" w:rsidDel="00AC2ADB">
          <w:rPr>
            <w:noProof/>
            <w:webHidden/>
          </w:rPr>
          <w:tab/>
          <w:delText>4-24</w:delText>
        </w:r>
      </w:del>
    </w:p>
    <w:p w:rsidR="00497EF3" w:rsidRPr="00AC2ADB" w:rsidDel="00AC2ADB" w:rsidRDefault="00497EF3">
      <w:pPr>
        <w:pStyle w:val="TOC2"/>
        <w:tabs>
          <w:tab w:val="left" w:pos="880"/>
          <w:tab w:val="right" w:leader="dot" w:pos="9350"/>
        </w:tabs>
        <w:rPr>
          <w:del w:id="2164" w:author="Vilson Lu" w:date="2014-08-22T06:40:00Z"/>
          <w:rFonts w:eastAsiaTheme="minorEastAsia"/>
          <w:noProof/>
          <w:sz w:val="22"/>
          <w:szCs w:val="22"/>
          <w:rPrChange w:id="2165" w:author="Vilson Lu" w:date="2014-08-22T06:41:00Z">
            <w:rPr>
              <w:del w:id="2166" w:author="Vilson Lu" w:date="2014-08-22T06:40:00Z"/>
              <w:rFonts w:asciiTheme="minorHAnsi" w:eastAsiaTheme="minorEastAsia" w:hAnsiTheme="minorHAnsi" w:cstheme="minorBidi"/>
              <w:noProof/>
              <w:sz w:val="22"/>
              <w:szCs w:val="22"/>
            </w:rPr>
          </w:rPrChange>
        </w:rPr>
      </w:pPr>
      <w:del w:id="2167" w:author="Vilson Lu" w:date="2014-08-22T06:40:00Z">
        <w:r w:rsidRPr="00AC2ADB" w:rsidDel="00AC2ADB">
          <w:rPr>
            <w:rStyle w:val="Hyperlink"/>
            <w:noProof/>
          </w:rPr>
          <w:delText>4.1</w:delText>
        </w:r>
        <w:r w:rsidR="00372B98" w:rsidRPr="00372B98">
          <w:rPr>
            <w:rFonts w:eastAsiaTheme="minorEastAsia"/>
            <w:noProof/>
            <w:sz w:val="22"/>
            <w:szCs w:val="22"/>
            <w:rPrChange w:id="216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Overview</w:delText>
        </w:r>
        <w:r w:rsidRPr="00AC2ADB" w:rsidDel="00AC2ADB">
          <w:rPr>
            <w:noProof/>
            <w:webHidden/>
          </w:rPr>
          <w:tab/>
          <w:delText>4-24</w:delText>
        </w:r>
      </w:del>
    </w:p>
    <w:p w:rsidR="00497EF3" w:rsidRPr="00AC2ADB" w:rsidDel="00AC2ADB" w:rsidRDefault="00497EF3">
      <w:pPr>
        <w:pStyle w:val="TOC2"/>
        <w:tabs>
          <w:tab w:val="left" w:pos="880"/>
          <w:tab w:val="right" w:leader="dot" w:pos="9350"/>
        </w:tabs>
        <w:rPr>
          <w:del w:id="2169" w:author="Vilson Lu" w:date="2014-08-22T06:40:00Z"/>
          <w:rFonts w:eastAsiaTheme="minorEastAsia"/>
          <w:noProof/>
          <w:sz w:val="22"/>
          <w:szCs w:val="22"/>
          <w:rPrChange w:id="2170" w:author="Vilson Lu" w:date="2014-08-22T06:41:00Z">
            <w:rPr>
              <w:del w:id="2171" w:author="Vilson Lu" w:date="2014-08-22T06:40:00Z"/>
              <w:rFonts w:asciiTheme="minorHAnsi" w:eastAsiaTheme="minorEastAsia" w:hAnsiTheme="minorHAnsi" w:cstheme="minorBidi"/>
              <w:noProof/>
              <w:sz w:val="22"/>
              <w:szCs w:val="22"/>
            </w:rPr>
          </w:rPrChange>
        </w:rPr>
      </w:pPr>
      <w:del w:id="2172" w:author="Vilson Lu" w:date="2014-08-22T06:40:00Z">
        <w:r w:rsidRPr="00AC2ADB" w:rsidDel="00AC2ADB">
          <w:rPr>
            <w:rStyle w:val="Hyperlink"/>
            <w:noProof/>
          </w:rPr>
          <w:delText>4.2</w:delText>
        </w:r>
        <w:r w:rsidR="00372B98" w:rsidRPr="00372B98">
          <w:rPr>
            <w:rFonts w:eastAsiaTheme="minorEastAsia"/>
            <w:noProof/>
            <w:sz w:val="22"/>
            <w:szCs w:val="22"/>
            <w:rPrChange w:id="217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Objectives</w:delText>
        </w:r>
        <w:r w:rsidRPr="00AC2ADB" w:rsidDel="00AC2ADB">
          <w:rPr>
            <w:noProof/>
            <w:webHidden/>
          </w:rPr>
          <w:tab/>
          <w:delText>4-24</w:delText>
        </w:r>
      </w:del>
    </w:p>
    <w:p w:rsidR="00497EF3" w:rsidRPr="00AC2ADB" w:rsidDel="00AC2ADB" w:rsidRDefault="00497EF3">
      <w:pPr>
        <w:pStyle w:val="TOC3"/>
        <w:tabs>
          <w:tab w:val="left" w:pos="1320"/>
          <w:tab w:val="right" w:leader="dot" w:pos="9350"/>
        </w:tabs>
        <w:rPr>
          <w:del w:id="2174" w:author="Vilson Lu" w:date="2014-08-22T06:40:00Z"/>
          <w:rFonts w:eastAsiaTheme="minorEastAsia"/>
          <w:noProof/>
          <w:sz w:val="22"/>
          <w:szCs w:val="22"/>
          <w:rPrChange w:id="2175" w:author="Vilson Lu" w:date="2014-08-22T06:41:00Z">
            <w:rPr>
              <w:del w:id="2176" w:author="Vilson Lu" w:date="2014-08-22T06:40:00Z"/>
              <w:rFonts w:asciiTheme="minorHAnsi" w:eastAsiaTheme="minorEastAsia" w:hAnsiTheme="minorHAnsi" w:cstheme="minorBidi"/>
              <w:noProof/>
              <w:sz w:val="22"/>
              <w:szCs w:val="22"/>
            </w:rPr>
          </w:rPrChange>
        </w:rPr>
      </w:pPr>
      <w:del w:id="2177" w:author="Vilson Lu" w:date="2014-08-22T06:40:00Z">
        <w:r w:rsidRPr="00AC2ADB" w:rsidDel="00AC2ADB">
          <w:rPr>
            <w:rStyle w:val="Hyperlink"/>
            <w:noProof/>
          </w:rPr>
          <w:delText>4.2.1</w:delText>
        </w:r>
        <w:r w:rsidR="00372B98" w:rsidRPr="00372B98">
          <w:rPr>
            <w:rFonts w:eastAsiaTheme="minorEastAsia"/>
            <w:noProof/>
            <w:sz w:val="22"/>
            <w:szCs w:val="22"/>
            <w:rPrChange w:id="217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General Objective</w:delText>
        </w:r>
        <w:r w:rsidRPr="00AC2ADB" w:rsidDel="00AC2ADB">
          <w:rPr>
            <w:noProof/>
            <w:webHidden/>
          </w:rPr>
          <w:tab/>
          <w:delText>4-24</w:delText>
        </w:r>
      </w:del>
    </w:p>
    <w:p w:rsidR="00497EF3" w:rsidRPr="00AC2ADB" w:rsidDel="00AC2ADB" w:rsidRDefault="00497EF3">
      <w:pPr>
        <w:pStyle w:val="TOC3"/>
        <w:tabs>
          <w:tab w:val="left" w:pos="1320"/>
          <w:tab w:val="right" w:leader="dot" w:pos="9350"/>
        </w:tabs>
        <w:rPr>
          <w:del w:id="2179" w:author="Vilson Lu" w:date="2014-08-22T06:40:00Z"/>
          <w:rFonts w:eastAsiaTheme="minorEastAsia"/>
          <w:noProof/>
          <w:sz w:val="22"/>
          <w:szCs w:val="22"/>
          <w:rPrChange w:id="2180" w:author="Vilson Lu" w:date="2014-08-22T06:41:00Z">
            <w:rPr>
              <w:del w:id="2181" w:author="Vilson Lu" w:date="2014-08-22T06:40:00Z"/>
              <w:rFonts w:asciiTheme="minorHAnsi" w:eastAsiaTheme="minorEastAsia" w:hAnsiTheme="minorHAnsi" w:cstheme="minorBidi"/>
              <w:noProof/>
              <w:sz w:val="22"/>
              <w:szCs w:val="22"/>
            </w:rPr>
          </w:rPrChange>
        </w:rPr>
      </w:pPr>
      <w:del w:id="2182" w:author="Vilson Lu" w:date="2014-08-22T06:40:00Z">
        <w:r w:rsidRPr="00AC2ADB" w:rsidDel="00AC2ADB">
          <w:rPr>
            <w:rStyle w:val="Hyperlink"/>
            <w:noProof/>
          </w:rPr>
          <w:delText>4.2.2</w:delText>
        </w:r>
        <w:r w:rsidR="00372B98" w:rsidRPr="00372B98">
          <w:rPr>
            <w:rFonts w:eastAsiaTheme="minorEastAsia"/>
            <w:noProof/>
            <w:sz w:val="22"/>
            <w:szCs w:val="22"/>
            <w:rPrChange w:id="218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Specific Objectives</w:delText>
        </w:r>
        <w:r w:rsidRPr="00AC2ADB" w:rsidDel="00AC2ADB">
          <w:rPr>
            <w:noProof/>
            <w:webHidden/>
          </w:rPr>
          <w:tab/>
          <w:delText>4-24</w:delText>
        </w:r>
      </w:del>
    </w:p>
    <w:p w:rsidR="00497EF3" w:rsidRPr="00AC2ADB" w:rsidDel="00AC2ADB" w:rsidRDefault="00497EF3">
      <w:pPr>
        <w:pStyle w:val="TOC2"/>
        <w:tabs>
          <w:tab w:val="left" w:pos="880"/>
          <w:tab w:val="right" w:leader="dot" w:pos="9350"/>
        </w:tabs>
        <w:rPr>
          <w:del w:id="2184" w:author="Vilson Lu" w:date="2014-08-22T06:40:00Z"/>
          <w:rFonts w:eastAsiaTheme="minorEastAsia"/>
          <w:noProof/>
          <w:sz w:val="22"/>
          <w:szCs w:val="22"/>
          <w:rPrChange w:id="2185" w:author="Vilson Lu" w:date="2014-08-22T06:41:00Z">
            <w:rPr>
              <w:del w:id="2186" w:author="Vilson Lu" w:date="2014-08-22T06:40:00Z"/>
              <w:rFonts w:asciiTheme="minorHAnsi" w:eastAsiaTheme="minorEastAsia" w:hAnsiTheme="minorHAnsi" w:cstheme="minorBidi"/>
              <w:noProof/>
              <w:sz w:val="22"/>
              <w:szCs w:val="22"/>
            </w:rPr>
          </w:rPrChange>
        </w:rPr>
      </w:pPr>
      <w:del w:id="2187" w:author="Vilson Lu" w:date="2014-08-22T06:40:00Z">
        <w:r w:rsidRPr="00AC2ADB" w:rsidDel="00AC2ADB">
          <w:rPr>
            <w:rStyle w:val="Hyperlink"/>
            <w:noProof/>
          </w:rPr>
          <w:delText>4.3</w:delText>
        </w:r>
        <w:r w:rsidR="00372B98" w:rsidRPr="00372B98">
          <w:rPr>
            <w:rFonts w:eastAsiaTheme="minorEastAsia"/>
            <w:noProof/>
            <w:sz w:val="22"/>
            <w:szCs w:val="22"/>
            <w:rPrChange w:id="218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Scope and Limitations</w:delText>
        </w:r>
        <w:r w:rsidRPr="00AC2ADB" w:rsidDel="00AC2ADB">
          <w:rPr>
            <w:noProof/>
            <w:webHidden/>
          </w:rPr>
          <w:tab/>
          <w:delText>4-24</w:delText>
        </w:r>
      </w:del>
    </w:p>
    <w:p w:rsidR="00497EF3" w:rsidRPr="00AC2ADB" w:rsidDel="00AC2ADB" w:rsidRDefault="00497EF3">
      <w:pPr>
        <w:pStyle w:val="TOC2"/>
        <w:tabs>
          <w:tab w:val="left" w:pos="880"/>
          <w:tab w:val="right" w:leader="dot" w:pos="9350"/>
        </w:tabs>
        <w:rPr>
          <w:del w:id="2189" w:author="Vilson Lu" w:date="2014-08-22T06:40:00Z"/>
          <w:rFonts w:eastAsiaTheme="minorEastAsia"/>
          <w:noProof/>
          <w:sz w:val="22"/>
          <w:szCs w:val="22"/>
          <w:rPrChange w:id="2190" w:author="Vilson Lu" w:date="2014-08-22T06:41:00Z">
            <w:rPr>
              <w:del w:id="2191" w:author="Vilson Lu" w:date="2014-08-22T06:40:00Z"/>
              <w:rFonts w:asciiTheme="minorHAnsi" w:eastAsiaTheme="minorEastAsia" w:hAnsiTheme="minorHAnsi" w:cstheme="minorBidi"/>
              <w:noProof/>
              <w:sz w:val="22"/>
              <w:szCs w:val="22"/>
            </w:rPr>
          </w:rPrChange>
        </w:rPr>
      </w:pPr>
      <w:del w:id="2192" w:author="Vilson Lu" w:date="2014-08-22T06:40:00Z">
        <w:r w:rsidRPr="00AC2ADB" w:rsidDel="00AC2ADB">
          <w:rPr>
            <w:rStyle w:val="Hyperlink"/>
            <w:noProof/>
          </w:rPr>
          <w:delText>4.4</w:delText>
        </w:r>
        <w:r w:rsidR="00372B98" w:rsidRPr="00372B98">
          <w:rPr>
            <w:rFonts w:eastAsiaTheme="minorEastAsia"/>
            <w:noProof/>
            <w:sz w:val="22"/>
            <w:szCs w:val="22"/>
            <w:rPrChange w:id="219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Architectural Design</w:delText>
        </w:r>
        <w:r w:rsidRPr="00AC2ADB" w:rsidDel="00AC2ADB">
          <w:rPr>
            <w:noProof/>
            <w:webHidden/>
          </w:rPr>
          <w:tab/>
          <w:delText>4-26</w:delText>
        </w:r>
      </w:del>
    </w:p>
    <w:p w:rsidR="00497EF3" w:rsidRPr="00AC2ADB" w:rsidDel="00AC2ADB" w:rsidRDefault="00497EF3">
      <w:pPr>
        <w:pStyle w:val="TOC3"/>
        <w:tabs>
          <w:tab w:val="left" w:pos="1320"/>
          <w:tab w:val="right" w:leader="dot" w:pos="9350"/>
        </w:tabs>
        <w:rPr>
          <w:del w:id="2194" w:author="Vilson Lu" w:date="2014-08-22T06:40:00Z"/>
          <w:rFonts w:eastAsiaTheme="minorEastAsia"/>
          <w:noProof/>
          <w:sz w:val="22"/>
          <w:szCs w:val="22"/>
          <w:rPrChange w:id="2195" w:author="Vilson Lu" w:date="2014-08-22T06:41:00Z">
            <w:rPr>
              <w:del w:id="2196" w:author="Vilson Lu" w:date="2014-08-22T06:40:00Z"/>
              <w:rFonts w:asciiTheme="minorHAnsi" w:eastAsiaTheme="minorEastAsia" w:hAnsiTheme="minorHAnsi" w:cstheme="minorBidi"/>
              <w:noProof/>
              <w:sz w:val="22"/>
              <w:szCs w:val="22"/>
            </w:rPr>
          </w:rPrChange>
        </w:rPr>
      </w:pPr>
      <w:del w:id="2197" w:author="Vilson Lu" w:date="2014-08-22T06:40:00Z">
        <w:r w:rsidRPr="00AC2ADB" w:rsidDel="00AC2ADB">
          <w:rPr>
            <w:rStyle w:val="Hyperlink"/>
            <w:noProof/>
          </w:rPr>
          <w:delText>4.4.1</w:delText>
        </w:r>
        <w:r w:rsidR="00372B98" w:rsidRPr="00372B98">
          <w:rPr>
            <w:rFonts w:eastAsiaTheme="minorEastAsia"/>
            <w:noProof/>
            <w:sz w:val="22"/>
            <w:szCs w:val="22"/>
            <w:rPrChange w:id="219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Data Source</w:delText>
        </w:r>
        <w:r w:rsidRPr="00AC2ADB" w:rsidDel="00AC2ADB">
          <w:rPr>
            <w:noProof/>
            <w:webHidden/>
          </w:rPr>
          <w:tab/>
          <w:delText>4-27</w:delText>
        </w:r>
      </w:del>
    </w:p>
    <w:p w:rsidR="00497EF3" w:rsidRPr="00AC2ADB" w:rsidDel="00AC2ADB" w:rsidRDefault="00497EF3">
      <w:pPr>
        <w:pStyle w:val="TOC3"/>
        <w:tabs>
          <w:tab w:val="left" w:pos="1320"/>
          <w:tab w:val="right" w:leader="dot" w:pos="9350"/>
        </w:tabs>
        <w:rPr>
          <w:del w:id="2199" w:author="Vilson Lu" w:date="2014-08-22T06:40:00Z"/>
          <w:rFonts w:eastAsiaTheme="minorEastAsia"/>
          <w:noProof/>
          <w:sz w:val="22"/>
          <w:szCs w:val="22"/>
          <w:rPrChange w:id="2200" w:author="Vilson Lu" w:date="2014-08-22T06:41:00Z">
            <w:rPr>
              <w:del w:id="2201" w:author="Vilson Lu" w:date="2014-08-22T06:40:00Z"/>
              <w:rFonts w:asciiTheme="minorHAnsi" w:eastAsiaTheme="minorEastAsia" w:hAnsiTheme="minorHAnsi" w:cstheme="minorBidi"/>
              <w:noProof/>
              <w:sz w:val="22"/>
              <w:szCs w:val="22"/>
            </w:rPr>
          </w:rPrChange>
        </w:rPr>
      </w:pPr>
      <w:del w:id="2202" w:author="Vilson Lu" w:date="2014-08-22T06:40:00Z">
        <w:r w:rsidRPr="00AC2ADB" w:rsidDel="00AC2ADB">
          <w:rPr>
            <w:rStyle w:val="Hyperlink"/>
            <w:noProof/>
          </w:rPr>
          <w:delText>4.4.2</w:delText>
        </w:r>
        <w:r w:rsidR="00372B98" w:rsidRPr="00372B98">
          <w:rPr>
            <w:rFonts w:eastAsiaTheme="minorEastAsia"/>
            <w:noProof/>
            <w:sz w:val="22"/>
            <w:szCs w:val="22"/>
            <w:rPrChange w:id="220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Preprocessing Module</w:delText>
        </w:r>
        <w:r w:rsidRPr="00AC2ADB" w:rsidDel="00AC2ADB">
          <w:rPr>
            <w:noProof/>
            <w:webHidden/>
          </w:rPr>
          <w:tab/>
          <w:delText>4-28</w:delText>
        </w:r>
      </w:del>
    </w:p>
    <w:p w:rsidR="00497EF3" w:rsidRPr="00AC2ADB" w:rsidDel="00AC2ADB" w:rsidRDefault="00497EF3">
      <w:pPr>
        <w:pStyle w:val="TOC3"/>
        <w:tabs>
          <w:tab w:val="left" w:pos="1320"/>
          <w:tab w:val="right" w:leader="dot" w:pos="9350"/>
        </w:tabs>
        <w:rPr>
          <w:del w:id="2204" w:author="Vilson Lu" w:date="2014-08-22T06:40:00Z"/>
          <w:rFonts w:eastAsiaTheme="minorEastAsia"/>
          <w:noProof/>
          <w:sz w:val="22"/>
          <w:szCs w:val="22"/>
          <w:rPrChange w:id="2205" w:author="Vilson Lu" w:date="2014-08-22T06:41:00Z">
            <w:rPr>
              <w:del w:id="2206" w:author="Vilson Lu" w:date="2014-08-22T06:40:00Z"/>
              <w:rFonts w:asciiTheme="minorHAnsi" w:eastAsiaTheme="minorEastAsia" w:hAnsiTheme="minorHAnsi" w:cstheme="minorBidi"/>
              <w:noProof/>
              <w:sz w:val="22"/>
              <w:szCs w:val="22"/>
            </w:rPr>
          </w:rPrChange>
        </w:rPr>
      </w:pPr>
      <w:del w:id="2207" w:author="Vilson Lu" w:date="2014-08-22T06:40:00Z">
        <w:r w:rsidRPr="00AC2ADB" w:rsidDel="00AC2ADB">
          <w:rPr>
            <w:rStyle w:val="Hyperlink"/>
            <w:noProof/>
          </w:rPr>
          <w:delText>4.4.3</w:delText>
        </w:r>
        <w:r w:rsidR="00372B98" w:rsidRPr="00372B98">
          <w:rPr>
            <w:rFonts w:eastAsiaTheme="minorEastAsia"/>
            <w:noProof/>
            <w:sz w:val="22"/>
            <w:szCs w:val="22"/>
            <w:rPrChange w:id="220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Feature Extraction Module</w:delText>
        </w:r>
        <w:r w:rsidRPr="00AC2ADB" w:rsidDel="00AC2ADB">
          <w:rPr>
            <w:noProof/>
            <w:webHidden/>
          </w:rPr>
          <w:tab/>
          <w:delText>4-30</w:delText>
        </w:r>
      </w:del>
    </w:p>
    <w:p w:rsidR="00497EF3" w:rsidRPr="00AC2ADB" w:rsidDel="00AC2ADB" w:rsidRDefault="00497EF3">
      <w:pPr>
        <w:pStyle w:val="TOC3"/>
        <w:tabs>
          <w:tab w:val="left" w:pos="1320"/>
          <w:tab w:val="right" w:leader="dot" w:pos="9350"/>
        </w:tabs>
        <w:rPr>
          <w:del w:id="2209" w:author="Vilson Lu" w:date="2014-08-22T06:40:00Z"/>
          <w:rFonts w:eastAsiaTheme="minorEastAsia"/>
          <w:noProof/>
          <w:sz w:val="22"/>
          <w:szCs w:val="22"/>
          <w:rPrChange w:id="2210" w:author="Vilson Lu" w:date="2014-08-22T06:41:00Z">
            <w:rPr>
              <w:del w:id="2211" w:author="Vilson Lu" w:date="2014-08-22T06:40:00Z"/>
              <w:rFonts w:asciiTheme="minorHAnsi" w:eastAsiaTheme="minorEastAsia" w:hAnsiTheme="minorHAnsi" w:cstheme="minorBidi"/>
              <w:noProof/>
              <w:sz w:val="22"/>
              <w:szCs w:val="22"/>
            </w:rPr>
          </w:rPrChange>
        </w:rPr>
      </w:pPr>
      <w:del w:id="2212" w:author="Vilson Lu" w:date="2014-08-22T06:40:00Z">
        <w:r w:rsidRPr="00AC2ADB" w:rsidDel="00AC2ADB">
          <w:rPr>
            <w:rStyle w:val="Hyperlink"/>
            <w:noProof/>
          </w:rPr>
          <w:delText>4.4.4</w:delText>
        </w:r>
        <w:r w:rsidR="00372B98" w:rsidRPr="00372B98">
          <w:rPr>
            <w:rFonts w:eastAsiaTheme="minorEastAsia"/>
            <w:noProof/>
            <w:sz w:val="22"/>
            <w:szCs w:val="22"/>
            <w:rPrChange w:id="221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Tweet Classifier Module</w:delText>
        </w:r>
        <w:r w:rsidRPr="00AC2ADB" w:rsidDel="00AC2ADB">
          <w:rPr>
            <w:noProof/>
            <w:webHidden/>
          </w:rPr>
          <w:tab/>
          <w:delText>4-32</w:delText>
        </w:r>
      </w:del>
    </w:p>
    <w:p w:rsidR="00497EF3" w:rsidRPr="00AC2ADB" w:rsidDel="00AC2ADB" w:rsidRDefault="00497EF3">
      <w:pPr>
        <w:pStyle w:val="TOC3"/>
        <w:tabs>
          <w:tab w:val="left" w:pos="1320"/>
          <w:tab w:val="right" w:leader="dot" w:pos="9350"/>
        </w:tabs>
        <w:rPr>
          <w:del w:id="2214" w:author="Vilson Lu" w:date="2014-08-22T06:40:00Z"/>
          <w:rFonts w:eastAsiaTheme="minorEastAsia"/>
          <w:noProof/>
          <w:sz w:val="22"/>
          <w:szCs w:val="22"/>
          <w:rPrChange w:id="2215" w:author="Vilson Lu" w:date="2014-08-22T06:41:00Z">
            <w:rPr>
              <w:del w:id="2216" w:author="Vilson Lu" w:date="2014-08-22T06:40:00Z"/>
              <w:rFonts w:asciiTheme="minorHAnsi" w:eastAsiaTheme="minorEastAsia" w:hAnsiTheme="minorHAnsi" w:cstheme="minorBidi"/>
              <w:noProof/>
              <w:sz w:val="22"/>
              <w:szCs w:val="22"/>
            </w:rPr>
          </w:rPrChange>
        </w:rPr>
      </w:pPr>
      <w:del w:id="2217" w:author="Vilson Lu" w:date="2014-08-22T06:40:00Z">
        <w:r w:rsidRPr="00AC2ADB" w:rsidDel="00AC2ADB">
          <w:rPr>
            <w:rStyle w:val="Hyperlink"/>
            <w:noProof/>
          </w:rPr>
          <w:delText>4.4.5</w:delText>
        </w:r>
        <w:r w:rsidR="00372B98" w:rsidRPr="00372B98">
          <w:rPr>
            <w:rFonts w:eastAsiaTheme="minorEastAsia"/>
            <w:noProof/>
            <w:sz w:val="22"/>
            <w:szCs w:val="22"/>
            <w:rPrChange w:id="221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 Module</w:delText>
        </w:r>
        <w:r w:rsidRPr="00AC2ADB" w:rsidDel="00AC2ADB">
          <w:rPr>
            <w:noProof/>
            <w:webHidden/>
          </w:rPr>
          <w:tab/>
          <w:delText>4-33</w:delText>
        </w:r>
      </w:del>
    </w:p>
    <w:p w:rsidR="00497EF3" w:rsidRPr="00AC2ADB" w:rsidDel="00AC2ADB" w:rsidRDefault="00497EF3">
      <w:pPr>
        <w:pStyle w:val="TOC3"/>
        <w:tabs>
          <w:tab w:val="left" w:pos="1320"/>
          <w:tab w:val="right" w:leader="dot" w:pos="9350"/>
        </w:tabs>
        <w:rPr>
          <w:del w:id="2219" w:author="Vilson Lu" w:date="2014-08-22T06:40:00Z"/>
          <w:rFonts w:eastAsiaTheme="minorEastAsia"/>
          <w:noProof/>
          <w:sz w:val="22"/>
          <w:szCs w:val="22"/>
          <w:rPrChange w:id="2220" w:author="Vilson Lu" w:date="2014-08-22T06:41:00Z">
            <w:rPr>
              <w:del w:id="2221" w:author="Vilson Lu" w:date="2014-08-22T06:40:00Z"/>
              <w:rFonts w:asciiTheme="minorHAnsi" w:eastAsiaTheme="minorEastAsia" w:hAnsiTheme="minorHAnsi" w:cstheme="minorBidi"/>
              <w:noProof/>
              <w:sz w:val="22"/>
              <w:szCs w:val="22"/>
            </w:rPr>
          </w:rPrChange>
        </w:rPr>
      </w:pPr>
      <w:del w:id="2222" w:author="Vilson Lu" w:date="2014-08-22T06:40:00Z">
        <w:r w:rsidRPr="00AC2ADB" w:rsidDel="00AC2ADB">
          <w:rPr>
            <w:rStyle w:val="Hyperlink"/>
            <w:noProof/>
          </w:rPr>
          <w:lastRenderedPageBreak/>
          <w:delText>4.4.6</w:delText>
        </w:r>
        <w:r w:rsidR="00372B98" w:rsidRPr="00372B98">
          <w:rPr>
            <w:rFonts w:eastAsiaTheme="minorEastAsia"/>
            <w:noProof/>
            <w:sz w:val="22"/>
            <w:szCs w:val="22"/>
            <w:rPrChange w:id="222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Ontology</w:delText>
        </w:r>
        <w:r w:rsidRPr="00AC2ADB" w:rsidDel="00AC2ADB">
          <w:rPr>
            <w:noProof/>
            <w:webHidden/>
          </w:rPr>
          <w:tab/>
          <w:delText>4-34</w:delText>
        </w:r>
      </w:del>
    </w:p>
    <w:p w:rsidR="00497EF3" w:rsidRPr="00AC2ADB" w:rsidDel="00AC2ADB" w:rsidRDefault="00497EF3">
      <w:pPr>
        <w:pStyle w:val="TOC2"/>
        <w:tabs>
          <w:tab w:val="left" w:pos="880"/>
          <w:tab w:val="right" w:leader="dot" w:pos="9350"/>
        </w:tabs>
        <w:rPr>
          <w:del w:id="2224" w:author="Vilson Lu" w:date="2014-08-22T06:40:00Z"/>
          <w:rFonts w:eastAsiaTheme="minorEastAsia"/>
          <w:noProof/>
          <w:sz w:val="22"/>
          <w:szCs w:val="22"/>
          <w:rPrChange w:id="2225" w:author="Vilson Lu" w:date="2014-08-22T06:41:00Z">
            <w:rPr>
              <w:del w:id="2226" w:author="Vilson Lu" w:date="2014-08-22T06:40:00Z"/>
              <w:rFonts w:asciiTheme="minorHAnsi" w:eastAsiaTheme="minorEastAsia" w:hAnsiTheme="minorHAnsi" w:cstheme="minorBidi"/>
              <w:noProof/>
              <w:sz w:val="22"/>
              <w:szCs w:val="22"/>
            </w:rPr>
          </w:rPrChange>
        </w:rPr>
      </w:pPr>
      <w:del w:id="2227" w:author="Vilson Lu" w:date="2014-08-22T06:40:00Z">
        <w:r w:rsidRPr="00AC2ADB" w:rsidDel="00AC2ADB">
          <w:rPr>
            <w:rStyle w:val="Hyperlink"/>
            <w:noProof/>
          </w:rPr>
          <w:delText>4.5</w:delText>
        </w:r>
        <w:r w:rsidR="00372B98" w:rsidRPr="00372B98">
          <w:rPr>
            <w:rFonts w:eastAsiaTheme="minorEastAsia"/>
            <w:noProof/>
            <w:sz w:val="22"/>
            <w:szCs w:val="22"/>
            <w:rPrChange w:id="222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Physical Environment and Resources</w:delText>
        </w:r>
        <w:r w:rsidRPr="00AC2ADB" w:rsidDel="00AC2ADB">
          <w:rPr>
            <w:noProof/>
            <w:webHidden/>
          </w:rPr>
          <w:tab/>
          <w:delText>4-34</w:delText>
        </w:r>
      </w:del>
    </w:p>
    <w:p w:rsidR="00497EF3" w:rsidRPr="00AC2ADB" w:rsidDel="00AC2ADB" w:rsidRDefault="00497EF3">
      <w:pPr>
        <w:pStyle w:val="TOC3"/>
        <w:tabs>
          <w:tab w:val="left" w:pos="1320"/>
          <w:tab w:val="right" w:leader="dot" w:pos="9350"/>
        </w:tabs>
        <w:rPr>
          <w:del w:id="2229" w:author="Vilson Lu" w:date="2014-08-22T06:40:00Z"/>
          <w:rFonts w:eastAsiaTheme="minorEastAsia"/>
          <w:noProof/>
          <w:sz w:val="22"/>
          <w:szCs w:val="22"/>
          <w:rPrChange w:id="2230" w:author="Vilson Lu" w:date="2014-08-22T06:41:00Z">
            <w:rPr>
              <w:del w:id="2231" w:author="Vilson Lu" w:date="2014-08-22T06:40:00Z"/>
              <w:rFonts w:asciiTheme="minorHAnsi" w:eastAsiaTheme="minorEastAsia" w:hAnsiTheme="minorHAnsi" w:cstheme="minorBidi"/>
              <w:noProof/>
              <w:sz w:val="22"/>
              <w:szCs w:val="22"/>
            </w:rPr>
          </w:rPrChange>
        </w:rPr>
      </w:pPr>
      <w:del w:id="2232" w:author="Vilson Lu" w:date="2014-08-22T06:40:00Z">
        <w:r w:rsidRPr="00AC2ADB" w:rsidDel="00AC2ADB">
          <w:rPr>
            <w:rStyle w:val="Hyperlink"/>
            <w:noProof/>
          </w:rPr>
          <w:delText>4.5.1</w:delText>
        </w:r>
        <w:r w:rsidR="00372B98" w:rsidRPr="00372B98">
          <w:rPr>
            <w:rFonts w:eastAsiaTheme="minorEastAsia"/>
            <w:noProof/>
            <w:sz w:val="22"/>
            <w:szCs w:val="22"/>
            <w:rPrChange w:id="2233"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Minimum Software Requirements</w:delText>
        </w:r>
        <w:r w:rsidRPr="00AC2ADB" w:rsidDel="00AC2ADB">
          <w:rPr>
            <w:noProof/>
            <w:webHidden/>
          </w:rPr>
          <w:tab/>
          <w:delText>4-34</w:delText>
        </w:r>
      </w:del>
    </w:p>
    <w:p w:rsidR="00497EF3" w:rsidRPr="00AC2ADB" w:rsidDel="00AC2ADB" w:rsidRDefault="00497EF3">
      <w:pPr>
        <w:pStyle w:val="TOC3"/>
        <w:tabs>
          <w:tab w:val="left" w:pos="1320"/>
          <w:tab w:val="right" w:leader="dot" w:pos="9350"/>
        </w:tabs>
        <w:rPr>
          <w:del w:id="2234" w:author="Vilson Lu" w:date="2014-08-22T06:40:00Z"/>
          <w:rFonts w:eastAsiaTheme="minorEastAsia"/>
          <w:noProof/>
          <w:sz w:val="22"/>
          <w:szCs w:val="22"/>
          <w:rPrChange w:id="2235" w:author="Vilson Lu" w:date="2014-08-22T06:41:00Z">
            <w:rPr>
              <w:del w:id="2236" w:author="Vilson Lu" w:date="2014-08-22T06:40:00Z"/>
              <w:rFonts w:asciiTheme="minorHAnsi" w:eastAsiaTheme="minorEastAsia" w:hAnsiTheme="minorHAnsi" w:cstheme="minorBidi"/>
              <w:noProof/>
              <w:sz w:val="22"/>
              <w:szCs w:val="22"/>
            </w:rPr>
          </w:rPrChange>
        </w:rPr>
      </w:pPr>
      <w:del w:id="2237" w:author="Vilson Lu" w:date="2014-08-22T06:40:00Z">
        <w:r w:rsidRPr="00AC2ADB" w:rsidDel="00AC2ADB">
          <w:rPr>
            <w:rStyle w:val="Hyperlink"/>
            <w:noProof/>
          </w:rPr>
          <w:delText>4.5.2</w:delText>
        </w:r>
        <w:r w:rsidR="00372B98" w:rsidRPr="00372B98">
          <w:rPr>
            <w:rFonts w:eastAsiaTheme="minorEastAsia"/>
            <w:noProof/>
            <w:sz w:val="22"/>
            <w:szCs w:val="22"/>
            <w:rPrChange w:id="2238"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Minimum Hardware Requirements</w:delText>
        </w:r>
        <w:r w:rsidRPr="00AC2ADB" w:rsidDel="00AC2ADB">
          <w:rPr>
            <w:noProof/>
            <w:webHidden/>
          </w:rPr>
          <w:tab/>
          <w:delText>4-34</w:delText>
        </w:r>
      </w:del>
    </w:p>
    <w:p w:rsidR="00497EF3" w:rsidRPr="00AC2ADB" w:rsidDel="00AC2ADB" w:rsidRDefault="00372B98">
      <w:pPr>
        <w:pStyle w:val="TOC1"/>
        <w:tabs>
          <w:tab w:val="right" w:leader="dot" w:pos="9350"/>
        </w:tabs>
        <w:rPr>
          <w:del w:id="2239" w:author="Vilson Lu" w:date="2014-08-22T06:40:00Z"/>
          <w:rFonts w:eastAsiaTheme="minorEastAsia"/>
          <w:noProof/>
          <w:sz w:val="22"/>
          <w:szCs w:val="22"/>
          <w:rPrChange w:id="2240" w:author="Vilson Lu" w:date="2014-08-22T06:41:00Z">
            <w:rPr>
              <w:del w:id="2241" w:author="Vilson Lu" w:date="2014-08-22T06:40:00Z"/>
              <w:rFonts w:asciiTheme="minorHAnsi" w:eastAsiaTheme="minorEastAsia" w:hAnsiTheme="minorHAnsi" w:cstheme="minorBidi"/>
              <w:noProof/>
              <w:sz w:val="22"/>
              <w:szCs w:val="22"/>
            </w:rPr>
          </w:rPrChange>
        </w:rPr>
      </w:pPr>
      <w:del w:id="2242" w:author="Vilson Lu" w:date="2014-08-22T06:40:00Z">
        <w:r w:rsidRPr="00372B98">
          <w:rPr>
            <w:rFonts w:eastAsiaTheme="minorEastAsia"/>
            <w:noProof/>
            <w:sz w:val="22"/>
            <w:szCs w:val="22"/>
            <w:rPrChange w:id="2243" w:author="Vilson Lu" w:date="2014-08-22T06:41:00Z">
              <w:rPr>
                <w:rFonts w:asciiTheme="minorHAnsi" w:eastAsiaTheme="minorEastAsia" w:hAnsiTheme="minorHAnsi" w:cstheme="minorBidi"/>
                <w:noProof/>
                <w:color w:val="0563C1" w:themeColor="hyperlink"/>
                <w:sz w:val="22"/>
                <w:szCs w:val="22"/>
                <w:u w:val="single"/>
              </w:rPr>
            </w:rPrChange>
          </w:rPr>
          <w:tab/>
        </w:r>
        <w:r w:rsidR="00497EF3" w:rsidRPr="00AC2ADB" w:rsidDel="00AC2ADB">
          <w:rPr>
            <w:rStyle w:val="Hyperlink"/>
            <w:noProof/>
          </w:rPr>
          <w:delText>References</w:delText>
        </w:r>
        <w:r w:rsidR="00497EF3" w:rsidRPr="00AC2ADB" w:rsidDel="00AC2ADB">
          <w:rPr>
            <w:noProof/>
            <w:webHidden/>
          </w:rPr>
          <w:tab/>
          <w:delText>4-35</w:delText>
        </w:r>
      </w:del>
    </w:p>
    <w:p w:rsidR="00497EF3" w:rsidRPr="00AC2ADB" w:rsidDel="00AC2ADB" w:rsidRDefault="00497EF3">
      <w:pPr>
        <w:pStyle w:val="TOC1"/>
        <w:tabs>
          <w:tab w:val="right" w:leader="dot" w:pos="9350"/>
        </w:tabs>
        <w:rPr>
          <w:del w:id="2244" w:author="Vilson Lu" w:date="2014-08-22T06:40:00Z"/>
          <w:rFonts w:eastAsiaTheme="minorEastAsia"/>
          <w:noProof/>
          <w:sz w:val="22"/>
          <w:szCs w:val="22"/>
          <w:rPrChange w:id="2245" w:author="Vilson Lu" w:date="2014-08-22T06:41:00Z">
            <w:rPr>
              <w:del w:id="2246" w:author="Vilson Lu" w:date="2014-08-22T06:40:00Z"/>
              <w:rFonts w:asciiTheme="minorHAnsi" w:eastAsiaTheme="minorEastAsia" w:hAnsiTheme="minorHAnsi" w:cstheme="minorBidi"/>
              <w:noProof/>
              <w:sz w:val="22"/>
              <w:szCs w:val="22"/>
            </w:rPr>
          </w:rPrChange>
        </w:rPr>
      </w:pPr>
      <w:del w:id="2247" w:author="Vilson Lu" w:date="2014-08-22T06:40:00Z">
        <w:r w:rsidRPr="00AC2ADB" w:rsidDel="00AC2ADB">
          <w:rPr>
            <w:rStyle w:val="Hyperlink"/>
            <w:noProof/>
          </w:rPr>
          <w:delText>5.0</w:delText>
        </w:r>
        <w:r w:rsidRPr="00AC2ADB" w:rsidDel="00AC2ADB">
          <w:rPr>
            <w:noProof/>
            <w:webHidden/>
          </w:rPr>
          <w:tab/>
          <w:delText>5-35</w:delText>
        </w:r>
      </w:del>
    </w:p>
    <w:p w:rsidR="006E6440" w:rsidRPr="00AC2ADB" w:rsidDel="00AC2ADB" w:rsidRDefault="006E6440">
      <w:pPr>
        <w:pStyle w:val="TOC1"/>
        <w:tabs>
          <w:tab w:val="left" w:pos="660"/>
          <w:tab w:val="right" w:leader="dot" w:pos="9350"/>
        </w:tabs>
        <w:rPr>
          <w:del w:id="2248" w:author="Vilson Lu" w:date="2014-08-22T06:40:00Z"/>
          <w:rFonts w:eastAsiaTheme="minorEastAsia"/>
          <w:noProof/>
          <w:sz w:val="22"/>
          <w:szCs w:val="22"/>
          <w:rPrChange w:id="2249" w:author="Vilson Lu" w:date="2014-08-22T06:41:00Z">
            <w:rPr>
              <w:del w:id="2250" w:author="Vilson Lu" w:date="2014-08-22T06:40:00Z"/>
              <w:rFonts w:asciiTheme="minorHAnsi" w:eastAsiaTheme="minorEastAsia" w:hAnsiTheme="minorHAnsi" w:cstheme="minorBidi"/>
              <w:noProof/>
              <w:sz w:val="22"/>
              <w:szCs w:val="22"/>
            </w:rPr>
          </w:rPrChange>
        </w:rPr>
      </w:pPr>
      <w:del w:id="2251" w:author="Vilson Lu" w:date="2014-08-22T06:40:00Z">
        <w:r w:rsidRPr="00AC2ADB" w:rsidDel="00AC2ADB">
          <w:rPr>
            <w:rStyle w:val="Hyperlink"/>
            <w:noProof/>
          </w:rPr>
          <w:delText>1.0</w:delText>
        </w:r>
        <w:r w:rsidR="00372B98" w:rsidRPr="00372B98">
          <w:rPr>
            <w:rFonts w:eastAsiaTheme="minorEastAsia"/>
            <w:noProof/>
            <w:sz w:val="22"/>
            <w:szCs w:val="22"/>
            <w:rPrChange w:id="225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Research Description</w:delText>
        </w:r>
        <w:r w:rsidRPr="00AC2ADB" w:rsidDel="00AC2ADB">
          <w:rPr>
            <w:noProof/>
            <w:webHidden/>
          </w:rPr>
          <w:tab/>
          <w:delText>1-1</w:delText>
        </w:r>
      </w:del>
    </w:p>
    <w:p w:rsidR="006E6440" w:rsidRPr="00AC2ADB" w:rsidDel="00AC2ADB" w:rsidRDefault="006E6440">
      <w:pPr>
        <w:pStyle w:val="TOC2"/>
        <w:tabs>
          <w:tab w:val="left" w:pos="880"/>
          <w:tab w:val="right" w:leader="dot" w:pos="9350"/>
        </w:tabs>
        <w:rPr>
          <w:del w:id="2253" w:author="Vilson Lu" w:date="2014-08-22T06:40:00Z"/>
          <w:rFonts w:eastAsiaTheme="minorEastAsia"/>
          <w:noProof/>
          <w:sz w:val="22"/>
          <w:szCs w:val="22"/>
          <w:rPrChange w:id="2254" w:author="Vilson Lu" w:date="2014-08-22T06:41:00Z">
            <w:rPr>
              <w:del w:id="2255" w:author="Vilson Lu" w:date="2014-08-22T06:40:00Z"/>
              <w:rFonts w:asciiTheme="minorHAnsi" w:eastAsiaTheme="minorEastAsia" w:hAnsiTheme="minorHAnsi" w:cstheme="minorBidi"/>
              <w:noProof/>
              <w:sz w:val="22"/>
              <w:szCs w:val="22"/>
            </w:rPr>
          </w:rPrChange>
        </w:rPr>
      </w:pPr>
      <w:del w:id="2256" w:author="Vilson Lu" w:date="2014-08-22T06:40:00Z">
        <w:r w:rsidRPr="00AC2ADB" w:rsidDel="00AC2ADB">
          <w:rPr>
            <w:rStyle w:val="Hyperlink"/>
            <w:noProof/>
          </w:rPr>
          <w:delText>1.1</w:delText>
        </w:r>
        <w:r w:rsidR="00372B98" w:rsidRPr="00372B98">
          <w:rPr>
            <w:rFonts w:eastAsiaTheme="minorEastAsia"/>
            <w:noProof/>
            <w:sz w:val="22"/>
            <w:szCs w:val="22"/>
            <w:rPrChange w:id="225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Overview of the Current State of Technology</w:delText>
        </w:r>
        <w:r w:rsidRPr="00AC2ADB" w:rsidDel="00AC2ADB">
          <w:rPr>
            <w:noProof/>
            <w:webHidden/>
          </w:rPr>
          <w:tab/>
          <w:delText>1-1</w:delText>
        </w:r>
      </w:del>
    </w:p>
    <w:p w:rsidR="006E6440" w:rsidRPr="00AC2ADB" w:rsidDel="00AC2ADB" w:rsidRDefault="006E6440">
      <w:pPr>
        <w:pStyle w:val="TOC2"/>
        <w:tabs>
          <w:tab w:val="left" w:pos="880"/>
          <w:tab w:val="right" w:leader="dot" w:pos="9350"/>
        </w:tabs>
        <w:rPr>
          <w:del w:id="2258" w:author="Vilson Lu" w:date="2014-08-22T06:40:00Z"/>
          <w:rFonts w:eastAsiaTheme="minorEastAsia"/>
          <w:noProof/>
          <w:sz w:val="22"/>
          <w:szCs w:val="22"/>
          <w:rPrChange w:id="2259" w:author="Vilson Lu" w:date="2014-08-22T06:41:00Z">
            <w:rPr>
              <w:del w:id="2260" w:author="Vilson Lu" w:date="2014-08-22T06:40:00Z"/>
              <w:rFonts w:asciiTheme="minorHAnsi" w:eastAsiaTheme="minorEastAsia" w:hAnsiTheme="minorHAnsi" w:cstheme="minorBidi"/>
              <w:noProof/>
              <w:sz w:val="22"/>
              <w:szCs w:val="22"/>
            </w:rPr>
          </w:rPrChange>
        </w:rPr>
      </w:pPr>
      <w:del w:id="2261" w:author="Vilson Lu" w:date="2014-08-22T06:40:00Z">
        <w:r w:rsidRPr="00AC2ADB" w:rsidDel="00AC2ADB">
          <w:rPr>
            <w:rStyle w:val="Hyperlink"/>
            <w:noProof/>
          </w:rPr>
          <w:delText>1.2</w:delText>
        </w:r>
        <w:r w:rsidR="00372B98" w:rsidRPr="00372B98">
          <w:rPr>
            <w:rFonts w:eastAsiaTheme="minorEastAsia"/>
            <w:noProof/>
            <w:sz w:val="22"/>
            <w:szCs w:val="22"/>
            <w:rPrChange w:id="226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Research Objectives</w:delText>
        </w:r>
        <w:r w:rsidRPr="00AC2ADB" w:rsidDel="00AC2ADB">
          <w:rPr>
            <w:noProof/>
            <w:webHidden/>
          </w:rPr>
          <w:tab/>
          <w:delText>1-2</w:delText>
        </w:r>
      </w:del>
    </w:p>
    <w:p w:rsidR="006E6440" w:rsidRPr="00AC2ADB" w:rsidDel="00AC2ADB" w:rsidRDefault="006E6440">
      <w:pPr>
        <w:pStyle w:val="TOC3"/>
        <w:tabs>
          <w:tab w:val="left" w:pos="1320"/>
          <w:tab w:val="right" w:leader="dot" w:pos="9350"/>
        </w:tabs>
        <w:rPr>
          <w:del w:id="2263" w:author="Vilson Lu" w:date="2014-08-22T06:40:00Z"/>
          <w:rFonts w:eastAsiaTheme="minorEastAsia"/>
          <w:noProof/>
          <w:sz w:val="22"/>
          <w:szCs w:val="22"/>
          <w:rPrChange w:id="2264" w:author="Vilson Lu" w:date="2014-08-22T06:41:00Z">
            <w:rPr>
              <w:del w:id="2265" w:author="Vilson Lu" w:date="2014-08-22T06:40:00Z"/>
              <w:rFonts w:asciiTheme="minorHAnsi" w:eastAsiaTheme="minorEastAsia" w:hAnsiTheme="minorHAnsi" w:cstheme="minorBidi"/>
              <w:noProof/>
              <w:sz w:val="22"/>
              <w:szCs w:val="22"/>
            </w:rPr>
          </w:rPrChange>
        </w:rPr>
      </w:pPr>
      <w:del w:id="2266" w:author="Vilson Lu" w:date="2014-08-22T06:40:00Z">
        <w:r w:rsidRPr="00AC2ADB" w:rsidDel="00AC2ADB">
          <w:rPr>
            <w:rStyle w:val="Hyperlink"/>
            <w:noProof/>
          </w:rPr>
          <w:delText>1.2.1</w:delText>
        </w:r>
        <w:r w:rsidR="00372B98" w:rsidRPr="00372B98">
          <w:rPr>
            <w:rFonts w:eastAsiaTheme="minorEastAsia"/>
            <w:noProof/>
            <w:sz w:val="22"/>
            <w:szCs w:val="22"/>
            <w:rPrChange w:id="226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General Objective</w:delText>
        </w:r>
        <w:r w:rsidRPr="00AC2ADB" w:rsidDel="00AC2ADB">
          <w:rPr>
            <w:noProof/>
            <w:webHidden/>
          </w:rPr>
          <w:tab/>
          <w:delText>1-2</w:delText>
        </w:r>
      </w:del>
    </w:p>
    <w:p w:rsidR="006E6440" w:rsidRPr="00AC2ADB" w:rsidDel="00AC2ADB" w:rsidRDefault="006E6440">
      <w:pPr>
        <w:pStyle w:val="TOC3"/>
        <w:tabs>
          <w:tab w:val="left" w:pos="1320"/>
          <w:tab w:val="right" w:leader="dot" w:pos="9350"/>
        </w:tabs>
        <w:rPr>
          <w:del w:id="2268" w:author="Vilson Lu" w:date="2014-08-22T06:40:00Z"/>
          <w:rFonts w:eastAsiaTheme="minorEastAsia"/>
          <w:noProof/>
          <w:sz w:val="22"/>
          <w:szCs w:val="22"/>
          <w:rPrChange w:id="2269" w:author="Vilson Lu" w:date="2014-08-22T06:41:00Z">
            <w:rPr>
              <w:del w:id="2270" w:author="Vilson Lu" w:date="2014-08-22T06:40:00Z"/>
              <w:rFonts w:asciiTheme="minorHAnsi" w:eastAsiaTheme="minorEastAsia" w:hAnsiTheme="minorHAnsi" w:cstheme="minorBidi"/>
              <w:noProof/>
              <w:sz w:val="22"/>
              <w:szCs w:val="22"/>
            </w:rPr>
          </w:rPrChange>
        </w:rPr>
      </w:pPr>
      <w:del w:id="2271" w:author="Vilson Lu" w:date="2014-08-22T06:40:00Z">
        <w:r w:rsidRPr="00AC2ADB" w:rsidDel="00AC2ADB">
          <w:rPr>
            <w:rStyle w:val="Hyperlink"/>
            <w:noProof/>
          </w:rPr>
          <w:delText>1.2.2</w:delText>
        </w:r>
        <w:r w:rsidR="00372B98" w:rsidRPr="00372B98">
          <w:rPr>
            <w:rFonts w:eastAsiaTheme="minorEastAsia"/>
            <w:noProof/>
            <w:sz w:val="22"/>
            <w:szCs w:val="22"/>
            <w:rPrChange w:id="227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Specific Objectives</w:delText>
        </w:r>
        <w:r w:rsidRPr="00AC2ADB" w:rsidDel="00AC2ADB">
          <w:rPr>
            <w:noProof/>
            <w:webHidden/>
          </w:rPr>
          <w:tab/>
          <w:delText>1-2</w:delText>
        </w:r>
      </w:del>
    </w:p>
    <w:p w:rsidR="006E6440" w:rsidRPr="00AC2ADB" w:rsidDel="00AC2ADB" w:rsidRDefault="006E6440">
      <w:pPr>
        <w:pStyle w:val="TOC2"/>
        <w:tabs>
          <w:tab w:val="left" w:pos="880"/>
          <w:tab w:val="right" w:leader="dot" w:pos="9350"/>
        </w:tabs>
        <w:rPr>
          <w:del w:id="2273" w:author="Vilson Lu" w:date="2014-08-22T06:40:00Z"/>
          <w:rFonts w:eastAsiaTheme="minorEastAsia"/>
          <w:noProof/>
          <w:sz w:val="22"/>
          <w:szCs w:val="22"/>
          <w:rPrChange w:id="2274" w:author="Vilson Lu" w:date="2014-08-22T06:41:00Z">
            <w:rPr>
              <w:del w:id="2275" w:author="Vilson Lu" w:date="2014-08-22T06:40:00Z"/>
              <w:rFonts w:asciiTheme="minorHAnsi" w:eastAsiaTheme="minorEastAsia" w:hAnsiTheme="minorHAnsi" w:cstheme="minorBidi"/>
              <w:noProof/>
              <w:sz w:val="22"/>
              <w:szCs w:val="22"/>
            </w:rPr>
          </w:rPrChange>
        </w:rPr>
      </w:pPr>
      <w:del w:id="2276" w:author="Vilson Lu" w:date="2014-08-22T06:40:00Z">
        <w:r w:rsidRPr="00AC2ADB" w:rsidDel="00AC2ADB">
          <w:rPr>
            <w:rStyle w:val="Hyperlink"/>
            <w:noProof/>
          </w:rPr>
          <w:delText>1.3</w:delText>
        </w:r>
        <w:r w:rsidR="00372B98" w:rsidRPr="00372B98">
          <w:rPr>
            <w:rFonts w:eastAsiaTheme="minorEastAsia"/>
            <w:noProof/>
            <w:sz w:val="22"/>
            <w:szCs w:val="22"/>
            <w:rPrChange w:id="227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Scope and Limitations of the Research</w:delText>
        </w:r>
        <w:r w:rsidRPr="00AC2ADB" w:rsidDel="00AC2ADB">
          <w:rPr>
            <w:noProof/>
            <w:webHidden/>
          </w:rPr>
          <w:tab/>
          <w:delText>1-2</w:delText>
        </w:r>
      </w:del>
    </w:p>
    <w:p w:rsidR="006E6440" w:rsidRPr="00AC2ADB" w:rsidDel="00AC2ADB" w:rsidRDefault="006E6440">
      <w:pPr>
        <w:pStyle w:val="TOC2"/>
        <w:tabs>
          <w:tab w:val="left" w:pos="880"/>
          <w:tab w:val="right" w:leader="dot" w:pos="9350"/>
        </w:tabs>
        <w:rPr>
          <w:del w:id="2278" w:author="Vilson Lu" w:date="2014-08-22T06:40:00Z"/>
          <w:rFonts w:eastAsiaTheme="minorEastAsia"/>
          <w:noProof/>
          <w:sz w:val="22"/>
          <w:szCs w:val="22"/>
          <w:rPrChange w:id="2279" w:author="Vilson Lu" w:date="2014-08-22T06:41:00Z">
            <w:rPr>
              <w:del w:id="2280" w:author="Vilson Lu" w:date="2014-08-22T06:40:00Z"/>
              <w:rFonts w:asciiTheme="minorHAnsi" w:eastAsiaTheme="minorEastAsia" w:hAnsiTheme="minorHAnsi" w:cstheme="minorBidi"/>
              <w:noProof/>
              <w:sz w:val="22"/>
              <w:szCs w:val="22"/>
            </w:rPr>
          </w:rPrChange>
        </w:rPr>
      </w:pPr>
      <w:del w:id="2281" w:author="Vilson Lu" w:date="2014-08-22T06:40:00Z">
        <w:r w:rsidRPr="00AC2ADB" w:rsidDel="00AC2ADB">
          <w:rPr>
            <w:rStyle w:val="Hyperlink"/>
            <w:noProof/>
          </w:rPr>
          <w:delText>1.4</w:delText>
        </w:r>
        <w:r w:rsidR="00372B98" w:rsidRPr="00372B98">
          <w:rPr>
            <w:rFonts w:eastAsiaTheme="minorEastAsia"/>
            <w:noProof/>
            <w:sz w:val="22"/>
            <w:szCs w:val="22"/>
            <w:rPrChange w:id="228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Significance of the Research</w:delText>
        </w:r>
        <w:r w:rsidRPr="00AC2ADB" w:rsidDel="00AC2ADB">
          <w:rPr>
            <w:noProof/>
            <w:webHidden/>
          </w:rPr>
          <w:tab/>
          <w:delText>1-3</w:delText>
        </w:r>
      </w:del>
    </w:p>
    <w:p w:rsidR="006E6440" w:rsidRPr="00AC2ADB" w:rsidDel="00AC2ADB" w:rsidRDefault="006E6440">
      <w:pPr>
        <w:pStyle w:val="TOC2"/>
        <w:tabs>
          <w:tab w:val="left" w:pos="880"/>
          <w:tab w:val="right" w:leader="dot" w:pos="9350"/>
        </w:tabs>
        <w:rPr>
          <w:del w:id="2283" w:author="Vilson Lu" w:date="2014-08-22T06:40:00Z"/>
          <w:rFonts w:eastAsiaTheme="minorEastAsia"/>
          <w:noProof/>
          <w:sz w:val="22"/>
          <w:szCs w:val="22"/>
          <w:rPrChange w:id="2284" w:author="Vilson Lu" w:date="2014-08-22T06:41:00Z">
            <w:rPr>
              <w:del w:id="2285" w:author="Vilson Lu" w:date="2014-08-22T06:40:00Z"/>
              <w:rFonts w:asciiTheme="minorHAnsi" w:eastAsiaTheme="minorEastAsia" w:hAnsiTheme="minorHAnsi" w:cstheme="minorBidi"/>
              <w:noProof/>
              <w:sz w:val="22"/>
              <w:szCs w:val="22"/>
            </w:rPr>
          </w:rPrChange>
        </w:rPr>
      </w:pPr>
      <w:del w:id="2286" w:author="Vilson Lu" w:date="2014-08-22T06:40:00Z">
        <w:r w:rsidRPr="00AC2ADB" w:rsidDel="00AC2ADB">
          <w:rPr>
            <w:rStyle w:val="Hyperlink"/>
            <w:noProof/>
          </w:rPr>
          <w:delText>1.5</w:delText>
        </w:r>
        <w:r w:rsidR="00372B98" w:rsidRPr="00372B98">
          <w:rPr>
            <w:rFonts w:eastAsiaTheme="minorEastAsia"/>
            <w:noProof/>
            <w:sz w:val="22"/>
            <w:szCs w:val="22"/>
            <w:rPrChange w:id="228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Research Methodology</w:delText>
        </w:r>
        <w:r w:rsidRPr="00AC2ADB" w:rsidDel="00AC2ADB">
          <w:rPr>
            <w:noProof/>
            <w:webHidden/>
          </w:rPr>
          <w:tab/>
          <w:delText>1-4</w:delText>
        </w:r>
      </w:del>
    </w:p>
    <w:p w:rsidR="006E6440" w:rsidRPr="00AC2ADB" w:rsidDel="00AC2ADB" w:rsidRDefault="006E6440">
      <w:pPr>
        <w:pStyle w:val="TOC3"/>
        <w:tabs>
          <w:tab w:val="left" w:pos="1320"/>
          <w:tab w:val="right" w:leader="dot" w:pos="9350"/>
        </w:tabs>
        <w:rPr>
          <w:del w:id="2288" w:author="Vilson Lu" w:date="2014-08-22T06:40:00Z"/>
          <w:rFonts w:eastAsiaTheme="minorEastAsia"/>
          <w:noProof/>
          <w:sz w:val="22"/>
          <w:szCs w:val="22"/>
          <w:rPrChange w:id="2289" w:author="Vilson Lu" w:date="2014-08-22T06:41:00Z">
            <w:rPr>
              <w:del w:id="2290" w:author="Vilson Lu" w:date="2014-08-22T06:40:00Z"/>
              <w:rFonts w:asciiTheme="minorHAnsi" w:eastAsiaTheme="minorEastAsia" w:hAnsiTheme="minorHAnsi" w:cstheme="minorBidi"/>
              <w:noProof/>
              <w:sz w:val="22"/>
              <w:szCs w:val="22"/>
            </w:rPr>
          </w:rPrChange>
        </w:rPr>
      </w:pPr>
      <w:del w:id="2291" w:author="Vilson Lu" w:date="2014-08-22T06:40:00Z">
        <w:r w:rsidRPr="00AC2ADB" w:rsidDel="00AC2ADB">
          <w:rPr>
            <w:rStyle w:val="Hyperlink"/>
            <w:noProof/>
          </w:rPr>
          <w:delText>1.5.1</w:delText>
        </w:r>
        <w:r w:rsidR="00372B98" w:rsidRPr="00372B98">
          <w:rPr>
            <w:rFonts w:eastAsiaTheme="minorEastAsia"/>
            <w:noProof/>
            <w:sz w:val="22"/>
            <w:szCs w:val="22"/>
            <w:rPrChange w:id="229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Investigation and Research Analysis</w:delText>
        </w:r>
        <w:r w:rsidRPr="00AC2ADB" w:rsidDel="00AC2ADB">
          <w:rPr>
            <w:noProof/>
            <w:webHidden/>
          </w:rPr>
          <w:tab/>
          <w:delText>1-5</w:delText>
        </w:r>
      </w:del>
    </w:p>
    <w:p w:rsidR="006E6440" w:rsidRPr="00AC2ADB" w:rsidDel="00AC2ADB" w:rsidRDefault="006E6440">
      <w:pPr>
        <w:pStyle w:val="TOC3"/>
        <w:tabs>
          <w:tab w:val="left" w:pos="1320"/>
          <w:tab w:val="right" w:leader="dot" w:pos="9350"/>
        </w:tabs>
        <w:rPr>
          <w:del w:id="2293" w:author="Vilson Lu" w:date="2014-08-22T06:40:00Z"/>
          <w:rFonts w:eastAsiaTheme="minorEastAsia"/>
          <w:noProof/>
          <w:sz w:val="22"/>
          <w:szCs w:val="22"/>
          <w:rPrChange w:id="2294" w:author="Vilson Lu" w:date="2014-08-22T06:41:00Z">
            <w:rPr>
              <w:del w:id="2295" w:author="Vilson Lu" w:date="2014-08-22T06:40:00Z"/>
              <w:rFonts w:asciiTheme="minorHAnsi" w:eastAsiaTheme="minorEastAsia" w:hAnsiTheme="minorHAnsi" w:cstheme="minorBidi"/>
              <w:noProof/>
              <w:sz w:val="22"/>
              <w:szCs w:val="22"/>
            </w:rPr>
          </w:rPrChange>
        </w:rPr>
      </w:pPr>
      <w:del w:id="2296" w:author="Vilson Lu" w:date="2014-08-22T06:40:00Z">
        <w:r w:rsidRPr="00AC2ADB" w:rsidDel="00AC2ADB">
          <w:rPr>
            <w:rStyle w:val="Hyperlink"/>
            <w:noProof/>
          </w:rPr>
          <w:delText>1.5.2</w:delText>
        </w:r>
        <w:r w:rsidR="00372B98" w:rsidRPr="00372B98">
          <w:rPr>
            <w:rFonts w:eastAsiaTheme="minorEastAsia"/>
            <w:noProof/>
            <w:sz w:val="22"/>
            <w:szCs w:val="22"/>
            <w:rPrChange w:id="229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Design</w:delText>
        </w:r>
        <w:r w:rsidRPr="00AC2ADB" w:rsidDel="00AC2ADB">
          <w:rPr>
            <w:noProof/>
            <w:webHidden/>
          </w:rPr>
          <w:tab/>
          <w:delText>1-5</w:delText>
        </w:r>
      </w:del>
    </w:p>
    <w:p w:rsidR="006E6440" w:rsidRPr="00AC2ADB" w:rsidDel="00AC2ADB" w:rsidRDefault="006E6440">
      <w:pPr>
        <w:pStyle w:val="TOC3"/>
        <w:tabs>
          <w:tab w:val="left" w:pos="1320"/>
          <w:tab w:val="right" w:leader="dot" w:pos="9350"/>
        </w:tabs>
        <w:rPr>
          <w:del w:id="2298" w:author="Vilson Lu" w:date="2014-08-22T06:40:00Z"/>
          <w:rFonts w:eastAsiaTheme="minorEastAsia"/>
          <w:noProof/>
          <w:sz w:val="22"/>
          <w:szCs w:val="22"/>
          <w:rPrChange w:id="2299" w:author="Vilson Lu" w:date="2014-08-22T06:41:00Z">
            <w:rPr>
              <w:del w:id="2300" w:author="Vilson Lu" w:date="2014-08-22T06:40:00Z"/>
              <w:rFonts w:asciiTheme="minorHAnsi" w:eastAsiaTheme="minorEastAsia" w:hAnsiTheme="minorHAnsi" w:cstheme="minorBidi"/>
              <w:noProof/>
              <w:sz w:val="22"/>
              <w:szCs w:val="22"/>
            </w:rPr>
          </w:rPrChange>
        </w:rPr>
      </w:pPr>
      <w:del w:id="2301" w:author="Vilson Lu" w:date="2014-08-22T06:40:00Z">
        <w:r w:rsidRPr="00AC2ADB" w:rsidDel="00AC2ADB">
          <w:rPr>
            <w:rStyle w:val="Hyperlink"/>
            <w:noProof/>
          </w:rPr>
          <w:delText>1.5.3</w:delText>
        </w:r>
        <w:r w:rsidR="00372B98" w:rsidRPr="00372B98">
          <w:rPr>
            <w:rFonts w:eastAsiaTheme="minorEastAsia"/>
            <w:noProof/>
            <w:sz w:val="22"/>
            <w:szCs w:val="22"/>
            <w:rPrChange w:id="230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Sprints</w:delText>
        </w:r>
        <w:r w:rsidRPr="00AC2ADB" w:rsidDel="00AC2ADB">
          <w:rPr>
            <w:noProof/>
            <w:webHidden/>
          </w:rPr>
          <w:tab/>
          <w:delText>1-5</w:delText>
        </w:r>
      </w:del>
    </w:p>
    <w:p w:rsidR="006E6440" w:rsidRPr="00AC2ADB" w:rsidDel="00AC2ADB" w:rsidRDefault="006E6440">
      <w:pPr>
        <w:pStyle w:val="TOC3"/>
        <w:tabs>
          <w:tab w:val="left" w:pos="1320"/>
          <w:tab w:val="right" w:leader="dot" w:pos="9350"/>
        </w:tabs>
        <w:rPr>
          <w:del w:id="2303" w:author="Vilson Lu" w:date="2014-08-22T06:40:00Z"/>
          <w:rFonts w:eastAsiaTheme="minorEastAsia"/>
          <w:noProof/>
          <w:sz w:val="22"/>
          <w:szCs w:val="22"/>
          <w:rPrChange w:id="2304" w:author="Vilson Lu" w:date="2014-08-22T06:41:00Z">
            <w:rPr>
              <w:del w:id="2305" w:author="Vilson Lu" w:date="2014-08-22T06:40:00Z"/>
              <w:rFonts w:asciiTheme="minorHAnsi" w:eastAsiaTheme="minorEastAsia" w:hAnsiTheme="minorHAnsi" w:cstheme="minorBidi"/>
              <w:noProof/>
              <w:sz w:val="22"/>
              <w:szCs w:val="22"/>
            </w:rPr>
          </w:rPrChange>
        </w:rPr>
      </w:pPr>
      <w:del w:id="2306" w:author="Vilson Lu" w:date="2014-08-22T06:40:00Z">
        <w:r w:rsidRPr="00AC2ADB" w:rsidDel="00AC2ADB">
          <w:rPr>
            <w:rStyle w:val="Hyperlink"/>
            <w:noProof/>
          </w:rPr>
          <w:delText>1.5.4</w:delText>
        </w:r>
        <w:r w:rsidR="00372B98" w:rsidRPr="00372B98">
          <w:rPr>
            <w:rFonts w:eastAsiaTheme="minorEastAsia"/>
            <w:noProof/>
            <w:sz w:val="22"/>
            <w:szCs w:val="22"/>
            <w:rPrChange w:id="230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Sprint Planning Meetings</w:delText>
        </w:r>
        <w:r w:rsidRPr="00AC2ADB" w:rsidDel="00AC2ADB">
          <w:rPr>
            <w:noProof/>
            <w:webHidden/>
          </w:rPr>
          <w:tab/>
          <w:delText>1-5</w:delText>
        </w:r>
      </w:del>
    </w:p>
    <w:p w:rsidR="006E6440" w:rsidRPr="00AC2ADB" w:rsidDel="00AC2ADB" w:rsidRDefault="006E6440">
      <w:pPr>
        <w:pStyle w:val="TOC3"/>
        <w:tabs>
          <w:tab w:val="left" w:pos="1320"/>
          <w:tab w:val="right" w:leader="dot" w:pos="9350"/>
        </w:tabs>
        <w:rPr>
          <w:del w:id="2308" w:author="Vilson Lu" w:date="2014-08-22T06:40:00Z"/>
          <w:rFonts w:eastAsiaTheme="minorEastAsia"/>
          <w:noProof/>
          <w:sz w:val="22"/>
          <w:szCs w:val="22"/>
          <w:rPrChange w:id="2309" w:author="Vilson Lu" w:date="2014-08-22T06:41:00Z">
            <w:rPr>
              <w:del w:id="2310" w:author="Vilson Lu" w:date="2014-08-22T06:40:00Z"/>
              <w:rFonts w:asciiTheme="minorHAnsi" w:eastAsiaTheme="minorEastAsia" w:hAnsiTheme="minorHAnsi" w:cstheme="minorBidi"/>
              <w:noProof/>
              <w:sz w:val="22"/>
              <w:szCs w:val="22"/>
            </w:rPr>
          </w:rPrChange>
        </w:rPr>
      </w:pPr>
      <w:del w:id="2311" w:author="Vilson Lu" w:date="2014-08-22T06:40:00Z">
        <w:r w:rsidRPr="00AC2ADB" w:rsidDel="00AC2ADB">
          <w:rPr>
            <w:rStyle w:val="Hyperlink"/>
            <w:noProof/>
          </w:rPr>
          <w:delText>1.5.5</w:delText>
        </w:r>
        <w:r w:rsidR="00372B98" w:rsidRPr="00372B98">
          <w:rPr>
            <w:rFonts w:eastAsiaTheme="minorEastAsia"/>
            <w:noProof/>
            <w:sz w:val="22"/>
            <w:szCs w:val="22"/>
            <w:rPrChange w:id="231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Scrum Meetings</w:delText>
        </w:r>
        <w:r w:rsidRPr="00AC2ADB" w:rsidDel="00AC2ADB">
          <w:rPr>
            <w:noProof/>
            <w:webHidden/>
          </w:rPr>
          <w:tab/>
          <w:delText>1-5</w:delText>
        </w:r>
      </w:del>
    </w:p>
    <w:p w:rsidR="006E6440" w:rsidRPr="00AC2ADB" w:rsidDel="00AC2ADB" w:rsidRDefault="006E6440">
      <w:pPr>
        <w:pStyle w:val="TOC3"/>
        <w:tabs>
          <w:tab w:val="left" w:pos="1320"/>
          <w:tab w:val="right" w:leader="dot" w:pos="9350"/>
        </w:tabs>
        <w:rPr>
          <w:del w:id="2313" w:author="Vilson Lu" w:date="2014-08-22T06:40:00Z"/>
          <w:rFonts w:eastAsiaTheme="minorEastAsia"/>
          <w:noProof/>
          <w:sz w:val="22"/>
          <w:szCs w:val="22"/>
          <w:rPrChange w:id="2314" w:author="Vilson Lu" w:date="2014-08-22T06:41:00Z">
            <w:rPr>
              <w:del w:id="2315" w:author="Vilson Lu" w:date="2014-08-22T06:40:00Z"/>
              <w:rFonts w:asciiTheme="minorHAnsi" w:eastAsiaTheme="minorEastAsia" w:hAnsiTheme="minorHAnsi" w:cstheme="minorBidi"/>
              <w:noProof/>
              <w:sz w:val="22"/>
              <w:szCs w:val="22"/>
            </w:rPr>
          </w:rPrChange>
        </w:rPr>
      </w:pPr>
      <w:del w:id="2316" w:author="Vilson Lu" w:date="2014-08-22T06:40:00Z">
        <w:r w:rsidRPr="00AC2ADB" w:rsidDel="00AC2ADB">
          <w:rPr>
            <w:rStyle w:val="Hyperlink"/>
            <w:noProof/>
          </w:rPr>
          <w:delText>1.5.6</w:delText>
        </w:r>
        <w:r w:rsidR="00372B98" w:rsidRPr="00372B98">
          <w:rPr>
            <w:rFonts w:eastAsiaTheme="minorEastAsia"/>
            <w:noProof/>
            <w:sz w:val="22"/>
            <w:szCs w:val="22"/>
            <w:rPrChange w:id="231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Development</w:delText>
        </w:r>
        <w:r w:rsidRPr="00AC2ADB" w:rsidDel="00AC2ADB">
          <w:rPr>
            <w:noProof/>
            <w:webHidden/>
          </w:rPr>
          <w:tab/>
          <w:delText>1-5</w:delText>
        </w:r>
      </w:del>
    </w:p>
    <w:p w:rsidR="006E6440" w:rsidRPr="00AC2ADB" w:rsidDel="00AC2ADB" w:rsidRDefault="006E6440">
      <w:pPr>
        <w:pStyle w:val="TOC3"/>
        <w:tabs>
          <w:tab w:val="left" w:pos="1320"/>
          <w:tab w:val="right" w:leader="dot" w:pos="9350"/>
        </w:tabs>
        <w:rPr>
          <w:del w:id="2318" w:author="Vilson Lu" w:date="2014-08-22T06:40:00Z"/>
          <w:rFonts w:eastAsiaTheme="minorEastAsia"/>
          <w:noProof/>
          <w:sz w:val="22"/>
          <w:szCs w:val="22"/>
          <w:rPrChange w:id="2319" w:author="Vilson Lu" w:date="2014-08-22T06:41:00Z">
            <w:rPr>
              <w:del w:id="2320" w:author="Vilson Lu" w:date="2014-08-22T06:40:00Z"/>
              <w:rFonts w:asciiTheme="minorHAnsi" w:eastAsiaTheme="minorEastAsia" w:hAnsiTheme="minorHAnsi" w:cstheme="minorBidi"/>
              <w:noProof/>
              <w:sz w:val="22"/>
              <w:szCs w:val="22"/>
            </w:rPr>
          </w:rPrChange>
        </w:rPr>
      </w:pPr>
      <w:del w:id="2321" w:author="Vilson Lu" w:date="2014-08-22T06:40:00Z">
        <w:r w:rsidRPr="00AC2ADB" w:rsidDel="00AC2ADB">
          <w:rPr>
            <w:rStyle w:val="Hyperlink"/>
            <w:noProof/>
          </w:rPr>
          <w:delText>1.5.7</w:delText>
        </w:r>
        <w:r w:rsidR="00372B98" w:rsidRPr="00372B98">
          <w:rPr>
            <w:rFonts w:eastAsiaTheme="minorEastAsia"/>
            <w:noProof/>
            <w:sz w:val="22"/>
            <w:szCs w:val="22"/>
            <w:rPrChange w:id="232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Integration and Testing</w:delText>
        </w:r>
        <w:r w:rsidRPr="00AC2ADB" w:rsidDel="00AC2ADB">
          <w:rPr>
            <w:noProof/>
            <w:webHidden/>
          </w:rPr>
          <w:tab/>
          <w:delText>1-6</w:delText>
        </w:r>
      </w:del>
    </w:p>
    <w:p w:rsidR="006E6440" w:rsidRPr="00AC2ADB" w:rsidDel="00AC2ADB" w:rsidRDefault="006E6440">
      <w:pPr>
        <w:pStyle w:val="TOC3"/>
        <w:tabs>
          <w:tab w:val="left" w:pos="1320"/>
          <w:tab w:val="right" w:leader="dot" w:pos="9350"/>
        </w:tabs>
        <w:rPr>
          <w:del w:id="2323" w:author="Vilson Lu" w:date="2014-08-22T06:40:00Z"/>
          <w:rFonts w:eastAsiaTheme="minorEastAsia"/>
          <w:noProof/>
          <w:sz w:val="22"/>
          <w:szCs w:val="22"/>
          <w:rPrChange w:id="2324" w:author="Vilson Lu" w:date="2014-08-22T06:41:00Z">
            <w:rPr>
              <w:del w:id="2325" w:author="Vilson Lu" w:date="2014-08-22T06:40:00Z"/>
              <w:rFonts w:asciiTheme="minorHAnsi" w:eastAsiaTheme="minorEastAsia" w:hAnsiTheme="minorHAnsi" w:cstheme="minorBidi"/>
              <w:noProof/>
              <w:sz w:val="22"/>
              <w:szCs w:val="22"/>
            </w:rPr>
          </w:rPrChange>
        </w:rPr>
      </w:pPr>
      <w:del w:id="2326" w:author="Vilson Lu" w:date="2014-08-22T06:40:00Z">
        <w:r w:rsidRPr="00AC2ADB" w:rsidDel="00AC2ADB">
          <w:rPr>
            <w:rStyle w:val="Hyperlink"/>
            <w:noProof/>
          </w:rPr>
          <w:delText>1.5.8</w:delText>
        </w:r>
        <w:r w:rsidR="00372B98" w:rsidRPr="00372B98">
          <w:rPr>
            <w:rFonts w:eastAsiaTheme="minorEastAsia"/>
            <w:noProof/>
            <w:sz w:val="22"/>
            <w:szCs w:val="22"/>
            <w:rPrChange w:id="232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Evaluation</w:delText>
        </w:r>
        <w:r w:rsidRPr="00AC2ADB" w:rsidDel="00AC2ADB">
          <w:rPr>
            <w:noProof/>
            <w:webHidden/>
          </w:rPr>
          <w:tab/>
          <w:delText>1-6</w:delText>
        </w:r>
      </w:del>
    </w:p>
    <w:p w:rsidR="006E6440" w:rsidRPr="00AC2ADB" w:rsidDel="00AC2ADB" w:rsidRDefault="006E6440">
      <w:pPr>
        <w:pStyle w:val="TOC3"/>
        <w:tabs>
          <w:tab w:val="left" w:pos="1320"/>
          <w:tab w:val="right" w:leader="dot" w:pos="9350"/>
        </w:tabs>
        <w:rPr>
          <w:del w:id="2328" w:author="Vilson Lu" w:date="2014-08-22T06:40:00Z"/>
          <w:rFonts w:eastAsiaTheme="minorEastAsia"/>
          <w:noProof/>
          <w:sz w:val="22"/>
          <w:szCs w:val="22"/>
          <w:rPrChange w:id="2329" w:author="Vilson Lu" w:date="2014-08-22T06:41:00Z">
            <w:rPr>
              <w:del w:id="2330" w:author="Vilson Lu" w:date="2014-08-22T06:40:00Z"/>
              <w:rFonts w:asciiTheme="minorHAnsi" w:eastAsiaTheme="minorEastAsia" w:hAnsiTheme="minorHAnsi" w:cstheme="minorBidi"/>
              <w:noProof/>
              <w:sz w:val="22"/>
              <w:szCs w:val="22"/>
            </w:rPr>
          </w:rPrChange>
        </w:rPr>
      </w:pPr>
      <w:del w:id="2331" w:author="Vilson Lu" w:date="2014-08-22T06:40:00Z">
        <w:r w:rsidRPr="00AC2ADB" w:rsidDel="00AC2ADB">
          <w:rPr>
            <w:rStyle w:val="Hyperlink"/>
            <w:noProof/>
          </w:rPr>
          <w:delText>1.5.9</w:delText>
        </w:r>
        <w:r w:rsidR="00372B98" w:rsidRPr="00372B98">
          <w:rPr>
            <w:rFonts w:eastAsiaTheme="minorEastAsia"/>
            <w:noProof/>
            <w:sz w:val="22"/>
            <w:szCs w:val="22"/>
            <w:rPrChange w:id="233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Documentation</w:delText>
        </w:r>
        <w:r w:rsidRPr="00AC2ADB" w:rsidDel="00AC2ADB">
          <w:rPr>
            <w:noProof/>
            <w:webHidden/>
          </w:rPr>
          <w:tab/>
          <w:delText>1-6</w:delText>
        </w:r>
      </w:del>
    </w:p>
    <w:p w:rsidR="006E6440" w:rsidRPr="00AC2ADB" w:rsidDel="00AC2ADB" w:rsidRDefault="006E6440">
      <w:pPr>
        <w:pStyle w:val="TOC3"/>
        <w:tabs>
          <w:tab w:val="left" w:pos="1540"/>
          <w:tab w:val="right" w:leader="dot" w:pos="9350"/>
        </w:tabs>
        <w:rPr>
          <w:del w:id="2333" w:author="Vilson Lu" w:date="2014-08-22T06:40:00Z"/>
          <w:rFonts w:eastAsiaTheme="minorEastAsia"/>
          <w:noProof/>
          <w:sz w:val="22"/>
          <w:szCs w:val="22"/>
          <w:rPrChange w:id="2334" w:author="Vilson Lu" w:date="2014-08-22T06:41:00Z">
            <w:rPr>
              <w:del w:id="2335" w:author="Vilson Lu" w:date="2014-08-22T06:40:00Z"/>
              <w:rFonts w:asciiTheme="minorHAnsi" w:eastAsiaTheme="minorEastAsia" w:hAnsiTheme="minorHAnsi" w:cstheme="minorBidi"/>
              <w:noProof/>
              <w:sz w:val="22"/>
              <w:szCs w:val="22"/>
            </w:rPr>
          </w:rPrChange>
        </w:rPr>
      </w:pPr>
      <w:del w:id="2336" w:author="Vilson Lu" w:date="2014-08-22T06:40:00Z">
        <w:r w:rsidRPr="00AC2ADB" w:rsidDel="00AC2ADB">
          <w:rPr>
            <w:rStyle w:val="Hyperlink"/>
            <w:noProof/>
          </w:rPr>
          <w:delText>1.5.10</w:delText>
        </w:r>
        <w:r w:rsidR="00372B98" w:rsidRPr="00372B98">
          <w:rPr>
            <w:rFonts w:eastAsiaTheme="minorEastAsia"/>
            <w:noProof/>
            <w:sz w:val="22"/>
            <w:szCs w:val="22"/>
            <w:rPrChange w:id="233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Calendar of Activities</w:delText>
        </w:r>
        <w:r w:rsidRPr="00AC2ADB" w:rsidDel="00AC2ADB">
          <w:rPr>
            <w:noProof/>
            <w:webHidden/>
          </w:rPr>
          <w:tab/>
          <w:delText>1-7</w:delText>
        </w:r>
      </w:del>
    </w:p>
    <w:p w:rsidR="006E6440" w:rsidRPr="00AC2ADB" w:rsidDel="00AC2ADB" w:rsidRDefault="006E6440">
      <w:pPr>
        <w:pStyle w:val="TOC1"/>
        <w:tabs>
          <w:tab w:val="left" w:pos="660"/>
          <w:tab w:val="right" w:leader="dot" w:pos="9350"/>
        </w:tabs>
        <w:rPr>
          <w:del w:id="2338" w:author="Vilson Lu" w:date="2014-08-22T06:40:00Z"/>
          <w:rFonts w:eastAsiaTheme="minorEastAsia"/>
          <w:noProof/>
          <w:sz w:val="22"/>
          <w:szCs w:val="22"/>
          <w:rPrChange w:id="2339" w:author="Vilson Lu" w:date="2014-08-22T06:41:00Z">
            <w:rPr>
              <w:del w:id="2340" w:author="Vilson Lu" w:date="2014-08-22T06:40:00Z"/>
              <w:rFonts w:asciiTheme="minorHAnsi" w:eastAsiaTheme="minorEastAsia" w:hAnsiTheme="minorHAnsi" w:cstheme="minorBidi"/>
              <w:noProof/>
              <w:sz w:val="22"/>
              <w:szCs w:val="22"/>
            </w:rPr>
          </w:rPrChange>
        </w:rPr>
      </w:pPr>
      <w:del w:id="2341" w:author="Vilson Lu" w:date="2014-08-22T06:40:00Z">
        <w:r w:rsidRPr="00AC2ADB" w:rsidDel="00AC2ADB">
          <w:rPr>
            <w:rStyle w:val="Hyperlink"/>
            <w:noProof/>
          </w:rPr>
          <w:delText>2.0</w:delText>
        </w:r>
        <w:r w:rsidR="00372B98" w:rsidRPr="00372B98">
          <w:rPr>
            <w:rFonts w:eastAsiaTheme="minorEastAsia"/>
            <w:noProof/>
            <w:sz w:val="22"/>
            <w:szCs w:val="22"/>
            <w:rPrChange w:id="234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Review of Related Works</w:delText>
        </w:r>
        <w:r w:rsidRPr="00AC2ADB" w:rsidDel="00AC2ADB">
          <w:rPr>
            <w:noProof/>
            <w:webHidden/>
          </w:rPr>
          <w:tab/>
          <w:delText>2-1</w:delText>
        </w:r>
      </w:del>
    </w:p>
    <w:p w:rsidR="006E6440" w:rsidRPr="00AC2ADB" w:rsidDel="00AC2ADB" w:rsidRDefault="006E6440">
      <w:pPr>
        <w:pStyle w:val="TOC2"/>
        <w:tabs>
          <w:tab w:val="left" w:pos="880"/>
          <w:tab w:val="right" w:leader="dot" w:pos="9350"/>
        </w:tabs>
        <w:rPr>
          <w:del w:id="2343" w:author="Vilson Lu" w:date="2014-08-22T06:40:00Z"/>
          <w:rFonts w:eastAsiaTheme="minorEastAsia"/>
          <w:noProof/>
          <w:sz w:val="22"/>
          <w:szCs w:val="22"/>
          <w:rPrChange w:id="2344" w:author="Vilson Lu" w:date="2014-08-22T06:41:00Z">
            <w:rPr>
              <w:del w:id="2345" w:author="Vilson Lu" w:date="2014-08-22T06:40:00Z"/>
              <w:rFonts w:asciiTheme="minorHAnsi" w:eastAsiaTheme="minorEastAsia" w:hAnsiTheme="minorHAnsi" w:cstheme="minorBidi"/>
              <w:noProof/>
              <w:sz w:val="22"/>
              <w:szCs w:val="22"/>
            </w:rPr>
          </w:rPrChange>
        </w:rPr>
      </w:pPr>
      <w:del w:id="2346" w:author="Vilson Lu" w:date="2014-08-22T06:40:00Z">
        <w:r w:rsidRPr="00AC2ADB" w:rsidDel="00AC2ADB">
          <w:rPr>
            <w:rStyle w:val="Hyperlink"/>
            <w:noProof/>
          </w:rPr>
          <w:delText>2.1</w:delText>
        </w:r>
        <w:r w:rsidR="00372B98" w:rsidRPr="00372B98">
          <w:rPr>
            <w:rFonts w:eastAsiaTheme="minorEastAsia"/>
            <w:noProof/>
            <w:sz w:val="22"/>
            <w:szCs w:val="22"/>
            <w:rPrChange w:id="234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Machine Learning-Based Information Extraction Systems</w:delText>
        </w:r>
        <w:r w:rsidRPr="00AC2ADB" w:rsidDel="00AC2ADB">
          <w:rPr>
            <w:noProof/>
            <w:webHidden/>
          </w:rPr>
          <w:tab/>
          <w:delText>2-1</w:delText>
        </w:r>
      </w:del>
    </w:p>
    <w:p w:rsidR="006E6440" w:rsidRPr="00AC2ADB" w:rsidDel="00AC2ADB" w:rsidRDefault="006E6440">
      <w:pPr>
        <w:pStyle w:val="TOC2"/>
        <w:tabs>
          <w:tab w:val="left" w:pos="880"/>
          <w:tab w:val="right" w:leader="dot" w:pos="9350"/>
        </w:tabs>
        <w:rPr>
          <w:del w:id="2348" w:author="Vilson Lu" w:date="2014-08-22T06:40:00Z"/>
          <w:rFonts w:eastAsiaTheme="minorEastAsia"/>
          <w:noProof/>
          <w:sz w:val="22"/>
          <w:szCs w:val="22"/>
          <w:rPrChange w:id="2349" w:author="Vilson Lu" w:date="2014-08-22T06:41:00Z">
            <w:rPr>
              <w:del w:id="2350" w:author="Vilson Lu" w:date="2014-08-22T06:40:00Z"/>
              <w:rFonts w:asciiTheme="minorHAnsi" w:eastAsiaTheme="minorEastAsia" w:hAnsiTheme="minorHAnsi" w:cstheme="minorBidi"/>
              <w:noProof/>
              <w:sz w:val="22"/>
              <w:szCs w:val="22"/>
            </w:rPr>
          </w:rPrChange>
        </w:rPr>
      </w:pPr>
      <w:del w:id="2351" w:author="Vilson Lu" w:date="2014-08-22T06:40:00Z">
        <w:r w:rsidRPr="00AC2ADB" w:rsidDel="00AC2ADB">
          <w:rPr>
            <w:rStyle w:val="Hyperlink"/>
            <w:noProof/>
          </w:rPr>
          <w:delText>2.2</w:delText>
        </w:r>
        <w:r w:rsidR="00372B98" w:rsidRPr="00372B98">
          <w:rPr>
            <w:rFonts w:eastAsiaTheme="minorEastAsia"/>
            <w:noProof/>
            <w:sz w:val="22"/>
            <w:szCs w:val="22"/>
            <w:rPrChange w:id="235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Rule-Based Information Extraction Systems</w:delText>
        </w:r>
        <w:r w:rsidRPr="00AC2ADB" w:rsidDel="00AC2ADB">
          <w:rPr>
            <w:noProof/>
            <w:webHidden/>
          </w:rPr>
          <w:tab/>
          <w:delText>2-2</w:delText>
        </w:r>
      </w:del>
    </w:p>
    <w:p w:rsidR="006E6440" w:rsidRPr="00AC2ADB" w:rsidDel="00AC2ADB" w:rsidRDefault="006E6440">
      <w:pPr>
        <w:pStyle w:val="TOC2"/>
        <w:tabs>
          <w:tab w:val="left" w:pos="880"/>
          <w:tab w:val="right" w:leader="dot" w:pos="9350"/>
        </w:tabs>
        <w:rPr>
          <w:del w:id="2353" w:author="Vilson Lu" w:date="2014-08-22T06:40:00Z"/>
          <w:rFonts w:eastAsiaTheme="minorEastAsia"/>
          <w:noProof/>
          <w:sz w:val="22"/>
          <w:szCs w:val="22"/>
          <w:rPrChange w:id="2354" w:author="Vilson Lu" w:date="2014-08-22T06:41:00Z">
            <w:rPr>
              <w:del w:id="2355" w:author="Vilson Lu" w:date="2014-08-22T06:40:00Z"/>
              <w:rFonts w:asciiTheme="minorHAnsi" w:eastAsiaTheme="minorEastAsia" w:hAnsiTheme="minorHAnsi" w:cstheme="minorBidi"/>
              <w:noProof/>
              <w:sz w:val="22"/>
              <w:szCs w:val="22"/>
            </w:rPr>
          </w:rPrChange>
        </w:rPr>
      </w:pPr>
      <w:del w:id="2356" w:author="Vilson Lu" w:date="2014-08-22T06:40:00Z">
        <w:r w:rsidRPr="00AC2ADB" w:rsidDel="00AC2ADB">
          <w:rPr>
            <w:rStyle w:val="Hyperlink"/>
            <w:noProof/>
          </w:rPr>
          <w:delText>2.3</w:delText>
        </w:r>
        <w:r w:rsidR="00372B98" w:rsidRPr="00372B98">
          <w:rPr>
            <w:rFonts w:eastAsiaTheme="minorEastAsia"/>
            <w:noProof/>
            <w:sz w:val="22"/>
            <w:szCs w:val="22"/>
            <w:rPrChange w:id="235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Other Information Extraction Systems</w:delText>
        </w:r>
        <w:r w:rsidRPr="00AC2ADB" w:rsidDel="00AC2ADB">
          <w:rPr>
            <w:noProof/>
            <w:webHidden/>
          </w:rPr>
          <w:tab/>
          <w:delText>2-4</w:delText>
        </w:r>
      </w:del>
    </w:p>
    <w:p w:rsidR="006E6440" w:rsidRPr="00AC2ADB" w:rsidDel="00AC2ADB" w:rsidRDefault="006E6440">
      <w:pPr>
        <w:pStyle w:val="TOC2"/>
        <w:tabs>
          <w:tab w:val="left" w:pos="880"/>
          <w:tab w:val="right" w:leader="dot" w:pos="9350"/>
        </w:tabs>
        <w:rPr>
          <w:del w:id="2358" w:author="Vilson Lu" w:date="2014-08-22T06:40:00Z"/>
          <w:rFonts w:eastAsiaTheme="minorEastAsia"/>
          <w:noProof/>
          <w:sz w:val="22"/>
          <w:szCs w:val="22"/>
          <w:rPrChange w:id="2359" w:author="Vilson Lu" w:date="2014-08-22T06:41:00Z">
            <w:rPr>
              <w:del w:id="2360" w:author="Vilson Lu" w:date="2014-08-22T06:40:00Z"/>
              <w:rFonts w:asciiTheme="minorHAnsi" w:eastAsiaTheme="minorEastAsia" w:hAnsiTheme="minorHAnsi" w:cstheme="minorBidi"/>
              <w:noProof/>
              <w:sz w:val="22"/>
              <w:szCs w:val="22"/>
            </w:rPr>
          </w:rPrChange>
        </w:rPr>
      </w:pPr>
      <w:del w:id="2361" w:author="Vilson Lu" w:date="2014-08-22T06:40:00Z">
        <w:r w:rsidRPr="00AC2ADB" w:rsidDel="00AC2ADB">
          <w:rPr>
            <w:rStyle w:val="Hyperlink"/>
            <w:noProof/>
          </w:rPr>
          <w:delText>2.4</w:delText>
        </w:r>
        <w:r w:rsidR="00372B98" w:rsidRPr="00372B98">
          <w:rPr>
            <w:rFonts w:eastAsiaTheme="minorEastAsia"/>
            <w:noProof/>
            <w:sz w:val="22"/>
            <w:szCs w:val="22"/>
            <w:rPrChange w:id="236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 and Disaster</w:delText>
        </w:r>
        <w:r w:rsidRPr="00AC2ADB" w:rsidDel="00AC2ADB">
          <w:rPr>
            <w:noProof/>
            <w:webHidden/>
          </w:rPr>
          <w:tab/>
          <w:delText>2-7</w:delText>
        </w:r>
      </w:del>
    </w:p>
    <w:p w:rsidR="006E6440" w:rsidRPr="00AC2ADB" w:rsidDel="00AC2ADB" w:rsidRDefault="006E6440">
      <w:pPr>
        <w:pStyle w:val="TOC1"/>
        <w:tabs>
          <w:tab w:val="left" w:pos="660"/>
          <w:tab w:val="right" w:leader="dot" w:pos="9350"/>
        </w:tabs>
        <w:rPr>
          <w:del w:id="2363" w:author="Vilson Lu" w:date="2014-08-22T06:40:00Z"/>
          <w:rFonts w:eastAsiaTheme="minorEastAsia"/>
          <w:noProof/>
          <w:sz w:val="22"/>
          <w:szCs w:val="22"/>
          <w:rPrChange w:id="2364" w:author="Vilson Lu" w:date="2014-08-22T06:41:00Z">
            <w:rPr>
              <w:del w:id="2365" w:author="Vilson Lu" w:date="2014-08-22T06:40:00Z"/>
              <w:rFonts w:asciiTheme="minorHAnsi" w:eastAsiaTheme="minorEastAsia" w:hAnsiTheme="minorHAnsi" w:cstheme="minorBidi"/>
              <w:noProof/>
              <w:sz w:val="22"/>
              <w:szCs w:val="22"/>
            </w:rPr>
          </w:rPrChange>
        </w:rPr>
      </w:pPr>
      <w:del w:id="2366" w:author="Vilson Lu" w:date="2014-08-22T06:40:00Z">
        <w:r w:rsidRPr="00AC2ADB" w:rsidDel="00AC2ADB">
          <w:rPr>
            <w:rStyle w:val="Hyperlink"/>
            <w:noProof/>
          </w:rPr>
          <w:delText>3.0</w:delText>
        </w:r>
        <w:r w:rsidR="00372B98" w:rsidRPr="00372B98">
          <w:rPr>
            <w:rFonts w:eastAsiaTheme="minorEastAsia"/>
            <w:noProof/>
            <w:sz w:val="22"/>
            <w:szCs w:val="22"/>
            <w:rPrChange w:id="236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Theoretical Framework</w:delText>
        </w:r>
        <w:r w:rsidRPr="00AC2ADB" w:rsidDel="00AC2ADB">
          <w:rPr>
            <w:noProof/>
            <w:webHidden/>
          </w:rPr>
          <w:tab/>
          <w:delText>3-1</w:delText>
        </w:r>
      </w:del>
    </w:p>
    <w:p w:rsidR="006E6440" w:rsidRPr="00AC2ADB" w:rsidDel="00AC2ADB" w:rsidRDefault="006E6440">
      <w:pPr>
        <w:pStyle w:val="TOC2"/>
        <w:tabs>
          <w:tab w:val="left" w:pos="880"/>
          <w:tab w:val="right" w:leader="dot" w:pos="9350"/>
        </w:tabs>
        <w:rPr>
          <w:del w:id="2368" w:author="Vilson Lu" w:date="2014-08-22T06:40:00Z"/>
          <w:rFonts w:eastAsiaTheme="minorEastAsia"/>
          <w:noProof/>
          <w:sz w:val="22"/>
          <w:szCs w:val="22"/>
          <w:rPrChange w:id="2369" w:author="Vilson Lu" w:date="2014-08-22T06:41:00Z">
            <w:rPr>
              <w:del w:id="2370" w:author="Vilson Lu" w:date="2014-08-22T06:40:00Z"/>
              <w:rFonts w:asciiTheme="minorHAnsi" w:eastAsiaTheme="minorEastAsia" w:hAnsiTheme="minorHAnsi" w:cstheme="minorBidi"/>
              <w:noProof/>
              <w:sz w:val="22"/>
              <w:szCs w:val="22"/>
            </w:rPr>
          </w:rPrChange>
        </w:rPr>
      </w:pPr>
      <w:del w:id="2371" w:author="Vilson Lu" w:date="2014-08-22T06:40:00Z">
        <w:r w:rsidRPr="00AC2ADB" w:rsidDel="00AC2ADB">
          <w:rPr>
            <w:rStyle w:val="Hyperlink"/>
            <w:noProof/>
          </w:rPr>
          <w:delText>3.1</w:delText>
        </w:r>
        <w:r w:rsidR="00372B98" w:rsidRPr="00372B98">
          <w:rPr>
            <w:rFonts w:eastAsiaTheme="minorEastAsia"/>
            <w:noProof/>
            <w:sz w:val="22"/>
            <w:szCs w:val="22"/>
            <w:rPrChange w:id="237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w:delText>
        </w:r>
        <w:r w:rsidRPr="00AC2ADB" w:rsidDel="00AC2ADB">
          <w:rPr>
            <w:noProof/>
            <w:webHidden/>
          </w:rPr>
          <w:tab/>
          <w:delText>3-1</w:delText>
        </w:r>
      </w:del>
    </w:p>
    <w:p w:rsidR="006E6440" w:rsidRPr="00AC2ADB" w:rsidDel="00AC2ADB" w:rsidRDefault="006E6440">
      <w:pPr>
        <w:pStyle w:val="TOC3"/>
        <w:tabs>
          <w:tab w:val="left" w:pos="1320"/>
          <w:tab w:val="right" w:leader="dot" w:pos="9350"/>
        </w:tabs>
        <w:rPr>
          <w:del w:id="2373" w:author="Vilson Lu" w:date="2014-08-22T06:40:00Z"/>
          <w:rFonts w:eastAsiaTheme="minorEastAsia"/>
          <w:noProof/>
          <w:sz w:val="22"/>
          <w:szCs w:val="22"/>
          <w:rPrChange w:id="2374" w:author="Vilson Lu" w:date="2014-08-22T06:41:00Z">
            <w:rPr>
              <w:del w:id="2375" w:author="Vilson Lu" w:date="2014-08-22T06:40:00Z"/>
              <w:rFonts w:asciiTheme="minorHAnsi" w:eastAsiaTheme="minorEastAsia" w:hAnsiTheme="minorHAnsi" w:cstheme="minorBidi"/>
              <w:noProof/>
              <w:sz w:val="22"/>
              <w:szCs w:val="22"/>
            </w:rPr>
          </w:rPrChange>
        </w:rPr>
      </w:pPr>
      <w:del w:id="2376" w:author="Vilson Lu" w:date="2014-08-22T06:40:00Z">
        <w:r w:rsidRPr="00AC2ADB" w:rsidDel="00AC2ADB">
          <w:rPr>
            <w:rStyle w:val="Hyperlink"/>
            <w:noProof/>
          </w:rPr>
          <w:delText>3.1.1</w:delText>
        </w:r>
        <w:r w:rsidR="00372B98" w:rsidRPr="00372B98">
          <w:rPr>
            <w:rFonts w:eastAsiaTheme="minorEastAsia"/>
            <w:noProof/>
            <w:sz w:val="22"/>
            <w:szCs w:val="22"/>
            <w:rPrChange w:id="237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 Modules</w:delText>
        </w:r>
        <w:r w:rsidRPr="00AC2ADB" w:rsidDel="00AC2ADB">
          <w:rPr>
            <w:noProof/>
            <w:webHidden/>
          </w:rPr>
          <w:tab/>
          <w:delText>3-2</w:delText>
        </w:r>
      </w:del>
    </w:p>
    <w:p w:rsidR="006E6440" w:rsidRPr="00AC2ADB" w:rsidDel="00AC2ADB" w:rsidRDefault="006E6440">
      <w:pPr>
        <w:pStyle w:val="TOC2"/>
        <w:tabs>
          <w:tab w:val="left" w:pos="880"/>
          <w:tab w:val="right" w:leader="dot" w:pos="9350"/>
        </w:tabs>
        <w:rPr>
          <w:del w:id="2378" w:author="Vilson Lu" w:date="2014-08-22T06:40:00Z"/>
          <w:rFonts w:eastAsiaTheme="minorEastAsia"/>
          <w:noProof/>
          <w:sz w:val="22"/>
          <w:szCs w:val="22"/>
          <w:rPrChange w:id="2379" w:author="Vilson Lu" w:date="2014-08-22T06:41:00Z">
            <w:rPr>
              <w:del w:id="2380" w:author="Vilson Lu" w:date="2014-08-22T06:40:00Z"/>
              <w:rFonts w:asciiTheme="minorHAnsi" w:eastAsiaTheme="minorEastAsia" w:hAnsiTheme="minorHAnsi" w:cstheme="minorBidi"/>
              <w:noProof/>
              <w:sz w:val="22"/>
              <w:szCs w:val="22"/>
            </w:rPr>
          </w:rPrChange>
        </w:rPr>
      </w:pPr>
      <w:del w:id="2381" w:author="Vilson Lu" w:date="2014-08-22T06:40:00Z">
        <w:r w:rsidRPr="00AC2ADB" w:rsidDel="00AC2ADB">
          <w:rPr>
            <w:rStyle w:val="Hyperlink"/>
            <w:noProof/>
          </w:rPr>
          <w:delText>3.2</w:delText>
        </w:r>
        <w:r w:rsidR="00372B98" w:rsidRPr="00372B98">
          <w:rPr>
            <w:rFonts w:eastAsiaTheme="minorEastAsia"/>
            <w:noProof/>
            <w:sz w:val="22"/>
            <w:szCs w:val="22"/>
            <w:rPrChange w:id="238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Classification</w:delText>
        </w:r>
        <w:r w:rsidRPr="00AC2ADB" w:rsidDel="00AC2ADB">
          <w:rPr>
            <w:noProof/>
            <w:webHidden/>
          </w:rPr>
          <w:tab/>
          <w:delText>3-4</w:delText>
        </w:r>
      </w:del>
    </w:p>
    <w:p w:rsidR="006E6440" w:rsidRPr="00AC2ADB" w:rsidDel="00AC2ADB" w:rsidRDefault="006E6440">
      <w:pPr>
        <w:pStyle w:val="TOC3"/>
        <w:tabs>
          <w:tab w:val="left" w:pos="1320"/>
          <w:tab w:val="right" w:leader="dot" w:pos="9350"/>
        </w:tabs>
        <w:rPr>
          <w:del w:id="2383" w:author="Vilson Lu" w:date="2014-08-22T06:40:00Z"/>
          <w:rFonts w:eastAsiaTheme="minorEastAsia"/>
          <w:noProof/>
          <w:sz w:val="22"/>
          <w:szCs w:val="22"/>
          <w:rPrChange w:id="2384" w:author="Vilson Lu" w:date="2014-08-22T06:41:00Z">
            <w:rPr>
              <w:del w:id="2385" w:author="Vilson Lu" w:date="2014-08-22T06:40:00Z"/>
              <w:rFonts w:asciiTheme="minorHAnsi" w:eastAsiaTheme="minorEastAsia" w:hAnsiTheme="minorHAnsi" w:cstheme="minorBidi"/>
              <w:noProof/>
              <w:sz w:val="22"/>
              <w:szCs w:val="22"/>
            </w:rPr>
          </w:rPrChange>
        </w:rPr>
      </w:pPr>
      <w:del w:id="2386" w:author="Vilson Lu" w:date="2014-08-22T06:40:00Z">
        <w:r w:rsidRPr="00AC2ADB" w:rsidDel="00AC2ADB">
          <w:rPr>
            <w:rStyle w:val="Hyperlink"/>
            <w:noProof/>
          </w:rPr>
          <w:delText>3.2.1</w:delText>
        </w:r>
        <w:r w:rsidR="00372B98" w:rsidRPr="00372B98">
          <w:rPr>
            <w:rFonts w:eastAsiaTheme="minorEastAsia"/>
            <w:noProof/>
            <w:sz w:val="22"/>
            <w:szCs w:val="22"/>
            <w:rPrChange w:id="238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Document Representation</w:delText>
        </w:r>
        <w:r w:rsidRPr="00AC2ADB" w:rsidDel="00AC2ADB">
          <w:rPr>
            <w:noProof/>
            <w:webHidden/>
          </w:rPr>
          <w:tab/>
          <w:delText>3-4</w:delText>
        </w:r>
      </w:del>
    </w:p>
    <w:p w:rsidR="006E6440" w:rsidRPr="00AC2ADB" w:rsidDel="00AC2ADB" w:rsidRDefault="006E6440">
      <w:pPr>
        <w:pStyle w:val="TOC3"/>
        <w:tabs>
          <w:tab w:val="left" w:pos="1320"/>
          <w:tab w:val="right" w:leader="dot" w:pos="9350"/>
        </w:tabs>
        <w:rPr>
          <w:del w:id="2388" w:author="Vilson Lu" w:date="2014-08-22T06:40:00Z"/>
          <w:rFonts w:eastAsiaTheme="minorEastAsia"/>
          <w:noProof/>
          <w:sz w:val="22"/>
          <w:szCs w:val="22"/>
          <w:rPrChange w:id="2389" w:author="Vilson Lu" w:date="2014-08-22T06:41:00Z">
            <w:rPr>
              <w:del w:id="2390" w:author="Vilson Lu" w:date="2014-08-22T06:40:00Z"/>
              <w:rFonts w:asciiTheme="minorHAnsi" w:eastAsiaTheme="minorEastAsia" w:hAnsiTheme="minorHAnsi" w:cstheme="minorBidi"/>
              <w:noProof/>
              <w:sz w:val="22"/>
              <w:szCs w:val="22"/>
            </w:rPr>
          </w:rPrChange>
        </w:rPr>
      </w:pPr>
      <w:del w:id="2391" w:author="Vilson Lu" w:date="2014-08-22T06:40:00Z">
        <w:r w:rsidRPr="00AC2ADB" w:rsidDel="00AC2ADB">
          <w:rPr>
            <w:rStyle w:val="Hyperlink"/>
            <w:noProof/>
          </w:rPr>
          <w:lastRenderedPageBreak/>
          <w:delText>3.2.2</w:delText>
        </w:r>
        <w:r w:rsidR="00372B98" w:rsidRPr="00372B98">
          <w:rPr>
            <w:rFonts w:eastAsiaTheme="minorEastAsia"/>
            <w:noProof/>
            <w:sz w:val="22"/>
            <w:szCs w:val="22"/>
            <w:rPrChange w:id="239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Dimensionality Reduction (Feature Selection)</w:delText>
        </w:r>
        <w:r w:rsidRPr="00AC2ADB" w:rsidDel="00AC2ADB">
          <w:rPr>
            <w:noProof/>
            <w:webHidden/>
          </w:rPr>
          <w:tab/>
          <w:delText>3-5</w:delText>
        </w:r>
      </w:del>
    </w:p>
    <w:p w:rsidR="006E6440" w:rsidRPr="00AC2ADB" w:rsidDel="00AC2ADB" w:rsidRDefault="006E6440">
      <w:pPr>
        <w:pStyle w:val="TOC3"/>
        <w:tabs>
          <w:tab w:val="left" w:pos="1320"/>
          <w:tab w:val="right" w:leader="dot" w:pos="9350"/>
        </w:tabs>
        <w:rPr>
          <w:del w:id="2393" w:author="Vilson Lu" w:date="2014-08-22T06:40:00Z"/>
          <w:rFonts w:eastAsiaTheme="minorEastAsia"/>
          <w:noProof/>
          <w:sz w:val="22"/>
          <w:szCs w:val="22"/>
          <w:rPrChange w:id="2394" w:author="Vilson Lu" w:date="2014-08-22T06:41:00Z">
            <w:rPr>
              <w:del w:id="2395" w:author="Vilson Lu" w:date="2014-08-22T06:40:00Z"/>
              <w:rFonts w:asciiTheme="minorHAnsi" w:eastAsiaTheme="minorEastAsia" w:hAnsiTheme="minorHAnsi" w:cstheme="minorBidi"/>
              <w:noProof/>
              <w:sz w:val="22"/>
              <w:szCs w:val="22"/>
            </w:rPr>
          </w:rPrChange>
        </w:rPr>
      </w:pPr>
      <w:del w:id="2396" w:author="Vilson Lu" w:date="2014-08-22T06:40:00Z">
        <w:r w:rsidRPr="00AC2ADB" w:rsidDel="00AC2ADB">
          <w:rPr>
            <w:rStyle w:val="Hyperlink"/>
            <w:noProof/>
          </w:rPr>
          <w:delText>3.2.3</w:delText>
        </w:r>
        <w:r w:rsidR="00372B98" w:rsidRPr="00372B98">
          <w:rPr>
            <w:rFonts w:eastAsiaTheme="minorEastAsia"/>
            <w:noProof/>
            <w:sz w:val="22"/>
            <w:szCs w:val="22"/>
            <w:rPrChange w:id="239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Classification</w:delText>
        </w:r>
        <w:r w:rsidRPr="00AC2ADB" w:rsidDel="00AC2ADB">
          <w:rPr>
            <w:noProof/>
            <w:webHidden/>
          </w:rPr>
          <w:tab/>
          <w:delText>3-6</w:delText>
        </w:r>
      </w:del>
    </w:p>
    <w:p w:rsidR="006E6440" w:rsidRPr="00AC2ADB" w:rsidDel="00AC2ADB" w:rsidRDefault="006E6440">
      <w:pPr>
        <w:pStyle w:val="TOC2"/>
        <w:tabs>
          <w:tab w:val="left" w:pos="880"/>
          <w:tab w:val="right" w:leader="dot" w:pos="9350"/>
        </w:tabs>
        <w:rPr>
          <w:del w:id="2398" w:author="Vilson Lu" w:date="2014-08-22T06:40:00Z"/>
          <w:rFonts w:eastAsiaTheme="minorEastAsia"/>
          <w:noProof/>
          <w:sz w:val="22"/>
          <w:szCs w:val="22"/>
          <w:rPrChange w:id="2399" w:author="Vilson Lu" w:date="2014-08-22T06:41:00Z">
            <w:rPr>
              <w:del w:id="2400" w:author="Vilson Lu" w:date="2014-08-22T06:40:00Z"/>
              <w:rFonts w:asciiTheme="minorHAnsi" w:eastAsiaTheme="minorEastAsia" w:hAnsiTheme="minorHAnsi" w:cstheme="minorBidi"/>
              <w:noProof/>
              <w:sz w:val="22"/>
              <w:szCs w:val="22"/>
            </w:rPr>
          </w:rPrChange>
        </w:rPr>
      </w:pPr>
      <w:del w:id="2401" w:author="Vilson Lu" w:date="2014-08-22T06:40:00Z">
        <w:r w:rsidRPr="00AC2ADB" w:rsidDel="00AC2ADB">
          <w:rPr>
            <w:rStyle w:val="Hyperlink"/>
            <w:noProof/>
          </w:rPr>
          <w:delText>3.3</w:delText>
        </w:r>
        <w:r w:rsidR="00372B98" w:rsidRPr="00372B98">
          <w:rPr>
            <w:rFonts w:eastAsiaTheme="minorEastAsia"/>
            <w:noProof/>
            <w:sz w:val="22"/>
            <w:szCs w:val="22"/>
            <w:rPrChange w:id="240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 Architecture</w:delText>
        </w:r>
        <w:r w:rsidRPr="00AC2ADB" w:rsidDel="00AC2ADB">
          <w:rPr>
            <w:noProof/>
            <w:webHidden/>
          </w:rPr>
          <w:tab/>
          <w:delText>3-6</w:delText>
        </w:r>
      </w:del>
    </w:p>
    <w:p w:rsidR="006E6440" w:rsidRPr="00AC2ADB" w:rsidDel="00AC2ADB" w:rsidRDefault="006E6440">
      <w:pPr>
        <w:pStyle w:val="TOC3"/>
        <w:tabs>
          <w:tab w:val="left" w:pos="1320"/>
          <w:tab w:val="right" w:leader="dot" w:pos="9350"/>
        </w:tabs>
        <w:rPr>
          <w:del w:id="2403" w:author="Vilson Lu" w:date="2014-08-22T06:40:00Z"/>
          <w:rFonts w:eastAsiaTheme="minorEastAsia"/>
          <w:noProof/>
          <w:sz w:val="22"/>
          <w:szCs w:val="22"/>
          <w:rPrChange w:id="2404" w:author="Vilson Lu" w:date="2014-08-22T06:41:00Z">
            <w:rPr>
              <w:del w:id="2405" w:author="Vilson Lu" w:date="2014-08-22T06:40:00Z"/>
              <w:rFonts w:asciiTheme="minorHAnsi" w:eastAsiaTheme="minorEastAsia" w:hAnsiTheme="minorHAnsi" w:cstheme="minorBidi"/>
              <w:noProof/>
              <w:sz w:val="22"/>
              <w:szCs w:val="22"/>
            </w:rPr>
          </w:rPrChange>
        </w:rPr>
      </w:pPr>
      <w:del w:id="2406" w:author="Vilson Lu" w:date="2014-08-22T06:40:00Z">
        <w:r w:rsidRPr="00AC2ADB" w:rsidDel="00AC2ADB">
          <w:rPr>
            <w:rStyle w:val="Hyperlink"/>
            <w:noProof/>
          </w:rPr>
          <w:delText>3.3.1</w:delText>
        </w:r>
        <w:r w:rsidR="00372B98" w:rsidRPr="00372B98">
          <w:rPr>
            <w:rFonts w:eastAsiaTheme="minorEastAsia"/>
            <w:noProof/>
            <w:sz w:val="22"/>
            <w:szCs w:val="22"/>
            <w:rPrChange w:id="240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Template-Based Architecture</w:delText>
        </w:r>
        <w:r w:rsidRPr="00AC2ADB" w:rsidDel="00AC2ADB">
          <w:rPr>
            <w:noProof/>
            <w:webHidden/>
          </w:rPr>
          <w:tab/>
          <w:delText>3-6</w:delText>
        </w:r>
      </w:del>
    </w:p>
    <w:p w:rsidR="006E6440" w:rsidRPr="00AC2ADB" w:rsidDel="00AC2ADB" w:rsidRDefault="006E6440">
      <w:pPr>
        <w:pStyle w:val="TOC3"/>
        <w:tabs>
          <w:tab w:val="left" w:pos="1320"/>
          <w:tab w:val="right" w:leader="dot" w:pos="9350"/>
        </w:tabs>
        <w:rPr>
          <w:del w:id="2408" w:author="Vilson Lu" w:date="2014-08-22T06:40:00Z"/>
          <w:rFonts w:eastAsiaTheme="minorEastAsia"/>
          <w:noProof/>
          <w:sz w:val="22"/>
          <w:szCs w:val="22"/>
          <w:rPrChange w:id="2409" w:author="Vilson Lu" w:date="2014-08-22T06:41:00Z">
            <w:rPr>
              <w:del w:id="2410" w:author="Vilson Lu" w:date="2014-08-22T06:40:00Z"/>
              <w:rFonts w:asciiTheme="minorHAnsi" w:eastAsiaTheme="minorEastAsia" w:hAnsiTheme="minorHAnsi" w:cstheme="minorBidi"/>
              <w:noProof/>
              <w:sz w:val="22"/>
              <w:szCs w:val="22"/>
            </w:rPr>
          </w:rPrChange>
        </w:rPr>
      </w:pPr>
      <w:del w:id="2411" w:author="Vilson Lu" w:date="2014-08-22T06:40:00Z">
        <w:r w:rsidRPr="00AC2ADB" w:rsidDel="00AC2ADB">
          <w:rPr>
            <w:rStyle w:val="Hyperlink"/>
            <w:noProof/>
          </w:rPr>
          <w:delText>3.3.2</w:delText>
        </w:r>
        <w:r w:rsidR="00372B98" w:rsidRPr="00372B98">
          <w:rPr>
            <w:rFonts w:eastAsiaTheme="minorEastAsia"/>
            <w:noProof/>
            <w:sz w:val="22"/>
            <w:szCs w:val="22"/>
            <w:rPrChange w:id="241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Adaptive Architecture</w:delText>
        </w:r>
        <w:r w:rsidRPr="00AC2ADB" w:rsidDel="00AC2ADB">
          <w:rPr>
            <w:noProof/>
            <w:webHidden/>
          </w:rPr>
          <w:tab/>
          <w:delText>3-7</w:delText>
        </w:r>
      </w:del>
    </w:p>
    <w:p w:rsidR="006E6440" w:rsidRPr="00AC2ADB" w:rsidDel="00AC2ADB" w:rsidRDefault="006E6440">
      <w:pPr>
        <w:pStyle w:val="TOC2"/>
        <w:tabs>
          <w:tab w:val="left" w:pos="880"/>
          <w:tab w:val="right" w:leader="dot" w:pos="9350"/>
        </w:tabs>
        <w:rPr>
          <w:del w:id="2413" w:author="Vilson Lu" w:date="2014-08-22T06:40:00Z"/>
          <w:rFonts w:eastAsiaTheme="minorEastAsia"/>
          <w:noProof/>
          <w:sz w:val="22"/>
          <w:szCs w:val="22"/>
          <w:rPrChange w:id="2414" w:author="Vilson Lu" w:date="2014-08-22T06:41:00Z">
            <w:rPr>
              <w:del w:id="2415" w:author="Vilson Lu" w:date="2014-08-22T06:40:00Z"/>
              <w:rFonts w:asciiTheme="minorHAnsi" w:eastAsiaTheme="minorEastAsia" w:hAnsiTheme="minorHAnsi" w:cstheme="minorBidi"/>
              <w:noProof/>
              <w:sz w:val="22"/>
              <w:szCs w:val="22"/>
            </w:rPr>
          </w:rPrChange>
        </w:rPr>
      </w:pPr>
      <w:del w:id="2416" w:author="Vilson Lu" w:date="2014-08-22T06:40:00Z">
        <w:r w:rsidRPr="00AC2ADB" w:rsidDel="00AC2ADB">
          <w:rPr>
            <w:rStyle w:val="Hyperlink"/>
            <w:noProof/>
          </w:rPr>
          <w:delText>3.4</w:delText>
        </w:r>
        <w:r w:rsidR="00372B98" w:rsidRPr="00372B98">
          <w:rPr>
            <w:rFonts w:eastAsiaTheme="minorEastAsia"/>
            <w:noProof/>
            <w:sz w:val="22"/>
            <w:szCs w:val="22"/>
            <w:rPrChange w:id="241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w:delText>
        </w:r>
        <w:r w:rsidRPr="00AC2ADB" w:rsidDel="00AC2ADB">
          <w:rPr>
            <w:noProof/>
            <w:webHidden/>
          </w:rPr>
          <w:tab/>
          <w:delText>3-14</w:delText>
        </w:r>
      </w:del>
    </w:p>
    <w:p w:rsidR="006E6440" w:rsidRPr="00AC2ADB" w:rsidDel="00AC2ADB" w:rsidRDefault="006E6440">
      <w:pPr>
        <w:pStyle w:val="TOC3"/>
        <w:tabs>
          <w:tab w:val="left" w:pos="1320"/>
          <w:tab w:val="right" w:leader="dot" w:pos="9350"/>
        </w:tabs>
        <w:rPr>
          <w:del w:id="2418" w:author="Vilson Lu" w:date="2014-08-22T06:40:00Z"/>
          <w:rFonts w:eastAsiaTheme="minorEastAsia"/>
          <w:noProof/>
          <w:sz w:val="22"/>
          <w:szCs w:val="22"/>
          <w:rPrChange w:id="2419" w:author="Vilson Lu" w:date="2014-08-22T06:41:00Z">
            <w:rPr>
              <w:del w:id="2420" w:author="Vilson Lu" w:date="2014-08-22T06:40:00Z"/>
              <w:rFonts w:asciiTheme="minorHAnsi" w:eastAsiaTheme="minorEastAsia" w:hAnsiTheme="minorHAnsi" w:cstheme="minorBidi"/>
              <w:noProof/>
              <w:sz w:val="22"/>
              <w:szCs w:val="22"/>
            </w:rPr>
          </w:rPrChange>
        </w:rPr>
      </w:pPr>
      <w:del w:id="2421" w:author="Vilson Lu" w:date="2014-08-22T06:40:00Z">
        <w:r w:rsidRPr="00AC2ADB" w:rsidDel="00AC2ADB">
          <w:rPr>
            <w:rStyle w:val="Hyperlink"/>
            <w:noProof/>
          </w:rPr>
          <w:delText>3.4.1</w:delText>
        </w:r>
        <w:r w:rsidR="00372B98" w:rsidRPr="00372B98">
          <w:rPr>
            <w:rFonts w:eastAsiaTheme="minorEastAsia"/>
            <w:noProof/>
            <w:sz w:val="22"/>
            <w:szCs w:val="22"/>
            <w:rPrChange w:id="242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Use of Twitter</w:delText>
        </w:r>
        <w:r w:rsidRPr="00AC2ADB" w:rsidDel="00AC2ADB">
          <w:rPr>
            <w:noProof/>
            <w:webHidden/>
          </w:rPr>
          <w:tab/>
          <w:delText>3-14</w:delText>
        </w:r>
      </w:del>
    </w:p>
    <w:p w:rsidR="006E6440" w:rsidRPr="00AC2ADB" w:rsidDel="00AC2ADB" w:rsidRDefault="006E6440">
      <w:pPr>
        <w:pStyle w:val="TOC3"/>
        <w:tabs>
          <w:tab w:val="left" w:pos="1320"/>
          <w:tab w:val="right" w:leader="dot" w:pos="9350"/>
        </w:tabs>
        <w:rPr>
          <w:del w:id="2423" w:author="Vilson Lu" w:date="2014-08-22T06:40:00Z"/>
          <w:rFonts w:eastAsiaTheme="minorEastAsia"/>
          <w:noProof/>
          <w:sz w:val="22"/>
          <w:szCs w:val="22"/>
          <w:rPrChange w:id="2424" w:author="Vilson Lu" w:date="2014-08-22T06:41:00Z">
            <w:rPr>
              <w:del w:id="2425" w:author="Vilson Lu" w:date="2014-08-22T06:40:00Z"/>
              <w:rFonts w:asciiTheme="minorHAnsi" w:eastAsiaTheme="minorEastAsia" w:hAnsiTheme="minorHAnsi" w:cstheme="minorBidi"/>
              <w:noProof/>
              <w:sz w:val="22"/>
              <w:szCs w:val="22"/>
            </w:rPr>
          </w:rPrChange>
        </w:rPr>
      </w:pPr>
      <w:del w:id="2426" w:author="Vilson Lu" w:date="2014-08-22T06:40:00Z">
        <w:r w:rsidRPr="00AC2ADB" w:rsidDel="00AC2ADB">
          <w:rPr>
            <w:rStyle w:val="Hyperlink"/>
            <w:noProof/>
          </w:rPr>
          <w:delText>3.4.2</w:delText>
        </w:r>
        <w:r w:rsidR="00372B98" w:rsidRPr="00372B98">
          <w:rPr>
            <w:rFonts w:eastAsiaTheme="minorEastAsia"/>
            <w:noProof/>
            <w:sz w:val="22"/>
            <w:szCs w:val="22"/>
            <w:rPrChange w:id="242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 and Disasters</w:delText>
        </w:r>
        <w:r w:rsidRPr="00AC2ADB" w:rsidDel="00AC2ADB">
          <w:rPr>
            <w:noProof/>
            <w:webHidden/>
          </w:rPr>
          <w:tab/>
          <w:delText>3-14</w:delText>
        </w:r>
      </w:del>
    </w:p>
    <w:p w:rsidR="006E6440" w:rsidRPr="00AC2ADB" w:rsidDel="00AC2ADB" w:rsidRDefault="006E6440">
      <w:pPr>
        <w:pStyle w:val="TOC2"/>
        <w:tabs>
          <w:tab w:val="left" w:pos="880"/>
          <w:tab w:val="right" w:leader="dot" w:pos="9350"/>
        </w:tabs>
        <w:rPr>
          <w:del w:id="2428" w:author="Vilson Lu" w:date="2014-08-22T06:40:00Z"/>
          <w:rFonts w:eastAsiaTheme="minorEastAsia"/>
          <w:noProof/>
          <w:sz w:val="22"/>
          <w:szCs w:val="22"/>
          <w:rPrChange w:id="2429" w:author="Vilson Lu" w:date="2014-08-22T06:41:00Z">
            <w:rPr>
              <w:del w:id="2430" w:author="Vilson Lu" w:date="2014-08-22T06:40:00Z"/>
              <w:rFonts w:asciiTheme="minorHAnsi" w:eastAsiaTheme="minorEastAsia" w:hAnsiTheme="minorHAnsi" w:cstheme="minorBidi"/>
              <w:noProof/>
              <w:sz w:val="22"/>
              <w:szCs w:val="22"/>
            </w:rPr>
          </w:rPrChange>
        </w:rPr>
      </w:pPr>
      <w:del w:id="2431" w:author="Vilson Lu" w:date="2014-08-22T06:40:00Z">
        <w:r w:rsidRPr="00AC2ADB" w:rsidDel="00AC2ADB">
          <w:rPr>
            <w:rStyle w:val="Hyperlink"/>
            <w:noProof/>
          </w:rPr>
          <w:delText>3.5</w:delText>
        </w:r>
        <w:r w:rsidR="00372B98" w:rsidRPr="00372B98">
          <w:rPr>
            <w:rFonts w:eastAsiaTheme="minorEastAsia"/>
            <w:noProof/>
            <w:sz w:val="22"/>
            <w:szCs w:val="22"/>
            <w:rPrChange w:id="243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Evaluation Metrics</w:delText>
        </w:r>
        <w:r w:rsidRPr="00AC2ADB" w:rsidDel="00AC2ADB">
          <w:rPr>
            <w:noProof/>
            <w:webHidden/>
          </w:rPr>
          <w:tab/>
          <w:delText>3-16</w:delText>
        </w:r>
      </w:del>
    </w:p>
    <w:p w:rsidR="006E6440" w:rsidRPr="00AC2ADB" w:rsidDel="00AC2ADB" w:rsidRDefault="006E6440">
      <w:pPr>
        <w:pStyle w:val="TOC3"/>
        <w:tabs>
          <w:tab w:val="left" w:pos="1320"/>
          <w:tab w:val="right" w:leader="dot" w:pos="9350"/>
        </w:tabs>
        <w:rPr>
          <w:del w:id="2433" w:author="Vilson Lu" w:date="2014-08-22T06:40:00Z"/>
          <w:rFonts w:eastAsiaTheme="minorEastAsia"/>
          <w:noProof/>
          <w:sz w:val="22"/>
          <w:szCs w:val="22"/>
          <w:rPrChange w:id="2434" w:author="Vilson Lu" w:date="2014-08-22T06:41:00Z">
            <w:rPr>
              <w:del w:id="2435" w:author="Vilson Lu" w:date="2014-08-22T06:40:00Z"/>
              <w:rFonts w:asciiTheme="minorHAnsi" w:eastAsiaTheme="minorEastAsia" w:hAnsiTheme="minorHAnsi" w:cstheme="minorBidi"/>
              <w:noProof/>
              <w:sz w:val="22"/>
              <w:szCs w:val="22"/>
            </w:rPr>
          </w:rPrChange>
        </w:rPr>
      </w:pPr>
      <w:del w:id="2436" w:author="Vilson Lu" w:date="2014-08-22T06:40:00Z">
        <w:r w:rsidRPr="00AC2ADB" w:rsidDel="00AC2ADB">
          <w:rPr>
            <w:rStyle w:val="Hyperlink"/>
            <w:noProof/>
          </w:rPr>
          <w:delText>3.5.1</w:delText>
        </w:r>
        <w:r w:rsidR="00372B98" w:rsidRPr="00372B98">
          <w:rPr>
            <w:rFonts w:eastAsiaTheme="minorEastAsia"/>
            <w:noProof/>
            <w:sz w:val="22"/>
            <w:szCs w:val="22"/>
            <w:rPrChange w:id="243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F-measure</w:delText>
        </w:r>
        <w:r w:rsidRPr="00AC2ADB" w:rsidDel="00AC2ADB">
          <w:rPr>
            <w:noProof/>
            <w:webHidden/>
          </w:rPr>
          <w:tab/>
          <w:delText>3-16</w:delText>
        </w:r>
      </w:del>
    </w:p>
    <w:p w:rsidR="006E6440" w:rsidRPr="00AC2ADB" w:rsidDel="00AC2ADB" w:rsidRDefault="006E6440">
      <w:pPr>
        <w:pStyle w:val="TOC3"/>
        <w:tabs>
          <w:tab w:val="left" w:pos="1320"/>
          <w:tab w:val="right" w:leader="dot" w:pos="9350"/>
        </w:tabs>
        <w:rPr>
          <w:del w:id="2438" w:author="Vilson Lu" w:date="2014-08-22T06:40:00Z"/>
          <w:rFonts w:eastAsiaTheme="minorEastAsia"/>
          <w:noProof/>
          <w:sz w:val="22"/>
          <w:szCs w:val="22"/>
          <w:rPrChange w:id="2439" w:author="Vilson Lu" w:date="2014-08-22T06:41:00Z">
            <w:rPr>
              <w:del w:id="2440" w:author="Vilson Lu" w:date="2014-08-22T06:40:00Z"/>
              <w:rFonts w:asciiTheme="minorHAnsi" w:eastAsiaTheme="minorEastAsia" w:hAnsiTheme="minorHAnsi" w:cstheme="minorBidi"/>
              <w:noProof/>
              <w:sz w:val="22"/>
              <w:szCs w:val="22"/>
            </w:rPr>
          </w:rPrChange>
        </w:rPr>
      </w:pPr>
      <w:del w:id="2441" w:author="Vilson Lu" w:date="2014-08-22T06:40:00Z">
        <w:r w:rsidRPr="00AC2ADB" w:rsidDel="00AC2ADB">
          <w:rPr>
            <w:rStyle w:val="Hyperlink"/>
            <w:noProof/>
          </w:rPr>
          <w:delText>3.5.2</w:delText>
        </w:r>
        <w:r w:rsidR="00372B98" w:rsidRPr="00372B98">
          <w:rPr>
            <w:rFonts w:eastAsiaTheme="minorEastAsia"/>
            <w:noProof/>
            <w:sz w:val="22"/>
            <w:szCs w:val="22"/>
            <w:rPrChange w:id="244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Kappa Statistics</w:delText>
        </w:r>
        <w:r w:rsidRPr="00AC2ADB" w:rsidDel="00AC2ADB">
          <w:rPr>
            <w:noProof/>
            <w:webHidden/>
          </w:rPr>
          <w:tab/>
          <w:delText>3-17</w:delText>
        </w:r>
      </w:del>
    </w:p>
    <w:p w:rsidR="006E6440" w:rsidRPr="00AC2ADB" w:rsidDel="00AC2ADB" w:rsidRDefault="006E6440">
      <w:pPr>
        <w:pStyle w:val="TOC2"/>
        <w:tabs>
          <w:tab w:val="left" w:pos="880"/>
          <w:tab w:val="right" w:leader="dot" w:pos="9350"/>
        </w:tabs>
        <w:rPr>
          <w:del w:id="2443" w:author="Vilson Lu" w:date="2014-08-22T06:40:00Z"/>
          <w:rFonts w:eastAsiaTheme="minorEastAsia"/>
          <w:noProof/>
          <w:sz w:val="22"/>
          <w:szCs w:val="22"/>
          <w:rPrChange w:id="2444" w:author="Vilson Lu" w:date="2014-08-22T06:41:00Z">
            <w:rPr>
              <w:del w:id="2445" w:author="Vilson Lu" w:date="2014-08-22T06:40:00Z"/>
              <w:rFonts w:asciiTheme="minorHAnsi" w:eastAsiaTheme="minorEastAsia" w:hAnsiTheme="minorHAnsi" w:cstheme="minorBidi"/>
              <w:noProof/>
              <w:sz w:val="22"/>
              <w:szCs w:val="22"/>
            </w:rPr>
          </w:rPrChange>
        </w:rPr>
      </w:pPr>
      <w:del w:id="2446" w:author="Vilson Lu" w:date="2014-08-22T06:40:00Z">
        <w:r w:rsidRPr="00AC2ADB" w:rsidDel="00AC2ADB">
          <w:rPr>
            <w:rStyle w:val="Hyperlink"/>
            <w:noProof/>
          </w:rPr>
          <w:delText>3.6</w:delText>
        </w:r>
        <w:r w:rsidR="00372B98" w:rsidRPr="00372B98">
          <w:rPr>
            <w:rFonts w:eastAsiaTheme="minorEastAsia"/>
            <w:noProof/>
            <w:sz w:val="22"/>
            <w:szCs w:val="22"/>
            <w:rPrChange w:id="244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Ontology</w:delText>
        </w:r>
        <w:r w:rsidRPr="00AC2ADB" w:rsidDel="00AC2ADB">
          <w:rPr>
            <w:noProof/>
            <w:webHidden/>
          </w:rPr>
          <w:tab/>
          <w:delText>3-17</w:delText>
        </w:r>
      </w:del>
    </w:p>
    <w:p w:rsidR="006E6440" w:rsidRPr="00AC2ADB" w:rsidDel="00AC2ADB" w:rsidRDefault="006E6440">
      <w:pPr>
        <w:pStyle w:val="TOC2"/>
        <w:tabs>
          <w:tab w:val="left" w:pos="880"/>
          <w:tab w:val="right" w:leader="dot" w:pos="9350"/>
        </w:tabs>
        <w:rPr>
          <w:del w:id="2448" w:author="Vilson Lu" w:date="2014-08-22T06:40:00Z"/>
          <w:rFonts w:eastAsiaTheme="minorEastAsia"/>
          <w:noProof/>
          <w:sz w:val="22"/>
          <w:szCs w:val="22"/>
          <w:rPrChange w:id="2449" w:author="Vilson Lu" w:date="2014-08-22T06:41:00Z">
            <w:rPr>
              <w:del w:id="2450" w:author="Vilson Lu" w:date="2014-08-22T06:40:00Z"/>
              <w:rFonts w:asciiTheme="minorHAnsi" w:eastAsiaTheme="minorEastAsia" w:hAnsiTheme="minorHAnsi" w:cstheme="minorBidi"/>
              <w:noProof/>
              <w:sz w:val="22"/>
              <w:szCs w:val="22"/>
            </w:rPr>
          </w:rPrChange>
        </w:rPr>
      </w:pPr>
      <w:del w:id="2451" w:author="Vilson Lu" w:date="2014-08-22T06:40:00Z">
        <w:r w:rsidRPr="00AC2ADB" w:rsidDel="00AC2ADB">
          <w:rPr>
            <w:rStyle w:val="Hyperlink"/>
            <w:noProof/>
          </w:rPr>
          <w:delText>3.7</w:delText>
        </w:r>
        <w:r w:rsidR="00372B98" w:rsidRPr="00372B98">
          <w:rPr>
            <w:rFonts w:eastAsiaTheme="minorEastAsia"/>
            <w:noProof/>
            <w:sz w:val="22"/>
            <w:szCs w:val="22"/>
            <w:rPrChange w:id="245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Tools</w:delText>
        </w:r>
        <w:r w:rsidRPr="00AC2ADB" w:rsidDel="00AC2ADB">
          <w:rPr>
            <w:noProof/>
            <w:webHidden/>
          </w:rPr>
          <w:tab/>
          <w:delText>3-17</w:delText>
        </w:r>
      </w:del>
    </w:p>
    <w:p w:rsidR="006E6440" w:rsidRPr="00AC2ADB" w:rsidDel="00AC2ADB" w:rsidRDefault="006E6440">
      <w:pPr>
        <w:pStyle w:val="TOC3"/>
        <w:tabs>
          <w:tab w:val="left" w:pos="1320"/>
          <w:tab w:val="right" w:leader="dot" w:pos="9350"/>
        </w:tabs>
        <w:rPr>
          <w:del w:id="2453" w:author="Vilson Lu" w:date="2014-08-22T06:40:00Z"/>
          <w:rFonts w:eastAsiaTheme="minorEastAsia"/>
          <w:noProof/>
          <w:sz w:val="22"/>
          <w:szCs w:val="22"/>
          <w:rPrChange w:id="2454" w:author="Vilson Lu" w:date="2014-08-22T06:41:00Z">
            <w:rPr>
              <w:del w:id="2455" w:author="Vilson Lu" w:date="2014-08-22T06:40:00Z"/>
              <w:rFonts w:asciiTheme="minorHAnsi" w:eastAsiaTheme="minorEastAsia" w:hAnsiTheme="minorHAnsi" w:cstheme="minorBidi"/>
              <w:noProof/>
              <w:sz w:val="22"/>
              <w:szCs w:val="22"/>
            </w:rPr>
          </w:rPrChange>
        </w:rPr>
      </w:pPr>
      <w:del w:id="2456" w:author="Vilson Lu" w:date="2014-08-22T06:40:00Z">
        <w:r w:rsidRPr="00AC2ADB" w:rsidDel="00AC2ADB">
          <w:rPr>
            <w:rStyle w:val="Hyperlink"/>
            <w:noProof/>
          </w:rPr>
          <w:delText>3.7.1</w:delText>
        </w:r>
        <w:r w:rsidR="00372B98" w:rsidRPr="00372B98">
          <w:rPr>
            <w:rFonts w:eastAsiaTheme="minorEastAsia"/>
            <w:noProof/>
            <w:sz w:val="22"/>
            <w:szCs w:val="22"/>
            <w:rPrChange w:id="245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Apache OpenNLP (OpenNLP, 2011)</w:delText>
        </w:r>
        <w:r w:rsidRPr="00AC2ADB" w:rsidDel="00AC2ADB">
          <w:rPr>
            <w:noProof/>
            <w:webHidden/>
          </w:rPr>
          <w:tab/>
          <w:delText>3-18</w:delText>
        </w:r>
      </w:del>
    </w:p>
    <w:p w:rsidR="006E6440" w:rsidRPr="00AC2ADB" w:rsidDel="00AC2ADB" w:rsidRDefault="006E6440">
      <w:pPr>
        <w:pStyle w:val="TOC3"/>
        <w:tabs>
          <w:tab w:val="left" w:pos="1320"/>
          <w:tab w:val="right" w:leader="dot" w:pos="9350"/>
        </w:tabs>
        <w:rPr>
          <w:del w:id="2458" w:author="Vilson Lu" w:date="2014-08-22T06:40:00Z"/>
          <w:rFonts w:eastAsiaTheme="minorEastAsia"/>
          <w:noProof/>
          <w:sz w:val="22"/>
          <w:szCs w:val="22"/>
          <w:rPrChange w:id="2459" w:author="Vilson Lu" w:date="2014-08-22T06:41:00Z">
            <w:rPr>
              <w:del w:id="2460" w:author="Vilson Lu" w:date="2014-08-22T06:40:00Z"/>
              <w:rFonts w:asciiTheme="minorHAnsi" w:eastAsiaTheme="minorEastAsia" w:hAnsiTheme="minorHAnsi" w:cstheme="minorBidi"/>
              <w:noProof/>
              <w:sz w:val="22"/>
              <w:szCs w:val="22"/>
            </w:rPr>
          </w:rPrChange>
        </w:rPr>
      </w:pPr>
      <w:del w:id="2461" w:author="Vilson Lu" w:date="2014-08-22T06:40:00Z">
        <w:r w:rsidRPr="00AC2ADB" w:rsidDel="00AC2ADB">
          <w:rPr>
            <w:rStyle w:val="Hyperlink"/>
            <w:noProof/>
          </w:rPr>
          <w:delText>3.7.2</w:delText>
        </w:r>
        <w:r w:rsidR="00372B98" w:rsidRPr="00372B98">
          <w:rPr>
            <w:rFonts w:eastAsiaTheme="minorEastAsia"/>
            <w:noProof/>
            <w:sz w:val="22"/>
            <w:szCs w:val="22"/>
            <w:rPrChange w:id="246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ANNIE (Cunningham et al., 2002)</w:delText>
        </w:r>
        <w:r w:rsidRPr="00AC2ADB" w:rsidDel="00AC2ADB">
          <w:rPr>
            <w:noProof/>
            <w:webHidden/>
          </w:rPr>
          <w:tab/>
          <w:delText>3-19</w:delText>
        </w:r>
      </w:del>
    </w:p>
    <w:p w:rsidR="006E6440" w:rsidRPr="00AC2ADB" w:rsidDel="00AC2ADB" w:rsidRDefault="006E6440">
      <w:pPr>
        <w:pStyle w:val="TOC3"/>
        <w:tabs>
          <w:tab w:val="left" w:pos="1320"/>
          <w:tab w:val="right" w:leader="dot" w:pos="9350"/>
        </w:tabs>
        <w:rPr>
          <w:del w:id="2463" w:author="Vilson Lu" w:date="2014-08-22T06:40:00Z"/>
          <w:rFonts w:eastAsiaTheme="minorEastAsia"/>
          <w:noProof/>
          <w:sz w:val="22"/>
          <w:szCs w:val="22"/>
          <w:rPrChange w:id="2464" w:author="Vilson Lu" w:date="2014-08-22T06:41:00Z">
            <w:rPr>
              <w:del w:id="2465" w:author="Vilson Lu" w:date="2014-08-22T06:40:00Z"/>
              <w:rFonts w:asciiTheme="minorHAnsi" w:eastAsiaTheme="minorEastAsia" w:hAnsiTheme="minorHAnsi" w:cstheme="minorBidi"/>
              <w:noProof/>
              <w:sz w:val="22"/>
              <w:szCs w:val="22"/>
            </w:rPr>
          </w:rPrChange>
        </w:rPr>
      </w:pPr>
      <w:del w:id="2466" w:author="Vilson Lu" w:date="2014-08-22T06:40:00Z">
        <w:r w:rsidRPr="00AC2ADB" w:rsidDel="00AC2ADB">
          <w:rPr>
            <w:rStyle w:val="Hyperlink"/>
            <w:noProof/>
          </w:rPr>
          <w:delText>3.7.3</w:delText>
        </w:r>
        <w:r w:rsidR="00372B98" w:rsidRPr="00372B98">
          <w:rPr>
            <w:rFonts w:eastAsiaTheme="minorEastAsia"/>
            <w:noProof/>
            <w:sz w:val="22"/>
            <w:szCs w:val="22"/>
            <w:rPrChange w:id="246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 NLP Tools (Ritter et al., 2011)</w:delText>
        </w:r>
        <w:r w:rsidRPr="00AC2ADB" w:rsidDel="00AC2ADB">
          <w:rPr>
            <w:noProof/>
            <w:webHidden/>
          </w:rPr>
          <w:tab/>
          <w:delText>3-20</w:delText>
        </w:r>
      </w:del>
    </w:p>
    <w:p w:rsidR="006E6440" w:rsidRPr="00AC2ADB" w:rsidDel="00AC2ADB" w:rsidRDefault="006E6440">
      <w:pPr>
        <w:pStyle w:val="TOC3"/>
        <w:tabs>
          <w:tab w:val="left" w:pos="1320"/>
          <w:tab w:val="right" w:leader="dot" w:pos="9350"/>
        </w:tabs>
        <w:rPr>
          <w:del w:id="2468" w:author="Vilson Lu" w:date="2014-08-22T06:40:00Z"/>
          <w:rFonts w:eastAsiaTheme="minorEastAsia"/>
          <w:noProof/>
          <w:sz w:val="22"/>
          <w:szCs w:val="22"/>
          <w:rPrChange w:id="2469" w:author="Vilson Lu" w:date="2014-08-22T06:41:00Z">
            <w:rPr>
              <w:del w:id="2470" w:author="Vilson Lu" w:date="2014-08-22T06:40:00Z"/>
              <w:rFonts w:asciiTheme="minorHAnsi" w:eastAsiaTheme="minorEastAsia" w:hAnsiTheme="minorHAnsi" w:cstheme="minorBidi"/>
              <w:noProof/>
              <w:sz w:val="22"/>
              <w:szCs w:val="22"/>
            </w:rPr>
          </w:rPrChange>
        </w:rPr>
      </w:pPr>
      <w:del w:id="2471" w:author="Vilson Lu" w:date="2014-08-22T06:40:00Z">
        <w:r w:rsidRPr="00AC2ADB" w:rsidDel="00AC2ADB">
          <w:rPr>
            <w:rStyle w:val="Hyperlink"/>
            <w:noProof/>
          </w:rPr>
          <w:delText>3.7.4</w:delText>
        </w:r>
        <w:r w:rsidR="00372B98" w:rsidRPr="00372B98">
          <w:rPr>
            <w:rFonts w:eastAsiaTheme="minorEastAsia"/>
            <w:noProof/>
            <w:sz w:val="22"/>
            <w:szCs w:val="22"/>
            <w:rPrChange w:id="247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Weka (Weka 3, n.d.)</w:delText>
        </w:r>
        <w:r w:rsidRPr="00AC2ADB" w:rsidDel="00AC2ADB">
          <w:rPr>
            <w:noProof/>
            <w:webHidden/>
          </w:rPr>
          <w:tab/>
          <w:delText>3-22</w:delText>
        </w:r>
      </w:del>
    </w:p>
    <w:p w:rsidR="006E6440" w:rsidRPr="00AC2ADB" w:rsidDel="00AC2ADB" w:rsidRDefault="006E6440">
      <w:pPr>
        <w:pStyle w:val="TOC3"/>
        <w:tabs>
          <w:tab w:val="left" w:pos="1320"/>
          <w:tab w:val="right" w:leader="dot" w:pos="9350"/>
        </w:tabs>
        <w:rPr>
          <w:del w:id="2473" w:author="Vilson Lu" w:date="2014-08-22T06:40:00Z"/>
          <w:rFonts w:eastAsiaTheme="minorEastAsia"/>
          <w:noProof/>
          <w:sz w:val="22"/>
          <w:szCs w:val="22"/>
          <w:rPrChange w:id="2474" w:author="Vilson Lu" w:date="2014-08-22T06:41:00Z">
            <w:rPr>
              <w:del w:id="2475" w:author="Vilson Lu" w:date="2014-08-22T06:40:00Z"/>
              <w:rFonts w:asciiTheme="minorHAnsi" w:eastAsiaTheme="minorEastAsia" w:hAnsiTheme="minorHAnsi" w:cstheme="minorBidi"/>
              <w:noProof/>
              <w:sz w:val="22"/>
              <w:szCs w:val="22"/>
            </w:rPr>
          </w:rPrChange>
        </w:rPr>
      </w:pPr>
      <w:del w:id="2476" w:author="Vilson Lu" w:date="2014-08-22T06:40:00Z">
        <w:r w:rsidRPr="00AC2ADB" w:rsidDel="00AC2ADB">
          <w:rPr>
            <w:rStyle w:val="Hyperlink"/>
            <w:noProof/>
          </w:rPr>
          <w:delText>3.7.5</w:delText>
        </w:r>
        <w:r w:rsidR="00372B98" w:rsidRPr="00372B98">
          <w:rPr>
            <w:rFonts w:eastAsiaTheme="minorEastAsia"/>
            <w:noProof/>
            <w:sz w:val="22"/>
            <w:szCs w:val="22"/>
            <w:rPrChange w:id="247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TwitIE (Bontcheva et al., 2013)</w:delText>
        </w:r>
        <w:r w:rsidRPr="00AC2ADB" w:rsidDel="00AC2ADB">
          <w:rPr>
            <w:noProof/>
            <w:webHidden/>
          </w:rPr>
          <w:tab/>
          <w:delText>3-22</w:delText>
        </w:r>
      </w:del>
    </w:p>
    <w:p w:rsidR="006E6440" w:rsidRPr="00AC2ADB" w:rsidDel="00AC2ADB" w:rsidRDefault="006E6440">
      <w:pPr>
        <w:pStyle w:val="TOC3"/>
        <w:tabs>
          <w:tab w:val="left" w:pos="1320"/>
          <w:tab w:val="right" w:leader="dot" w:pos="9350"/>
        </w:tabs>
        <w:rPr>
          <w:del w:id="2478" w:author="Vilson Lu" w:date="2014-08-22T06:40:00Z"/>
          <w:rFonts w:eastAsiaTheme="minorEastAsia"/>
          <w:noProof/>
          <w:sz w:val="22"/>
          <w:szCs w:val="22"/>
          <w:rPrChange w:id="2479" w:author="Vilson Lu" w:date="2014-08-22T06:41:00Z">
            <w:rPr>
              <w:del w:id="2480" w:author="Vilson Lu" w:date="2014-08-22T06:40:00Z"/>
              <w:rFonts w:asciiTheme="minorHAnsi" w:eastAsiaTheme="minorEastAsia" w:hAnsiTheme="minorHAnsi" w:cstheme="minorBidi"/>
              <w:noProof/>
              <w:sz w:val="22"/>
              <w:szCs w:val="22"/>
            </w:rPr>
          </w:rPrChange>
        </w:rPr>
      </w:pPr>
      <w:del w:id="2481" w:author="Vilson Lu" w:date="2014-08-22T06:40:00Z">
        <w:r w:rsidRPr="00AC2ADB" w:rsidDel="00AC2ADB">
          <w:rPr>
            <w:rStyle w:val="Hyperlink"/>
            <w:noProof/>
          </w:rPr>
          <w:delText>3.7.6</w:delText>
        </w:r>
        <w:r w:rsidR="00372B98" w:rsidRPr="00372B98">
          <w:rPr>
            <w:rFonts w:eastAsiaTheme="minorEastAsia"/>
            <w:noProof/>
            <w:sz w:val="22"/>
            <w:szCs w:val="22"/>
            <w:rPrChange w:id="248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OWL API (Horridge &amp; Bechhoffer, 2011)</w:delText>
        </w:r>
        <w:r w:rsidRPr="00AC2ADB" w:rsidDel="00AC2ADB">
          <w:rPr>
            <w:noProof/>
            <w:webHidden/>
          </w:rPr>
          <w:tab/>
          <w:delText>3-22</w:delText>
        </w:r>
      </w:del>
    </w:p>
    <w:p w:rsidR="006E6440" w:rsidRPr="00AC2ADB" w:rsidDel="00AC2ADB" w:rsidRDefault="006E6440">
      <w:pPr>
        <w:pStyle w:val="TOC3"/>
        <w:tabs>
          <w:tab w:val="left" w:pos="1320"/>
          <w:tab w:val="right" w:leader="dot" w:pos="9350"/>
        </w:tabs>
        <w:rPr>
          <w:del w:id="2483" w:author="Vilson Lu" w:date="2014-08-22T06:40:00Z"/>
          <w:rFonts w:eastAsiaTheme="minorEastAsia"/>
          <w:noProof/>
          <w:sz w:val="22"/>
          <w:szCs w:val="22"/>
          <w:rPrChange w:id="2484" w:author="Vilson Lu" w:date="2014-08-22T06:41:00Z">
            <w:rPr>
              <w:del w:id="2485" w:author="Vilson Lu" w:date="2014-08-22T06:40:00Z"/>
              <w:rFonts w:asciiTheme="minorHAnsi" w:eastAsiaTheme="minorEastAsia" w:hAnsiTheme="minorHAnsi" w:cstheme="minorBidi"/>
              <w:noProof/>
              <w:sz w:val="22"/>
              <w:szCs w:val="22"/>
            </w:rPr>
          </w:rPrChange>
        </w:rPr>
      </w:pPr>
      <w:del w:id="2486" w:author="Vilson Lu" w:date="2014-08-22T06:40:00Z">
        <w:r w:rsidRPr="00AC2ADB" w:rsidDel="00AC2ADB">
          <w:rPr>
            <w:rStyle w:val="Hyperlink"/>
            <w:noProof/>
          </w:rPr>
          <w:delText>3.7.7</w:delText>
        </w:r>
        <w:r w:rsidR="00372B98" w:rsidRPr="00372B98">
          <w:rPr>
            <w:rFonts w:eastAsiaTheme="minorEastAsia"/>
            <w:noProof/>
            <w:sz w:val="22"/>
            <w:szCs w:val="22"/>
            <w:rPrChange w:id="248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ArkNLP (Gimpel et al., 2011)</w:delText>
        </w:r>
        <w:r w:rsidRPr="00AC2ADB" w:rsidDel="00AC2ADB">
          <w:rPr>
            <w:noProof/>
            <w:webHidden/>
          </w:rPr>
          <w:tab/>
          <w:delText>3-23</w:delText>
        </w:r>
      </w:del>
    </w:p>
    <w:p w:rsidR="006E6440" w:rsidRPr="00AC2ADB" w:rsidDel="00AC2ADB" w:rsidRDefault="006E6440">
      <w:pPr>
        <w:pStyle w:val="TOC1"/>
        <w:tabs>
          <w:tab w:val="left" w:pos="660"/>
          <w:tab w:val="right" w:leader="dot" w:pos="9350"/>
        </w:tabs>
        <w:rPr>
          <w:del w:id="2488" w:author="Vilson Lu" w:date="2014-08-22T06:40:00Z"/>
          <w:rFonts w:eastAsiaTheme="minorEastAsia"/>
          <w:noProof/>
          <w:sz w:val="22"/>
          <w:szCs w:val="22"/>
          <w:rPrChange w:id="2489" w:author="Vilson Lu" w:date="2014-08-22T06:41:00Z">
            <w:rPr>
              <w:del w:id="2490" w:author="Vilson Lu" w:date="2014-08-22T06:40:00Z"/>
              <w:rFonts w:asciiTheme="minorHAnsi" w:eastAsiaTheme="minorEastAsia" w:hAnsiTheme="minorHAnsi" w:cstheme="minorBidi"/>
              <w:noProof/>
              <w:sz w:val="22"/>
              <w:szCs w:val="22"/>
            </w:rPr>
          </w:rPrChange>
        </w:rPr>
      </w:pPr>
      <w:del w:id="2491" w:author="Vilson Lu" w:date="2014-08-22T06:40:00Z">
        <w:r w:rsidRPr="00AC2ADB" w:rsidDel="00AC2ADB">
          <w:rPr>
            <w:rStyle w:val="Hyperlink"/>
            <w:noProof/>
          </w:rPr>
          <w:delText>4.0</w:delText>
        </w:r>
        <w:r w:rsidR="00372B98" w:rsidRPr="00372B98">
          <w:rPr>
            <w:rFonts w:eastAsiaTheme="minorEastAsia"/>
            <w:noProof/>
            <w:sz w:val="22"/>
            <w:szCs w:val="22"/>
            <w:rPrChange w:id="249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The FILEIET System</w:delText>
        </w:r>
        <w:r w:rsidRPr="00AC2ADB" w:rsidDel="00AC2ADB">
          <w:rPr>
            <w:noProof/>
            <w:webHidden/>
          </w:rPr>
          <w:tab/>
          <w:delText>4-24</w:delText>
        </w:r>
      </w:del>
    </w:p>
    <w:p w:rsidR="006E6440" w:rsidRPr="00AC2ADB" w:rsidDel="00AC2ADB" w:rsidRDefault="006E6440">
      <w:pPr>
        <w:pStyle w:val="TOC2"/>
        <w:tabs>
          <w:tab w:val="left" w:pos="880"/>
          <w:tab w:val="right" w:leader="dot" w:pos="9350"/>
        </w:tabs>
        <w:rPr>
          <w:del w:id="2493" w:author="Vilson Lu" w:date="2014-08-22T06:40:00Z"/>
          <w:rFonts w:eastAsiaTheme="minorEastAsia"/>
          <w:noProof/>
          <w:sz w:val="22"/>
          <w:szCs w:val="22"/>
          <w:rPrChange w:id="2494" w:author="Vilson Lu" w:date="2014-08-22T06:41:00Z">
            <w:rPr>
              <w:del w:id="2495" w:author="Vilson Lu" w:date="2014-08-22T06:40:00Z"/>
              <w:rFonts w:asciiTheme="minorHAnsi" w:eastAsiaTheme="minorEastAsia" w:hAnsiTheme="minorHAnsi" w:cstheme="minorBidi"/>
              <w:noProof/>
              <w:sz w:val="22"/>
              <w:szCs w:val="22"/>
            </w:rPr>
          </w:rPrChange>
        </w:rPr>
      </w:pPr>
      <w:del w:id="2496" w:author="Vilson Lu" w:date="2014-08-22T06:40:00Z">
        <w:r w:rsidRPr="00AC2ADB" w:rsidDel="00AC2ADB">
          <w:rPr>
            <w:rStyle w:val="Hyperlink"/>
            <w:noProof/>
          </w:rPr>
          <w:delText>4.1</w:delText>
        </w:r>
        <w:r w:rsidR="00372B98" w:rsidRPr="00372B98">
          <w:rPr>
            <w:rFonts w:eastAsiaTheme="minorEastAsia"/>
            <w:noProof/>
            <w:sz w:val="22"/>
            <w:szCs w:val="22"/>
            <w:rPrChange w:id="249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Overview</w:delText>
        </w:r>
        <w:r w:rsidRPr="00AC2ADB" w:rsidDel="00AC2ADB">
          <w:rPr>
            <w:noProof/>
            <w:webHidden/>
          </w:rPr>
          <w:tab/>
          <w:delText>4-24</w:delText>
        </w:r>
      </w:del>
    </w:p>
    <w:p w:rsidR="006E6440" w:rsidRPr="00AC2ADB" w:rsidDel="00AC2ADB" w:rsidRDefault="006E6440">
      <w:pPr>
        <w:pStyle w:val="TOC2"/>
        <w:tabs>
          <w:tab w:val="left" w:pos="880"/>
          <w:tab w:val="right" w:leader="dot" w:pos="9350"/>
        </w:tabs>
        <w:rPr>
          <w:del w:id="2498" w:author="Vilson Lu" w:date="2014-08-22T06:40:00Z"/>
          <w:rFonts w:eastAsiaTheme="minorEastAsia"/>
          <w:noProof/>
          <w:sz w:val="22"/>
          <w:szCs w:val="22"/>
          <w:rPrChange w:id="2499" w:author="Vilson Lu" w:date="2014-08-22T06:41:00Z">
            <w:rPr>
              <w:del w:id="2500" w:author="Vilson Lu" w:date="2014-08-22T06:40:00Z"/>
              <w:rFonts w:asciiTheme="minorHAnsi" w:eastAsiaTheme="minorEastAsia" w:hAnsiTheme="minorHAnsi" w:cstheme="minorBidi"/>
              <w:noProof/>
              <w:sz w:val="22"/>
              <w:szCs w:val="22"/>
            </w:rPr>
          </w:rPrChange>
        </w:rPr>
      </w:pPr>
      <w:del w:id="2501" w:author="Vilson Lu" w:date="2014-08-22T06:40:00Z">
        <w:r w:rsidRPr="00AC2ADB" w:rsidDel="00AC2ADB">
          <w:rPr>
            <w:rStyle w:val="Hyperlink"/>
            <w:noProof/>
          </w:rPr>
          <w:delText>4.2</w:delText>
        </w:r>
        <w:r w:rsidR="00372B98" w:rsidRPr="00372B98">
          <w:rPr>
            <w:rFonts w:eastAsiaTheme="minorEastAsia"/>
            <w:noProof/>
            <w:sz w:val="22"/>
            <w:szCs w:val="22"/>
            <w:rPrChange w:id="250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Objectives</w:delText>
        </w:r>
        <w:r w:rsidRPr="00AC2ADB" w:rsidDel="00AC2ADB">
          <w:rPr>
            <w:noProof/>
            <w:webHidden/>
          </w:rPr>
          <w:tab/>
          <w:delText>4-24</w:delText>
        </w:r>
      </w:del>
    </w:p>
    <w:p w:rsidR="006E6440" w:rsidRPr="00AC2ADB" w:rsidDel="00AC2ADB" w:rsidRDefault="006E6440">
      <w:pPr>
        <w:pStyle w:val="TOC3"/>
        <w:tabs>
          <w:tab w:val="left" w:pos="1320"/>
          <w:tab w:val="right" w:leader="dot" w:pos="9350"/>
        </w:tabs>
        <w:rPr>
          <w:del w:id="2503" w:author="Vilson Lu" w:date="2014-08-22T06:40:00Z"/>
          <w:rFonts w:eastAsiaTheme="minorEastAsia"/>
          <w:noProof/>
          <w:sz w:val="22"/>
          <w:szCs w:val="22"/>
          <w:rPrChange w:id="2504" w:author="Vilson Lu" w:date="2014-08-22T06:41:00Z">
            <w:rPr>
              <w:del w:id="2505" w:author="Vilson Lu" w:date="2014-08-22T06:40:00Z"/>
              <w:rFonts w:asciiTheme="minorHAnsi" w:eastAsiaTheme="minorEastAsia" w:hAnsiTheme="minorHAnsi" w:cstheme="minorBidi"/>
              <w:noProof/>
              <w:sz w:val="22"/>
              <w:szCs w:val="22"/>
            </w:rPr>
          </w:rPrChange>
        </w:rPr>
      </w:pPr>
      <w:del w:id="2506" w:author="Vilson Lu" w:date="2014-08-22T06:40:00Z">
        <w:r w:rsidRPr="00AC2ADB" w:rsidDel="00AC2ADB">
          <w:rPr>
            <w:rStyle w:val="Hyperlink"/>
            <w:noProof/>
          </w:rPr>
          <w:delText>4.2.1</w:delText>
        </w:r>
        <w:r w:rsidR="00372B98" w:rsidRPr="00372B98">
          <w:rPr>
            <w:rFonts w:eastAsiaTheme="minorEastAsia"/>
            <w:noProof/>
            <w:sz w:val="22"/>
            <w:szCs w:val="22"/>
            <w:rPrChange w:id="250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General Objective</w:delText>
        </w:r>
        <w:r w:rsidRPr="00AC2ADB" w:rsidDel="00AC2ADB">
          <w:rPr>
            <w:noProof/>
            <w:webHidden/>
          </w:rPr>
          <w:tab/>
          <w:delText>4-24</w:delText>
        </w:r>
      </w:del>
    </w:p>
    <w:p w:rsidR="006E6440" w:rsidRPr="00AC2ADB" w:rsidDel="00AC2ADB" w:rsidRDefault="006E6440">
      <w:pPr>
        <w:pStyle w:val="TOC3"/>
        <w:tabs>
          <w:tab w:val="left" w:pos="1320"/>
          <w:tab w:val="right" w:leader="dot" w:pos="9350"/>
        </w:tabs>
        <w:rPr>
          <w:del w:id="2508" w:author="Vilson Lu" w:date="2014-08-22T06:40:00Z"/>
          <w:rFonts w:eastAsiaTheme="minorEastAsia"/>
          <w:noProof/>
          <w:sz w:val="22"/>
          <w:szCs w:val="22"/>
          <w:rPrChange w:id="2509" w:author="Vilson Lu" w:date="2014-08-22T06:41:00Z">
            <w:rPr>
              <w:del w:id="2510" w:author="Vilson Lu" w:date="2014-08-22T06:40:00Z"/>
              <w:rFonts w:asciiTheme="minorHAnsi" w:eastAsiaTheme="minorEastAsia" w:hAnsiTheme="minorHAnsi" w:cstheme="minorBidi"/>
              <w:noProof/>
              <w:sz w:val="22"/>
              <w:szCs w:val="22"/>
            </w:rPr>
          </w:rPrChange>
        </w:rPr>
      </w:pPr>
      <w:del w:id="2511" w:author="Vilson Lu" w:date="2014-08-22T06:40:00Z">
        <w:r w:rsidRPr="00AC2ADB" w:rsidDel="00AC2ADB">
          <w:rPr>
            <w:rStyle w:val="Hyperlink"/>
            <w:noProof/>
          </w:rPr>
          <w:delText>4.2.2</w:delText>
        </w:r>
        <w:r w:rsidR="00372B98" w:rsidRPr="00372B98">
          <w:rPr>
            <w:rFonts w:eastAsiaTheme="minorEastAsia"/>
            <w:noProof/>
            <w:sz w:val="22"/>
            <w:szCs w:val="22"/>
            <w:rPrChange w:id="251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Specific Objectives</w:delText>
        </w:r>
        <w:r w:rsidRPr="00AC2ADB" w:rsidDel="00AC2ADB">
          <w:rPr>
            <w:noProof/>
            <w:webHidden/>
          </w:rPr>
          <w:tab/>
          <w:delText>4-24</w:delText>
        </w:r>
      </w:del>
    </w:p>
    <w:p w:rsidR="006E6440" w:rsidRPr="00AC2ADB" w:rsidDel="00AC2ADB" w:rsidRDefault="006E6440">
      <w:pPr>
        <w:pStyle w:val="TOC2"/>
        <w:tabs>
          <w:tab w:val="left" w:pos="880"/>
          <w:tab w:val="right" w:leader="dot" w:pos="9350"/>
        </w:tabs>
        <w:rPr>
          <w:del w:id="2513" w:author="Vilson Lu" w:date="2014-08-22T06:40:00Z"/>
          <w:rFonts w:eastAsiaTheme="minorEastAsia"/>
          <w:noProof/>
          <w:sz w:val="22"/>
          <w:szCs w:val="22"/>
          <w:rPrChange w:id="2514" w:author="Vilson Lu" w:date="2014-08-22T06:41:00Z">
            <w:rPr>
              <w:del w:id="2515" w:author="Vilson Lu" w:date="2014-08-22T06:40:00Z"/>
              <w:rFonts w:asciiTheme="minorHAnsi" w:eastAsiaTheme="minorEastAsia" w:hAnsiTheme="minorHAnsi" w:cstheme="minorBidi"/>
              <w:noProof/>
              <w:sz w:val="22"/>
              <w:szCs w:val="22"/>
            </w:rPr>
          </w:rPrChange>
        </w:rPr>
      </w:pPr>
      <w:del w:id="2516" w:author="Vilson Lu" w:date="2014-08-22T06:40:00Z">
        <w:r w:rsidRPr="00AC2ADB" w:rsidDel="00AC2ADB">
          <w:rPr>
            <w:rStyle w:val="Hyperlink"/>
            <w:noProof/>
          </w:rPr>
          <w:delText>4.3</w:delText>
        </w:r>
        <w:r w:rsidR="00372B98" w:rsidRPr="00372B98">
          <w:rPr>
            <w:rFonts w:eastAsiaTheme="minorEastAsia"/>
            <w:noProof/>
            <w:sz w:val="22"/>
            <w:szCs w:val="22"/>
            <w:rPrChange w:id="251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Scope and Limitations</w:delText>
        </w:r>
        <w:r w:rsidRPr="00AC2ADB" w:rsidDel="00AC2ADB">
          <w:rPr>
            <w:noProof/>
            <w:webHidden/>
          </w:rPr>
          <w:tab/>
          <w:delText>4-24</w:delText>
        </w:r>
      </w:del>
    </w:p>
    <w:p w:rsidR="006E6440" w:rsidRPr="00AC2ADB" w:rsidDel="00AC2ADB" w:rsidRDefault="006E6440">
      <w:pPr>
        <w:pStyle w:val="TOC2"/>
        <w:tabs>
          <w:tab w:val="left" w:pos="880"/>
          <w:tab w:val="right" w:leader="dot" w:pos="9350"/>
        </w:tabs>
        <w:rPr>
          <w:del w:id="2518" w:author="Vilson Lu" w:date="2014-08-22T06:40:00Z"/>
          <w:rFonts w:eastAsiaTheme="minorEastAsia"/>
          <w:noProof/>
          <w:sz w:val="22"/>
          <w:szCs w:val="22"/>
          <w:rPrChange w:id="2519" w:author="Vilson Lu" w:date="2014-08-22T06:41:00Z">
            <w:rPr>
              <w:del w:id="2520" w:author="Vilson Lu" w:date="2014-08-22T06:40:00Z"/>
              <w:rFonts w:asciiTheme="minorHAnsi" w:eastAsiaTheme="minorEastAsia" w:hAnsiTheme="minorHAnsi" w:cstheme="minorBidi"/>
              <w:noProof/>
              <w:sz w:val="22"/>
              <w:szCs w:val="22"/>
            </w:rPr>
          </w:rPrChange>
        </w:rPr>
      </w:pPr>
      <w:del w:id="2521" w:author="Vilson Lu" w:date="2014-08-22T06:40:00Z">
        <w:r w:rsidRPr="00AC2ADB" w:rsidDel="00AC2ADB">
          <w:rPr>
            <w:rStyle w:val="Hyperlink"/>
            <w:noProof/>
          </w:rPr>
          <w:delText>4.4</w:delText>
        </w:r>
        <w:r w:rsidR="00372B98" w:rsidRPr="00372B98">
          <w:rPr>
            <w:rFonts w:eastAsiaTheme="minorEastAsia"/>
            <w:noProof/>
            <w:sz w:val="22"/>
            <w:szCs w:val="22"/>
            <w:rPrChange w:id="252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Architectural Design</w:delText>
        </w:r>
        <w:r w:rsidRPr="00AC2ADB" w:rsidDel="00AC2ADB">
          <w:rPr>
            <w:noProof/>
            <w:webHidden/>
          </w:rPr>
          <w:tab/>
          <w:delText>4-26</w:delText>
        </w:r>
      </w:del>
    </w:p>
    <w:p w:rsidR="006E6440" w:rsidRPr="00AC2ADB" w:rsidDel="00AC2ADB" w:rsidRDefault="006E6440">
      <w:pPr>
        <w:pStyle w:val="TOC3"/>
        <w:tabs>
          <w:tab w:val="left" w:pos="1320"/>
          <w:tab w:val="right" w:leader="dot" w:pos="9350"/>
        </w:tabs>
        <w:rPr>
          <w:del w:id="2523" w:author="Vilson Lu" w:date="2014-08-22T06:40:00Z"/>
          <w:rFonts w:eastAsiaTheme="minorEastAsia"/>
          <w:noProof/>
          <w:sz w:val="22"/>
          <w:szCs w:val="22"/>
          <w:rPrChange w:id="2524" w:author="Vilson Lu" w:date="2014-08-22T06:41:00Z">
            <w:rPr>
              <w:del w:id="2525" w:author="Vilson Lu" w:date="2014-08-22T06:40:00Z"/>
              <w:rFonts w:asciiTheme="minorHAnsi" w:eastAsiaTheme="minorEastAsia" w:hAnsiTheme="minorHAnsi" w:cstheme="minorBidi"/>
              <w:noProof/>
              <w:sz w:val="22"/>
              <w:szCs w:val="22"/>
            </w:rPr>
          </w:rPrChange>
        </w:rPr>
      </w:pPr>
      <w:del w:id="2526" w:author="Vilson Lu" w:date="2014-08-22T06:40:00Z">
        <w:r w:rsidRPr="00AC2ADB" w:rsidDel="00AC2ADB">
          <w:rPr>
            <w:rStyle w:val="Hyperlink"/>
            <w:noProof/>
          </w:rPr>
          <w:delText>4.4.1</w:delText>
        </w:r>
        <w:r w:rsidR="00372B98" w:rsidRPr="00372B98">
          <w:rPr>
            <w:rFonts w:eastAsiaTheme="minorEastAsia"/>
            <w:noProof/>
            <w:sz w:val="22"/>
            <w:szCs w:val="22"/>
            <w:rPrChange w:id="252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Data Source</w:delText>
        </w:r>
        <w:r w:rsidRPr="00AC2ADB" w:rsidDel="00AC2ADB">
          <w:rPr>
            <w:noProof/>
            <w:webHidden/>
          </w:rPr>
          <w:tab/>
          <w:delText>4-27</w:delText>
        </w:r>
      </w:del>
    </w:p>
    <w:p w:rsidR="006E6440" w:rsidRPr="00AC2ADB" w:rsidDel="00AC2ADB" w:rsidRDefault="006E6440">
      <w:pPr>
        <w:pStyle w:val="TOC3"/>
        <w:tabs>
          <w:tab w:val="left" w:pos="1320"/>
          <w:tab w:val="right" w:leader="dot" w:pos="9350"/>
        </w:tabs>
        <w:rPr>
          <w:del w:id="2528" w:author="Vilson Lu" w:date="2014-08-22T06:40:00Z"/>
          <w:rFonts w:eastAsiaTheme="minorEastAsia"/>
          <w:noProof/>
          <w:sz w:val="22"/>
          <w:szCs w:val="22"/>
          <w:rPrChange w:id="2529" w:author="Vilson Lu" w:date="2014-08-22T06:41:00Z">
            <w:rPr>
              <w:del w:id="2530" w:author="Vilson Lu" w:date="2014-08-22T06:40:00Z"/>
              <w:rFonts w:asciiTheme="minorHAnsi" w:eastAsiaTheme="minorEastAsia" w:hAnsiTheme="minorHAnsi" w:cstheme="minorBidi"/>
              <w:noProof/>
              <w:sz w:val="22"/>
              <w:szCs w:val="22"/>
            </w:rPr>
          </w:rPrChange>
        </w:rPr>
      </w:pPr>
      <w:del w:id="2531" w:author="Vilson Lu" w:date="2014-08-22T06:40:00Z">
        <w:r w:rsidRPr="00AC2ADB" w:rsidDel="00AC2ADB">
          <w:rPr>
            <w:rStyle w:val="Hyperlink"/>
            <w:noProof/>
          </w:rPr>
          <w:delText>4.4.2</w:delText>
        </w:r>
        <w:r w:rsidR="00372B98" w:rsidRPr="00372B98">
          <w:rPr>
            <w:rFonts w:eastAsiaTheme="minorEastAsia"/>
            <w:noProof/>
            <w:sz w:val="22"/>
            <w:szCs w:val="22"/>
            <w:rPrChange w:id="253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Preprocessing Module</w:delText>
        </w:r>
        <w:r w:rsidRPr="00AC2ADB" w:rsidDel="00AC2ADB">
          <w:rPr>
            <w:noProof/>
            <w:webHidden/>
          </w:rPr>
          <w:tab/>
          <w:delText>4-28</w:delText>
        </w:r>
      </w:del>
    </w:p>
    <w:p w:rsidR="006E6440" w:rsidRPr="00AC2ADB" w:rsidDel="00AC2ADB" w:rsidRDefault="006E6440">
      <w:pPr>
        <w:pStyle w:val="TOC3"/>
        <w:tabs>
          <w:tab w:val="left" w:pos="1320"/>
          <w:tab w:val="right" w:leader="dot" w:pos="9350"/>
        </w:tabs>
        <w:rPr>
          <w:del w:id="2533" w:author="Vilson Lu" w:date="2014-08-22T06:40:00Z"/>
          <w:rFonts w:eastAsiaTheme="minorEastAsia"/>
          <w:noProof/>
          <w:sz w:val="22"/>
          <w:szCs w:val="22"/>
          <w:rPrChange w:id="2534" w:author="Vilson Lu" w:date="2014-08-22T06:41:00Z">
            <w:rPr>
              <w:del w:id="2535" w:author="Vilson Lu" w:date="2014-08-22T06:40:00Z"/>
              <w:rFonts w:asciiTheme="minorHAnsi" w:eastAsiaTheme="minorEastAsia" w:hAnsiTheme="minorHAnsi" w:cstheme="minorBidi"/>
              <w:noProof/>
              <w:sz w:val="22"/>
              <w:szCs w:val="22"/>
            </w:rPr>
          </w:rPrChange>
        </w:rPr>
      </w:pPr>
      <w:del w:id="2536" w:author="Vilson Lu" w:date="2014-08-22T06:40:00Z">
        <w:r w:rsidRPr="00AC2ADB" w:rsidDel="00AC2ADB">
          <w:rPr>
            <w:rStyle w:val="Hyperlink"/>
            <w:noProof/>
          </w:rPr>
          <w:delText>4.4.3</w:delText>
        </w:r>
        <w:r w:rsidR="00372B98" w:rsidRPr="00372B98">
          <w:rPr>
            <w:rFonts w:eastAsiaTheme="minorEastAsia"/>
            <w:noProof/>
            <w:sz w:val="22"/>
            <w:szCs w:val="22"/>
            <w:rPrChange w:id="253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Feature Extraction Module</w:delText>
        </w:r>
        <w:r w:rsidRPr="00AC2ADB" w:rsidDel="00AC2ADB">
          <w:rPr>
            <w:noProof/>
            <w:webHidden/>
          </w:rPr>
          <w:tab/>
          <w:delText>4-30</w:delText>
        </w:r>
      </w:del>
    </w:p>
    <w:p w:rsidR="006E6440" w:rsidRPr="00AC2ADB" w:rsidDel="00AC2ADB" w:rsidRDefault="006E6440">
      <w:pPr>
        <w:pStyle w:val="TOC3"/>
        <w:tabs>
          <w:tab w:val="left" w:pos="1320"/>
          <w:tab w:val="right" w:leader="dot" w:pos="9350"/>
        </w:tabs>
        <w:rPr>
          <w:del w:id="2538" w:author="Vilson Lu" w:date="2014-08-22T06:40:00Z"/>
          <w:rFonts w:eastAsiaTheme="minorEastAsia"/>
          <w:noProof/>
          <w:sz w:val="22"/>
          <w:szCs w:val="22"/>
          <w:rPrChange w:id="2539" w:author="Vilson Lu" w:date="2014-08-22T06:41:00Z">
            <w:rPr>
              <w:del w:id="2540" w:author="Vilson Lu" w:date="2014-08-22T06:40:00Z"/>
              <w:rFonts w:asciiTheme="minorHAnsi" w:eastAsiaTheme="minorEastAsia" w:hAnsiTheme="minorHAnsi" w:cstheme="minorBidi"/>
              <w:noProof/>
              <w:sz w:val="22"/>
              <w:szCs w:val="22"/>
            </w:rPr>
          </w:rPrChange>
        </w:rPr>
      </w:pPr>
      <w:del w:id="2541" w:author="Vilson Lu" w:date="2014-08-22T06:40:00Z">
        <w:r w:rsidRPr="00AC2ADB" w:rsidDel="00AC2ADB">
          <w:rPr>
            <w:rStyle w:val="Hyperlink"/>
            <w:noProof/>
          </w:rPr>
          <w:delText>4.4.4</w:delText>
        </w:r>
        <w:r w:rsidR="00372B98" w:rsidRPr="00372B98">
          <w:rPr>
            <w:rFonts w:eastAsiaTheme="minorEastAsia"/>
            <w:noProof/>
            <w:sz w:val="22"/>
            <w:szCs w:val="22"/>
            <w:rPrChange w:id="254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Tweet Classifier Module</w:delText>
        </w:r>
        <w:r w:rsidRPr="00AC2ADB" w:rsidDel="00AC2ADB">
          <w:rPr>
            <w:noProof/>
            <w:webHidden/>
          </w:rPr>
          <w:tab/>
          <w:delText>4-32</w:delText>
        </w:r>
      </w:del>
    </w:p>
    <w:p w:rsidR="006E6440" w:rsidRPr="00AC2ADB" w:rsidDel="00AC2ADB" w:rsidRDefault="006E6440">
      <w:pPr>
        <w:pStyle w:val="TOC3"/>
        <w:tabs>
          <w:tab w:val="left" w:pos="1320"/>
          <w:tab w:val="right" w:leader="dot" w:pos="9350"/>
        </w:tabs>
        <w:rPr>
          <w:del w:id="2543" w:author="Vilson Lu" w:date="2014-08-22T06:40:00Z"/>
          <w:rFonts w:eastAsiaTheme="minorEastAsia"/>
          <w:noProof/>
          <w:sz w:val="22"/>
          <w:szCs w:val="22"/>
          <w:rPrChange w:id="2544" w:author="Vilson Lu" w:date="2014-08-22T06:41:00Z">
            <w:rPr>
              <w:del w:id="2545" w:author="Vilson Lu" w:date="2014-08-22T06:40:00Z"/>
              <w:rFonts w:asciiTheme="minorHAnsi" w:eastAsiaTheme="minorEastAsia" w:hAnsiTheme="minorHAnsi" w:cstheme="minorBidi"/>
              <w:noProof/>
              <w:sz w:val="22"/>
              <w:szCs w:val="22"/>
            </w:rPr>
          </w:rPrChange>
        </w:rPr>
      </w:pPr>
      <w:del w:id="2546" w:author="Vilson Lu" w:date="2014-08-22T06:40:00Z">
        <w:r w:rsidRPr="00AC2ADB" w:rsidDel="00AC2ADB">
          <w:rPr>
            <w:rStyle w:val="Hyperlink"/>
            <w:noProof/>
          </w:rPr>
          <w:delText>4.4.5</w:delText>
        </w:r>
        <w:r w:rsidR="00372B98" w:rsidRPr="00372B98">
          <w:rPr>
            <w:rFonts w:eastAsiaTheme="minorEastAsia"/>
            <w:noProof/>
            <w:sz w:val="22"/>
            <w:szCs w:val="22"/>
            <w:rPrChange w:id="254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 Module</w:delText>
        </w:r>
        <w:r w:rsidRPr="00AC2ADB" w:rsidDel="00AC2ADB">
          <w:rPr>
            <w:noProof/>
            <w:webHidden/>
          </w:rPr>
          <w:tab/>
          <w:delText>4-33</w:delText>
        </w:r>
      </w:del>
    </w:p>
    <w:p w:rsidR="006E6440" w:rsidRPr="00AC2ADB" w:rsidDel="00AC2ADB" w:rsidRDefault="006E6440">
      <w:pPr>
        <w:pStyle w:val="TOC3"/>
        <w:tabs>
          <w:tab w:val="left" w:pos="1320"/>
          <w:tab w:val="right" w:leader="dot" w:pos="9350"/>
        </w:tabs>
        <w:rPr>
          <w:del w:id="2548" w:author="Vilson Lu" w:date="2014-08-22T06:40:00Z"/>
          <w:rFonts w:eastAsiaTheme="minorEastAsia"/>
          <w:noProof/>
          <w:sz w:val="22"/>
          <w:szCs w:val="22"/>
          <w:rPrChange w:id="2549" w:author="Vilson Lu" w:date="2014-08-22T06:41:00Z">
            <w:rPr>
              <w:del w:id="2550" w:author="Vilson Lu" w:date="2014-08-22T06:40:00Z"/>
              <w:rFonts w:asciiTheme="minorHAnsi" w:eastAsiaTheme="minorEastAsia" w:hAnsiTheme="minorHAnsi" w:cstheme="minorBidi"/>
              <w:noProof/>
              <w:sz w:val="22"/>
              <w:szCs w:val="22"/>
            </w:rPr>
          </w:rPrChange>
        </w:rPr>
      </w:pPr>
      <w:del w:id="2551" w:author="Vilson Lu" w:date="2014-08-22T06:40:00Z">
        <w:r w:rsidRPr="00AC2ADB" w:rsidDel="00AC2ADB">
          <w:rPr>
            <w:rStyle w:val="Hyperlink"/>
            <w:noProof/>
          </w:rPr>
          <w:delText>4.4.6</w:delText>
        </w:r>
        <w:r w:rsidR="00372B98" w:rsidRPr="00372B98">
          <w:rPr>
            <w:rFonts w:eastAsiaTheme="minorEastAsia"/>
            <w:noProof/>
            <w:sz w:val="22"/>
            <w:szCs w:val="22"/>
            <w:rPrChange w:id="255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Ontology</w:delText>
        </w:r>
        <w:r w:rsidRPr="00AC2ADB" w:rsidDel="00AC2ADB">
          <w:rPr>
            <w:noProof/>
            <w:webHidden/>
          </w:rPr>
          <w:tab/>
          <w:delText>4-34</w:delText>
        </w:r>
      </w:del>
    </w:p>
    <w:p w:rsidR="006E6440" w:rsidRPr="00AC2ADB" w:rsidDel="00AC2ADB" w:rsidRDefault="006E6440">
      <w:pPr>
        <w:pStyle w:val="TOC2"/>
        <w:tabs>
          <w:tab w:val="left" w:pos="880"/>
          <w:tab w:val="right" w:leader="dot" w:pos="9350"/>
        </w:tabs>
        <w:rPr>
          <w:del w:id="2553" w:author="Vilson Lu" w:date="2014-08-22T06:40:00Z"/>
          <w:rFonts w:eastAsiaTheme="minorEastAsia"/>
          <w:noProof/>
          <w:sz w:val="22"/>
          <w:szCs w:val="22"/>
          <w:rPrChange w:id="2554" w:author="Vilson Lu" w:date="2014-08-22T06:41:00Z">
            <w:rPr>
              <w:del w:id="2555" w:author="Vilson Lu" w:date="2014-08-22T06:40:00Z"/>
              <w:rFonts w:asciiTheme="minorHAnsi" w:eastAsiaTheme="minorEastAsia" w:hAnsiTheme="minorHAnsi" w:cstheme="minorBidi"/>
              <w:noProof/>
              <w:sz w:val="22"/>
              <w:szCs w:val="22"/>
            </w:rPr>
          </w:rPrChange>
        </w:rPr>
      </w:pPr>
      <w:del w:id="2556" w:author="Vilson Lu" w:date="2014-08-22T06:40:00Z">
        <w:r w:rsidRPr="00AC2ADB" w:rsidDel="00AC2ADB">
          <w:rPr>
            <w:rStyle w:val="Hyperlink"/>
            <w:noProof/>
          </w:rPr>
          <w:delText>4.5</w:delText>
        </w:r>
        <w:r w:rsidR="00372B98" w:rsidRPr="00372B98">
          <w:rPr>
            <w:rFonts w:eastAsiaTheme="minorEastAsia"/>
            <w:noProof/>
            <w:sz w:val="22"/>
            <w:szCs w:val="22"/>
            <w:rPrChange w:id="255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Physical Environment and Resources</w:delText>
        </w:r>
        <w:r w:rsidRPr="00AC2ADB" w:rsidDel="00AC2ADB">
          <w:rPr>
            <w:noProof/>
            <w:webHidden/>
          </w:rPr>
          <w:tab/>
          <w:delText>4-34</w:delText>
        </w:r>
      </w:del>
    </w:p>
    <w:p w:rsidR="006E6440" w:rsidRPr="00AC2ADB" w:rsidDel="00AC2ADB" w:rsidRDefault="006E6440">
      <w:pPr>
        <w:pStyle w:val="TOC3"/>
        <w:tabs>
          <w:tab w:val="left" w:pos="1320"/>
          <w:tab w:val="right" w:leader="dot" w:pos="9350"/>
        </w:tabs>
        <w:rPr>
          <w:del w:id="2558" w:author="Vilson Lu" w:date="2014-08-22T06:40:00Z"/>
          <w:rFonts w:eastAsiaTheme="minorEastAsia"/>
          <w:noProof/>
          <w:sz w:val="22"/>
          <w:szCs w:val="22"/>
          <w:rPrChange w:id="2559" w:author="Vilson Lu" w:date="2014-08-22T06:41:00Z">
            <w:rPr>
              <w:del w:id="2560" w:author="Vilson Lu" w:date="2014-08-22T06:40:00Z"/>
              <w:rFonts w:asciiTheme="minorHAnsi" w:eastAsiaTheme="minorEastAsia" w:hAnsiTheme="minorHAnsi" w:cstheme="minorBidi"/>
              <w:noProof/>
              <w:sz w:val="22"/>
              <w:szCs w:val="22"/>
            </w:rPr>
          </w:rPrChange>
        </w:rPr>
      </w:pPr>
      <w:del w:id="2561" w:author="Vilson Lu" w:date="2014-08-22T06:40:00Z">
        <w:r w:rsidRPr="00AC2ADB" w:rsidDel="00AC2ADB">
          <w:rPr>
            <w:rStyle w:val="Hyperlink"/>
            <w:noProof/>
          </w:rPr>
          <w:lastRenderedPageBreak/>
          <w:delText>4.5.1</w:delText>
        </w:r>
        <w:r w:rsidR="00372B98" w:rsidRPr="00372B98">
          <w:rPr>
            <w:rFonts w:eastAsiaTheme="minorEastAsia"/>
            <w:noProof/>
            <w:sz w:val="22"/>
            <w:szCs w:val="22"/>
            <w:rPrChange w:id="2562"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Minimum Software Requirements</w:delText>
        </w:r>
        <w:r w:rsidRPr="00AC2ADB" w:rsidDel="00AC2ADB">
          <w:rPr>
            <w:noProof/>
            <w:webHidden/>
          </w:rPr>
          <w:tab/>
          <w:delText>4-34</w:delText>
        </w:r>
      </w:del>
    </w:p>
    <w:p w:rsidR="006E6440" w:rsidRPr="00AC2ADB" w:rsidDel="00AC2ADB" w:rsidRDefault="006E6440">
      <w:pPr>
        <w:pStyle w:val="TOC3"/>
        <w:tabs>
          <w:tab w:val="left" w:pos="1320"/>
          <w:tab w:val="right" w:leader="dot" w:pos="9350"/>
        </w:tabs>
        <w:rPr>
          <w:del w:id="2563" w:author="Vilson Lu" w:date="2014-08-22T06:40:00Z"/>
          <w:rFonts w:eastAsiaTheme="minorEastAsia"/>
          <w:noProof/>
          <w:sz w:val="22"/>
          <w:szCs w:val="22"/>
          <w:rPrChange w:id="2564" w:author="Vilson Lu" w:date="2014-08-22T06:41:00Z">
            <w:rPr>
              <w:del w:id="2565" w:author="Vilson Lu" w:date="2014-08-22T06:40:00Z"/>
              <w:rFonts w:asciiTheme="minorHAnsi" w:eastAsiaTheme="minorEastAsia" w:hAnsiTheme="minorHAnsi" w:cstheme="minorBidi"/>
              <w:noProof/>
              <w:sz w:val="22"/>
              <w:szCs w:val="22"/>
            </w:rPr>
          </w:rPrChange>
        </w:rPr>
      </w:pPr>
      <w:del w:id="2566" w:author="Vilson Lu" w:date="2014-08-22T06:40:00Z">
        <w:r w:rsidRPr="00AC2ADB" w:rsidDel="00AC2ADB">
          <w:rPr>
            <w:rStyle w:val="Hyperlink"/>
            <w:noProof/>
          </w:rPr>
          <w:delText>4.5.2</w:delText>
        </w:r>
        <w:r w:rsidR="00372B98" w:rsidRPr="00372B98">
          <w:rPr>
            <w:rFonts w:eastAsiaTheme="minorEastAsia"/>
            <w:noProof/>
            <w:sz w:val="22"/>
            <w:szCs w:val="22"/>
            <w:rPrChange w:id="2567"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Minimum Hardware Requirements</w:delText>
        </w:r>
        <w:r w:rsidRPr="00AC2ADB" w:rsidDel="00AC2ADB">
          <w:rPr>
            <w:noProof/>
            <w:webHidden/>
          </w:rPr>
          <w:tab/>
          <w:delText>4-34</w:delText>
        </w:r>
      </w:del>
    </w:p>
    <w:p w:rsidR="006E6440" w:rsidRPr="00AC2ADB" w:rsidDel="00AC2ADB" w:rsidRDefault="006E6440">
      <w:pPr>
        <w:pStyle w:val="TOC1"/>
        <w:tabs>
          <w:tab w:val="right" w:leader="dot" w:pos="9350"/>
        </w:tabs>
        <w:rPr>
          <w:del w:id="2568" w:author="Vilson Lu" w:date="2014-08-22T06:40:00Z"/>
          <w:rFonts w:eastAsiaTheme="minorEastAsia"/>
          <w:noProof/>
          <w:sz w:val="22"/>
          <w:szCs w:val="22"/>
          <w:rPrChange w:id="2569" w:author="Vilson Lu" w:date="2014-08-22T06:41:00Z">
            <w:rPr>
              <w:del w:id="2570" w:author="Vilson Lu" w:date="2014-08-22T06:40:00Z"/>
              <w:rFonts w:asciiTheme="minorHAnsi" w:eastAsiaTheme="minorEastAsia" w:hAnsiTheme="minorHAnsi" w:cstheme="minorBidi"/>
              <w:noProof/>
              <w:sz w:val="22"/>
              <w:szCs w:val="22"/>
            </w:rPr>
          </w:rPrChange>
        </w:rPr>
      </w:pPr>
      <w:del w:id="2571" w:author="Vilson Lu" w:date="2014-08-22T06:40:00Z">
        <w:r w:rsidRPr="00AC2ADB" w:rsidDel="00AC2ADB">
          <w:rPr>
            <w:rStyle w:val="Hyperlink"/>
            <w:noProof/>
          </w:rPr>
          <w:delText>References</w:delText>
        </w:r>
        <w:r w:rsidRPr="00AC2ADB" w:rsidDel="00AC2ADB">
          <w:rPr>
            <w:noProof/>
            <w:webHidden/>
          </w:rPr>
          <w:tab/>
          <w:delText>4-35</w:delText>
        </w:r>
      </w:del>
    </w:p>
    <w:p w:rsidR="006E6440" w:rsidRPr="00AC2ADB" w:rsidDel="00AC2ADB" w:rsidRDefault="006E6440">
      <w:pPr>
        <w:pStyle w:val="TOC1"/>
        <w:tabs>
          <w:tab w:val="right" w:leader="dot" w:pos="9350"/>
        </w:tabs>
        <w:rPr>
          <w:del w:id="2572" w:author="Vilson Lu" w:date="2014-08-22T06:40:00Z"/>
          <w:rFonts w:eastAsiaTheme="minorEastAsia"/>
          <w:noProof/>
          <w:sz w:val="22"/>
          <w:szCs w:val="22"/>
          <w:rPrChange w:id="2573" w:author="Vilson Lu" w:date="2014-08-22T06:41:00Z">
            <w:rPr>
              <w:del w:id="2574" w:author="Vilson Lu" w:date="2014-08-22T06:40:00Z"/>
              <w:rFonts w:asciiTheme="minorHAnsi" w:eastAsiaTheme="minorEastAsia" w:hAnsiTheme="minorHAnsi" w:cstheme="minorBidi"/>
              <w:noProof/>
              <w:sz w:val="22"/>
              <w:szCs w:val="22"/>
            </w:rPr>
          </w:rPrChange>
        </w:rPr>
      </w:pPr>
      <w:del w:id="2575" w:author="Vilson Lu" w:date="2014-08-22T06:40:00Z">
        <w:r w:rsidRPr="00AC2ADB" w:rsidDel="00AC2ADB">
          <w:rPr>
            <w:rStyle w:val="Hyperlink"/>
            <w:noProof/>
          </w:rPr>
          <w:delText>5.0</w:delText>
        </w:r>
        <w:r w:rsidRPr="00AC2ADB" w:rsidDel="00AC2ADB">
          <w:rPr>
            <w:noProof/>
            <w:webHidden/>
          </w:rPr>
          <w:tab/>
          <w:delText>5-35</w:delText>
        </w:r>
      </w:del>
    </w:p>
    <w:p w:rsidR="007E2298" w:rsidRPr="00AC2ADB" w:rsidDel="00AC2ADB" w:rsidRDefault="007E2298">
      <w:pPr>
        <w:pStyle w:val="TOC1"/>
        <w:tabs>
          <w:tab w:val="left" w:pos="660"/>
          <w:tab w:val="right" w:leader="dot" w:pos="9350"/>
        </w:tabs>
        <w:rPr>
          <w:del w:id="2576" w:author="Vilson Lu" w:date="2014-08-22T06:40:00Z"/>
          <w:rFonts w:eastAsiaTheme="minorEastAsia"/>
          <w:noProof/>
          <w:sz w:val="22"/>
          <w:szCs w:val="22"/>
          <w:rPrChange w:id="2577" w:author="Vilson Lu" w:date="2014-08-22T06:41:00Z">
            <w:rPr>
              <w:del w:id="2578" w:author="Vilson Lu" w:date="2014-08-22T06:40:00Z"/>
              <w:rFonts w:asciiTheme="minorHAnsi" w:eastAsiaTheme="minorEastAsia" w:hAnsiTheme="minorHAnsi" w:cstheme="minorBidi"/>
              <w:noProof/>
              <w:sz w:val="22"/>
              <w:szCs w:val="22"/>
            </w:rPr>
          </w:rPrChange>
        </w:rPr>
      </w:pPr>
      <w:del w:id="2579" w:author="Vilson Lu" w:date="2014-08-22T06:40:00Z">
        <w:r w:rsidRPr="00AC2ADB" w:rsidDel="00AC2ADB">
          <w:rPr>
            <w:rStyle w:val="Hyperlink"/>
            <w:noProof/>
          </w:rPr>
          <w:delText>1.0</w:delText>
        </w:r>
        <w:r w:rsidR="00372B98" w:rsidRPr="00372B98">
          <w:rPr>
            <w:rFonts w:eastAsiaTheme="minorEastAsia"/>
            <w:noProof/>
            <w:sz w:val="22"/>
            <w:szCs w:val="22"/>
            <w:rPrChange w:id="258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Research Description</w:delText>
        </w:r>
        <w:r w:rsidRPr="00AC2ADB" w:rsidDel="00AC2ADB">
          <w:rPr>
            <w:noProof/>
            <w:webHidden/>
          </w:rPr>
          <w:tab/>
          <w:delText>1-1</w:delText>
        </w:r>
      </w:del>
    </w:p>
    <w:p w:rsidR="007E2298" w:rsidRPr="00AC2ADB" w:rsidDel="00AC2ADB" w:rsidRDefault="007E2298">
      <w:pPr>
        <w:pStyle w:val="TOC2"/>
        <w:tabs>
          <w:tab w:val="left" w:pos="880"/>
          <w:tab w:val="right" w:leader="dot" w:pos="9350"/>
        </w:tabs>
        <w:rPr>
          <w:del w:id="2581" w:author="Vilson Lu" w:date="2014-08-22T06:40:00Z"/>
          <w:rFonts w:eastAsiaTheme="minorEastAsia"/>
          <w:noProof/>
          <w:sz w:val="22"/>
          <w:szCs w:val="22"/>
          <w:rPrChange w:id="2582" w:author="Vilson Lu" w:date="2014-08-22T06:41:00Z">
            <w:rPr>
              <w:del w:id="2583" w:author="Vilson Lu" w:date="2014-08-22T06:40:00Z"/>
              <w:rFonts w:asciiTheme="minorHAnsi" w:eastAsiaTheme="minorEastAsia" w:hAnsiTheme="minorHAnsi" w:cstheme="minorBidi"/>
              <w:noProof/>
              <w:sz w:val="22"/>
              <w:szCs w:val="22"/>
            </w:rPr>
          </w:rPrChange>
        </w:rPr>
      </w:pPr>
      <w:del w:id="2584" w:author="Vilson Lu" w:date="2014-08-22T06:40:00Z">
        <w:r w:rsidRPr="00AC2ADB" w:rsidDel="00AC2ADB">
          <w:rPr>
            <w:rStyle w:val="Hyperlink"/>
            <w:noProof/>
          </w:rPr>
          <w:delText>1.1</w:delText>
        </w:r>
        <w:r w:rsidR="00372B98" w:rsidRPr="00372B98">
          <w:rPr>
            <w:rFonts w:eastAsiaTheme="minorEastAsia"/>
            <w:noProof/>
            <w:sz w:val="22"/>
            <w:szCs w:val="22"/>
            <w:rPrChange w:id="258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Overview of the Current State of Technology</w:delText>
        </w:r>
        <w:r w:rsidRPr="00AC2ADB" w:rsidDel="00AC2ADB">
          <w:rPr>
            <w:noProof/>
            <w:webHidden/>
          </w:rPr>
          <w:tab/>
          <w:delText>1-1</w:delText>
        </w:r>
      </w:del>
    </w:p>
    <w:p w:rsidR="007E2298" w:rsidRPr="00AC2ADB" w:rsidDel="00AC2ADB" w:rsidRDefault="007E2298">
      <w:pPr>
        <w:pStyle w:val="TOC2"/>
        <w:tabs>
          <w:tab w:val="left" w:pos="880"/>
          <w:tab w:val="right" w:leader="dot" w:pos="9350"/>
        </w:tabs>
        <w:rPr>
          <w:del w:id="2586" w:author="Vilson Lu" w:date="2014-08-22T06:40:00Z"/>
          <w:rFonts w:eastAsiaTheme="minorEastAsia"/>
          <w:noProof/>
          <w:sz w:val="22"/>
          <w:szCs w:val="22"/>
          <w:rPrChange w:id="2587" w:author="Vilson Lu" w:date="2014-08-22T06:41:00Z">
            <w:rPr>
              <w:del w:id="2588" w:author="Vilson Lu" w:date="2014-08-22T06:40:00Z"/>
              <w:rFonts w:asciiTheme="minorHAnsi" w:eastAsiaTheme="minorEastAsia" w:hAnsiTheme="minorHAnsi" w:cstheme="minorBidi"/>
              <w:noProof/>
              <w:sz w:val="22"/>
              <w:szCs w:val="22"/>
            </w:rPr>
          </w:rPrChange>
        </w:rPr>
      </w:pPr>
      <w:del w:id="2589" w:author="Vilson Lu" w:date="2014-08-22T06:40:00Z">
        <w:r w:rsidRPr="00AC2ADB" w:rsidDel="00AC2ADB">
          <w:rPr>
            <w:rStyle w:val="Hyperlink"/>
            <w:noProof/>
          </w:rPr>
          <w:delText>1.2</w:delText>
        </w:r>
        <w:r w:rsidR="00372B98" w:rsidRPr="00372B98">
          <w:rPr>
            <w:rFonts w:eastAsiaTheme="minorEastAsia"/>
            <w:noProof/>
            <w:sz w:val="22"/>
            <w:szCs w:val="22"/>
            <w:rPrChange w:id="259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Research Objectives</w:delText>
        </w:r>
        <w:r w:rsidRPr="00AC2ADB" w:rsidDel="00AC2ADB">
          <w:rPr>
            <w:noProof/>
            <w:webHidden/>
          </w:rPr>
          <w:tab/>
          <w:delText>1-2</w:delText>
        </w:r>
      </w:del>
    </w:p>
    <w:p w:rsidR="007E2298" w:rsidRPr="00AC2ADB" w:rsidDel="00AC2ADB" w:rsidRDefault="007E2298">
      <w:pPr>
        <w:pStyle w:val="TOC3"/>
        <w:tabs>
          <w:tab w:val="left" w:pos="1320"/>
          <w:tab w:val="right" w:leader="dot" w:pos="9350"/>
        </w:tabs>
        <w:rPr>
          <w:del w:id="2591" w:author="Vilson Lu" w:date="2014-08-22T06:40:00Z"/>
          <w:rFonts w:eastAsiaTheme="minorEastAsia"/>
          <w:noProof/>
          <w:sz w:val="22"/>
          <w:szCs w:val="22"/>
          <w:rPrChange w:id="2592" w:author="Vilson Lu" w:date="2014-08-22T06:41:00Z">
            <w:rPr>
              <w:del w:id="2593" w:author="Vilson Lu" w:date="2014-08-22T06:40:00Z"/>
              <w:rFonts w:asciiTheme="minorHAnsi" w:eastAsiaTheme="minorEastAsia" w:hAnsiTheme="minorHAnsi" w:cstheme="minorBidi"/>
              <w:noProof/>
              <w:sz w:val="22"/>
              <w:szCs w:val="22"/>
            </w:rPr>
          </w:rPrChange>
        </w:rPr>
      </w:pPr>
      <w:del w:id="2594" w:author="Vilson Lu" w:date="2014-08-22T06:40:00Z">
        <w:r w:rsidRPr="00AC2ADB" w:rsidDel="00AC2ADB">
          <w:rPr>
            <w:rStyle w:val="Hyperlink"/>
            <w:noProof/>
          </w:rPr>
          <w:delText>1.2.1</w:delText>
        </w:r>
        <w:r w:rsidR="00372B98" w:rsidRPr="00372B98">
          <w:rPr>
            <w:rFonts w:eastAsiaTheme="minorEastAsia"/>
            <w:noProof/>
            <w:sz w:val="22"/>
            <w:szCs w:val="22"/>
            <w:rPrChange w:id="259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General Objective</w:delText>
        </w:r>
        <w:r w:rsidRPr="00AC2ADB" w:rsidDel="00AC2ADB">
          <w:rPr>
            <w:noProof/>
            <w:webHidden/>
          </w:rPr>
          <w:tab/>
          <w:delText>1-2</w:delText>
        </w:r>
      </w:del>
    </w:p>
    <w:p w:rsidR="007E2298" w:rsidRPr="00AC2ADB" w:rsidDel="00AC2ADB" w:rsidRDefault="007E2298">
      <w:pPr>
        <w:pStyle w:val="TOC3"/>
        <w:tabs>
          <w:tab w:val="left" w:pos="1320"/>
          <w:tab w:val="right" w:leader="dot" w:pos="9350"/>
        </w:tabs>
        <w:rPr>
          <w:del w:id="2596" w:author="Vilson Lu" w:date="2014-08-22T06:40:00Z"/>
          <w:rFonts w:eastAsiaTheme="minorEastAsia"/>
          <w:noProof/>
          <w:sz w:val="22"/>
          <w:szCs w:val="22"/>
          <w:rPrChange w:id="2597" w:author="Vilson Lu" w:date="2014-08-22T06:41:00Z">
            <w:rPr>
              <w:del w:id="2598" w:author="Vilson Lu" w:date="2014-08-22T06:40:00Z"/>
              <w:rFonts w:asciiTheme="minorHAnsi" w:eastAsiaTheme="minorEastAsia" w:hAnsiTheme="minorHAnsi" w:cstheme="minorBidi"/>
              <w:noProof/>
              <w:sz w:val="22"/>
              <w:szCs w:val="22"/>
            </w:rPr>
          </w:rPrChange>
        </w:rPr>
      </w:pPr>
      <w:del w:id="2599" w:author="Vilson Lu" w:date="2014-08-22T06:40:00Z">
        <w:r w:rsidRPr="00AC2ADB" w:rsidDel="00AC2ADB">
          <w:rPr>
            <w:rStyle w:val="Hyperlink"/>
            <w:noProof/>
          </w:rPr>
          <w:delText>1.2.2</w:delText>
        </w:r>
        <w:r w:rsidR="00372B98" w:rsidRPr="00372B98">
          <w:rPr>
            <w:rFonts w:eastAsiaTheme="minorEastAsia"/>
            <w:noProof/>
            <w:sz w:val="22"/>
            <w:szCs w:val="22"/>
            <w:rPrChange w:id="260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Specific Objectives</w:delText>
        </w:r>
        <w:r w:rsidRPr="00AC2ADB" w:rsidDel="00AC2ADB">
          <w:rPr>
            <w:noProof/>
            <w:webHidden/>
          </w:rPr>
          <w:tab/>
          <w:delText>1-2</w:delText>
        </w:r>
      </w:del>
    </w:p>
    <w:p w:rsidR="007E2298" w:rsidRPr="00AC2ADB" w:rsidDel="00AC2ADB" w:rsidRDefault="007E2298">
      <w:pPr>
        <w:pStyle w:val="TOC2"/>
        <w:tabs>
          <w:tab w:val="left" w:pos="880"/>
          <w:tab w:val="right" w:leader="dot" w:pos="9350"/>
        </w:tabs>
        <w:rPr>
          <w:del w:id="2601" w:author="Vilson Lu" w:date="2014-08-22T06:40:00Z"/>
          <w:rFonts w:eastAsiaTheme="minorEastAsia"/>
          <w:noProof/>
          <w:sz w:val="22"/>
          <w:szCs w:val="22"/>
          <w:rPrChange w:id="2602" w:author="Vilson Lu" w:date="2014-08-22T06:41:00Z">
            <w:rPr>
              <w:del w:id="2603" w:author="Vilson Lu" w:date="2014-08-22T06:40:00Z"/>
              <w:rFonts w:asciiTheme="minorHAnsi" w:eastAsiaTheme="minorEastAsia" w:hAnsiTheme="minorHAnsi" w:cstheme="minorBidi"/>
              <w:noProof/>
              <w:sz w:val="22"/>
              <w:szCs w:val="22"/>
            </w:rPr>
          </w:rPrChange>
        </w:rPr>
      </w:pPr>
      <w:del w:id="2604" w:author="Vilson Lu" w:date="2014-08-22T06:40:00Z">
        <w:r w:rsidRPr="00AC2ADB" w:rsidDel="00AC2ADB">
          <w:rPr>
            <w:rStyle w:val="Hyperlink"/>
            <w:noProof/>
          </w:rPr>
          <w:delText>1.3</w:delText>
        </w:r>
        <w:r w:rsidR="00372B98" w:rsidRPr="00372B98">
          <w:rPr>
            <w:rFonts w:eastAsiaTheme="minorEastAsia"/>
            <w:noProof/>
            <w:sz w:val="22"/>
            <w:szCs w:val="22"/>
            <w:rPrChange w:id="260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Scope and Limitations of the Research</w:delText>
        </w:r>
        <w:r w:rsidRPr="00AC2ADB" w:rsidDel="00AC2ADB">
          <w:rPr>
            <w:noProof/>
            <w:webHidden/>
          </w:rPr>
          <w:tab/>
          <w:delText>1-2</w:delText>
        </w:r>
      </w:del>
    </w:p>
    <w:p w:rsidR="007E2298" w:rsidRPr="00AC2ADB" w:rsidDel="00AC2ADB" w:rsidRDefault="007E2298">
      <w:pPr>
        <w:pStyle w:val="TOC2"/>
        <w:tabs>
          <w:tab w:val="left" w:pos="880"/>
          <w:tab w:val="right" w:leader="dot" w:pos="9350"/>
        </w:tabs>
        <w:rPr>
          <w:del w:id="2606" w:author="Vilson Lu" w:date="2014-08-22T06:40:00Z"/>
          <w:rFonts w:eastAsiaTheme="minorEastAsia"/>
          <w:noProof/>
          <w:sz w:val="22"/>
          <w:szCs w:val="22"/>
          <w:rPrChange w:id="2607" w:author="Vilson Lu" w:date="2014-08-22T06:41:00Z">
            <w:rPr>
              <w:del w:id="2608" w:author="Vilson Lu" w:date="2014-08-22T06:40:00Z"/>
              <w:rFonts w:asciiTheme="minorHAnsi" w:eastAsiaTheme="minorEastAsia" w:hAnsiTheme="minorHAnsi" w:cstheme="minorBidi"/>
              <w:noProof/>
              <w:sz w:val="22"/>
              <w:szCs w:val="22"/>
            </w:rPr>
          </w:rPrChange>
        </w:rPr>
      </w:pPr>
      <w:del w:id="2609" w:author="Vilson Lu" w:date="2014-08-22T06:40:00Z">
        <w:r w:rsidRPr="00AC2ADB" w:rsidDel="00AC2ADB">
          <w:rPr>
            <w:rStyle w:val="Hyperlink"/>
            <w:noProof/>
          </w:rPr>
          <w:delText>1.4</w:delText>
        </w:r>
        <w:r w:rsidR="00372B98" w:rsidRPr="00372B98">
          <w:rPr>
            <w:rFonts w:eastAsiaTheme="minorEastAsia"/>
            <w:noProof/>
            <w:sz w:val="22"/>
            <w:szCs w:val="22"/>
            <w:rPrChange w:id="261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Significance of the Research</w:delText>
        </w:r>
        <w:r w:rsidRPr="00AC2ADB" w:rsidDel="00AC2ADB">
          <w:rPr>
            <w:noProof/>
            <w:webHidden/>
          </w:rPr>
          <w:tab/>
          <w:delText>1-3</w:delText>
        </w:r>
      </w:del>
    </w:p>
    <w:p w:rsidR="007E2298" w:rsidRPr="00AC2ADB" w:rsidDel="00AC2ADB" w:rsidRDefault="007E2298">
      <w:pPr>
        <w:pStyle w:val="TOC2"/>
        <w:tabs>
          <w:tab w:val="left" w:pos="880"/>
          <w:tab w:val="right" w:leader="dot" w:pos="9350"/>
        </w:tabs>
        <w:rPr>
          <w:del w:id="2611" w:author="Vilson Lu" w:date="2014-08-22T06:40:00Z"/>
          <w:rFonts w:eastAsiaTheme="minorEastAsia"/>
          <w:noProof/>
          <w:sz w:val="22"/>
          <w:szCs w:val="22"/>
          <w:rPrChange w:id="2612" w:author="Vilson Lu" w:date="2014-08-22T06:41:00Z">
            <w:rPr>
              <w:del w:id="2613" w:author="Vilson Lu" w:date="2014-08-22T06:40:00Z"/>
              <w:rFonts w:asciiTheme="minorHAnsi" w:eastAsiaTheme="minorEastAsia" w:hAnsiTheme="minorHAnsi" w:cstheme="minorBidi"/>
              <w:noProof/>
              <w:sz w:val="22"/>
              <w:szCs w:val="22"/>
            </w:rPr>
          </w:rPrChange>
        </w:rPr>
      </w:pPr>
      <w:del w:id="2614" w:author="Vilson Lu" w:date="2014-08-22T06:40:00Z">
        <w:r w:rsidRPr="00AC2ADB" w:rsidDel="00AC2ADB">
          <w:rPr>
            <w:rStyle w:val="Hyperlink"/>
            <w:noProof/>
          </w:rPr>
          <w:delText>1.5</w:delText>
        </w:r>
        <w:r w:rsidR="00372B98" w:rsidRPr="00372B98">
          <w:rPr>
            <w:rFonts w:eastAsiaTheme="minorEastAsia"/>
            <w:noProof/>
            <w:sz w:val="22"/>
            <w:szCs w:val="22"/>
            <w:rPrChange w:id="261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Research Methodology</w:delText>
        </w:r>
        <w:r w:rsidRPr="00AC2ADB" w:rsidDel="00AC2ADB">
          <w:rPr>
            <w:noProof/>
            <w:webHidden/>
          </w:rPr>
          <w:tab/>
          <w:delText>1-4</w:delText>
        </w:r>
      </w:del>
    </w:p>
    <w:p w:rsidR="007E2298" w:rsidRPr="00AC2ADB" w:rsidDel="00AC2ADB" w:rsidRDefault="007E2298">
      <w:pPr>
        <w:pStyle w:val="TOC3"/>
        <w:tabs>
          <w:tab w:val="left" w:pos="1320"/>
          <w:tab w:val="right" w:leader="dot" w:pos="9350"/>
        </w:tabs>
        <w:rPr>
          <w:del w:id="2616" w:author="Vilson Lu" w:date="2014-08-22T06:40:00Z"/>
          <w:rFonts w:eastAsiaTheme="minorEastAsia"/>
          <w:noProof/>
          <w:sz w:val="22"/>
          <w:szCs w:val="22"/>
          <w:rPrChange w:id="2617" w:author="Vilson Lu" w:date="2014-08-22T06:41:00Z">
            <w:rPr>
              <w:del w:id="2618" w:author="Vilson Lu" w:date="2014-08-22T06:40:00Z"/>
              <w:rFonts w:asciiTheme="minorHAnsi" w:eastAsiaTheme="minorEastAsia" w:hAnsiTheme="minorHAnsi" w:cstheme="minorBidi"/>
              <w:noProof/>
              <w:sz w:val="22"/>
              <w:szCs w:val="22"/>
            </w:rPr>
          </w:rPrChange>
        </w:rPr>
      </w:pPr>
      <w:del w:id="2619" w:author="Vilson Lu" w:date="2014-08-22T06:40:00Z">
        <w:r w:rsidRPr="00AC2ADB" w:rsidDel="00AC2ADB">
          <w:rPr>
            <w:rStyle w:val="Hyperlink"/>
            <w:noProof/>
          </w:rPr>
          <w:delText>1.5.1</w:delText>
        </w:r>
        <w:r w:rsidR="00372B98" w:rsidRPr="00372B98">
          <w:rPr>
            <w:rFonts w:eastAsiaTheme="minorEastAsia"/>
            <w:noProof/>
            <w:sz w:val="22"/>
            <w:szCs w:val="22"/>
            <w:rPrChange w:id="262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Investigation and Research Analysis</w:delText>
        </w:r>
        <w:r w:rsidRPr="00AC2ADB" w:rsidDel="00AC2ADB">
          <w:rPr>
            <w:noProof/>
            <w:webHidden/>
          </w:rPr>
          <w:tab/>
          <w:delText>1-4</w:delText>
        </w:r>
      </w:del>
    </w:p>
    <w:p w:rsidR="007E2298" w:rsidRPr="00AC2ADB" w:rsidDel="00AC2ADB" w:rsidRDefault="007E2298">
      <w:pPr>
        <w:pStyle w:val="TOC3"/>
        <w:tabs>
          <w:tab w:val="left" w:pos="1320"/>
          <w:tab w:val="right" w:leader="dot" w:pos="9350"/>
        </w:tabs>
        <w:rPr>
          <w:del w:id="2621" w:author="Vilson Lu" w:date="2014-08-22T06:40:00Z"/>
          <w:rFonts w:eastAsiaTheme="minorEastAsia"/>
          <w:noProof/>
          <w:sz w:val="22"/>
          <w:szCs w:val="22"/>
          <w:rPrChange w:id="2622" w:author="Vilson Lu" w:date="2014-08-22T06:41:00Z">
            <w:rPr>
              <w:del w:id="2623" w:author="Vilson Lu" w:date="2014-08-22T06:40:00Z"/>
              <w:rFonts w:asciiTheme="minorHAnsi" w:eastAsiaTheme="minorEastAsia" w:hAnsiTheme="minorHAnsi" w:cstheme="minorBidi"/>
              <w:noProof/>
              <w:sz w:val="22"/>
              <w:szCs w:val="22"/>
            </w:rPr>
          </w:rPrChange>
        </w:rPr>
      </w:pPr>
      <w:del w:id="2624" w:author="Vilson Lu" w:date="2014-08-22T06:40:00Z">
        <w:r w:rsidRPr="00AC2ADB" w:rsidDel="00AC2ADB">
          <w:rPr>
            <w:rStyle w:val="Hyperlink"/>
            <w:noProof/>
          </w:rPr>
          <w:delText>1.5.2</w:delText>
        </w:r>
        <w:r w:rsidR="00372B98" w:rsidRPr="00372B98">
          <w:rPr>
            <w:rFonts w:eastAsiaTheme="minorEastAsia"/>
            <w:noProof/>
            <w:sz w:val="22"/>
            <w:szCs w:val="22"/>
            <w:rPrChange w:id="262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Design</w:delText>
        </w:r>
        <w:r w:rsidRPr="00AC2ADB" w:rsidDel="00AC2ADB">
          <w:rPr>
            <w:noProof/>
            <w:webHidden/>
          </w:rPr>
          <w:tab/>
          <w:delText>1-5</w:delText>
        </w:r>
      </w:del>
    </w:p>
    <w:p w:rsidR="007E2298" w:rsidRPr="00AC2ADB" w:rsidDel="00AC2ADB" w:rsidRDefault="007E2298">
      <w:pPr>
        <w:pStyle w:val="TOC3"/>
        <w:tabs>
          <w:tab w:val="left" w:pos="1320"/>
          <w:tab w:val="right" w:leader="dot" w:pos="9350"/>
        </w:tabs>
        <w:rPr>
          <w:del w:id="2626" w:author="Vilson Lu" w:date="2014-08-22T06:40:00Z"/>
          <w:rFonts w:eastAsiaTheme="minorEastAsia"/>
          <w:noProof/>
          <w:sz w:val="22"/>
          <w:szCs w:val="22"/>
          <w:rPrChange w:id="2627" w:author="Vilson Lu" w:date="2014-08-22T06:41:00Z">
            <w:rPr>
              <w:del w:id="2628" w:author="Vilson Lu" w:date="2014-08-22T06:40:00Z"/>
              <w:rFonts w:asciiTheme="minorHAnsi" w:eastAsiaTheme="minorEastAsia" w:hAnsiTheme="minorHAnsi" w:cstheme="minorBidi"/>
              <w:noProof/>
              <w:sz w:val="22"/>
              <w:szCs w:val="22"/>
            </w:rPr>
          </w:rPrChange>
        </w:rPr>
      </w:pPr>
      <w:del w:id="2629" w:author="Vilson Lu" w:date="2014-08-22T06:40:00Z">
        <w:r w:rsidRPr="00AC2ADB" w:rsidDel="00AC2ADB">
          <w:rPr>
            <w:rStyle w:val="Hyperlink"/>
            <w:noProof/>
          </w:rPr>
          <w:delText>1.5.3</w:delText>
        </w:r>
        <w:r w:rsidR="00372B98" w:rsidRPr="00372B98">
          <w:rPr>
            <w:rFonts w:eastAsiaTheme="minorEastAsia"/>
            <w:noProof/>
            <w:sz w:val="22"/>
            <w:szCs w:val="22"/>
            <w:rPrChange w:id="263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Sprints</w:delText>
        </w:r>
        <w:r w:rsidRPr="00AC2ADB" w:rsidDel="00AC2ADB">
          <w:rPr>
            <w:noProof/>
            <w:webHidden/>
          </w:rPr>
          <w:tab/>
          <w:delText>1-5</w:delText>
        </w:r>
      </w:del>
    </w:p>
    <w:p w:rsidR="007E2298" w:rsidRPr="00AC2ADB" w:rsidDel="00AC2ADB" w:rsidRDefault="007E2298">
      <w:pPr>
        <w:pStyle w:val="TOC3"/>
        <w:tabs>
          <w:tab w:val="left" w:pos="1320"/>
          <w:tab w:val="right" w:leader="dot" w:pos="9350"/>
        </w:tabs>
        <w:rPr>
          <w:del w:id="2631" w:author="Vilson Lu" w:date="2014-08-22T06:40:00Z"/>
          <w:rFonts w:eastAsiaTheme="minorEastAsia"/>
          <w:noProof/>
          <w:sz w:val="22"/>
          <w:szCs w:val="22"/>
          <w:rPrChange w:id="2632" w:author="Vilson Lu" w:date="2014-08-22T06:41:00Z">
            <w:rPr>
              <w:del w:id="2633" w:author="Vilson Lu" w:date="2014-08-22T06:40:00Z"/>
              <w:rFonts w:asciiTheme="minorHAnsi" w:eastAsiaTheme="minorEastAsia" w:hAnsiTheme="minorHAnsi" w:cstheme="minorBidi"/>
              <w:noProof/>
              <w:sz w:val="22"/>
              <w:szCs w:val="22"/>
            </w:rPr>
          </w:rPrChange>
        </w:rPr>
      </w:pPr>
      <w:del w:id="2634" w:author="Vilson Lu" w:date="2014-08-22T06:40:00Z">
        <w:r w:rsidRPr="00AC2ADB" w:rsidDel="00AC2ADB">
          <w:rPr>
            <w:rStyle w:val="Hyperlink"/>
            <w:noProof/>
          </w:rPr>
          <w:delText>1.5.4</w:delText>
        </w:r>
        <w:r w:rsidR="00372B98" w:rsidRPr="00372B98">
          <w:rPr>
            <w:rFonts w:eastAsiaTheme="minorEastAsia"/>
            <w:noProof/>
            <w:sz w:val="22"/>
            <w:szCs w:val="22"/>
            <w:rPrChange w:id="263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Sprint Planning Meetings</w:delText>
        </w:r>
        <w:r w:rsidRPr="00AC2ADB" w:rsidDel="00AC2ADB">
          <w:rPr>
            <w:noProof/>
            <w:webHidden/>
          </w:rPr>
          <w:tab/>
          <w:delText>1-5</w:delText>
        </w:r>
      </w:del>
    </w:p>
    <w:p w:rsidR="007E2298" w:rsidRPr="00AC2ADB" w:rsidDel="00AC2ADB" w:rsidRDefault="007E2298">
      <w:pPr>
        <w:pStyle w:val="TOC3"/>
        <w:tabs>
          <w:tab w:val="left" w:pos="1320"/>
          <w:tab w:val="right" w:leader="dot" w:pos="9350"/>
        </w:tabs>
        <w:rPr>
          <w:del w:id="2636" w:author="Vilson Lu" w:date="2014-08-22T06:40:00Z"/>
          <w:rFonts w:eastAsiaTheme="minorEastAsia"/>
          <w:noProof/>
          <w:sz w:val="22"/>
          <w:szCs w:val="22"/>
          <w:rPrChange w:id="2637" w:author="Vilson Lu" w:date="2014-08-22T06:41:00Z">
            <w:rPr>
              <w:del w:id="2638" w:author="Vilson Lu" w:date="2014-08-22T06:40:00Z"/>
              <w:rFonts w:asciiTheme="minorHAnsi" w:eastAsiaTheme="minorEastAsia" w:hAnsiTheme="minorHAnsi" w:cstheme="minorBidi"/>
              <w:noProof/>
              <w:sz w:val="22"/>
              <w:szCs w:val="22"/>
            </w:rPr>
          </w:rPrChange>
        </w:rPr>
      </w:pPr>
      <w:del w:id="2639" w:author="Vilson Lu" w:date="2014-08-22T06:40:00Z">
        <w:r w:rsidRPr="00AC2ADB" w:rsidDel="00AC2ADB">
          <w:rPr>
            <w:rStyle w:val="Hyperlink"/>
            <w:noProof/>
          </w:rPr>
          <w:delText>1.5.5</w:delText>
        </w:r>
        <w:r w:rsidR="00372B98" w:rsidRPr="00372B98">
          <w:rPr>
            <w:rFonts w:eastAsiaTheme="minorEastAsia"/>
            <w:noProof/>
            <w:sz w:val="22"/>
            <w:szCs w:val="22"/>
            <w:rPrChange w:id="264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Scrum Meetings</w:delText>
        </w:r>
        <w:r w:rsidRPr="00AC2ADB" w:rsidDel="00AC2ADB">
          <w:rPr>
            <w:noProof/>
            <w:webHidden/>
          </w:rPr>
          <w:tab/>
          <w:delText>1-5</w:delText>
        </w:r>
      </w:del>
    </w:p>
    <w:p w:rsidR="007E2298" w:rsidRPr="00AC2ADB" w:rsidDel="00AC2ADB" w:rsidRDefault="007E2298">
      <w:pPr>
        <w:pStyle w:val="TOC3"/>
        <w:tabs>
          <w:tab w:val="left" w:pos="1320"/>
          <w:tab w:val="right" w:leader="dot" w:pos="9350"/>
        </w:tabs>
        <w:rPr>
          <w:del w:id="2641" w:author="Vilson Lu" w:date="2014-08-22T06:40:00Z"/>
          <w:rFonts w:eastAsiaTheme="minorEastAsia"/>
          <w:noProof/>
          <w:sz w:val="22"/>
          <w:szCs w:val="22"/>
          <w:rPrChange w:id="2642" w:author="Vilson Lu" w:date="2014-08-22T06:41:00Z">
            <w:rPr>
              <w:del w:id="2643" w:author="Vilson Lu" w:date="2014-08-22T06:40:00Z"/>
              <w:rFonts w:asciiTheme="minorHAnsi" w:eastAsiaTheme="minorEastAsia" w:hAnsiTheme="minorHAnsi" w:cstheme="minorBidi"/>
              <w:noProof/>
              <w:sz w:val="22"/>
              <w:szCs w:val="22"/>
            </w:rPr>
          </w:rPrChange>
        </w:rPr>
      </w:pPr>
      <w:del w:id="2644" w:author="Vilson Lu" w:date="2014-08-22T06:40:00Z">
        <w:r w:rsidRPr="00AC2ADB" w:rsidDel="00AC2ADB">
          <w:rPr>
            <w:rStyle w:val="Hyperlink"/>
            <w:noProof/>
          </w:rPr>
          <w:delText>1.5.6</w:delText>
        </w:r>
        <w:r w:rsidR="00372B98" w:rsidRPr="00372B98">
          <w:rPr>
            <w:rFonts w:eastAsiaTheme="minorEastAsia"/>
            <w:noProof/>
            <w:sz w:val="22"/>
            <w:szCs w:val="22"/>
            <w:rPrChange w:id="264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Development</w:delText>
        </w:r>
        <w:r w:rsidRPr="00AC2ADB" w:rsidDel="00AC2ADB">
          <w:rPr>
            <w:noProof/>
            <w:webHidden/>
          </w:rPr>
          <w:tab/>
          <w:delText>1-5</w:delText>
        </w:r>
      </w:del>
    </w:p>
    <w:p w:rsidR="007E2298" w:rsidRPr="00AC2ADB" w:rsidDel="00AC2ADB" w:rsidRDefault="007E2298">
      <w:pPr>
        <w:pStyle w:val="TOC3"/>
        <w:tabs>
          <w:tab w:val="left" w:pos="1320"/>
          <w:tab w:val="right" w:leader="dot" w:pos="9350"/>
        </w:tabs>
        <w:rPr>
          <w:del w:id="2646" w:author="Vilson Lu" w:date="2014-08-22T06:40:00Z"/>
          <w:rFonts w:eastAsiaTheme="minorEastAsia"/>
          <w:noProof/>
          <w:sz w:val="22"/>
          <w:szCs w:val="22"/>
          <w:rPrChange w:id="2647" w:author="Vilson Lu" w:date="2014-08-22T06:41:00Z">
            <w:rPr>
              <w:del w:id="2648" w:author="Vilson Lu" w:date="2014-08-22T06:40:00Z"/>
              <w:rFonts w:asciiTheme="minorHAnsi" w:eastAsiaTheme="minorEastAsia" w:hAnsiTheme="minorHAnsi" w:cstheme="minorBidi"/>
              <w:noProof/>
              <w:sz w:val="22"/>
              <w:szCs w:val="22"/>
            </w:rPr>
          </w:rPrChange>
        </w:rPr>
      </w:pPr>
      <w:del w:id="2649" w:author="Vilson Lu" w:date="2014-08-22T06:40:00Z">
        <w:r w:rsidRPr="00AC2ADB" w:rsidDel="00AC2ADB">
          <w:rPr>
            <w:rStyle w:val="Hyperlink"/>
            <w:noProof/>
          </w:rPr>
          <w:delText>1.5.7</w:delText>
        </w:r>
        <w:r w:rsidR="00372B98" w:rsidRPr="00372B98">
          <w:rPr>
            <w:rFonts w:eastAsiaTheme="minorEastAsia"/>
            <w:noProof/>
            <w:sz w:val="22"/>
            <w:szCs w:val="22"/>
            <w:rPrChange w:id="265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Integration and Testing</w:delText>
        </w:r>
        <w:r w:rsidRPr="00AC2ADB" w:rsidDel="00AC2ADB">
          <w:rPr>
            <w:noProof/>
            <w:webHidden/>
          </w:rPr>
          <w:tab/>
          <w:delText>1-6</w:delText>
        </w:r>
      </w:del>
    </w:p>
    <w:p w:rsidR="007E2298" w:rsidRPr="00AC2ADB" w:rsidDel="00AC2ADB" w:rsidRDefault="007E2298">
      <w:pPr>
        <w:pStyle w:val="TOC3"/>
        <w:tabs>
          <w:tab w:val="left" w:pos="1320"/>
          <w:tab w:val="right" w:leader="dot" w:pos="9350"/>
        </w:tabs>
        <w:rPr>
          <w:del w:id="2651" w:author="Vilson Lu" w:date="2014-08-22T06:40:00Z"/>
          <w:rFonts w:eastAsiaTheme="minorEastAsia"/>
          <w:noProof/>
          <w:sz w:val="22"/>
          <w:szCs w:val="22"/>
          <w:rPrChange w:id="2652" w:author="Vilson Lu" w:date="2014-08-22T06:41:00Z">
            <w:rPr>
              <w:del w:id="2653" w:author="Vilson Lu" w:date="2014-08-22T06:40:00Z"/>
              <w:rFonts w:asciiTheme="minorHAnsi" w:eastAsiaTheme="minorEastAsia" w:hAnsiTheme="minorHAnsi" w:cstheme="minorBidi"/>
              <w:noProof/>
              <w:sz w:val="22"/>
              <w:szCs w:val="22"/>
            </w:rPr>
          </w:rPrChange>
        </w:rPr>
      </w:pPr>
      <w:del w:id="2654" w:author="Vilson Lu" w:date="2014-08-22T06:40:00Z">
        <w:r w:rsidRPr="00AC2ADB" w:rsidDel="00AC2ADB">
          <w:rPr>
            <w:rStyle w:val="Hyperlink"/>
            <w:noProof/>
          </w:rPr>
          <w:delText>1.5.8</w:delText>
        </w:r>
        <w:r w:rsidR="00372B98" w:rsidRPr="00372B98">
          <w:rPr>
            <w:rFonts w:eastAsiaTheme="minorEastAsia"/>
            <w:noProof/>
            <w:sz w:val="22"/>
            <w:szCs w:val="22"/>
            <w:rPrChange w:id="265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Evaluation</w:delText>
        </w:r>
        <w:r w:rsidRPr="00AC2ADB" w:rsidDel="00AC2ADB">
          <w:rPr>
            <w:noProof/>
            <w:webHidden/>
          </w:rPr>
          <w:tab/>
          <w:delText>1-6</w:delText>
        </w:r>
      </w:del>
    </w:p>
    <w:p w:rsidR="007E2298" w:rsidRPr="00AC2ADB" w:rsidDel="00AC2ADB" w:rsidRDefault="007E2298">
      <w:pPr>
        <w:pStyle w:val="TOC3"/>
        <w:tabs>
          <w:tab w:val="left" w:pos="1320"/>
          <w:tab w:val="right" w:leader="dot" w:pos="9350"/>
        </w:tabs>
        <w:rPr>
          <w:del w:id="2656" w:author="Vilson Lu" w:date="2014-08-22T06:40:00Z"/>
          <w:rFonts w:eastAsiaTheme="minorEastAsia"/>
          <w:noProof/>
          <w:sz w:val="22"/>
          <w:szCs w:val="22"/>
          <w:rPrChange w:id="2657" w:author="Vilson Lu" w:date="2014-08-22T06:41:00Z">
            <w:rPr>
              <w:del w:id="2658" w:author="Vilson Lu" w:date="2014-08-22T06:40:00Z"/>
              <w:rFonts w:asciiTheme="minorHAnsi" w:eastAsiaTheme="minorEastAsia" w:hAnsiTheme="minorHAnsi" w:cstheme="minorBidi"/>
              <w:noProof/>
              <w:sz w:val="22"/>
              <w:szCs w:val="22"/>
            </w:rPr>
          </w:rPrChange>
        </w:rPr>
      </w:pPr>
      <w:del w:id="2659" w:author="Vilson Lu" w:date="2014-08-22T06:40:00Z">
        <w:r w:rsidRPr="00AC2ADB" w:rsidDel="00AC2ADB">
          <w:rPr>
            <w:rStyle w:val="Hyperlink"/>
            <w:noProof/>
          </w:rPr>
          <w:delText>1.5.9</w:delText>
        </w:r>
        <w:r w:rsidR="00372B98" w:rsidRPr="00372B98">
          <w:rPr>
            <w:rFonts w:eastAsiaTheme="minorEastAsia"/>
            <w:noProof/>
            <w:sz w:val="22"/>
            <w:szCs w:val="22"/>
            <w:rPrChange w:id="266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Documentation</w:delText>
        </w:r>
        <w:r w:rsidRPr="00AC2ADB" w:rsidDel="00AC2ADB">
          <w:rPr>
            <w:noProof/>
            <w:webHidden/>
          </w:rPr>
          <w:tab/>
          <w:delText>1-6</w:delText>
        </w:r>
      </w:del>
    </w:p>
    <w:p w:rsidR="007E2298" w:rsidRPr="00AC2ADB" w:rsidDel="00AC2ADB" w:rsidRDefault="007E2298">
      <w:pPr>
        <w:pStyle w:val="TOC3"/>
        <w:tabs>
          <w:tab w:val="left" w:pos="1540"/>
          <w:tab w:val="right" w:leader="dot" w:pos="9350"/>
        </w:tabs>
        <w:rPr>
          <w:del w:id="2661" w:author="Vilson Lu" w:date="2014-08-22T06:40:00Z"/>
          <w:rFonts w:eastAsiaTheme="minorEastAsia"/>
          <w:noProof/>
          <w:sz w:val="22"/>
          <w:szCs w:val="22"/>
          <w:rPrChange w:id="2662" w:author="Vilson Lu" w:date="2014-08-22T06:41:00Z">
            <w:rPr>
              <w:del w:id="2663" w:author="Vilson Lu" w:date="2014-08-22T06:40:00Z"/>
              <w:rFonts w:asciiTheme="minorHAnsi" w:eastAsiaTheme="minorEastAsia" w:hAnsiTheme="minorHAnsi" w:cstheme="minorBidi"/>
              <w:noProof/>
              <w:sz w:val="22"/>
              <w:szCs w:val="22"/>
            </w:rPr>
          </w:rPrChange>
        </w:rPr>
      </w:pPr>
      <w:del w:id="2664" w:author="Vilson Lu" w:date="2014-08-22T06:40:00Z">
        <w:r w:rsidRPr="00AC2ADB" w:rsidDel="00AC2ADB">
          <w:rPr>
            <w:rStyle w:val="Hyperlink"/>
            <w:noProof/>
          </w:rPr>
          <w:delText>1.5.10</w:delText>
        </w:r>
        <w:r w:rsidR="00372B98" w:rsidRPr="00372B98">
          <w:rPr>
            <w:rFonts w:eastAsiaTheme="minorEastAsia"/>
            <w:noProof/>
            <w:sz w:val="22"/>
            <w:szCs w:val="22"/>
            <w:rPrChange w:id="266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Calendar of Activities</w:delText>
        </w:r>
        <w:r w:rsidRPr="00AC2ADB" w:rsidDel="00AC2ADB">
          <w:rPr>
            <w:noProof/>
            <w:webHidden/>
          </w:rPr>
          <w:tab/>
          <w:delText>1-7</w:delText>
        </w:r>
      </w:del>
    </w:p>
    <w:p w:rsidR="007E2298" w:rsidRPr="00AC2ADB" w:rsidDel="00AC2ADB" w:rsidRDefault="007E2298">
      <w:pPr>
        <w:pStyle w:val="TOC1"/>
        <w:tabs>
          <w:tab w:val="left" w:pos="660"/>
          <w:tab w:val="right" w:leader="dot" w:pos="9350"/>
        </w:tabs>
        <w:rPr>
          <w:del w:id="2666" w:author="Vilson Lu" w:date="2014-08-22T06:40:00Z"/>
          <w:rFonts w:eastAsiaTheme="minorEastAsia"/>
          <w:noProof/>
          <w:sz w:val="22"/>
          <w:szCs w:val="22"/>
          <w:rPrChange w:id="2667" w:author="Vilson Lu" w:date="2014-08-22T06:41:00Z">
            <w:rPr>
              <w:del w:id="2668" w:author="Vilson Lu" w:date="2014-08-22T06:40:00Z"/>
              <w:rFonts w:asciiTheme="minorHAnsi" w:eastAsiaTheme="minorEastAsia" w:hAnsiTheme="minorHAnsi" w:cstheme="minorBidi"/>
              <w:noProof/>
              <w:sz w:val="22"/>
              <w:szCs w:val="22"/>
            </w:rPr>
          </w:rPrChange>
        </w:rPr>
      </w:pPr>
      <w:del w:id="2669" w:author="Vilson Lu" w:date="2014-08-22T06:40:00Z">
        <w:r w:rsidRPr="00AC2ADB" w:rsidDel="00AC2ADB">
          <w:rPr>
            <w:rStyle w:val="Hyperlink"/>
            <w:noProof/>
          </w:rPr>
          <w:delText>2.0</w:delText>
        </w:r>
        <w:r w:rsidR="00372B98" w:rsidRPr="00372B98">
          <w:rPr>
            <w:rFonts w:eastAsiaTheme="minorEastAsia"/>
            <w:noProof/>
            <w:sz w:val="22"/>
            <w:szCs w:val="22"/>
            <w:rPrChange w:id="267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Review of Related Works</w:delText>
        </w:r>
        <w:r w:rsidRPr="00AC2ADB" w:rsidDel="00AC2ADB">
          <w:rPr>
            <w:noProof/>
            <w:webHidden/>
          </w:rPr>
          <w:tab/>
          <w:delText>2-1</w:delText>
        </w:r>
      </w:del>
    </w:p>
    <w:p w:rsidR="007E2298" w:rsidRPr="00AC2ADB" w:rsidDel="00AC2ADB" w:rsidRDefault="007E2298">
      <w:pPr>
        <w:pStyle w:val="TOC2"/>
        <w:tabs>
          <w:tab w:val="left" w:pos="880"/>
          <w:tab w:val="right" w:leader="dot" w:pos="9350"/>
        </w:tabs>
        <w:rPr>
          <w:del w:id="2671" w:author="Vilson Lu" w:date="2014-08-22T06:40:00Z"/>
          <w:rFonts w:eastAsiaTheme="minorEastAsia"/>
          <w:noProof/>
          <w:sz w:val="22"/>
          <w:szCs w:val="22"/>
          <w:rPrChange w:id="2672" w:author="Vilson Lu" w:date="2014-08-22T06:41:00Z">
            <w:rPr>
              <w:del w:id="2673" w:author="Vilson Lu" w:date="2014-08-22T06:40:00Z"/>
              <w:rFonts w:asciiTheme="minorHAnsi" w:eastAsiaTheme="minorEastAsia" w:hAnsiTheme="minorHAnsi" w:cstheme="minorBidi"/>
              <w:noProof/>
              <w:sz w:val="22"/>
              <w:szCs w:val="22"/>
            </w:rPr>
          </w:rPrChange>
        </w:rPr>
      </w:pPr>
      <w:del w:id="2674" w:author="Vilson Lu" w:date="2014-08-22T06:40:00Z">
        <w:r w:rsidRPr="00AC2ADB" w:rsidDel="00AC2ADB">
          <w:rPr>
            <w:rStyle w:val="Hyperlink"/>
            <w:noProof/>
          </w:rPr>
          <w:delText>2.1</w:delText>
        </w:r>
        <w:r w:rsidR="00372B98" w:rsidRPr="00372B98">
          <w:rPr>
            <w:rFonts w:eastAsiaTheme="minorEastAsia"/>
            <w:noProof/>
            <w:sz w:val="22"/>
            <w:szCs w:val="22"/>
            <w:rPrChange w:id="267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Machine Learning-Based Information Extraction Systems</w:delText>
        </w:r>
        <w:r w:rsidRPr="00AC2ADB" w:rsidDel="00AC2ADB">
          <w:rPr>
            <w:noProof/>
            <w:webHidden/>
          </w:rPr>
          <w:tab/>
          <w:delText>2-1</w:delText>
        </w:r>
      </w:del>
    </w:p>
    <w:p w:rsidR="007E2298" w:rsidRPr="00AC2ADB" w:rsidDel="00AC2ADB" w:rsidRDefault="007E2298">
      <w:pPr>
        <w:pStyle w:val="TOC3"/>
        <w:tabs>
          <w:tab w:val="left" w:pos="1320"/>
          <w:tab w:val="right" w:leader="dot" w:pos="9350"/>
        </w:tabs>
        <w:rPr>
          <w:del w:id="2676" w:author="Vilson Lu" w:date="2014-08-22T06:40:00Z"/>
          <w:rFonts w:eastAsiaTheme="minorEastAsia"/>
          <w:noProof/>
          <w:sz w:val="22"/>
          <w:szCs w:val="22"/>
          <w:rPrChange w:id="2677" w:author="Vilson Lu" w:date="2014-08-22T06:41:00Z">
            <w:rPr>
              <w:del w:id="2678" w:author="Vilson Lu" w:date="2014-08-22T06:40:00Z"/>
              <w:rFonts w:asciiTheme="minorHAnsi" w:eastAsiaTheme="minorEastAsia" w:hAnsiTheme="minorHAnsi" w:cstheme="minorBidi"/>
              <w:noProof/>
              <w:sz w:val="22"/>
              <w:szCs w:val="22"/>
            </w:rPr>
          </w:rPrChange>
        </w:rPr>
      </w:pPr>
      <w:del w:id="2679" w:author="Vilson Lu" w:date="2014-08-22T06:40:00Z">
        <w:r w:rsidRPr="00AC2ADB" w:rsidDel="00AC2ADB">
          <w:rPr>
            <w:rStyle w:val="Hyperlink"/>
            <w:noProof/>
          </w:rPr>
          <w:delText>2.1.1</w:delText>
        </w:r>
        <w:r w:rsidR="00372B98" w:rsidRPr="00372B98">
          <w:rPr>
            <w:rFonts w:eastAsiaTheme="minorEastAsia"/>
            <w:noProof/>
            <w:sz w:val="22"/>
            <w:szCs w:val="22"/>
            <w:rPrChange w:id="268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Machine Learning for Information Extraction in Informal Domains (Freitag, 2000)</w:delText>
        </w:r>
        <w:r w:rsidRPr="00AC2ADB" w:rsidDel="00AC2ADB">
          <w:rPr>
            <w:noProof/>
            <w:webHidden/>
          </w:rPr>
          <w:tab/>
          <w:delText>2-1</w:delText>
        </w:r>
      </w:del>
    </w:p>
    <w:p w:rsidR="007E2298" w:rsidRPr="00AC2ADB" w:rsidDel="00AC2ADB" w:rsidRDefault="007E2298">
      <w:pPr>
        <w:pStyle w:val="TOC3"/>
        <w:tabs>
          <w:tab w:val="left" w:pos="1320"/>
          <w:tab w:val="right" w:leader="dot" w:pos="9350"/>
        </w:tabs>
        <w:rPr>
          <w:del w:id="2681" w:author="Vilson Lu" w:date="2014-08-22T06:40:00Z"/>
          <w:rFonts w:eastAsiaTheme="minorEastAsia"/>
          <w:noProof/>
          <w:sz w:val="22"/>
          <w:szCs w:val="22"/>
          <w:rPrChange w:id="2682" w:author="Vilson Lu" w:date="2014-08-22T06:41:00Z">
            <w:rPr>
              <w:del w:id="2683" w:author="Vilson Lu" w:date="2014-08-22T06:40:00Z"/>
              <w:rFonts w:asciiTheme="minorHAnsi" w:eastAsiaTheme="minorEastAsia" w:hAnsiTheme="minorHAnsi" w:cstheme="minorBidi"/>
              <w:noProof/>
              <w:sz w:val="22"/>
              <w:szCs w:val="22"/>
            </w:rPr>
          </w:rPrChange>
        </w:rPr>
      </w:pPr>
      <w:del w:id="2684" w:author="Vilson Lu" w:date="2014-08-22T06:40:00Z">
        <w:r w:rsidRPr="00AC2ADB" w:rsidDel="00AC2ADB">
          <w:rPr>
            <w:rStyle w:val="Hyperlink"/>
            <w:noProof/>
          </w:rPr>
          <w:delText>2.1.2</w:delText>
        </w:r>
        <w:r w:rsidR="00372B98" w:rsidRPr="00372B98">
          <w:rPr>
            <w:rFonts w:eastAsiaTheme="minorEastAsia"/>
            <w:noProof/>
            <w:sz w:val="22"/>
            <w:szCs w:val="22"/>
            <w:rPrChange w:id="268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TOPO - Information Extraction System for Natural Disaster Reports from Spanish Newspaper Article (Téllez-Valero, 2005)</w:delText>
        </w:r>
        <w:r w:rsidRPr="00AC2ADB" w:rsidDel="00AC2ADB">
          <w:rPr>
            <w:noProof/>
            <w:webHidden/>
          </w:rPr>
          <w:tab/>
          <w:delText>2-1</w:delText>
        </w:r>
      </w:del>
    </w:p>
    <w:p w:rsidR="007E2298" w:rsidRPr="00AC2ADB" w:rsidDel="00AC2ADB" w:rsidRDefault="007E2298">
      <w:pPr>
        <w:pStyle w:val="TOC2"/>
        <w:tabs>
          <w:tab w:val="left" w:pos="880"/>
          <w:tab w:val="right" w:leader="dot" w:pos="9350"/>
        </w:tabs>
        <w:rPr>
          <w:del w:id="2686" w:author="Vilson Lu" w:date="2014-08-22T06:40:00Z"/>
          <w:rFonts w:eastAsiaTheme="minorEastAsia"/>
          <w:noProof/>
          <w:sz w:val="22"/>
          <w:szCs w:val="22"/>
          <w:rPrChange w:id="2687" w:author="Vilson Lu" w:date="2014-08-22T06:41:00Z">
            <w:rPr>
              <w:del w:id="2688" w:author="Vilson Lu" w:date="2014-08-22T06:40:00Z"/>
              <w:rFonts w:asciiTheme="minorHAnsi" w:eastAsiaTheme="minorEastAsia" w:hAnsiTheme="minorHAnsi" w:cstheme="minorBidi"/>
              <w:noProof/>
              <w:sz w:val="22"/>
              <w:szCs w:val="22"/>
            </w:rPr>
          </w:rPrChange>
        </w:rPr>
      </w:pPr>
      <w:del w:id="2689" w:author="Vilson Lu" w:date="2014-08-22T06:40:00Z">
        <w:r w:rsidRPr="00AC2ADB" w:rsidDel="00AC2ADB">
          <w:rPr>
            <w:rStyle w:val="Hyperlink"/>
            <w:noProof/>
          </w:rPr>
          <w:delText>2.2</w:delText>
        </w:r>
        <w:r w:rsidR="00372B98" w:rsidRPr="00372B98">
          <w:rPr>
            <w:rFonts w:eastAsiaTheme="minorEastAsia"/>
            <w:noProof/>
            <w:sz w:val="22"/>
            <w:szCs w:val="22"/>
            <w:rPrChange w:id="269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Rule-Based Information Extraction Systems</w:delText>
        </w:r>
        <w:r w:rsidRPr="00AC2ADB" w:rsidDel="00AC2ADB">
          <w:rPr>
            <w:noProof/>
            <w:webHidden/>
          </w:rPr>
          <w:tab/>
          <w:delText>2-2</w:delText>
        </w:r>
      </w:del>
    </w:p>
    <w:p w:rsidR="007E2298" w:rsidRPr="00AC2ADB" w:rsidDel="00AC2ADB" w:rsidRDefault="007E2298">
      <w:pPr>
        <w:pStyle w:val="TOC3"/>
        <w:tabs>
          <w:tab w:val="left" w:pos="1320"/>
          <w:tab w:val="right" w:leader="dot" w:pos="9350"/>
        </w:tabs>
        <w:rPr>
          <w:del w:id="2691" w:author="Vilson Lu" w:date="2014-08-22T06:40:00Z"/>
          <w:rFonts w:eastAsiaTheme="minorEastAsia"/>
          <w:noProof/>
          <w:sz w:val="22"/>
          <w:szCs w:val="22"/>
          <w:rPrChange w:id="2692" w:author="Vilson Lu" w:date="2014-08-22T06:41:00Z">
            <w:rPr>
              <w:del w:id="2693" w:author="Vilson Lu" w:date="2014-08-22T06:40:00Z"/>
              <w:rFonts w:asciiTheme="minorHAnsi" w:eastAsiaTheme="minorEastAsia" w:hAnsiTheme="minorHAnsi" w:cstheme="minorBidi"/>
              <w:noProof/>
              <w:sz w:val="22"/>
              <w:szCs w:val="22"/>
            </w:rPr>
          </w:rPrChange>
        </w:rPr>
      </w:pPr>
      <w:del w:id="2694" w:author="Vilson Lu" w:date="2014-08-22T06:40:00Z">
        <w:r w:rsidRPr="00AC2ADB" w:rsidDel="00AC2ADB">
          <w:rPr>
            <w:rStyle w:val="Hyperlink"/>
            <w:noProof/>
          </w:rPr>
          <w:delText>2.2.1</w:delText>
        </w:r>
        <w:r w:rsidR="00372B98" w:rsidRPr="00372B98">
          <w:rPr>
            <w:rFonts w:eastAsiaTheme="minorEastAsia"/>
            <w:noProof/>
            <w:sz w:val="22"/>
            <w:szCs w:val="22"/>
            <w:rPrChange w:id="269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Vietnamese Real Estate (VRE) Information Extraction (Pham &amp; Pham, 2012)</w:delText>
        </w:r>
        <w:r w:rsidRPr="00AC2ADB" w:rsidDel="00AC2ADB">
          <w:rPr>
            <w:noProof/>
            <w:webHidden/>
          </w:rPr>
          <w:tab/>
          <w:delText>2-2</w:delText>
        </w:r>
      </w:del>
    </w:p>
    <w:p w:rsidR="007E2298" w:rsidRPr="00AC2ADB" w:rsidDel="00AC2ADB" w:rsidRDefault="007E2298">
      <w:pPr>
        <w:pStyle w:val="TOC3"/>
        <w:tabs>
          <w:tab w:val="left" w:pos="1320"/>
          <w:tab w:val="right" w:leader="dot" w:pos="9350"/>
        </w:tabs>
        <w:rPr>
          <w:del w:id="2696" w:author="Vilson Lu" w:date="2014-08-22T06:40:00Z"/>
          <w:rFonts w:eastAsiaTheme="minorEastAsia"/>
          <w:noProof/>
          <w:sz w:val="22"/>
          <w:szCs w:val="22"/>
          <w:rPrChange w:id="2697" w:author="Vilson Lu" w:date="2014-08-22T06:41:00Z">
            <w:rPr>
              <w:del w:id="2698" w:author="Vilson Lu" w:date="2014-08-22T06:40:00Z"/>
              <w:rFonts w:asciiTheme="minorHAnsi" w:eastAsiaTheme="minorEastAsia" w:hAnsiTheme="minorHAnsi" w:cstheme="minorBidi"/>
              <w:noProof/>
              <w:sz w:val="22"/>
              <w:szCs w:val="22"/>
            </w:rPr>
          </w:rPrChange>
        </w:rPr>
      </w:pPr>
      <w:del w:id="2699" w:author="Vilson Lu" w:date="2014-08-22T06:40:00Z">
        <w:r w:rsidRPr="00AC2ADB" w:rsidDel="00AC2ADB">
          <w:rPr>
            <w:rStyle w:val="Hyperlink"/>
            <w:noProof/>
          </w:rPr>
          <w:delText>2.2.2</w:delText>
        </w:r>
        <w:r w:rsidR="00372B98" w:rsidRPr="00372B98">
          <w:rPr>
            <w:rFonts w:eastAsiaTheme="minorEastAsia"/>
            <w:noProof/>
            <w:sz w:val="22"/>
            <w:szCs w:val="22"/>
            <w:rPrChange w:id="270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Business Specific Online Information Extraction from German Websites (Lee &amp; Geierhos, 2009)</w:delText>
        </w:r>
        <w:r w:rsidRPr="00AC2ADB" w:rsidDel="00AC2ADB">
          <w:rPr>
            <w:noProof/>
            <w:webHidden/>
          </w:rPr>
          <w:tab/>
          <w:delText>2-3</w:delText>
        </w:r>
      </w:del>
    </w:p>
    <w:p w:rsidR="007E2298" w:rsidRPr="00AC2ADB" w:rsidDel="00AC2ADB" w:rsidRDefault="007E2298">
      <w:pPr>
        <w:pStyle w:val="TOC3"/>
        <w:tabs>
          <w:tab w:val="left" w:pos="1320"/>
          <w:tab w:val="right" w:leader="dot" w:pos="9350"/>
        </w:tabs>
        <w:rPr>
          <w:del w:id="2701" w:author="Vilson Lu" w:date="2014-08-22T06:40:00Z"/>
          <w:rFonts w:eastAsiaTheme="minorEastAsia"/>
          <w:noProof/>
          <w:sz w:val="22"/>
          <w:szCs w:val="22"/>
          <w:rPrChange w:id="2702" w:author="Vilson Lu" w:date="2014-08-22T06:41:00Z">
            <w:rPr>
              <w:del w:id="2703" w:author="Vilson Lu" w:date="2014-08-22T06:40:00Z"/>
              <w:rFonts w:asciiTheme="minorHAnsi" w:eastAsiaTheme="minorEastAsia" w:hAnsiTheme="minorHAnsi" w:cstheme="minorBidi"/>
              <w:noProof/>
              <w:sz w:val="22"/>
              <w:szCs w:val="22"/>
            </w:rPr>
          </w:rPrChange>
        </w:rPr>
      </w:pPr>
      <w:del w:id="2704" w:author="Vilson Lu" w:date="2014-08-22T06:40:00Z">
        <w:r w:rsidRPr="00AC2ADB" w:rsidDel="00AC2ADB">
          <w:rPr>
            <w:rStyle w:val="Hyperlink"/>
            <w:noProof/>
          </w:rPr>
          <w:delText>2.2.3</w:delText>
        </w:r>
        <w:r w:rsidR="00372B98" w:rsidRPr="00372B98">
          <w:rPr>
            <w:rFonts w:eastAsiaTheme="minorEastAsia"/>
            <w:noProof/>
            <w:sz w:val="22"/>
            <w:szCs w:val="22"/>
            <w:rPrChange w:id="270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Ontology-Based Information Extraction (OBIE) System for French Newspaper Articles (Nebhi, 2012)</w:delText>
        </w:r>
        <w:r w:rsidRPr="00AC2ADB" w:rsidDel="00AC2ADB">
          <w:rPr>
            <w:noProof/>
            <w:webHidden/>
          </w:rPr>
          <w:tab/>
          <w:delText>2-4</w:delText>
        </w:r>
      </w:del>
    </w:p>
    <w:p w:rsidR="007E2298" w:rsidRPr="00AC2ADB" w:rsidDel="00AC2ADB" w:rsidRDefault="007E2298">
      <w:pPr>
        <w:pStyle w:val="TOC2"/>
        <w:tabs>
          <w:tab w:val="left" w:pos="880"/>
          <w:tab w:val="right" w:leader="dot" w:pos="9350"/>
        </w:tabs>
        <w:rPr>
          <w:del w:id="2706" w:author="Vilson Lu" w:date="2014-08-22T06:40:00Z"/>
          <w:rFonts w:eastAsiaTheme="minorEastAsia"/>
          <w:noProof/>
          <w:sz w:val="22"/>
          <w:szCs w:val="22"/>
          <w:rPrChange w:id="2707" w:author="Vilson Lu" w:date="2014-08-22T06:41:00Z">
            <w:rPr>
              <w:del w:id="2708" w:author="Vilson Lu" w:date="2014-08-22T06:40:00Z"/>
              <w:rFonts w:asciiTheme="minorHAnsi" w:eastAsiaTheme="minorEastAsia" w:hAnsiTheme="minorHAnsi" w:cstheme="minorBidi"/>
              <w:noProof/>
              <w:sz w:val="22"/>
              <w:szCs w:val="22"/>
            </w:rPr>
          </w:rPrChange>
        </w:rPr>
      </w:pPr>
      <w:del w:id="2709" w:author="Vilson Lu" w:date="2014-08-22T06:40:00Z">
        <w:r w:rsidRPr="00AC2ADB" w:rsidDel="00AC2ADB">
          <w:rPr>
            <w:rStyle w:val="Hyperlink"/>
            <w:noProof/>
          </w:rPr>
          <w:delText>2.3</w:delText>
        </w:r>
        <w:r w:rsidR="00372B98" w:rsidRPr="00372B98">
          <w:rPr>
            <w:rFonts w:eastAsiaTheme="minorEastAsia"/>
            <w:noProof/>
            <w:sz w:val="22"/>
            <w:szCs w:val="22"/>
            <w:rPrChange w:id="271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Other Information Extraction Systems</w:delText>
        </w:r>
        <w:r w:rsidRPr="00AC2ADB" w:rsidDel="00AC2ADB">
          <w:rPr>
            <w:noProof/>
            <w:webHidden/>
          </w:rPr>
          <w:tab/>
          <w:delText>2-4</w:delText>
        </w:r>
      </w:del>
    </w:p>
    <w:p w:rsidR="007E2298" w:rsidRPr="00AC2ADB" w:rsidDel="00AC2ADB" w:rsidRDefault="007E2298">
      <w:pPr>
        <w:pStyle w:val="TOC3"/>
        <w:tabs>
          <w:tab w:val="left" w:pos="1320"/>
          <w:tab w:val="right" w:leader="dot" w:pos="9350"/>
        </w:tabs>
        <w:rPr>
          <w:del w:id="2711" w:author="Vilson Lu" w:date="2014-08-22T06:40:00Z"/>
          <w:rFonts w:eastAsiaTheme="minorEastAsia"/>
          <w:noProof/>
          <w:sz w:val="22"/>
          <w:szCs w:val="22"/>
          <w:rPrChange w:id="2712" w:author="Vilson Lu" w:date="2014-08-22T06:41:00Z">
            <w:rPr>
              <w:del w:id="2713" w:author="Vilson Lu" w:date="2014-08-22T06:40:00Z"/>
              <w:rFonts w:asciiTheme="minorHAnsi" w:eastAsiaTheme="minorEastAsia" w:hAnsiTheme="minorHAnsi" w:cstheme="minorBidi"/>
              <w:noProof/>
              <w:sz w:val="22"/>
              <w:szCs w:val="22"/>
            </w:rPr>
          </w:rPrChange>
        </w:rPr>
      </w:pPr>
      <w:del w:id="2714" w:author="Vilson Lu" w:date="2014-08-22T06:40:00Z">
        <w:r w:rsidRPr="00AC2ADB" w:rsidDel="00AC2ADB">
          <w:rPr>
            <w:rStyle w:val="Hyperlink"/>
            <w:noProof/>
          </w:rPr>
          <w:lastRenderedPageBreak/>
          <w:delText>2.3.1</w:delText>
        </w:r>
        <w:r w:rsidR="00372B98" w:rsidRPr="00372B98">
          <w:rPr>
            <w:rFonts w:eastAsiaTheme="minorEastAsia"/>
            <w:noProof/>
            <w:sz w:val="22"/>
            <w:szCs w:val="22"/>
            <w:rPrChange w:id="271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SOMIDIA - Social Monitoring for Disaster Management (Cheng et al. 2011)</w:delText>
        </w:r>
        <w:r w:rsidRPr="00AC2ADB" w:rsidDel="00AC2ADB">
          <w:rPr>
            <w:noProof/>
            <w:webHidden/>
          </w:rPr>
          <w:tab/>
          <w:delText>2-5</w:delText>
        </w:r>
      </w:del>
    </w:p>
    <w:p w:rsidR="007E2298" w:rsidRPr="00AC2ADB" w:rsidDel="00AC2ADB" w:rsidRDefault="007E2298">
      <w:pPr>
        <w:pStyle w:val="TOC2"/>
        <w:tabs>
          <w:tab w:val="left" w:pos="880"/>
          <w:tab w:val="right" w:leader="dot" w:pos="9350"/>
        </w:tabs>
        <w:rPr>
          <w:del w:id="2716" w:author="Vilson Lu" w:date="2014-08-22T06:40:00Z"/>
          <w:rFonts w:eastAsiaTheme="minorEastAsia"/>
          <w:noProof/>
          <w:sz w:val="22"/>
          <w:szCs w:val="22"/>
          <w:rPrChange w:id="2717" w:author="Vilson Lu" w:date="2014-08-22T06:41:00Z">
            <w:rPr>
              <w:del w:id="2718" w:author="Vilson Lu" w:date="2014-08-22T06:40:00Z"/>
              <w:rFonts w:asciiTheme="minorHAnsi" w:eastAsiaTheme="minorEastAsia" w:hAnsiTheme="minorHAnsi" w:cstheme="minorBidi"/>
              <w:noProof/>
              <w:sz w:val="22"/>
              <w:szCs w:val="22"/>
            </w:rPr>
          </w:rPrChange>
        </w:rPr>
      </w:pPr>
      <w:del w:id="2719" w:author="Vilson Lu" w:date="2014-08-22T06:40:00Z">
        <w:r w:rsidRPr="00AC2ADB" w:rsidDel="00AC2ADB">
          <w:rPr>
            <w:rStyle w:val="Hyperlink"/>
            <w:noProof/>
          </w:rPr>
          <w:delText>2.4</w:delText>
        </w:r>
        <w:r w:rsidR="00372B98" w:rsidRPr="00372B98">
          <w:rPr>
            <w:rFonts w:eastAsiaTheme="minorEastAsia"/>
            <w:noProof/>
            <w:sz w:val="22"/>
            <w:szCs w:val="22"/>
            <w:rPrChange w:id="272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 and Disaster</w:delText>
        </w:r>
        <w:r w:rsidRPr="00AC2ADB" w:rsidDel="00AC2ADB">
          <w:rPr>
            <w:noProof/>
            <w:webHidden/>
          </w:rPr>
          <w:tab/>
          <w:delText>2-7</w:delText>
        </w:r>
      </w:del>
    </w:p>
    <w:p w:rsidR="007E2298" w:rsidRPr="00AC2ADB" w:rsidDel="00AC2ADB" w:rsidRDefault="007E2298">
      <w:pPr>
        <w:pStyle w:val="TOC3"/>
        <w:tabs>
          <w:tab w:val="left" w:pos="1320"/>
          <w:tab w:val="right" w:leader="dot" w:pos="9350"/>
        </w:tabs>
        <w:rPr>
          <w:del w:id="2721" w:author="Vilson Lu" w:date="2014-08-22T06:40:00Z"/>
          <w:rFonts w:eastAsiaTheme="minorEastAsia"/>
          <w:noProof/>
          <w:sz w:val="22"/>
          <w:szCs w:val="22"/>
          <w:rPrChange w:id="2722" w:author="Vilson Lu" w:date="2014-08-22T06:41:00Z">
            <w:rPr>
              <w:del w:id="2723" w:author="Vilson Lu" w:date="2014-08-22T06:40:00Z"/>
              <w:rFonts w:asciiTheme="minorHAnsi" w:eastAsiaTheme="minorEastAsia" w:hAnsiTheme="minorHAnsi" w:cstheme="minorBidi"/>
              <w:noProof/>
              <w:sz w:val="22"/>
              <w:szCs w:val="22"/>
            </w:rPr>
          </w:rPrChange>
        </w:rPr>
      </w:pPr>
      <w:del w:id="2724" w:author="Vilson Lu" w:date="2014-08-22T06:40:00Z">
        <w:r w:rsidRPr="00AC2ADB" w:rsidDel="00AC2ADB">
          <w:rPr>
            <w:rStyle w:val="Hyperlink"/>
            <w:noProof/>
          </w:rPr>
          <w:delText>2.4.1</w:delText>
        </w:r>
        <w:r w:rsidR="00372B98" w:rsidRPr="00372B98">
          <w:rPr>
            <w:rFonts w:eastAsiaTheme="minorEastAsia"/>
            <w:noProof/>
            <w:sz w:val="22"/>
            <w:szCs w:val="22"/>
            <w:rPrChange w:id="272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Extracting Relevant Information Nuggets from Disaster-Related Messages in Social Media (Imran et al., 2013)</w:delText>
        </w:r>
        <w:r w:rsidRPr="00AC2ADB" w:rsidDel="00AC2ADB">
          <w:rPr>
            <w:noProof/>
            <w:webHidden/>
          </w:rPr>
          <w:tab/>
          <w:delText>2-7</w:delText>
        </w:r>
      </w:del>
    </w:p>
    <w:p w:rsidR="007E2298" w:rsidRPr="00AC2ADB" w:rsidDel="00AC2ADB" w:rsidRDefault="007E2298">
      <w:pPr>
        <w:pStyle w:val="TOC3"/>
        <w:tabs>
          <w:tab w:val="left" w:pos="1320"/>
          <w:tab w:val="right" w:leader="dot" w:pos="9350"/>
        </w:tabs>
        <w:rPr>
          <w:del w:id="2726" w:author="Vilson Lu" w:date="2014-08-22T06:40:00Z"/>
          <w:rFonts w:eastAsiaTheme="minorEastAsia"/>
          <w:noProof/>
          <w:sz w:val="22"/>
          <w:szCs w:val="22"/>
          <w:rPrChange w:id="2727" w:author="Vilson Lu" w:date="2014-08-22T06:41:00Z">
            <w:rPr>
              <w:del w:id="2728" w:author="Vilson Lu" w:date="2014-08-22T06:40:00Z"/>
              <w:rFonts w:asciiTheme="minorHAnsi" w:eastAsiaTheme="minorEastAsia" w:hAnsiTheme="minorHAnsi" w:cstheme="minorBidi"/>
              <w:noProof/>
              <w:sz w:val="22"/>
              <w:szCs w:val="22"/>
            </w:rPr>
          </w:rPrChange>
        </w:rPr>
      </w:pPr>
      <w:del w:id="2729" w:author="Vilson Lu" w:date="2014-08-22T06:40:00Z">
        <w:r w:rsidRPr="00AC2ADB" w:rsidDel="00AC2ADB">
          <w:rPr>
            <w:rStyle w:val="Hyperlink"/>
            <w:noProof/>
          </w:rPr>
          <w:delText>2.4.2</w:delText>
        </w:r>
        <w:r w:rsidR="00372B98" w:rsidRPr="00372B98">
          <w:rPr>
            <w:rFonts w:eastAsiaTheme="minorEastAsia"/>
            <w:noProof/>
            <w:sz w:val="22"/>
            <w:szCs w:val="22"/>
            <w:rPrChange w:id="273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Practical Extraction of Disaster-Relevant Information from Social Media (Imran et al., 2013)</w:delText>
        </w:r>
        <w:r w:rsidRPr="00AC2ADB" w:rsidDel="00AC2ADB">
          <w:rPr>
            <w:noProof/>
            <w:webHidden/>
          </w:rPr>
          <w:tab/>
          <w:delText>2-9</w:delText>
        </w:r>
      </w:del>
    </w:p>
    <w:p w:rsidR="007E2298" w:rsidRPr="00AC2ADB" w:rsidDel="00AC2ADB" w:rsidRDefault="007E2298">
      <w:pPr>
        <w:pStyle w:val="TOC3"/>
        <w:tabs>
          <w:tab w:val="left" w:pos="1320"/>
          <w:tab w:val="right" w:leader="dot" w:pos="9350"/>
        </w:tabs>
        <w:rPr>
          <w:del w:id="2731" w:author="Vilson Lu" w:date="2014-08-22T06:40:00Z"/>
          <w:rFonts w:eastAsiaTheme="minorEastAsia"/>
          <w:noProof/>
          <w:sz w:val="22"/>
          <w:szCs w:val="22"/>
          <w:rPrChange w:id="2732" w:author="Vilson Lu" w:date="2014-08-22T06:41:00Z">
            <w:rPr>
              <w:del w:id="2733" w:author="Vilson Lu" w:date="2014-08-22T06:40:00Z"/>
              <w:rFonts w:asciiTheme="minorHAnsi" w:eastAsiaTheme="minorEastAsia" w:hAnsiTheme="minorHAnsi" w:cstheme="minorBidi"/>
              <w:noProof/>
              <w:sz w:val="22"/>
              <w:szCs w:val="22"/>
            </w:rPr>
          </w:rPrChange>
        </w:rPr>
      </w:pPr>
      <w:del w:id="2734" w:author="Vilson Lu" w:date="2014-08-22T06:40:00Z">
        <w:r w:rsidRPr="00AC2ADB" w:rsidDel="00AC2ADB">
          <w:rPr>
            <w:rStyle w:val="Hyperlink"/>
            <w:noProof/>
          </w:rPr>
          <w:delText>2.4.3</w:delText>
        </w:r>
        <w:r w:rsidR="00372B98" w:rsidRPr="00372B98">
          <w:rPr>
            <w:rFonts w:eastAsiaTheme="minorEastAsia"/>
            <w:noProof/>
            <w:sz w:val="22"/>
            <w:szCs w:val="22"/>
            <w:rPrChange w:id="273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Safety Information Mining - What can NLP do in a Disaster (Neubig et al, 2011)</w:delText>
        </w:r>
        <w:r w:rsidRPr="00AC2ADB" w:rsidDel="00AC2ADB">
          <w:rPr>
            <w:noProof/>
            <w:webHidden/>
          </w:rPr>
          <w:tab/>
          <w:delText>2-9</w:delText>
        </w:r>
      </w:del>
    </w:p>
    <w:p w:rsidR="007E2298" w:rsidRPr="00AC2ADB" w:rsidDel="00AC2ADB" w:rsidRDefault="007E2298">
      <w:pPr>
        <w:pStyle w:val="TOC1"/>
        <w:tabs>
          <w:tab w:val="left" w:pos="660"/>
          <w:tab w:val="right" w:leader="dot" w:pos="9350"/>
        </w:tabs>
        <w:rPr>
          <w:del w:id="2736" w:author="Vilson Lu" w:date="2014-08-22T06:40:00Z"/>
          <w:rFonts w:eastAsiaTheme="minorEastAsia"/>
          <w:noProof/>
          <w:sz w:val="22"/>
          <w:szCs w:val="22"/>
          <w:rPrChange w:id="2737" w:author="Vilson Lu" w:date="2014-08-22T06:41:00Z">
            <w:rPr>
              <w:del w:id="2738" w:author="Vilson Lu" w:date="2014-08-22T06:40:00Z"/>
              <w:rFonts w:asciiTheme="minorHAnsi" w:eastAsiaTheme="minorEastAsia" w:hAnsiTheme="minorHAnsi" w:cstheme="minorBidi"/>
              <w:noProof/>
              <w:sz w:val="22"/>
              <w:szCs w:val="22"/>
            </w:rPr>
          </w:rPrChange>
        </w:rPr>
      </w:pPr>
      <w:del w:id="2739" w:author="Vilson Lu" w:date="2014-08-22T06:40:00Z">
        <w:r w:rsidRPr="00AC2ADB" w:rsidDel="00AC2ADB">
          <w:rPr>
            <w:rStyle w:val="Hyperlink"/>
            <w:noProof/>
          </w:rPr>
          <w:delText>3.0</w:delText>
        </w:r>
        <w:r w:rsidR="00372B98" w:rsidRPr="00372B98">
          <w:rPr>
            <w:rFonts w:eastAsiaTheme="minorEastAsia"/>
            <w:noProof/>
            <w:sz w:val="22"/>
            <w:szCs w:val="22"/>
            <w:rPrChange w:id="274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Theoretical Framework</w:delText>
        </w:r>
        <w:r w:rsidRPr="00AC2ADB" w:rsidDel="00AC2ADB">
          <w:rPr>
            <w:noProof/>
            <w:webHidden/>
          </w:rPr>
          <w:tab/>
          <w:delText>3-1</w:delText>
        </w:r>
      </w:del>
    </w:p>
    <w:p w:rsidR="007E2298" w:rsidRPr="00AC2ADB" w:rsidDel="00AC2ADB" w:rsidRDefault="007E2298">
      <w:pPr>
        <w:pStyle w:val="TOC2"/>
        <w:tabs>
          <w:tab w:val="left" w:pos="880"/>
          <w:tab w:val="right" w:leader="dot" w:pos="9350"/>
        </w:tabs>
        <w:rPr>
          <w:del w:id="2741" w:author="Vilson Lu" w:date="2014-08-22T06:40:00Z"/>
          <w:rFonts w:eastAsiaTheme="minorEastAsia"/>
          <w:noProof/>
          <w:sz w:val="22"/>
          <w:szCs w:val="22"/>
          <w:rPrChange w:id="2742" w:author="Vilson Lu" w:date="2014-08-22T06:41:00Z">
            <w:rPr>
              <w:del w:id="2743" w:author="Vilson Lu" w:date="2014-08-22T06:40:00Z"/>
              <w:rFonts w:asciiTheme="minorHAnsi" w:eastAsiaTheme="minorEastAsia" w:hAnsiTheme="minorHAnsi" w:cstheme="minorBidi"/>
              <w:noProof/>
              <w:sz w:val="22"/>
              <w:szCs w:val="22"/>
            </w:rPr>
          </w:rPrChange>
        </w:rPr>
      </w:pPr>
      <w:del w:id="2744" w:author="Vilson Lu" w:date="2014-08-22T06:40:00Z">
        <w:r w:rsidRPr="00AC2ADB" w:rsidDel="00AC2ADB">
          <w:rPr>
            <w:rStyle w:val="Hyperlink"/>
            <w:noProof/>
          </w:rPr>
          <w:delText>3.1</w:delText>
        </w:r>
        <w:r w:rsidR="00372B98" w:rsidRPr="00372B98">
          <w:rPr>
            <w:rFonts w:eastAsiaTheme="minorEastAsia"/>
            <w:noProof/>
            <w:sz w:val="22"/>
            <w:szCs w:val="22"/>
            <w:rPrChange w:id="274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w:delText>
        </w:r>
        <w:r w:rsidRPr="00AC2ADB" w:rsidDel="00AC2ADB">
          <w:rPr>
            <w:noProof/>
            <w:webHidden/>
          </w:rPr>
          <w:tab/>
          <w:delText>3-1</w:delText>
        </w:r>
      </w:del>
    </w:p>
    <w:p w:rsidR="007E2298" w:rsidRPr="00AC2ADB" w:rsidDel="00AC2ADB" w:rsidRDefault="007E2298">
      <w:pPr>
        <w:pStyle w:val="TOC3"/>
        <w:tabs>
          <w:tab w:val="left" w:pos="1320"/>
          <w:tab w:val="right" w:leader="dot" w:pos="9350"/>
        </w:tabs>
        <w:rPr>
          <w:del w:id="2746" w:author="Vilson Lu" w:date="2014-08-22T06:40:00Z"/>
          <w:rFonts w:eastAsiaTheme="minorEastAsia"/>
          <w:noProof/>
          <w:sz w:val="22"/>
          <w:szCs w:val="22"/>
          <w:rPrChange w:id="2747" w:author="Vilson Lu" w:date="2014-08-22T06:41:00Z">
            <w:rPr>
              <w:del w:id="2748" w:author="Vilson Lu" w:date="2014-08-22T06:40:00Z"/>
              <w:rFonts w:asciiTheme="minorHAnsi" w:eastAsiaTheme="minorEastAsia" w:hAnsiTheme="minorHAnsi" w:cstheme="minorBidi"/>
              <w:noProof/>
              <w:sz w:val="22"/>
              <w:szCs w:val="22"/>
            </w:rPr>
          </w:rPrChange>
        </w:rPr>
      </w:pPr>
      <w:del w:id="2749" w:author="Vilson Lu" w:date="2014-08-22T06:40:00Z">
        <w:r w:rsidRPr="00AC2ADB" w:rsidDel="00AC2ADB">
          <w:rPr>
            <w:rStyle w:val="Hyperlink"/>
            <w:noProof/>
          </w:rPr>
          <w:delText>3.1.1</w:delText>
        </w:r>
        <w:r w:rsidR="00372B98" w:rsidRPr="00372B98">
          <w:rPr>
            <w:rFonts w:eastAsiaTheme="minorEastAsia"/>
            <w:noProof/>
            <w:sz w:val="22"/>
            <w:szCs w:val="22"/>
            <w:rPrChange w:id="275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 Modules</w:delText>
        </w:r>
        <w:r w:rsidRPr="00AC2ADB" w:rsidDel="00AC2ADB">
          <w:rPr>
            <w:noProof/>
            <w:webHidden/>
          </w:rPr>
          <w:tab/>
          <w:delText>3-2</w:delText>
        </w:r>
      </w:del>
    </w:p>
    <w:p w:rsidR="007E2298" w:rsidRPr="00AC2ADB" w:rsidDel="00AC2ADB" w:rsidRDefault="007E2298">
      <w:pPr>
        <w:pStyle w:val="TOC2"/>
        <w:tabs>
          <w:tab w:val="left" w:pos="880"/>
          <w:tab w:val="right" w:leader="dot" w:pos="9350"/>
        </w:tabs>
        <w:rPr>
          <w:del w:id="2751" w:author="Vilson Lu" w:date="2014-08-22T06:40:00Z"/>
          <w:rFonts w:eastAsiaTheme="minorEastAsia"/>
          <w:noProof/>
          <w:sz w:val="22"/>
          <w:szCs w:val="22"/>
          <w:rPrChange w:id="2752" w:author="Vilson Lu" w:date="2014-08-22T06:41:00Z">
            <w:rPr>
              <w:del w:id="2753" w:author="Vilson Lu" w:date="2014-08-22T06:40:00Z"/>
              <w:rFonts w:asciiTheme="minorHAnsi" w:eastAsiaTheme="minorEastAsia" w:hAnsiTheme="minorHAnsi" w:cstheme="minorBidi"/>
              <w:noProof/>
              <w:sz w:val="22"/>
              <w:szCs w:val="22"/>
            </w:rPr>
          </w:rPrChange>
        </w:rPr>
      </w:pPr>
      <w:del w:id="2754" w:author="Vilson Lu" w:date="2014-08-22T06:40:00Z">
        <w:r w:rsidRPr="00AC2ADB" w:rsidDel="00AC2ADB">
          <w:rPr>
            <w:rStyle w:val="Hyperlink"/>
            <w:noProof/>
          </w:rPr>
          <w:delText>3.2</w:delText>
        </w:r>
        <w:r w:rsidR="00372B98" w:rsidRPr="00372B98">
          <w:rPr>
            <w:rFonts w:eastAsiaTheme="minorEastAsia"/>
            <w:noProof/>
            <w:sz w:val="22"/>
            <w:szCs w:val="22"/>
            <w:rPrChange w:id="275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Classification</w:delText>
        </w:r>
        <w:r w:rsidRPr="00AC2ADB" w:rsidDel="00AC2ADB">
          <w:rPr>
            <w:noProof/>
            <w:webHidden/>
          </w:rPr>
          <w:tab/>
          <w:delText>3-4</w:delText>
        </w:r>
      </w:del>
    </w:p>
    <w:p w:rsidR="007E2298" w:rsidRPr="00AC2ADB" w:rsidDel="00AC2ADB" w:rsidRDefault="007E2298">
      <w:pPr>
        <w:pStyle w:val="TOC3"/>
        <w:tabs>
          <w:tab w:val="left" w:pos="1320"/>
          <w:tab w:val="right" w:leader="dot" w:pos="9350"/>
        </w:tabs>
        <w:rPr>
          <w:del w:id="2756" w:author="Vilson Lu" w:date="2014-08-22T06:40:00Z"/>
          <w:rFonts w:eastAsiaTheme="minorEastAsia"/>
          <w:noProof/>
          <w:sz w:val="22"/>
          <w:szCs w:val="22"/>
          <w:rPrChange w:id="2757" w:author="Vilson Lu" w:date="2014-08-22T06:41:00Z">
            <w:rPr>
              <w:del w:id="2758" w:author="Vilson Lu" w:date="2014-08-22T06:40:00Z"/>
              <w:rFonts w:asciiTheme="minorHAnsi" w:eastAsiaTheme="minorEastAsia" w:hAnsiTheme="minorHAnsi" w:cstheme="minorBidi"/>
              <w:noProof/>
              <w:sz w:val="22"/>
              <w:szCs w:val="22"/>
            </w:rPr>
          </w:rPrChange>
        </w:rPr>
      </w:pPr>
      <w:del w:id="2759" w:author="Vilson Lu" w:date="2014-08-22T06:40:00Z">
        <w:r w:rsidRPr="00AC2ADB" w:rsidDel="00AC2ADB">
          <w:rPr>
            <w:rStyle w:val="Hyperlink"/>
            <w:noProof/>
          </w:rPr>
          <w:delText>3.2.1</w:delText>
        </w:r>
        <w:r w:rsidR="00372B98" w:rsidRPr="00372B98">
          <w:rPr>
            <w:rFonts w:eastAsiaTheme="minorEastAsia"/>
            <w:noProof/>
            <w:sz w:val="22"/>
            <w:szCs w:val="22"/>
            <w:rPrChange w:id="276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Document Representation</w:delText>
        </w:r>
        <w:r w:rsidRPr="00AC2ADB" w:rsidDel="00AC2ADB">
          <w:rPr>
            <w:noProof/>
            <w:webHidden/>
          </w:rPr>
          <w:tab/>
          <w:delText>3-4</w:delText>
        </w:r>
      </w:del>
    </w:p>
    <w:p w:rsidR="007E2298" w:rsidRPr="00AC2ADB" w:rsidDel="00AC2ADB" w:rsidRDefault="007E2298">
      <w:pPr>
        <w:pStyle w:val="TOC3"/>
        <w:tabs>
          <w:tab w:val="left" w:pos="1320"/>
          <w:tab w:val="right" w:leader="dot" w:pos="9350"/>
        </w:tabs>
        <w:rPr>
          <w:del w:id="2761" w:author="Vilson Lu" w:date="2014-08-22T06:40:00Z"/>
          <w:rFonts w:eastAsiaTheme="minorEastAsia"/>
          <w:noProof/>
          <w:sz w:val="22"/>
          <w:szCs w:val="22"/>
          <w:rPrChange w:id="2762" w:author="Vilson Lu" w:date="2014-08-22T06:41:00Z">
            <w:rPr>
              <w:del w:id="2763" w:author="Vilson Lu" w:date="2014-08-22T06:40:00Z"/>
              <w:rFonts w:asciiTheme="minorHAnsi" w:eastAsiaTheme="minorEastAsia" w:hAnsiTheme="minorHAnsi" w:cstheme="minorBidi"/>
              <w:noProof/>
              <w:sz w:val="22"/>
              <w:szCs w:val="22"/>
            </w:rPr>
          </w:rPrChange>
        </w:rPr>
      </w:pPr>
      <w:del w:id="2764" w:author="Vilson Lu" w:date="2014-08-22T06:40:00Z">
        <w:r w:rsidRPr="00AC2ADB" w:rsidDel="00AC2ADB">
          <w:rPr>
            <w:rStyle w:val="Hyperlink"/>
            <w:noProof/>
          </w:rPr>
          <w:delText>3.2.2</w:delText>
        </w:r>
        <w:r w:rsidR="00372B98" w:rsidRPr="00372B98">
          <w:rPr>
            <w:rFonts w:eastAsiaTheme="minorEastAsia"/>
            <w:noProof/>
            <w:sz w:val="22"/>
            <w:szCs w:val="22"/>
            <w:rPrChange w:id="276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Dimensionality Reduction (Feature Selection)</w:delText>
        </w:r>
        <w:r w:rsidRPr="00AC2ADB" w:rsidDel="00AC2ADB">
          <w:rPr>
            <w:noProof/>
            <w:webHidden/>
          </w:rPr>
          <w:tab/>
          <w:delText>3-5</w:delText>
        </w:r>
      </w:del>
    </w:p>
    <w:p w:rsidR="007E2298" w:rsidRPr="00AC2ADB" w:rsidDel="00AC2ADB" w:rsidRDefault="007E2298">
      <w:pPr>
        <w:pStyle w:val="TOC3"/>
        <w:tabs>
          <w:tab w:val="left" w:pos="1320"/>
          <w:tab w:val="right" w:leader="dot" w:pos="9350"/>
        </w:tabs>
        <w:rPr>
          <w:del w:id="2766" w:author="Vilson Lu" w:date="2014-08-22T06:40:00Z"/>
          <w:rFonts w:eastAsiaTheme="minorEastAsia"/>
          <w:noProof/>
          <w:sz w:val="22"/>
          <w:szCs w:val="22"/>
          <w:rPrChange w:id="2767" w:author="Vilson Lu" w:date="2014-08-22T06:41:00Z">
            <w:rPr>
              <w:del w:id="2768" w:author="Vilson Lu" w:date="2014-08-22T06:40:00Z"/>
              <w:rFonts w:asciiTheme="minorHAnsi" w:eastAsiaTheme="minorEastAsia" w:hAnsiTheme="minorHAnsi" w:cstheme="minorBidi"/>
              <w:noProof/>
              <w:sz w:val="22"/>
              <w:szCs w:val="22"/>
            </w:rPr>
          </w:rPrChange>
        </w:rPr>
      </w:pPr>
      <w:del w:id="2769" w:author="Vilson Lu" w:date="2014-08-22T06:40:00Z">
        <w:r w:rsidRPr="00AC2ADB" w:rsidDel="00AC2ADB">
          <w:rPr>
            <w:rStyle w:val="Hyperlink"/>
            <w:noProof/>
          </w:rPr>
          <w:delText>3.2.3</w:delText>
        </w:r>
        <w:r w:rsidR="00372B98" w:rsidRPr="00372B98">
          <w:rPr>
            <w:rFonts w:eastAsiaTheme="minorEastAsia"/>
            <w:noProof/>
            <w:sz w:val="22"/>
            <w:szCs w:val="22"/>
            <w:rPrChange w:id="277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Classification</w:delText>
        </w:r>
        <w:r w:rsidRPr="00AC2ADB" w:rsidDel="00AC2ADB">
          <w:rPr>
            <w:noProof/>
            <w:webHidden/>
          </w:rPr>
          <w:tab/>
          <w:delText>3-6</w:delText>
        </w:r>
      </w:del>
    </w:p>
    <w:p w:rsidR="007E2298" w:rsidRPr="00AC2ADB" w:rsidDel="00AC2ADB" w:rsidRDefault="007E2298">
      <w:pPr>
        <w:pStyle w:val="TOC2"/>
        <w:tabs>
          <w:tab w:val="left" w:pos="880"/>
          <w:tab w:val="right" w:leader="dot" w:pos="9350"/>
        </w:tabs>
        <w:rPr>
          <w:del w:id="2771" w:author="Vilson Lu" w:date="2014-08-22T06:40:00Z"/>
          <w:rFonts w:eastAsiaTheme="minorEastAsia"/>
          <w:noProof/>
          <w:sz w:val="22"/>
          <w:szCs w:val="22"/>
          <w:rPrChange w:id="2772" w:author="Vilson Lu" w:date="2014-08-22T06:41:00Z">
            <w:rPr>
              <w:del w:id="2773" w:author="Vilson Lu" w:date="2014-08-22T06:40:00Z"/>
              <w:rFonts w:asciiTheme="minorHAnsi" w:eastAsiaTheme="minorEastAsia" w:hAnsiTheme="minorHAnsi" w:cstheme="minorBidi"/>
              <w:noProof/>
              <w:sz w:val="22"/>
              <w:szCs w:val="22"/>
            </w:rPr>
          </w:rPrChange>
        </w:rPr>
      </w:pPr>
      <w:del w:id="2774" w:author="Vilson Lu" w:date="2014-08-22T06:40:00Z">
        <w:r w:rsidRPr="00AC2ADB" w:rsidDel="00AC2ADB">
          <w:rPr>
            <w:rStyle w:val="Hyperlink"/>
            <w:noProof/>
          </w:rPr>
          <w:delText>3.3</w:delText>
        </w:r>
        <w:r w:rsidR="00372B98" w:rsidRPr="00372B98">
          <w:rPr>
            <w:rFonts w:eastAsiaTheme="minorEastAsia"/>
            <w:noProof/>
            <w:sz w:val="22"/>
            <w:szCs w:val="22"/>
            <w:rPrChange w:id="277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 Architecture</w:delText>
        </w:r>
        <w:r w:rsidRPr="00AC2ADB" w:rsidDel="00AC2ADB">
          <w:rPr>
            <w:noProof/>
            <w:webHidden/>
          </w:rPr>
          <w:tab/>
          <w:delText>3-6</w:delText>
        </w:r>
      </w:del>
    </w:p>
    <w:p w:rsidR="007E2298" w:rsidRPr="00AC2ADB" w:rsidDel="00AC2ADB" w:rsidRDefault="007E2298">
      <w:pPr>
        <w:pStyle w:val="TOC3"/>
        <w:tabs>
          <w:tab w:val="left" w:pos="1320"/>
          <w:tab w:val="right" w:leader="dot" w:pos="9350"/>
        </w:tabs>
        <w:rPr>
          <w:del w:id="2776" w:author="Vilson Lu" w:date="2014-08-22T06:40:00Z"/>
          <w:rFonts w:eastAsiaTheme="minorEastAsia"/>
          <w:noProof/>
          <w:sz w:val="22"/>
          <w:szCs w:val="22"/>
          <w:rPrChange w:id="2777" w:author="Vilson Lu" w:date="2014-08-22T06:41:00Z">
            <w:rPr>
              <w:del w:id="2778" w:author="Vilson Lu" w:date="2014-08-22T06:40:00Z"/>
              <w:rFonts w:asciiTheme="minorHAnsi" w:eastAsiaTheme="minorEastAsia" w:hAnsiTheme="minorHAnsi" w:cstheme="minorBidi"/>
              <w:noProof/>
              <w:sz w:val="22"/>
              <w:szCs w:val="22"/>
            </w:rPr>
          </w:rPrChange>
        </w:rPr>
      </w:pPr>
      <w:del w:id="2779" w:author="Vilson Lu" w:date="2014-08-22T06:40:00Z">
        <w:r w:rsidRPr="00AC2ADB" w:rsidDel="00AC2ADB">
          <w:rPr>
            <w:rStyle w:val="Hyperlink"/>
            <w:noProof/>
          </w:rPr>
          <w:delText>3.3.1</w:delText>
        </w:r>
        <w:r w:rsidR="00372B98" w:rsidRPr="00372B98">
          <w:rPr>
            <w:rFonts w:eastAsiaTheme="minorEastAsia"/>
            <w:noProof/>
            <w:sz w:val="22"/>
            <w:szCs w:val="22"/>
            <w:rPrChange w:id="278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Template-Based Architecture</w:delText>
        </w:r>
        <w:r w:rsidRPr="00AC2ADB" w:rsidDel="00AC2ADB">
          <w:rPr>
            <w:noProof/>
            <w:webHidden/>
          </w:rPr>
          <w:tab/>
          <w:delText>3-6</w:delText>
        </w:r>
      </w:del>
    </w:p>
    <w:p w:rsidR="007E2298" w:rsidRPr="00AC2ADB" w:rsidDel="00AC2ADB" w:rsidRDefault="007E2298">
      <w:pPr>
        <w:pStyle w:val="TOC3"/>
        <w:tabs>
          <w:tab w:val="left" w:pos="1320"/>
          <w:tab w:val="right" w:leader="dot" w:pos="9350"/>
        </w:tabs>
        <w:rPr>
          <w:del w:id="2781" w:author="Vilson Lu" w:date="2014-08-22T06:40:00Z"/>
          <w:rFonts w:eastAsiaTheme="minorEastAsia"/>
          <w:noProof/>
          <w:sz w:val="22"/>
          <w:szCs w:val="22"/>
          <w:rPrChange w:id="2782" w:author="Vilson Lu" w:date="2014-08-22T06:41:00Z">
            <w:rPr>
              <w:del w:id="2783" w:author="Vilson Lu" w:date="2014-08-22T06:40:00Z"/>
              <w:rFonts w:asciiTheme="minorHAnsi" w:eastAsiaTheme="minorEastAsia" w:hAnsiTheme="minorHAnsi" w:cstheme="minorBidi"/>
              <w:noProof/>
              <w:sz w:val="22"/>
              <w:szCs w:val="22"/>
            </w:rPr>
          </w:rPrChange>
        </w:rPr>
      </w:pPr>
      <w:del w:id="2784" w:author="Vilson Lu" w:date="2014-08-22T06:40:00Z">
        <w:r w:rsidRPr="00AC2ADB" w:rsidDel="00AC2ADB">
          <w:rPr>
            <w:rStyle w:val="Hyperlink"/>
            <w:noProof/>
          </w:rPr>
          <w:delText>3.3.2</w:delText>
        </w:r>
        <w:r w:rsidR="00372B98" w:rsidRPr="00372B98">
          <w:rPr>
            <w:rFonts w:eastAsiaTheme="minorEastAsia"/>
            <w:noProof/>
            <w:sz w:val="22"/>
            <w:szCs w:val="22"/>
            <w:rPrChange w:id="278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Adaptive Architecture</w:delText>
        </w:r>
        <w:r w:rsidRPr="00AC2ADB" w:rsidDel="00AC2ADB">
          <w:rPr>
            <w:noProof/>
            <w:webHidden/>
          </w:rPr>
          <w:tab/>
          <w:delText>3-7</w:delText>
        </w:r>
      </w:del>
    </w:p>
    <w:p w:rsidR="007E2298" w:rsidRPr="00AC2ADB" w:rsidDel="00AC2ADB" w:rsidRDefault="007E2298">
      <w:pPr>
        <w:pStyle w:val="TOC2"/>
        <w:tabs>
          <w:tab w:val="left" w:pos="880"/>
          <w:tab w:val="right" w:leader="dot" w:pos="9350"/>
        </w:tabs>
        <w:rPr>
          <w:del w:id="2786" w:author="Vilson Lu" w:date="2014-08-22T06:40:00Z"/>
          <w:rFonts w:eastAsiaTheme="minorEastAsia"/>
          <w:noProof/>
          <w:sz w:val="22"/>
          <w:szCs w:val="22"/>
          <w:rPrChange w:id="2787" w:author="Vilson Lu" w:date="2014-08-22T06:41:00Z">
            <w:rPr>
              <w:del w:id="2788" w:author="Vilson Lu" w:date="2014-08-22T06:40:00Z"/>
              <w:rFonts w:asciiTheme="minorHAnsi" w:eastAsiaTheme="minorEastAsia" w:hAnsiTheme="minorHAnsi" w:cstheme="minorBidi"/>
              <w:noProof/>
              <w:sz w:val="22"/>
              <w:szCs w:val="22"/>
            </w:rPr>
          </w:rPrChange>
        </w:rPr>
      </w:pPr>
      <w:del w:id="2789" w:author="Vilson Lu" w:date="2014-08-22T06:40:00Z">
        <w:r w:rsidRPr="00AC2ADB" w:rsidDel="00AC2ADB">
          <w:rPr>
            <w:rStyle w:val="Hyperlink"/>
            <w:noProof/>
          </w:rPr>
          <w:delText>3.4</w:delText>
        </w:r>
        <w:r w:rsidR="00372B98" w:rsidRPr="00372B98">
          <w:rPr>
            <w:rFonts w:eastAsiaTheme="minorEastAsia"/>
            <w:noProof/>
            <w:sz w:val="22"/>
            <w:szCs w:val="22"/>
            <w:rPrChange w:id="279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w:delText>
        </w:r>
        <w:r w:rsidRPr="00AC2ADB" w:rsidDel="00AC2ADB">
          <w:rPr>
            <w:noProof/>
            <w:webHidden/>
          </w:rPr>
          <w:tab/>
          <w:delText>3-14</w:delText>
        </w:r>
      </w:del>
    </w:p>
    <w:p w:rsidR="007E2298" w:rsidRPr="00AC2ADB" w:rsidDel="00AC2ADB" w:rsidRDefault="007E2298">
      <w:pPr>
        <w:pStyle w:val="TOC3"/>
        <w:tabs>
          <w:tab w:val="left" w:pos="1320"/>
          <w:tab w:val="right" w:leader="dot" w:pos="9350"/>
        </w:tabs>
        <w:rPr>
          <w:del w:id="2791" w:author="Vilson Lu" w:date="2014-08-22T06:40:00Z"/>
          <w:rFonts w:eastAsiaTheme="minorEastAsia"/>
          <w:noProof/>
          <w:sz w:val="22"/>
          <w:szCs w:val="22"/>
          <w:rPrChange w:id="2792" w:author="Vilson Lu" w:date="2014-08-22T06:41:00Z">
            <w:rPr>
              <w:del w:id="2793" w:author="Vilson Lu" w:date="2014-08-22T06:40:00Z"/>
              <w:rFonts w:asciiTheme="minorHAnsi" w:eastAsiaTheme="minorEastAsia" w:hAnsiTheme="minorHAnsi" w:cstheme="minorBidi"/>
              <w:noProof/>
              <w:sz w:val="22"/>
              <w:szCs w:val="22"/>
            </w:rPr>
          </w:rPrChange>
        </w:rPr>
      </w:pPr>
      <w:del w:id="2794" w:author="Vilson Lu" w:date="2014-08-22T06:40:00Z">
        <w:r w:rsidRPr="00AC2ADB" w:rsidDel="00AC2ADB">
          <w:rPr>
            <w:rStyle w:val="Hyperlink"/>
            <w:noProof/>
          </w:rPr>
          <w:delText>3.4.1</w:delText>
        </w:r>
        <w:r w:rsidR="00372B98" w:rsidRPr="00372B98">
          <w:rPr>
            <w:rFonts w:eastAsiaTheme="minorEastAsia"/>
            <w:noProof/>
            <w:sz w:val="22"/>
            <w:szCs w:val="22"/>
            <w:rPrChange w:id="279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Use of Twitter</w:delText>
        </w:r>
        <w:r w:rsidRPr="00AC2ADB" w:rsidDel="00AC2ADB">
          <w:rPr>
            <w:noProof/>
            <w:webHidden/>
          </w:rPr>
          <w:tab/>
          <w:delText>3-14</w:delText>
        </w:r>
      </w:del>
    </w:p>
    <w:p w:rsidR="007E2298" w:rsidRPr="00AC2ADB" w:rsidDel="00AC2ADB" w:rsidRDefault="007E2298">
      <w:pPr>
        <w:pStyle w:val="TOC3"/>
        <w:tabs>
          <w:tab w:val="left" w:pos="1320"/>
          <w:tab w:val="right" w:leader="dot" w:pos="9350"/>
        </w:tabs>
        <w:rPr>
          <w:del w:id="2796" w:author="Vilson Lu" w:date="2014-08-22T06:40:00Z"/>
          <w:rFonts w:eastAsiaTheme="minorEastAsia"/>
          <w:noProof/>
          <w:sz w:val="22"/>
          <w:szCs w:val="22"/>
          <w:rPrChange w:id="2797" w:author="Vilson Lu" w:date="2014-08-22T06:41:00Z">
            <w:rPr>
              <w:del w:id="2798" w:author="Vilson Lu" w:date="2014-08-22T06:40:00Z"/>
              <w:rFonts w:asciiTheme="minorHAnsi" w:eastAsiaTheme="minorEastAsia" w:hAnsiTheme="minorHAnsi" w:cstheme="minorBidi"/>
              <w:noProof/>
              <w:sz w:val="22"/>
              <w:szCs w:val="22"/>
            </w:rPr>
          </w:rPrChange>
        </w:rPr>
      </w:pPr>
      <w:del w:id="2799" w:author="Vilson Lu" w:date="2014-08-22T06:40:00Z">
        <w:r w:rsidRPr="00AC2ADB" w:rsidDel="00AC2ADB">
          <w:rPr>
            <w:rStyle w:val="Hyperlink"/>
            <w:noProof/>
          </w:rPr>
          <w:delText>3.4.2</w:delText>
        </w:r>
        <w:r w:rsidR="00372B98" w:rsidRPr="00372B98">
          <w:rPr>
            <w:rFonts w:eastAsiaTheme="minorEastAsia"/>
            <w:noProof/>
            <w:sz w:val="22"/>
            <w:szCs w:val="22"/>
            <w:rPrChange w:id="280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 and Disasters</w:delText>
        </w:r>
        <w:r w:rsidRPr="00AC2ADB" w:rsidDel="00AC2ADB">
          <w:rPr>
            <w:noProof/>
            <w:webHidden/>
          </w:rPr>
          <w:tab/>
          <w:delText>3-14</w:delText>
        </w:r>
      </w:del>
    </w:p>
    <w:p w:rsidR="007E2298" w:rsidRPr="00AC2ADB" w:rsidDel="00AC2ADB" w:rsidRDefault="007E2298">
      <w:pPr>
        <w:pStyle w:val="TOC2"/>
        <w:tabs>
          <w:tab w:val="left" w:pos="880"/>
          <w:tab w:val="right" w:leader="dot" w:pos="9350"/>
        </w:tabs>
        <w:rPr>
          <w:del w:id="2801" w:author="Vilson Lu" w:date="2014-08-22T06:40:00Z"/>
          <w:rFonts w:eastAsiaTheme="minorEastAsia"/>
          <w:noProof/>
          <w:sz w:val="22"/>
          <w:szCs w:val="22"/>
          <w:rPrChange w:id="2802" w:author="Vilson Lu" w:date="2014-08-22T06:41:00Z">
            <w:rPr>
              <w:del w:id="2803" w:author="Vilson Lu" w:date="2014-08-22T06:40:00Z"/>
              <w:rFonts w:asciiTheme="minorHAnsi" w:eastAsiaTheme="minorEastAsia" w:hAnsiTheme="minorHAnsi" w:cstheme="minorBidi"/>
              <w:noProof/>
              <w:sz w:val="22"/>
              <w:szCs w:val="22"/>
            </w:rPr>
          </w:rPrChange>
        </w:rPr>
      </w:pPr>
      <w:del w:id="2804" w:author="Vilson Lu" w:date="2014-08-22T06:40:00Z">
        <w:r w:rsidRPr="00AC2ADB" w:rsidDel="00AC2ADB">
          <w:rPr>
            <w:rStyle w:val="Hyperlink"/>
            <w:noProof/>
          </w:rPr>
          <w:delText>3.5</w:delText>
        </w:r>
        <w:r w:rsidR="00372B98" w:rsidRPr="00372B98">
          <w:rPr>
            <w:rFonts w:eastAsiaTheme="minorEastAsia"/>
            <w:noProof/>
            <w:sz w:val="22"/>
            <w:szCs w:val="22"/>
            <w:rPrChange w:id="280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Evaluation Metrics</w:delText>
        </w:r>
        <w:r w:rsidRPr="00AC2ADB" w:rsidDel="00AC2ADB">
          <w:rPr>
            <w:noProof/>
            <w:webHidden/>
          </w:rPr>
          <w:tab/>
          <w:delText>3-16</w:delText>
        </w:r>
      </w:del>
    </w:p>
    <w:p w:rsidR="007E2298" w:rsidRPr="00AC2ADB" w:rsidDel="00AC2ADB" w:rsidRDefault="007E2298">
      <w:pPr>
        <w:pStyle w:val="TOC3"/>
        <w:tabs>
          <w:tab w:val="left" w:pos="1320"/>
          <w:tab w:val="right" w:leader="dot" w:pos="9350"/>
        </w:tabs>
        <w:rPr>
          <w:del w:id="2806" w:author="Vilson Lu" w:date="2014-08-22T06:40:00Z"/>
          <w:rFonts w:eastAsiaTheme="minorEastAsia"/>
          <w:noProof/>
          <w:sz w:val="22"/>
          <w:szCs w:val="22"/>
          <w:rPrChange w:id="2807" w:author="Vilson Lu" w:date="2014-08-22T06:41:00Z">
            <w:rPr>
              <w:del w:id="2808" w:author="Vilson Lu" w:date="2014-08-22T06:40:00Z"/>
              <w:rFonts w:asciiTheme="minorHAnsi" w:eastAsiaTheme="minorEastAsia" w:hAnsiTheme="minorHAnsi" w:cstheme="minorBidi"/>
              <w:noProof/>
              <w:sz w:val="22"/>
              <w:szCs w:val="22"/>
            </w:rPr>
          </w:rPrChange>
        </w:rPr>
      </w:pPr>
      <w:del w:id="2809" w:author="Vilson Lu" w:date="2014-08-22T06:40:00Z">
        <w:r w:rsidRPr="00AC2ADB" w:rsidDel="00AC2ADB">
          <w:rPr>
            <w:rStyle w:val="Hyperlink"/>
            <w:noProof/>
          </w:rPr>
          <w:delText>3.5.1</w:delText>
        </w:r>
        <w:r w:rsidR="00372B98" w:rsidRPr="00372B98">
          <w:rPr>
            <w:rFonts w:eastAsiaTheme="minorEastAsia"/>
            <w:noProof/>
            <w:sz w:val="22"/>
            <w:szCs w:val="22"/>
            <w:rPrChange w:id="281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F-measure</w:delText>
        </w:r>
        <w:r w:rsidRPr="00AC2ADB" w:rsidDel="00AC2ADB">
          <w:rPr>
            <w:noProof/>
            <w:webHidden/>
          </w:rPr>
          <w:tab/>
          <w:delText>3-16</w:delText>
        </w:r>
      </w:del>
    </w:p>
    <w:p w:rsidR="007E2298" w:rsidRPr="00AC2ADB" w:rsidDel="00AC2ADB" w:rsidRDefault="007E2298">
      <w:pPr>
        <w:pStyle w:val="TOC3"/>
        <w:tabs>
          <w:tab w:val="left" w:pos="1320"/>
          <w:tab w:val="right" w:leader="dot" w:pos="9350"/>
        </w:tabs>
        <w:rPr>
          <w:del w:id="2811" w:author="Vilson Lu" w:date="2014-08-22T06:40:00Z"/>
          <w:rFonts w:eastAsiaTheme="minorEastAsia"/>
          <w:noProof/>
          <w:sz w:val="22"/>
          <w:szCs w:val="22"/>
          <w:rPrChange w:id="2812" w:author="Vilson Lu" w:date="2014-08-22T06:41:00Z">
            <w:rPr>
              <w:del w:id="2813" w:author="Vilson Lu" w:date="2014-08-22T06:40:00Z"/>
              <w:rFonts w:asciiTheme="minorHAnsi" w:eastAsiaTheme="minorEastAsia" w:hAnsiTheme="minorHAnsi" w:cstheme="minorBidi"/>
              <w:noProof/>
              <w:sz w:val="22"/>
              <w:szCs w:val="22"/>
            </w:rPr>
          </w:rPrChange>
        </w:rPr>
      </w:pPr>
      <w:del w:id="2814" w:author="Vilson Lu" w:date="2014-08-22T06:40:00Z">
        <w:r w:rsidRPr="00AC2ADB" w:rsidDel="00AC2ADB">
          <w:rPr>
            <w:rStyle w:val="Hyperlink"/>
            <w:noProof/>
          </w:rPr>
          <w:delText>3.5.2</w:delText>
        </w:r>
        <w:r w:rsidR="00372B98" w:rsidRPr="00372B98">
          <w:rPr>
            <w:rFonts w:eastAsiaTheme="minorEastAsia"/>
            <w:noProof/>
            <w:sz w:val="22"/>
            <w:szCs w:val="22"/>
            <w:rPrChange w:id="281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Kappa Statistics</w:delText>
        </w:r>
        <w:r w:rsidRPr="00AC2ADB" w:rsidDel="00AC2ADB">
          <w:rPr>
            <w:noProof/>
            <w:webHidden/>
          </w:rPr>
          <w:tab/>
          <w:delText>3-17</w:delText>
        </w:r>
      </w:del>
    </w:p>
    <w:p w:rsidR="007E2298" w:rsidRPr="00AC2ADB" w:rsidDel="00AC2ADB" w:rsidRDefault="007E2298">
      <w:pPr>
        <w:pStyle w:val="TOC2"/>
        <w:tabs>
          <w:tab w:val="left" w:pos="880"/>
          <w:tab w:val="right" w:leader="dot" w:pos="9350"/>
        </w:tabs>
        <w:rPr>
          <w:del w:id="2816" w:author="Vilson Lu" w:date="2014-08-22T06:40:00Z"/>
          <w:rFonts w:eastAsiaTheme="minorEastAsia"/>
          <w:noProof/>
          <w:sz w:val="22"/>
          <w:szCs w:val="22"/>
          <w:rPrChange w:id="2817" w:author="Vilson Lu" w:date="2014-08-22T06:41:00Z">
            <w:rPr>
              <w:del w:id="2818" w:author="Vilson Lu" w:date="2014-08-22T06:40:00Z"/>
              <w:rFonts w:asciiTheme="minorHAnsi" w:eastAsiaTheme="minorEastAsia" w:hAnsiTheme="minorHAnsi" w:cstheme="minorBidi"/>
              <w:noProof/>
              <w:sz w:val="22"/>
              <w:szCs w:val="22"/>
            </w:rPr>
          </w:rPrChange>
        </w:rPr>
      </w:pPr>
      <w:del w:id="2819" w:author="Vilson Lu" w:date="2014-08-22T06:40:00Z">
        <w:r w:rsidRPr="00AC2ADB" w:rsidDel="00AC2ADB">
          <w:rPr>
            <w:rStyle w:val="Hyperlink"/>
            <w:noProof/>
          </w:rPr>
          <w:delText>3.6</w:delText>
        </w:r>
        <w:r w:rsidR="00372B98" w:rsidRPr="00372B98">
          <w:rPr>
            <w:rFonts w:eastAsiaTheme="minorEastAsia"/>
            <w:noProof/>
            <w:sz w:val="22"/>
            <w:szCs w:val="22"/>
            <w:rPrChange w:id="282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Ontology</w:delText>
        </w:r>
        <w:r w:rsidRPr="00AC2ADB" w:rsidDel="00AC2ADB">
          <w:rPr>
            <w:noProof/>
            <w:webHidden/>
          </w:rPr>
          <w:tab/>
          <w:delText>3-17</w:delText>
        </w:r>
      </w:del>
    </w:p>
    <w:p w:rsidR="007E2298" w:rsidRPr="00AC2ADB" w:rsidDel="00AC2ADB" w:rsidRDefault="007E2298">
      <w:pPr>
        <w:pStyle w:val="TOC2"/>
        <w:tabs>
          <w:tab w:val="left" w:pos="880"/>
          <w:tab w:val="right" w:leader="dot" w:pos="9350"/>
        </w:tabs>
        <w:rPr>
          <w:del w:id="2821" w:author="Vilson Lu" w:date="2014-08-22T06:40:00Z"/>
          <w:rFonts w:eastAsiaTheme="minorEastAsia"/>
          <w:noProof/>
          <w:sz w:val="22"/>
          <w:szCs w:val="22"/>
          <w:rPrChange w:id="2822" w:author="Vilson Lu" w:date="2014-08-22T06:41:00Z">
            <w:rPr>
              <w:del w:id="2823" w:author="Vilson Lu" w:date="2014-08-22T06:40:00Z"/>
              <w:rFonts w:asciiTheme="minorHAnsi" w:eastAsiaTheme="minorEastAsia" w:hAnsiTheme="minorHAnsi" w:cstheme="minorBidi"/>
              <w:noProof/>
              <w:sz w:val="22"/>
              <w:szCs w:val="22"/>
            </w:rPr>
          </w:rPrChange>
        </w:rPr>
      </w:pPr>
      <w:del w:id="2824" w:author="Vilson Lu" w:date="2014-08-22T06:40:00Z">
        <w:r w:rsidRPr="00AC2ADB" w:rsidDel="00AC2ADB">
          <w:rPr>
            <w:rStyle w:val="Hyperlink"/>
            <w:noProof/>
          </w:rPr>
          <w:delText>3.7</w:delText>
        </w:r>
        <w:r w:rsidR="00372B98" w:rsidRPr="00372B98">
          <w:rPr>
            <w:rFonts w:eastAsiaTheme="minorEastAsia"/>
            <w:noProof/>
            <w:sz w:val="22"/>
            <w:szCs w:val="22"/>
            <w:rPrChange w:id="282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Tools</w:delText>
        </w:r>
        <w:r w:rsidRPr="00AC2ADB" w:rsidDel="00AC2ADB">
          <w:rPr>
            <w:noProof/>
            <w:webHidden/>
          </w:rPr>
          <w:tab/>
          <w:delText>3-17</w:delText>
        </w:r>
      </w:del>
    </w:p>
    <w:p w:rsidR="007E2298" w:rsidRPr="00AC2ADB" w:rsidDel="00AC2ADB" w:rsidRDefault="007E2298">
      <w:pPr>
        <w:pStyle w:val="TOC3"/>
        <w:tabs>
          <w:tab w:val="left" w:pos="1320"/>
          <w:tab w:val="right" w:leader="dot" w:pos="9350"/>
        </w:tabs>
        <w:rPr>
          <w:del w:id="2826" w:author="Vilson Lu" w:date="2014-08-22T06:40:00Z"/>
          <w:rFonts w:eastAsiaTheme="minorEastAsia"/>
          <w:noProof/>
          <w:sz w:val="22"/>
          <w:szCs w:val="22"/>
          <w:rPrChange w:id="2827" w:author="Vilson Lu" w:date="2014-08-22T06:41:00Z">
            <w:rPr>
              <w:del w:id="2828" w:author="Vilson Lu" w:date="2014-08-22T06:40:00Z"/>
              <w:rFonts w:asciiTheme="minorHAnsi" w:eastAsiaTheme="minorEastAsia" w:hAnsiTheme="minorHAnsi" w:cstheme="minorBidi"/>
              <w:noProof/>
              <w:sz w:val="22"/>
              <w:szCs w:val="22"/>
            </w:rPr>
          </w:rPrChange>
        </w:rPr>
      </w:pPr>
      <w:del w:id="2829" w:author="Vilson Lu" w:date="2014-08-22T06:40:00Z">
        <w:r w:rsidRPr="00AC2ADB" w:rsidDel="00AC2ADB">
          <w:rPr>
            <w:rStyle w:val="Hyperlink"/>
            <w:noProof/>
          </w:rPr>
          <w:delText>3.7.1</w:delText>
        </w:r>
        <w:r w:rsidR="00372B98" w:rsidRPr="00372B98">
          <w:rPr>
            <w:rFonts w:eastAsiaTheme="minorEastAsia"/>
            <w:noProof/>
            <w:sz w:val="22"/>
            <w:szCs w:val="22"/>
            <w:rPrChange w:id="283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Apache OpenNLP (OpenNLP, 2011)</w:delText>
        </w:r>
        <w:r w:rsidRPr="00AC2ADB" w:rsidDel="00AC2ADB">
          <w:rPr>
            <w:noProof/>
            <w:webHidden/>
          </w:rPr>
          <w:tab/>
          <w:delText>3-17</w:delText>
        </w:r>
      </w:del>
    </w:p>
    <w:p w:rsidR="007E2298" w:rsidRPr="00AC2ADB" w:rsidDel="00AC2ADB" w:rsidRDefault="007E2298">
      <w:pPr>
        <w:pStyle w:val="TOC3"/>
        <w:tabs>
          <w:tab w:val="left" w:pos="1320"/>
          <w:tab w:val="right" w:leader="dot" w:pos="9350"/>
        </w:tabs>
        <w:rPr>
          <w:del w:id="2831" w:author="Vilson Lu" w:date="2014-08-22T06:40:00Z"/>
          <w:rFonts w:eastAsiaTheme="minorEastAsia"/>
          <w:noProof/>
          <w:sz w:val="22"/>
          <w:szCs w:val="22"/>
          <w:rPrChange w:id="2832" w:author="Vilson Lu" w:date="2014-08-22T06:41:00Z">
            <w:rPr>
              <w:del w:id="2833" w:author="Vilson Lu" w:date="2014-08-22T06:40:00Z"/>
              <w:rFonts w:asciiTheme="minorHAnsi" w:eastAsiaTheme="minorEastAsia" w:hAnsiTheme="minorHAnsi" w:cstheme="minorBidi"/>
              <w:noProof/>
              <w:sz w:val="22"/>
              <w:szCs w:val="22"/>
            </w:rPr>
          </w:rPrChange>
        </w:rPr>
      </w:pPr>
      <w:del w:id="2834" w:author="Vilson Lu" w:date="2014-08-22T06:40:00Z">
        <w:r w:rsidRPr="00AC2ADB" w:rsidDel="00AC2ADB">
          <w:rPr>
            <w:rStyle w:val="Hyperlink"/>
            <w:noProof/>
          </w:rPr>
          <w:delText>3.7.2</w:delText>
        </w:r>
        <w:r w:rsidR="00372B98" w:rsidRPr="00372B98">
          <w:rPr>
            <w:rFonts w:eastAsiaTheme="minorEastAsia"/>
            <w:noProof/>
            <w:sz w:val="22"/>
            <w:szCs w:val="22"/>
            <w:rPrChange w:id="283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ANNIE (Cunningham et al., 2002)</w:delText>
        </w:r>
        <w:r w:rsidRPr="00AC2ADB" w:rsidDel="00AC2ADB">
          <w:rPr>
            <w:noProof/>
            <w:webHidden/>
          </w:rPr>
          <w:tab/>
          <w:delText>3-19</w:delText>
        </w:r>
      </w:del>
    </w:p>
    <w:p w:rsidR="007E2298" w:rsidRPr="00AC2ADB" w:rsidDel="00AC2ADB" w:rsidRDefault="007E2298">
      <w:pPr>
        <w:pStyle w:val="TOC3"/>
        <w:tabs>
          <w:tab w:val="left" w:pos="1320"/>
          <w:tab w:val="right" w:leader="dot" w:pos="9350"/>
        </w:tabs>
        <w:rPr>
          <w:del w:id="2836" w:author="Vilson Lu" w:date="2014-08-22T06:40:00Z"/>
          <w:rFonts w:eastAsiaTheme="minorEastAsia"/>
          <w:noProof/>
          <w:sz w:val="22"/>
          <w:szCs w:val="22"/>
          <w:rPrChange w:id="2837" w:author="Vilson Lu" w:date="2014-08-22T06:41:00Z">
            <w:rPr>
              <w:del w:id="2838" w:author="Vilson Lu" w:date="2014-08-22T06:40:00Z"/>
              <w:rFonts w:asciiTheme="minorHAnsi" w:eastAsiaTheme="minorEastAsia" w:hAnsiTheme="minorHAnsi" w:cstheme="minorBidi"/>
              <w:noProof/>
              <w:sz w:val="22"/>
              <w:szCs w:val="22"/>
            </w:rPr>
          </w:rPrChange>
        </w:rPr>
      </w:pPr>
      <w:del w:id="2839" w:author="Vilson Lu" w:date="2014-08-22T06:40:00Z">
        <w:r w:rsidRPr="00AC2ADB" w:rsidDel="00AC2ADB">
          <w:rPr>
            <w:rStyle w:val="Hyperlink"/>
            <w:noProof/>
          </w:rPr>
          <w:delText>3.7.3</w:delText>
        </w:r>
        <w:r w:rsidR="00372B98" w:rsidRPr="00372B98">
          <w:rPr>
            <w:rFonts w:eastAsiaTheme="minorEastAsia"/>
            <w:noProof/>
            <w:sz w:val="22"/>
            <w:szCs w:val="22"/>
            <w:rPrChange w:id="284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Twitter NLP Tools (Ritter et al., 2011)</w:delText>
        </w:r>
        <w:r w:rsidRPr="00AC2ADB" w:rsidDel="00AC2ADB">
          <w:rPr>
            <w:noProof/>
            <w:webHidden/>
          </w:rPr>
          <w:tab/>
          <w:delText>3-20</w:delText>
        </w:r>
      </w:del>
    </w:p>
    <w:p w:rsidR="007E2298" w:rsidRPr="00AC2ADB" w:rsidDel="00AC2ADB" w:rsidRDefault="007E2298">
      <w:pPr>
        <w:pStyle w:val="TOC3"/>
        <w:tabs>
          <w:tab w:val="left" w:pos="1320"/>
          <w:tab w:val="right" w:leader="dot" w:pos="9350"/>
        </w:tabs>
        <w:rPr>
          <w:del w:id="2841" w:author="Vilson Lu" w:date="2014-08-22T06:40:00Z"/>
          <w:rFonts w:eastAsiaTheme="minorEastAsia"/>
          <w:noProof/>
          <w:sz w:val="22"/>
          <w:szCs w:val="22"/>
          <w:rPrChange w:id="2842" w:author="Vilson Lu" w:date="2014-08-22T06:41:00Z">
            <w:rPr>
              <w:del w:id="2843" w:author="Vilson Lu" w:date="2014-08-22T06:40:00Z"/>
              <w:rFonts w:asciiTheme="minorHAnsi" w:eastAsiaTheme="minorEastAsia" w:hAnsiTheme="minorHAnsi" w:cstheme="minorBidi"/>
              <w:noProof/>
              <w:sz w:val="22"/>
              <w:szCs w:val="22"/>
            </w:rPr>
          </w:rPrChange>
        </w:rPr>
      </w:pPr>
      <w:del w:id="2844" w:author="Vilson Lu" w:date="2014-08-22T06:40:00Z">
        <w:r w:rsidRPr="00AC2ADB" w:rsidDel="00AC2ADB">
          <w:rPr>
            <w:rStyle w:val="Hyperlink"/>
            <w:noProof/>
          </w:rPr>
          <w:delText>3.7.4</w:delText>
        </w:r>
        <w:r w:rsidR="00372B98" w:rsidRPr="00372B98">
          <w:rPr>
            <w:rFonts w:eastAsiaTheme="minorEastAsia"/>
            <w:noProof/>
            <w:sz w:val="22"/>
            <w:szCs w:val="22"/>
            <w:rPrChange w:id="284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Weka (Weka 3, n.d.)</w:delText>
        </w:r>
        <w:r w:rsidRPr="00AC2ADB" w:rsidDel="00AC2ADB">
          <w:rPr>
            <w:noProof/>
            <w:webHidden/>
          </w:rPr>
          <w:tab/>
          <w:delText>3-21</w:delText>
        </w:r>
      </w:del>
    </w:p>
    <w:p w:rsidR="007E2298" w:rsidRPr="00AC2ADB" w:rsidDel="00AC2ADB" w:rsidRDefault="007E2298">
      <w:pPr>
        <w:pStyle w:val="TOC3"/>
        <w:tabs>
          <w:tab w:val="left" w:pos="1320"/>
          <w:tab w:val="right" w:leader="dot" w:pos="9350"/>
        </w:tabs>
        <w:rPr>
          <w:del w:id="2846" w:author="Vilson Lu" w:date="2014-08-22T06:40:00Z"/>
          <w:rFonts w:eastAsiaTheme="minorEastAsia"/>
          <w:noProof/>
          <w:sz w:val="22"/>
          <w:szCs w:val="22"/>
          <w:rPrChange w:id="2847" w:author="Vilson Lu" w:date="2014-08-22T06:41:00Z">
            <w:rPr>
              <w:del w:id="2848" w:author="Vilson Lu" w:date="2014-08-22T06:40:00Z"/>
              <w:rFonts w:asciiTheme="minorHAnsi" w:eastAsiaTheme="minorEastAsia" w:hAnsiTheme="minorHAnsi" w:cstheme="minorBidi"/>
              <w:noProof/>
              <w:sz w:val="22"/>
              <w:szCs w:val="22"/>
            </w:rPr>
          </w:rPrChange>
        </w:rPr>
      </w:pPr>
      <w:del w:id="2849" w:author="Vilson Lu" w:date="2014-08-22T06:40:00Z">
        <w:r w:rsidRPr="00AC2ADB" w:rsidDel="00AC2ADB">
          <w:rPr>
            <w:rStyle w:val="Hyperlink"/>
            <w:noProof/>
          </w:rPr>
          <w:delText>3.7.5</w:delText>
        </w:r>
        <w:r w:rsidR="00372B98" w:rsidRPr="00372B98">
          <w:rPr>
            <w:rFonts w:eastAsiaTheme="minorEastAsia"/>
            <w:noProof/>
            <w:sz w:val="22"/>
            <w:szCs w:val="22"/>
            <w:rPrChange w:id="285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TwitIE (Bontcheva et al., 2013)</w:delText>
        </w:r>
        <w:r w:rsidRPr="00AC2ADB" w:rsidDel="00AC2ADB">
          <w:rPr>
            <w:noProof/>
            <w:webHidden/>
          </w:rPr>
          <w:tab/>
          <w:delText>3-21</w:delText>
        </w:r>
      </w:del>
    </w:p>
    <w:p w:rsidR="007E2298" w:rsidRPr="00AC2ADB" w:rsidDel="00AC2ADB" w:rsidRDefault="007E2298">
      <w:pPr>
        <w:pStyle w:val="TOC3"/>
        <w:tabs>
          <w:tab w:val="left" w:pos="1320"/>
          <w:tab w:val="right" w:leader="dot" w:pos="9350"/>
        </w:tabs>
        <w:rPr>
          <w:del w:id="2851" w:author="Vilson Lu" w:date="2014-08-22T06:40:00Z"/>
          <w:rFonts w:eastAsiaTheme="minorEastAsia"/>
          <w:noProof/>
          <w:sz w:val="22"/>
          <w:szCs w:val="22"/>
          <w:rPrChange w:id="2852" w:author="Vilson Lu" w:date="2014-08-22T06:41:00Z">
            <w:rPr>
              <w:del w:id="2853" w:author="Vilson Lu" w:date="2014-08-22T06:40:00Z"/>
              <w:rFonts w:asciiTheme="minorHAnsi" w:eastAsiaTheme="minorEastAsia" w:hAnsiTheme="minorHAnsi" w:cstheme="minorBidi"/>
              <w:noProof/>
              <w:sz w:val="22"/>
              <w:szCs w:val="22"/>
            </w:rPr>
          </w:rPrChange>
        </w:rPr>
      </w:pPr>
      <w:del w:id="2854" w:author="Vilson Lu" w:date="2014-08-22T06:40:00Z">
        <w:r w:rsidRPr="00AC2ADB" w:rsidDel="00AC2ADB">
          <w:rPr>
            <w:rStyle w:val="Hyperlink"/>
            <w:noProof/>
          </w:rPr>
          <w:delText>3.7.6</w:delText>
        </w:r>
        <w:r w:rsidR="00372B98" w:rsidRPr="00372B98">
          <w:rPr>
            <w:rFonts w:eastAsiaTheme="minorEastAsia"/>
            <w:noProof/>
            <w:sz w:val="22"/>
            <w:szCs w:val="22"/>
            <w:rPrChange w:id="285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OWL API (Horridge &amp; Bechhoffer, 2011)</w:delText>
        </w:r>
        <w:r w:rsidRPr="00AC2ADB" w:rsidDel="00AC2ADB">
          <w:rPr>
            <w:noProof/>
            <w:webHidden/>
          </w:rPr>
          <w:tab/>
          <w:delText>3-22</w:delText>
        </w:r>
      </w:del>
    </w:p>
    <w:p w:rsidR="007E2298" w:rsidRPr="00AC2ADB" w:rsidDel="00AC2ADB" w:rsidRDefault="007E2298">
      <w:pPr>
        <w:pStyle w:val="TOC3"/>
        <w:tabs>
          <w:tab w:val="left" w:pos="1320"/>
          <w:tab w:val="right" w:leader="dot" w:pos="9350"/>
        </w:tabs>
        <w:rPr>
          <w:del w:id="2856" w:author="Vilson Lu" w:date="2014-08-22T06:40:00Z"/>
          <w:rFonts w:eastAsiaTheme="minorEastAsia"/>
          <w:noProof/>
          <w:sz w:val="22"/>
          <w:szCs w:val="22"/>
          <w:rPrChange w:id="2857" w:author="Vilson Lu" w:date="2014-08-22T06:41:00Z">
            <w:rPr>
              <w:del w:id="2858" w:author="Vilson Lu" w:date="2014-08-22T06:40:00Z"/>
              <w:rFonts w:asciiTheme="minorHAnsi" w:eastAsiaTheme="minorEastAsia" w:hAnsiTheme="minorHAnsi" w:cstheme="minorBidi"/>
              <w:noProof/>
              <w:sz w:val="22"/>
              <w:szCs w:val="22"/>
            </w:rPr>
          </w:rPrChange>
        </w:rPr>
      </w:pPr>
      <w:del w:id="2859" w:author="Vilson Lu" w:date="2014-08-22T06:40:00Z">
        <w:r w:rsidRPr="00AC2ADB" w:rsidDel="00AC2ADB">
          <w:rPr>
            <w:rStyle w:val="Hyperlink"/>
            <w:noProof/>
          </w:rPr>
          <w:delText>3.7.7</w:delText>
        </w:r>
        <w:r w:rsidR="00372B98" w:rsidRPr="00372B98">
          <w:rPr>
            <w:rFonts w:eastAsiaTheme="minorEastAsia"/>
            <w:noProof/>
            <w:sz w:val="22"/>
            <w:szCs w:val="22"/>
            <w:rPrChange w:id="286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ArkNLP (Gimpel et al., 2011)</w:delText>
        </w:r>
        <w:r w:rsidRPr="00AC2ADB" w:rsidDel="00AC2ADB">
          <w:rPr>
            <w:noProof/>
            <w:webHidden/>
          </w:rPr>
          <w:tab/>
          <w:delText>3-22</w:delText>
        </w:r>
      </w:del>
    </w:p>
    <w:p w:rsidR="007E2298" w:rsidRPr="00AC2ADB" w:rsidDel="00AC2ADB" w:rsidRDefault="007E2298">
      <w:pPr>
        <w:pStyle w:val="TOC1"/>
        <w:tabs>
          <w:tab w:val="left" w:pos="660"/>
          <w:tab w:val="right" w:leader="dot" w:pos="9350"/>
        </w:tabs>
        <w:rPr>
          <w:del w:id="2861" w:author="Vilson Lu" w:date="2014-08-22T06:40:00Z"/>
          <w:rFonts w:eastAsiaTheme="minorEastAsia"/>
          <w:noProof/>
          <w:sz w:val="22"/>
          <w:szCs w:val="22"/>
          <w:rPrChange w:id="2862" w:author="Vilson Lu" w:date="2014-08-22T06:41:00Z">
            <w:rPr>
              <w:del w:id="2863" w:author="Vilson Lu" w:date="2014-08-22T06:40:00Z"/>
              <w:rFonts w:asciiTheme="minorHAnsi" w:eastAsiaTheme="minorEastAsia" w:hAnsiTheme="minorHAnsi" w:cstheme="minorBidi"/>
              <w:noProof/>
              <w:sz w:val="22"/>
              <w:szCs w:val="22"/>
            </w:rPr>
          </w:rPrChange>
        </w:rPr>
      </w:pPr>
      <w:del w:id="2864" w:author="Vilson Lu" w:date="2014-08-22T06:40:00Z">
        <w:r w:rsidRPr="00AC2ADB" w:rsidDel="00AC2ADB">
          <w:rPr>
            <w:rStyle w:val="Hyperlink"/>
            <w:noProof/>
          </w:rPr>
          <w:delText>4.0</w:delText>
        </w:r>
        <w:r w:rsidR="00372B98" w:rsidRPr="00372B98">
          <w:rPr>
            <w:rFonts w:eastAsiaTheme="minorEastAsia"/>
            <w:noProof/>
            <w:sz w:val="22"/>
            <w:szCs w:val="22"/>
            <w:rPrChange w:id="286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The FILIET System</w:delText>
        </w:r>
        <w:r w:rsidRPr="00AC2ADB" w:rsidDel="00AC2ADB">
          <w:rPr>
            <w:noProof/>
            <w:webHidden/>
          </w:rPr>
          <w:tab/>
          <w:delText>4-23</w:delText>
        </w:r>
      </w:del>
    </w:p>
    <w:p w:rsidR="007E2298" w:rsidRPr="00AC2ADB" w:rsidDel="00AC2ADB" w:rsidRDefault="007E2298">
      <w:pPr>
        <w:pStyle w:val="TOC2"/>
        <w:tabs>
          <w:tab w:val="left" w:pos="880"/>
          <w:tab w:val="right" w:leader="dot" w:pos="9350"/>
        </w:tabs>
        <w:rPr>
          <w:del w:id="2866" w:author="Vilson Lu" w:date="2014-08-22T06:40:00Z"/>
          <w:rFonts w:eastAsiaTheme="minorEastAsia"/>
          <w:noProof/>
          <w:sz w:val="22"/>
          <w:szCs w:val="22"/>
          <w:rPrChange w:id="2867" w:author="Vilson Lu" w:date="2014-08-22T06:41:00Z">
            <w:rPr>
              <w:del w:id="2868" w:author="Vilson Lu" w:date="2014-08-22T06:40:00Z"/>
              <w:rFonts w:asciiTheme="minorHAnsi" w:eastAsiaTheme="minorEastAsia" w:hAnsiTheme="minorHAnsi" w:cstheme="minorBidi"/>
              <w:noProof/>
              <w:sz w:val="22"/>
              <w:szCs w:val="22"/>
            </w:rPr>
          </w:rPrChange>
        </w:rPr>
      </w:pPr>
      <w:del w:id="2869" w:author="Vilson Lu" w:date="2014-08-22T06:40:00Z">
        <w:r w:rsidRPr="00AC2ADB" w:rsidDel="00AC2ADB">
          <w:rPr>
            <w:rStyle w:val="Hyperlink"/>
            <w:noProof/>
          </w:rPr>
          <w:lastRenderedPageBreak/>
          <w:delText>4.1</w:delText>
        </w:r>
        <w:r w:rsidR="00372B98" w:rsidRPr="00372B98">
          <w:rPr>
            <w:rFonts w:eastAsiaTheme="minorEastAsia"/>
            <w:noProof/>
            <w:sz w:val="22"/>
            <w:szCs w:val="22"/>
            <w:rPrChange w:id="287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Overview</w:delText>
        </w:r>
        <w:r w:rsidRPr="00AC2ADB" w:rsidDel="00AC2ADB">
          <w:rPr>
            <w:noProof/>
            <w:webHidden/>
          </w:rPr>
          <w:tab/>
          <w:delText>4-23</w:delText>
        </w:r>
      </w:del>
    </w:p>
    <w:p w:rsidR="007E2298" w:rsidRPr="00AC2ADB" w:rsidDel="00AC2ADB" w:rsidRDefault="007E2298">
      <w:pPr>
        <w:pStyle w:val="TOC2"/>
        <w:tabs>
          <w:tab w:val="left" w:pos="880"/>
          <w:tab w:val="right" w:leader="dot" w:pos="9350"/>
        </w:tabs>
        <w:rPr>
          <w:del w:id="2871" w:author="Vilson Lu" w:date="2014-08-22T06:40:00Z"/>
          <w:rFonts w:eastAsiaTheme="minorEastAsia"/>
          <w:noProof/>
          <w:sz w:val="22"/>
          <w:szCs w:val="22"/>
          <w:rPrChange w:id="2872" w:author="Vilson Lu" w:date="2014-08-22T06:41:00Z">
            <w:rPr>
              <w:del w:id="2873" w:author="Vilson Lu" w:date="2014-08-22T06:40:00Z"/>
              <w:rFonts w:asciiTheme="minorHAnsi" w:eastAsiaTheme="minorEastAsia" w:hAnsiTheme="minorHAnsi" w:cstheme="minorBidi"/>
              <w:noProof/>
              <w:sz w:val="22"/>
              <w:szCs w:val="22"/>
            </w:rPr>
          </w:rPrChange>
        </w:rPr>
      </w:pPr>
      <w:del w:id="2874" w:author="Vilson Lu" w:date="2014-08-22T06:40:00Z">
        <w:r w:rsidRPr="00AC2ADB" w:rsidDel="00AC2ADB">
          <w:rPr>
            <w:rStyle w:val="Hyperlink"/>
            <w:noProof/>
          </w:rPr>
          <w:delText>4.2</w:delText>
        </w:r>
        <w:r w:rsidR="00372B98" w:rsidRPr="00372B98">
          <w:rPr>
            <w:rFonts w:eastAsiaTheme="minorEastAsia"/>
            <w:noProof/>
            <w:sz w:val="22"/>
            <w:szCs w:val="22"/>
            <w:rPrChange w:id="287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Objectives</w:delText>
        </w:r>
        <w:r w:rsidRPr="00AC2ADB" w:rsidDel="00AC2ADB">
          <w:rPr>
            <w:noProof/>
            <w:webHidden/>
          </w:rPr>
          <w:tab/>
          <w:delText>4-23</w:delText>
        </w:r>
      </w:del>
    </w:p>
    <w:p w:rsidR="007E2298" w:rsidRPr="00AC2ADB" w:rsidDel="00AC2ADB" w:rsidRDefault="007E2298">
      <w:pPr>
        <w:pStyle w:val="TOC3"/>
        <w:tabs>
          <w:tab w:val="left" w:pos="1320"/>
          <w:tab w:val="right" w:leader="dot" w:pos="9350"/>
        </w:tabs>
        <w:rPr>
          <w:del w:id="2876" w:author="Vilson Lu" w:date="2014-08-22T06:40:00Z"/>
          <w:rFonts w:eastAsiaTheme="minorEastAsia"/>
          <w:noProof/>
          <w:sz w:val="22"/>
          <w:szCs w:val="22"/>
          <w:rPrChange w:id="2877" w:author="Vilson Lu" w:date="2014-08-22T06:41:00Z">
            <w:rPr>
              <w:del w:id="2878" w:author="Vilson Lu" w:date="2014-08-22T06:40:00Z"/>
              <w:rFonts w:asciiTheme="minorHAnsi" w:eastAsiaTheme="minorEastAsia" w:hAnsiTheme="minorHAnsi" w:cstheme="minorBidi"/>
              <w:noProof/>
              <w:sz w:val="22"/>
              <w:szCs w:val="22"/>
            </w:rPr>
          </w:rPrChange>
        </w:rPr>
      </w:pPr>
      <w:del w:id="2879" w:author="Vilson Lu" w:date="2014-08-22T06:40:00Z">
        <w:r w:rsidRPr="00AC2ADB" w:rsidDel="00AC2ADB">
          <w:rPr>
            <w:rStyle w:val="Hyperlink"/>
            <w:noProof/>
          </w:rPr>
          <w:delText>4.2.1</w:delText>
        </w:r>
        <w:r w:rsidR="00372B98" w:rsidRPr="00372B98">
          <w:rPr>
            <w:rFonts w:eastAsiaTheme="minorEastAsia"/>
            <w:noProof/>
            <w:sz w:val="22"/>
            <w:szCs w:val="22"/>
            <w:rPrChange w:id="288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General Objective</w:delText>
        </w:r>
        <w:r w:rsidRPr="00AC2ADB" w:rsidDel="00AC2ADB">
          <w:rPr>
            <w:noProof/>
            <w:webHidden/>
          </w:rPr>
          <w:tab/>
          <w:delText>4-23</w:delText>
        </w:r>
      </w:del>
    </w:p>
    <w:p w:rsidR="007E2298" w:rsidRPr="00AC2ADB" w:rsidDel="00AC2ADB" w:rsidRDefault="007E2298">
      <w:pPr>
        <w:pStyle w:val="TOC3"/>
        <w:tabs>
          <w:tab w:val="left" w:pos="1320"/>
          <w:tab w:val="right" w:leader="dot" w:pos="9350"/>
        </w:tabs>
        <w:rPr>
          <w:del w:id="2881" w:author="Vilson Lu" w:date="2014-08-22T06:40:00Z"/>
          <w:rFonts w:eastAsiaTheme="minorEastAsia"/>
          <w:noProof/>
          <w:sz w:val="22"/>
          <w:szCs w:val="22"/>
          <w:rPrChange w:id="2882" w:author="Vilson Lu" w:date="2014-08-22T06:41:00Z">
            <w:rPr>
              <w:del w:id="2883" w:author="Vilson Lu" w:date="2014-08-22T06:40:00Z"/>
              <w:rFonts w:asciiTheme="minorHAnsi" w:eastAsiaTheme="minorEastAsia" w:hAnsiTheme="minorHAnsi" w:cstheme="minorBidi"/>
              <w:noProof/>
              <w:sz w:val="22"/>
              <w:szCs w:val="22"/>
            </w:rPr>
          </w:rPrChange>
        </w:rPr>
      </w:pPr>
      <w:del w:id="2884" w:author="Vilson Lu" w:date="2014-08-22T06:40:00Z">
        <w:r w:rsidRPr="00AC2ADB" w:rsidDel="00AC2ADB">
          <w:rPr>
            <w:rStyle w:val="Hyperlink"/>
            <w:noProof/>
          </w:rPr>
          <w:delText>4.2.2</w:delText>
        </w:r>
        <w:r w:rsidR="00372B98" w:rsidRPr="00372B98">
          <w:rPr>
            <w:rFonts w:eastAsiaTheme="minorEastAsia"/>
            <w:noProof/>
            <w:sz w:val="22"/>
            <w:szCs w:val="22"/>
            <w:rPrChange w:id="288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Specific Objectives</w:delText>
        </w:r>
        <w:r w:rsidRPr="00AC2ADB" w:rsidDel="00AC2ADB">
          <w:rPr>
            <w:noProof/>
            <w:webHidden/>
          </w:rPr>
          <w:tab/>
          <w:delText>4-23</w:delText>
        </w:r>
      </w:del>
    </w:p>
    <w:p w:rsidR="007E2298" w:rsidRPr="00AC2ADB" w:rsidDel="00AC2ADB" w:rsidRDefault="007E2298">
      <w:pPr>
        <w:pStyle w:val="TOC2"/>
        <w:tabs>
          <w:tab w:val="left" w:pos="880"/>
          <w:tab w:val="right" w:leader="dot" w:pos="9350"/>
        </w:tabs>
        <w:rPr>
          <w:del w:id="2886" w:author="Vilson Lu" w:date="2014-08-22T06:40:00Z"/>
          <w:rFonts w:eastAsiaTheme="minorEastAsia"/>
          <w:noProof/>
          <w:sz w:val="22"/>
          <w:szCs w:val="22"/>
          <w:rPrChange w:id="2887" w:author="Vilson Lu" w:date="2014-08-22T06:41:00Z">
            <w:rPr>
              <w:del w:id="2888" w:author="Vilson Lu" w:date="2014-08-22T06:40:00Z"/>
              <w:rFonts w:asciiTheme="minorHAnsi" w:eastAsiaTheme="minorEastAsia" w:hAnsiTheme="minorHAnsi" w:cstheme="minorBidi"/>
              <w:noProof/>
              <w:sz w:val="22"/>
              <w:szCs w:val="22"/>
            </w:rPr>
          </w:rPrChange>
        </w:rPr>
      </w:pPr>
      <w:del w:id="2889" w:author="Vilson Lu" w:date="2014-08-22T06:40:00Z">
        <w:r w:rsidRPr="00AC2ADB" w:rsidDel="00AC2ADB">
          <w:rPr>
            <w:rStyle w:val="Hyperlink"/>
            <w:noProof/>
          </w:rPr>
          <w:delText>4.3</w:delText>
        </w:r>
        <w:r w:rsidR="00372B98" w:rsidRPr="00372B98">
          <w:rPr>
            <w:rFonts w:eastAsiaTheme="minorEastAsia"/>
            <w:noProof/>
            <w:sz w:val="22"/>
            <w:szCs w:val="22"/>
            <w:rPrChange w:id="289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System Scope and Limitations</w:delText>
        </w:r>
        <w:r w:rsidRPr="00AC2ADB" w:rsidDel="00AC2ADB">
          <w:rPr>
            <w:noProof/>
            <w:webHidden/>
          </w:rPr>
          <w:tab/>
          <w:delText>4-23</w:delText>
        </w:r>
      </w:del>
    </w:p>
    <w:p w:rsidR="007E2298" w:rsidRPr="00AC2ADB" w:rsidDel="00AC2ADB" w:rsidRDefault="007E2298">
      <w:pPr>
        <w:pStyle w:val="TOC2"/>
        <w:tabs>
          <w:tab w:val="left" w:pos="880"/>
          <w:tab w:val="right" w:leader="dot" w:pos="9350"/>
        </w:tabs>
        <w:rPr>
          <w:del w:id="2891" w:author="Vilson Lu" w:date="2014-08-22T06:40:00Z"/>
          <w:rFonts w:eastAsiaTheme="minorEastAsia"/>
          <w:noProof/>
          <w:sz w:val="22"/>
          <w:szCs w:val="22"/>
          <w:rPrChange w:id="2892" w:author="Vilson Lu" w:date="2014-08-22T06:41:00Z">
            <w:rPr>
              <w:del w:id="2893" w:author="Vilson Lu" w:date="2014-08-22T06:40:00Z"/>
              <w:rFonts w:asciiTheme="minorHAnsi" w:eastAsiaTheme="minorEastAsia" w:hAnsiTheme="minorHAnsi" w:cstheme="minorBidi"/>
              <w:noProof/>
              <w:sz w:val="22"/>
              <w:szCs w:val="22"/>
            </w:rPr>
          </w:rPrChange>
        </w:rPr>
      </w:pPr>
      <w:del w:id="2894" w:author="Vilson Lu" w:date="2014-08-22T06:40:00Z">
        <w:r w:rsidRPr="00AC2ADB" w:rsidDel="00AC2ADB">
          <w:rPr>
            <w:rStyle w:val="Hyperlink"/>
            <w:noProof/>
          </w:rPr>
          <w:delText>4.4</w:delText>
        </w:r>
        <w:r w:rsidR="00372B98" w:rsidRPr="00372B98">
          <w:rPr>
            <w:rFonts w:eastAsiaTheme="minorEastAsia"/>
            <w:noProof/>
            <w:sz w:val="22"/>
            <w:szCs w:val="22"/>
            <w:rPrChange w:id="289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Architectural Design</w:delText>
        </w:r>
        <w:r w:rsidRPr="00AC2ADB" w:rsidDel="00AC2ADB">
          <w:rPr>
            <w:noProof/>
            <w:webHidden/>
          </w:rPr>
          <w:tab/>
          <w:delText>4-25</w:delText>
        </w:r>
      </w:del>
    </w:p>
    <w:p w:rsidR="007E2298" w:rsidRPr="00AC2ADB" w:rsidDel="00AC2ADB" w:rsidRDefault="007E2298">
      <w:pPr>
        <w:pStyle w:val="TOC3"/>
        <w:tabs>
          <w:tab w:val="left" w:pos="1320"/>
          <w:tab w:val="right" w:leader="dot" w:pos="9350"/>
        </w:tabs>
        <w:rPr>
          <w:del w:id="2896" w:author="Vilson Lu" w:date="2014-08-22T06:40:00Z"/>
          <w:rFonts w:eastAsiaTheme="minorEastAsia"/>
          <w:noProof/>
          <w:sz w:val="22"/>
          <w:szCs w:val="22"/>
          <w:rPrChange w:id="2897" w:author="Vilson Lu" w:date="2014-08-22T06:41:00Z">
            <w:rPr>
              <w:del w:id="2898" w:author="Vilson Lu" w:date="2014-08-22T06:40:00Z"/>
              <w:rFonts w:asciiTheme="minorHAnsi" w:eastAsiaTheme="minorEastAsia" w:hAnsiTheme="minorHAnsi" w:cstheme="minorBidi"/>
              <w:noProof/>
              <w:sz w:val="22"/>
              <w:szCs w:val="22"/>
            </w:rPr>
          </w:rPrChange>
        </w:rPr>
      </w:pPr>
      <w:del w:id="2899" w:author="Vilson Lu" w:date="2014-08-22T06:40:00Z">
        <w:r w:rsidRPr="00AC2ADB" w:rsidDel="00AC2ADB">
          <w:rPr>
            <w:rStyle w:val="Hyperlink"/>
            <w:noProof/>
          </w:rPr>
          <w:delText>4.4.1</w:delText>
        </w:r>
        <w:r w:rsidR="00372B98" w:rsidRPr="00372B98">
          <w:rPr>
            <w:rFonts w:eastAsiaTheme="minorEastAsia"/>
            <w:noProof/>
            <w:sz w:val="22"/>
            <w:szCs w:val="22"/>
            <w:rPrChange w:id="290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Data Source</w:delText>
        </w:r>
        <w:r w:rsidRPr="00AC2ADB" w:rsidDel="00AC2ADB">
          <w:rPr>
            <w:noProof/>
            <w:webHidden/>
          </w:rPr>
          <w:tab/>
          <w:delText>4-26</w:delText>
        </w:r>
      </w:del>
    </w:p>
    <w:p w:rsidR="007E2298" w:rsidRPr="00AC2ADB" w:rsidDel="00AC2ADB" w:rsidRDefault="007E2298">
      <w:pPr>
        <w:pStyle w:val="TOC3"/>
        <w:tabs>
          <w:tab w:val="left" w:pos="1320"/>
          <w:tab w:val="right" w:leader="dot" w:pos="9350"/>
        </w:tabs>
        <w:rPr>
          <w:del w:id="2901" w:author="Vilson Lu" w:date="2014-08-22T06:40:00Z"/>
          <w:rFonts w:eastAsiaTheme="minorEastAsia"/>
          <w:noProof/>
          <w:sz w:val="22"/>
          <w:szCs w:val="22"/>
          <w:rPrChange w:id="2902" w:author="Vilson Lu" w:date="2014-08-22T06:41:00Z">
            <w:rPr>
              <w:del w:id="2903" w:author="Vilson Lu" w:date="2014-08-22T06:40:00Z"/>
              <w:rFonts w:asciiTheme="minorHAnsi" w:eastAsiaTheme="minorEastAsia" w:hAnsiTheme="minorHAnsi" w:cstheme="minorBidi"/>
              <w:noProof/>
              <w:sz w:val="22"/>
              <w:szCs w:val="22"/>
            </w:rPr>
          </w:rPrChange>
        </w:rPr>
      </w:pPr>
      <w:del w:id="2904" w:author="Vilson Lu" w:date="2014-08-22T06:40:00Z">
        <w:r w:rsidRPr="00AC2ADB" w:rsidDel="00AC2ADB">
          <w:rPr>
            <w:rStyle w:val="Hyperlink"/>
            <w:noProof/>
          </w:rPr>
          <w:delText>4.4.2</w:delText>
        </w:r>
        <w:r w:rsidR="00372B98" w:rsidRPr="00372B98">
          <w:rPr>
            <w:rFonts w:eastAsiaTheme="minorEastAsia"/>
            <w:noProof/>
            <w:sz w:val="22"/>
            <w:szCs w:val="22"/>
            <w:rPrChange w:id="290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Preprocessing Module</w:delText>
        </w:r>
        <w:r w:rsidRPr="00AC2ADB" w:rsidDel="00AC2ADB">
          <w:rPr>
            <w:noProof/>
            <w:webHidden/>
          </w:rPr>
          <w:tab/>
          <w:delText>4-27</w:delText>
        </w:r>
      </w:del>
    </w:p>
    <w:p w:rsidR="007E2298" w:rsidRPr="00AC2ADB" w:rsidDel="00AC2ADB" w:rsidRDefault="007E2298">
      <w:pPr>
        <w:pStyle w:val="TOC3"/>
        <w:tabs>
          <w:tab w:val="left" w:pos="1320"/>
          <w:tab w:val="right" w:leader="dot" w:pos="9350"/>
        </w:tabs>
        <w:rPr>
          <w:del w:id="2906" w:author="Vilson Lu" w:date="2014-08-22T06:40:00Z"/>
          <w:rFonts w:eastAsiaTheme="minorEastAsia"/>
          <w:noProof/>
          <w:sz w:val="22"/>
          <w:szCs w:val="22"/>
          <w:rPrChange w:id="2907" w:author="Vilson Lu" w:date="2014-08-22T06:41:00Z">
            <w:rPr>
              <w:del w:id="2908" w:author="Vilson Lu" w:date="2014-08-22T06:40:00Z"/>
              <w:rFonts w:asciiTheme="minorHAnsi" w:eastAsiaTheme="minorEastAsia" w:hAnsiTheme="minorHAnsi" w:cstheme="minorBidi"/>
              <w:noProof/>
              <w:sz w:val="22"/>
              <w:szCs w:val="22"/>
            </w:rPr>
          </w:rPrChange>
        </w:rPr>
      </w:pPr>
      <w:del w:id="2909" w:author="Vilson Lu" w:date="2014-08-22T06:40:00Z">
        <w:r w:rsidRPr="00AC2ADB" w:rsidDel="00AC2ADB">
          <w:rPr>
            <w:rStyle w:val="Hyperlink"/>
            <w:noProof/>
          </w:rPr>
          <w:delText>4.4.3</w:delText>
        </w:r>
        <w:r w:rsidR="00372B98" w:rsidRPr="00372B98">
          <w:rPr>
            <w:rFonts w:eastAsiaTheme="minorEastAsia"/>
            <w:noProof/>
            <w:sz w:val="22"/>
            <w:szCs w:val="22"/>
            <w:rPrChange w:id="291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Feature Extraction Module</w:delText>
        </w:r>
        <w:r w:rsidRPr="00AC2ADB" w:rsidDel="00AC2ADB">
          <w:rPr>
            <w:noProof/>
            <w:webHidden/>
          </w:rPr>
          <w:tab/>
          <w:delText>4-30</w:delText>
        </w:r>
      </w:del>
    </w:p>
    <w:p w:rsidR="007E2298" w:rsidRPr="00AC2ADB" w:rsidDel="00AC2ADB" w:rsidRDefault="007E2298">
      <w:pPr>
        <w:pStyle w:val="TOC3"/>
        <w:tabs>
          <w:tab w:val="left" w:pos="1320"/>
          <w:tab w:val="right" w:leader="dot" w:pos="9350"/>
        </w:tabs>
        <w:rPr>
          <w:del w:id="2911" w:author="Vilson Lu" w:date="2014-08-22T06:40:00Z"/>
          <w:rFonts w:eastAsiaTheme="minorEastAsia"/>
          <w:noProof/>
          <w:sz w:val="22"/>
          <w:szCs w:val="22"/>
          <w:rPrChange w:id="2912" w:author="Vilson Lu" w:date="2014-08-22T06:41:00Z">
            <w:rPr>
              <w:del w:id="2913" w:author="Vilson Lu" w:date="2014-08-22T06:40:00Z"/>
              <w:rFonts w:asciiTheme="minorHAnsi" w:eastAsiaTheme="minorEastAsia" w:hAnsiTheme="minorHAnsi" w:cstheme="minorBidi"/>
              <w:noProof/>
              <w:sz w:val="22"/>
              <w:szCs w:val="22"/>
            </w:rPr>
          </w:rPrChange>
        </w:rPr>
      </w:pPr>
      <w:del w:id="2914" w:author="Vilson Lu" w:date="2014-08-22T06:40:00Z">
        <w:r w:rsidRPr="00AC2ADB" w:rsidDel="00AC2ADB">
          <w:rPr>
            <w:rStyle w:val="Hyperlink"/>
            <w:noProof/>
          </w:rPr>
          <w:delText>4.4.4</w:delText>
        </w:r>
        <w:r w:rsidR="00372B98" w:rsidRPr="00372B98">
          <w:rPr>
            <w:rFonts w:eastAsiaTheme="minorEastAsia"/>
            <w:noProof/>
            <w:sz w:val="22"/>
            <w:szCs w:val="22"/>
            <w:rPrChange w:id="291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Tweet Classifier Module</w:delText>
        </w:r>
        <w:r w:rsidRPr="00AC2ADB" w:rsidDel="00AC2ADB">
          <w:rPr>
            <w:noProof/>
            <w:webHidden/>
          </w:rPr>
          <w:tab/>
          <w:delText>4-32</w:delText>
        </w:r>
      </w:del>
    </w:p>
    <w:p w:rsidR="007E2298" w:rsidRPr="00AC2ADB" w:rsidDel="00AC2ADB" w:rsidRDefault="007E2298">
      <w:pPr>
        <w:pStyle w:val="TOC3"/>
        <w:tabs>
          <w:tab w:val="left" w:pos="1320"/>
          <w:tab w:val="right" w:leader="dot" w:pos="9350"/>
        </w:tabs>
        <w:rPr>
          <w:del w:id="2916" w:author="Vilson Lu" w:date="2014-08-22T06:40:00Z"/>
          <w:rFonts w:eastAsiaTheme="minorEastAsia"/>
          <w:noProof/>
          <w:sz w:val="22"/>
          <w:szCs w:val="22"/>
          <w:rPrChange w:id="2917" w:author="Vilson Lu" w:date="2014-08-22T06:41:00Z">
            <w:rPr>
              <w:del w:id="2918" w:author="Vilson Lu" w:date="2014-08-22T06:40:00Z"/>
              <w:rFonts w:asciiTheme="minorHAnsi" w:eastAsiaTheme="minorEastAsia" w:hAnsiTheme="minorHAnsi" w:cstheme="minorBidi"/>
              <w:noProof/>
              <w:sz w:val="22"/>
              <w:szCs w:val="22"/>
            </w:rPr>
          </w:rPrChange>
        </w:rPr>
      </w:pPr>
      <w:del w:id="2919" w:author="Vilson Lu" w:date="2014-08-22T06:40:00Z">
        <w:r w:rsidRPr="00AC2ADB" w:rsidDel="00AC2ADB">
          <w:rPr>
            <w:rStyle w:val="Hyperlink"/>
            <w:noProof/>
          </w:rPr>
          <w:delText>4.4.5</w:delText>
        </w:r>
        <w:r w:rsidR="00372B98" w:rsidRPr="00372B98">
          <w:rPr>
            <w:rFonts w:eastAsiaTheme="minorEastAsia"/>
            <w:noProof/>
            <w:sz w:val="22"/>
            <w:szCs w:val="22"/>
            <w:rPrChange w:id="292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Information Extraction Module</w:delText>
        </w:r>
        <w:r w:rsidRPr="00AC2ADB" w:rsidDel="00AC2ADB">
          <w:rPr>
            <w:noProof/>
            <w:webHidden/>
          </w:rPr>
          <w:tab/>
          <w:delText>4-33</w:delText>
        </w:r>
      </w:del>
    </w:p>
    <w:p w:rsidR="007E2298" w:rsidRPr="00AC2ADB" w:rsidDel="00AC2ADB" w:rsidRDefault="007E2298">
      <w:pPr>
        <w:pStyle w:val="TOC3"/>
        <w:tabs>
          <w:tab w:val="left" w:pos="1320"/>
          <w:tab w:val="right" w:leader="dot" w:pos="9350"/>
        </w:tabs>
        <w:rPr>
          <w:del w:id="2921" w:author="Vilson Lu" w:date="2014-08-22T06:40:00Z"/>
          <w:rFonts w:eastAsiaTheme="minorEastAsia"/>
          <w:noProof/>
          <w:sz w:val="22"/>
          <w:szCs w:val="22"/>
          <w:rPrChange w:id="2922" w:author="Vilson Lu" w:date="2014-08-22T06:41:00Z">
            <w:rPr>
              <w:del w:id="2923" w:author="Vilson Lu" w:date="2014-08-22T06:40:00Z"/>
              <w:rFonts w:asciiTheme="minorHAnsi" w:eastAsiaTheme="minorEastAsia" w:hAnsiTheme="minorHAnsi" w:cstheme="minorBidi"/>
              <w:noProof/>
              <w:sz w:val="22"/>
              <w:szCs w:val="22"/>
            </w:rPr>
          </w:rPrChange>
        </w:rPr>
      </w:pPr>
      <w:del w:id="2924" w:author="Vilson Lu" w:date="2014-08-22T06:40:00Z">
        <w:r w:rsidRPr="00AC2ADB" w:rsidDel="00AC2ADB">
          <w:rPr>
            <w:rStyle w:val="Hyperlink"/>
            <w:noProof/>
          </w:rPr>
          <w:delText>4.4.6</w:delText>
        </w:r>
        <w:r w:rsidR="00372B98" w:rsidRPr="00372B98">
          <w:rPr>
            <w:rFonts w:eastAsiaTheme="minorEastAsia"/>
            <w:noProof/>
            <w:sz w:val="22"/>
            <w:szCs w:val="22"/>
            <w:rPrChange w:id="292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Ontology</w:delText>
        </w:r>
        <w:r w:rsidRPr="00AC2ADB" w:rsidDel="00AC2ADB">
          <w:rPr>
            <w:noProof/>
            <w:webHidden/>
          </w:rPr>
          <w:tab/>
          <w:delText>4-34</w:delText>
        </w:r>
      </w:del>
    </w:p>
    <w:p w:rsidR="007E2298" w:rsidRPr="00AC2ADB" w:rsidDel="00AC2ADB" w:rsidRDefault="007E2298">
      <w:pPr>
        <w:pStyle w:val="TOC2"/>
        <w:tabs>
          <w:tab w:val="left" w:pos="880"/>
          <w:tab w:val="right" w:leader="dot" w:pos="9350"/>
        </w:tabs>
        <w:rPr>
          <w:del w:id="2926" w:author="Vilson Lu" w:date="2014-08-22T06:40:00Z"/>
          <w:rFonts w:eastAsiaTheme="minorEastAsia"/>
          <w:noProof/>
          <w:sz w:val="22"/>
          <w:szCs w:val="22"/>
          <w:rPrChange w:id="2927" w:author="Vilson Lu" w:date="2014-08-22T06:41:00Z">
            <w:rPr>
              <w:del w:id="2928" w:author="Vilson Lu" w:date="2014-08-22T06:40:00Z"/>
              <w:rFonts w:asciiTheme="minorHAnsi" w:eastAsiaTheme="minorEastAsia" w:hAnsiTheme="minorHAnsi" w:cstheme="minorBidi"/>
              <w:noProof/>
              <w:sz w:val="22"/>
              <w:szCs w:val="22"/>
            </w:rPr>
          </w:rPrChange>
        </w:rPr>
      </w:pPr>
      <w:del w:id="2929" w:author="Vilson Lu" w:date="2014-08-22T06:40:00Z">
        <w:r w:rsidRPr="00AC2ADB" w:rsidDel="00AC2ADB">
          <w:rPr>
            <w:rStyle w:val="Hyperlink"/>
            <w:noProof/>
          </w:rPr>
          <w:delText>4.5</w:delText>
        </w:r>
        <w:r w:rsidR="00372B98" w:rsidRPr="00372B98">
          <w:rPr>
            <w:rFonts w:eastAsiaTheme="minorEastAsia"/>
            <w:noProof/>
            <w:sz w:val="22"/>
            <w:szCs w:val="22"/>
            <w:rPrChange w:id="293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Physical Environment and Resources</w:delText>
        </w:r>
        <w:r w:rsidRPr="00AC2ADB" w:rsidDel="00AC2ADB">
          <w:rPr>
            <w:noProof/>
            <w:webHidden/>
          </w:rPr>
          <w:tab/>
          <w:delText>4-34</w:delText>
        </w:r>
      </w:del>
    </w:p>
    <w:p w:rsidR="007E2298" w:rsidRPr="00AC2ADB" w:rsidDel="00AC2ADB" w:rsidRDefault="007E2298">
      <w:pPr>
        <w:pStyle w:val="TOC3"/>
        <w:tabs>
          <w:tab w:val="left" w:pos="1320"/>
          <w:tab w:val="right" w:leader="dot" w:pos="9350"/>
        </w:tabs>
        <w:rPr>
          <w:del w:id="2931" w:author="Vilson Lu" w:date="2014-08-22T06:40:00Z"/>
          <w:rFonts w:eastAsiaTheme="minorEastAsia"/>
          <w:noProof/>
          <w:sz w:val="22"/>
          <w:szCs w:val="22"/>
          <w:rPrChange w:id="2932" w:author="Vilson Lu" w:date="2014-08-22T06:41:00Z">
            <w:rPr>
              <w:del w:id="2933" w:author="Vilson Lu" w:date="2014-08-22T06:40:00Z"/>
              <w:rFonts w:asciiTheme="minorHAnsi" w:eastAsiaTheme="minorEastAsia" w:hAnsiTheme="minorHAnsi" w:cstheme="minorBidi"/>
              <w:noProof/>
              <w:sz w:val="22"/>
              <w:szCs w:val="22"/>
            </w:rPr>
          </w:rPrChange>
        </w:rPr>
      </w:pPr>
      <w:del w:id="2934" w:author="Vilson Lu" w:date="2014-08-22T06:40:00Z">
        <w:r w:rsidRPr="00AC2ADB" w:rsidDel="00AC2ADB">
          <w:rPr>
            <w:rStyle w:val="Hyperlink"/>
            <w:noProof/>
          </w:rPr>
          <w:delText>4.5.1</w:delText>
        </w:r>
        <w:r w:rsidR="00372B98" w:rsidRPr="00372B98">
          <w:rPr>
            <w:rFonts w:eastAsiaTheme="minorEastAsia"/>
            <w:noProof/>
            <w:sz w:val="22"/>
            <w:szCs w:val="22"/>
            <w:rPrChange w:id="293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Minimum Software Requirements</w:delText>
        </w:r>
        <w:r w:rsidRPr="00AC2ADB" w:rsidDel="00AC2ADB">
          <w:rPr>
            <w:noProof/>
            <w:webHidden/>
          </w:rPr>
          <w:tab/>
          <w:delText>4-34</w:delText>
        </w:r>
      </w:del>
    </w:p>
    <w:p w:rsidR="007E2298" w:rsidRPr="00AC2ADB" w:rsidDel="00AC2ADB" w:rsidRDefault="007E2298">
      <w:pPr>
        <w:pStyle w:val="TOC3"/>
        <w:tabs>
          <w:tab w:val="left" w:pos="1320"/>
          <w:tab w:val="right" w:leader="dot" w:pos="9350"/>
        </w:tabs>
        <w:rPr>
          <w:del w:id="2936" w:author="Vilson Lu" w:date="2014-08-22T06:40:00Z"/>
          <w:rFonts w:eastAsiaTheme="minorEastAsia"/>
          <w:noProof/>
          <w:sz w:val="22"/>
          <w:szCs w:val="22"/>
          <w:rPrChange w:id="2937" w:author="Vilson Lu" w:date="2014-08-22T06:41:00Z">
            <w:rPr>
              <w:del w:id="2938" w:author="Vilson Lu" w:date="2014-08-22T06:40:00Z"/>
              <w:rFonts w:asciiTheme="minorHAnsi" w:eastAsiaTheme="minorEastAsia" w:hAnsiTheme="minorHAnsi" w:cstheme="minorBidi"/>
              <w:noProof/>
              <w:sz w:val="22"/>
              <w:szCs w:val="22"/>
            </w:rPr>
          </w:rPrChange>
        </w:rPr>
      </w:pPr>
      <w:del w:id="2939" w:author="Vilson Lu" w:date="2014-08-22T06:40:00Z">
        <w:r w:rsidRPr="00AC2ADB" w:rsidDel="00AC2ADB">
          <w:rPr>
            <w:rStyle w:val="Hyperlink"/>
            <w:noProof/>
          </w:rPr>
          <w:delText>4.5.2</w:delText>
        </w:r>
        <w:r w:rsidR="00372B98" w:rsidRPr="00372B98">
          <w:rPr>
            <w:rFonts w:eastAsiaTheme="minorEastAsia"/>
            <w:noProof/>
            <w:sz w:val="22"/>
            <w:szCs w:val="22"/>
            <w:rPrChange w:id="2940"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Minimum Hardware Requirements</w:delText>
        </w:r>
        <w:r w:rsidRPr="00AC2ADB" w:rsidDel="00AC2ADB">
          <w:rPr>
            <w:noProof/>
            <w:webHidden/>
          </w:rPr>
          <w:tab/>
          <w:delText>4-34</w:delText>
        </w:r>
      </w:del>
    </w:p>
    <w:p w:rsidR="007E2298" w:rsidRPr="00AC2ADB" w:rsidDel="00AC2ADB" w:rsidRDefault="007E2298">
      <w:pPr>
        <w:pStyle w:val="TOC1"/>
        <w:tabs>
          <w:tab w:val="left" w:pos="660"/>
          <w:tab w:val="right" w:leader="dot" w:pos="9350"/>
        </w:tabs>
        <w:rPr>
          <w:del w:id="2941" w:author="Vilson Lu" w:date="2014-08-22T06:40:00Z"/>
          <w:rFonts w:eastAsiaTheme="minorEastAsia"/>
          <w:noProof/>
          <w:sz w:val="22"/>
          <w:szCs w:val="22"/>
          <w:rPrChange w:id="2942" w:author="Vilson Lu" w:date="2014-08-22T06:41:00Z">
            <w:rPr>
              <w:del w:id="2943" w:author="Vilson Lu" w:date="2014-08-22T06:40:00Z"/>
              <w:rFonts w:asciiTheme="minorHAnsi" w:eastAsiaTheme="minorEastAsia" w:hAnsiTheme="minorHAnsi" w:cstheme="minorBidi"/>
              <w:noProof/>
              <w:sz w:val="22"/>
              <w:szCs w:val="22"/>
            </w:rPr>
          </w:rPrChange>
        </w:rPr>
      </w:pPr>
      <w:del w:id="2944" w:author="Vilson Lu" w:date="2014-08-22T06:40:00Z">
        <w:r w:rsidRPr="00AC2ADB" w:rsidDel="00AC2ADB">
          <w:rPr>
            <w:rStyle w:val="Hyperlink"/>
            <w:noProof/>
          </w:rPr>
          <w:delText>5.0</w:delText>
        </w:r>
        <w:r w:rsidR="00372B98" w:rsidRPr="00372B98">
          <w:rPr>
            <w:rFonts w:eastAsiaTheme="minorEastAsia"/>
            <w:noProof/>
            <w:sz w:val="22"/>
            <w:szCs w:val="22"/>
            <w:rPrChange w:id="2945" w:author="Vilson Lu" w:date="2014-08-22T06:41:00Z">
              <w:rPr>
                <w:rFonts w:asciiTheme="minorHAnsi" w:eastAsiaTheme="minorEastAsia" w:hAnsiTheme="minorHAnsi" w:cstheme="minorBidi"/>
                <w:noProof/>
                <w:color w:val="0563C1" w:themeColor="hyperlink"/>
                <w:sz w:val="22"/>
                <w:szCs w:val="22"/>
                <w:u w:val="single"/>
              </w:rPr>
            </w:rPrChange>
          </w:rPr>
          <w:tab/>
        </w:r>
        <w:r w:rsidRPr="00AC2ADB" w:rsidDel="00AC2ADB">
          <w:rPr>
            <w:rStyle w:val="Hyperlink"/>
            <w:noProof/>
          </w:rPr>
          <w:delText>References</w:delText>
        </w:r>
        <w:r w:rsidRPr="00AC2ADB" w:rsidDel="00AC2ADB">
          <w:rPr>
            <w:noProof/>
            <w:webHidden/>
          </w:rPr>
          <w:tab/>
          <w:delText>5-35</w:delText>
        </w:r>
      </w:del>
    </w:p>
    <w:p w:rsidR="00D7332C" w:rsidRPr="00AC2ADB" w:rsidDel="00AC2ADB" w:rsidRDefault="00372B98">
      <w:pPr>
        <w:pStyle w:val="TOC1"/>
        <w:tabs>
          <w:tab w:val="left" w:pos="660"/>
          <w:tab w:val="right" w:leader="dot" w:pos="9350"/>
        </w:tabs>
        <w:rPr>
          <w:del w:id="2946" w:author="Vilson Lu" w:date="2014-08-22T06:40:00Z"/>
          <w:rFonts w:eastAsiaTheme="minorEastAsia"/>
          <w:noProof/>
          <w:sz w:val="22"/>
          <w:szCs w:val="22"/>
        </w:rPr>
      </w:pPr>
      <w:del w:id="2947" w:author="Vilson Lu" w:date="2014-08-22T06:40:00Z">
        <w:r w:rsidRPr="00372B98">
          <w:rPr>
            <w:rPrChange w:id="2948" w:author="Vilson Lu" w:date="2014-08-22T06:41:00Z">
              <w:rPr>
                <w:rStyle w:val="Hyperlink"/>
                <w:noProof/>
                <w:sz w:val="20"/>
                <w:szCs w:val="20"/>
              </w:rPr>
            </w:rPrChange>
          </w:rPr>
          <w:delText>1.0</w:delText>
        </w:r>
        <w:r w:rsidRPr="00372B98">
          <w:rPr>
            <w:rFonts w:eastAsiaTheme="minorEastAsia"/>
            <w:noProof/>
            <w:sz w:val="22"/>
            <w:szCs w:val="22"/>
            <w:rPrChange w:id="2949" w:author="Vilson Lu" w:date="2014-08-22T06:41:00Z">
              <w:rPr>
                <w:rFonts w:eastAsiaTheme="minorEastAsia" w:cstheme="minorBidi"/>
                <w:noProof/>
                <w:color w:val="0563C1" w:themeColor="hyperlink"/>
                <w:sz w:val="22"/>
                <w:szCs w:val="22"/>
                <w:u w:val="single"/>
              </w:rPr>
            </w:rPrChange>
          </w:rPr>
          <w:tab/>
        </w:r>
        <w:r w:rsidRPr="00372B98">
          <w:rPr>
            <w:rPrChange w:id="2950" w:author="Vilson Lu" w:date="2014-08-22T06:41:00Z">
              <w:rPr>
                <w:rStyle w:val="Hyperlink"/>
                <w:noProof/>
                <w:sz w:val="20"/>
                <w:szCs w:val="20"/>
              </w:rPr>
            </w:rPrChange>
          </w:rPr>
          <w:delText>Research Description</w:delText>
        </w:r>
        <w:r w:rsidR="00D7332C" w:rsidRPr="00AC2ADB" w:rsidDel="00AC2ADB">
          <w:rPr>
            <w:noProof/>
            <w:webHidden/>
          </w:rPr>
          <w:tab/>
          <w:delText>1-1</w:delText>
        </w:r>
      </w:del>
    </w:p>
    <w:p w:rsidR="00D7332C" w:rsidRPr="00AC2ADB" w:rsidDel="00AC2ADB" w:rsidRDefault="00372B98">
      <w:pPr>
        <w:pStyle w:val="TOC2"/>
        <w:tabs>
          <w:tab w:val="left" w:pos="880"/>
          <w:tab w:val="right" w:leader="dot" w:pos="9350"/>
        </w:tabs>
        <w:rPr>
          <w:del w:id="2951" w:author="Vilson Lu" w:date="2014-08-22T06:40:00Z"/>
          <w:rFonts w:eastAsiaTheme="minorEastAsia"/>
          <w:noProof/>
          <w:sz w:val="22"/>
          <w:szCs w:val="22"/>
        </w:rPr>
      </w:pPr>
      <w:del w:id="2952" w:author="Vilson Lu" w:date="2014-08-22T06:40:00Z">
        <w:r w:rsidRPr="00372B98">
          <w:rPr>
            <w:rPrChange w:id="2953" w:author="Vilson Lu" w:date="2014-08-22T06:41:00Z">
              <w:rPr>
                <w:rStyle w:val="Hyperlink"/>
                <w:noProof/>
                <w:sz w:val="20"/>
                <w:szCs w:val="20"/>
              </w:rPr>
            </w:rPrChange>
          </w:rPr>
          <w:delText>1.1</w:delText>
        </w:r>
        <w:r w:rsidRPr="00372B98">
          <w:rPr>
            <w:rFonts w:eastAsiaTheme="minorEastAsia"/>
            <w:noProof/>
            <w:sz w:val="22"/>
            <w:szCs w:val="22"/>
            <w:rPrChange w:id="2954" w:author="Vilson Lu" w:date="2014-08-22T06:41:00Z">
              <w:rPr>
                <w:rFonts w:eastAsiaTheme="minorEastAsia" w:cstheme="minorBidi"/>
                <w:noProof/>
                <w:color w:val="0563C1" w:themeColor="hyperlink"/>
                <w:sz w:val="22"/>
                <w:szCs w:val="22"/>
                <w:u w:val="single"/>
              </w:rPr>
            </w:rPrChange>
          </w:rPr>
          <w:tab/>
        </w:r>
        <w:r w:rsidRPr="00372B98">
          <w:rPr>
            <w:rPrChange w:id="2955" w:author="Vilson Lu" w:date="2014-08-22T06:41:00Z">
              <w:rPr>
                <w:rStyle w:val="Hyperlink"/>
                <w:noProof/>
                <w:sz w:val="20"/>
                <w:szCs w:val="20"/>
              </w:rPr>
            </w:rPrChange>
          </w:rPr>
          <w:delText>Overview of the Current State of Technology</w:delText>
        </w:r>
        <w:r w:rsidR="00D7332C" w:rsidRPr="00AC2ADB" w:rsidDel="00AC2ADB">
          <w:rPr>
            <w:noProof/>
            <w:webHidden/>
          </w:rPr>
          <w:tab/>
          <w:delText>1-1</w:delText>
        </w:r>
      </w:del>
    </w:p>
    <w:p w:rsidR="00D7332C" w:rsidRPr="00AC2ADB" w:rsidDel="00AC2ADB" w:rsidRDefault="00372B98">
      <w:pPr>
        <w:pStyle w:val="TOC2"/>
        <w:tabs>
          <w:tab w:val="left" w:pos="880"/>
          <w:tab w:val="right" w:leader="dot" w:pos="9350"/>
        </w:tabs>
        <w:rPr>
          <w:del w:id="2956" w:author="Vilson Lu" w:date="2014-08-22T06:40:00Z"/>
          <w:rFonts w:eastAsiaTheme="minorEastAsia"/>
          <w:noProof/>
          <w:sz w:val="22"/>
          <w:szCs w:val="22"/>
        </w:rPr>
      </w:pPr>
      <w:del w:id="2957" w:author="Vilson Lu" w:date="2014-08-22T06:40:00Z">
        <w:r w:rsidRPr="00372B98">
          <w:rPr>
            <w:rPrChange w:id="2958" w:author="Vilson Lu" w:date="2014-08-22T06:41:00Z">
              <w:rPr>
                <w:rStyle w:val="Hyperlink"/>
                <w:noProof/>
                <w:sz w:val="20"/>
                <w:szCs w:val="20"/>
              </w:rPr>
            </w:rPrChange>
          </w:rPr>
          <w:delText>1.2</w:delText>
        </w:r>
        <w:r w:rsidRPr="00372B98">
          <w:rPr>
            <w:rFonts w:eastAsiaTheme="minorEastAsia"/>
            <w:noProof/>
            <w:sz w:val="22"/>
            <w:szCs w:val="22"/>
            <w:rPrChange w:id="2959" w:author="Vilson Lu" w:date="2014-08-22T06:41:00Z">
              <w:rPr>
                <w:rFonts w:eastAsiaTheme="minorEastAsia" w:cstheme="minorBidi"/>
                <w:noProof/>
                <w:color w:val="0563C1" w:themeColor="hyperlink"/>
                <w:sz w:val="22"/>
                <w:szCs w:val="22"/>
                <w:u w:val="single"/>
              </w:rPr>
            </w:rPrChange>
          </w:rPr>
          <w:tab/>
        </w:r>
        <w:r w:rsidRPr="00372B98">
          <w:rPr>
            <w:rPrChange w:id="2960" w:author="Vilson Lu" w:date="2014-08-22T06:41:00Z">
              <w:rPr>
                <w:rStyle w:val="Hyperlink"/>
                <w:noProof/>
                <w:sz w:val="20"/>
                <w:szCs w:val="20"/>
              </w:rPr>
            </w:rPrChange>
          </w:rPr>
          <w:delText>Research Objectives</w:delText>
        </w:r>
        <w:r w:rsidR="00D7332C" w:rsidRPr="00AC2ADB" w:rsidDel="00AC2ADB">
          <w:rPr>
            <w:noProof/>
            <w:webHidden/>
          </w:rPr>
          <w:tab/>
          <w:delText>1-1</w:delText>
        </w:r>
      </w:del>
    </w:p>
    <w:p w:rsidR="00D7332C" w:rsidRPr="00AC2ADB" w:rsidDel="00AC2ADB" w:rsidRDefault="00372B98">
      <w:pPr>
        <w:pStyle w:val="TOC3"/>
        <w:tabs>
          <w:tab w:val="left" w:pos="1320"/>
          <w:tab w:val="right" w:leader="dot" w:pos="9350"/>
        </w:tabs>
        <w:rPr>
          <w:del w:id="2961" w:author="Vilson Lu" w:date="2014-08-22T06:40:00Z"/>
          <w:rFonts w:eastAsiaTheme="minorEastAsia"/>
          <w:noProof/>
          <w:sz w:val="22"/>
          <w:szCs w:val="22"/>
        </w:rPr>
      </w:pPr>
      <w:del w:id="2962" w:author="Vilson Lu" w:date="2014-08-22T06:40:00Z">
        <w:r w:rsidRPr="00372B98">
          <w:rPr>
            <w:rPrChange w:id="2963" w:author="Vilson Lu" w:date="2014-08-22T06:41:00Z">
              <w:rPr>
                <w:rStyle w:val="Hyperlink"/>
                <w:noProof/>
                <w:sz w:val="20"/>
                <w:szCs w:val="20"/>
              </w:rPr>
            </w:rPrChange>
          </w:rPr>
          <w:delText>1.2.1</w:delText>
        </w:r>
        <w:r w:rsidRPr="00372B98">
          <w:rPr>
            <w:rFonts w:eastAsiaTheme="minorEastAsia"/>
            <w:noProof/>
            <w:sz w:val="22"/>
            <w:szCs w:val="22"/>
            <w:rPrChange w:id="2964" w:author="Vilson Lu" w:date="2014-08-22T06:41:00Z">
              <w:rPr>
                <w:rFonts w:eastAsiaTheme="minorEastAsia" w:cstheme="minorBidi"/>
                <w:noProof/>
                <w:color w:val="0563C1" w:themeColor="hyperlink"/>
                <w:sz w:val="22"/>
                <w:szCs w:val="22"/>
                <w:u w:val="single"/>
              </w:rPr>
            </w:rPrChange>
          </w:rPr>
          <w:tab/>
        </w:r>
        <w:r w:rsidRPr="00372B98">
          <w:rPr>
            <w:rPrChange w:id="2965" w:author="Vilson Lu" w:date="2014-08-22T06:41:00Z">
              <w:rPr>
                <w:rStyle w:val="Hyperlink"/>
                <w:noProof/>
                <w:sz w:val="20"/>
                <w:szCs w:val="20"/>
              </w:rPr>
            </w:rPrChange>
          </w:rPr>
          <w:delText>General Objective</w:delText>
        </w:r>
        <w:r w:rsidR="00D7332C" w:rsidRPr="00AC2ADB" w:rsidDel="00AC2ADB">
          <w:rPr>
            <w:noProof/>
            <w:webHidden/>
          </w:rPr>
          <w:tab/>
          <w:delText>1-1</w:delText>
        </w:r>
      </w:del>
    </w:p>
    <w:p w:rsidR="00D7332C" w:rsidRPr="00AC2ADB" w:rsidDel="00AC2ADB" w:rsidRDefault="00372B98">
      <w:pPr>
        <w:pStyle w:val="TOC3"/>
        <w:tabs>
          <w:tab w:val="left" w:pos="1320"/>
          <w:tab w:val="right" w:leader="dot" w:pos="9350"/>
        </w:tabs>
        <w:rPr>
          <w:del w:id="2966" w:author="Vilson Lu" w:date="2014-08-22T06:40:00Z"/>
          <w:rFonts w:eastAsiaTheme="minorEastAsia"/>
          <w:noProof/>
          <w:sz w:val="22"/>
          <w:szCs w:val="22"/>
        </w:rPr>
      </w:pPr>
      <w:del w:id="2967" w:author="Vilson Lu" w:date="2014-08-22T06:40:00Z">
        <w:r w:rsidRPr="00372B98">
          <w:rPr>
            <w:rPrChange w:id="2968" w:author="Vilson Lu" w:date="2014-08-22T06:41:00Z">
              <w:rPr>
                <w:rStyle w:val="Hyperlink"/>
                <w:noProof/>
                <w:sz w:val="20"/>
                <w:szCs w:val="20"/>
              </w:rPr>
            </w:rPrChange>
          </w:rPr>
          <w:delText>1.2.2</w:delText>
        </w:r>
        <w:r w:rsidRPr="00372B98">
          <w:rPr>
            <w:rFonts w:eastAsiaTheme="minorEastAsia"/>
            <w:noProof/>
            <w:sz w:val="22"/>
            <w:szCs w:val="22"/>
            <w:rPrChange w:id="2969" w:author="Vilson Lu" w:date="2014-08-22T06:41:00Z">
              <w:rPr>
                <w:rFonts w:eastAsiaTheme="minorEastAsia" w:cstheme="minorBidi"/>
                <w:noProof/>
                <w:color w:val="0563C1" w:themeColor="hyperlink"/>
                <w:sz w:val="22"/>
                <w:szCs w:val="22"/>
                <w:u w:val="single"/>
              </w:rPr>
            </w:rPrChange>
          </w:rPr>
          <w:tab/>
        </w:r>
        <w:r w:rsidRPr="00372B98">
          <w:rPr>
            <w:rPrChange w:id="2970" w:author="Vilson Lu" w:date="2014-08-22T06:41:00Z">
              <w:rPr>
                <w:rStyle w:val="Hyperlink"/>
                <w:noProof/>
                <w:sz w:val="20"/>
                <w:szCs w:val="20"/>
              </w:rPr>
            </w:rPrChange>
          </w:rPr>
          <w:delText>Specific Objectives</w:delText>
        </w:r>
        <w:r w:rsidR="00D7332C" w:rsidRPr="00AC2ADB" w:rsidDel="00AC2ADB">
          <w:rPr>
            <w:noProof/>
            <w:webHidden/>
          </w:rPr>
          <w:tab/>
          <w:delText>1-1</w:delText>
        </w:r>
      </w:del>
    </w:p>
    <w:p w:rsidR="00D7332C" w:rsidRPr="00AC2ADB" w:rsidDel="00AC2ADB" w:rsidRDefault="00372B98">
      <w:pPr>
        <w:pStyle w:val="TOC2"/>
        <w:tabs>
          <w:tab w:val="left" w:pos="880"/>
          <w:tab w:val="right" w:leader="dot" w:pos="9350"/>
        </w:tabs>
        <w:rPr>
          <w:del w:id="2971" w:author="Vilson Lu" w:date="2014-08-22T06:40:00Z"/>
          <w:rFonts w:eastAsiaTheme="minorEastAsia"/>
          <w:noProof/>
          <w:sz w:val="22"/>
          <w:szCs w:val="22"/>
        </w:rPr>
      </w:pPr>
      <w:del w:id="2972" w:author="Vilson Lu" w:date="2014-08-22T06:40:00Z">
        <w:r w:rsidRPr="00372B98">
          <w:rPr>
            <w:rPrChange w:id="2973" w:author="Vilson Lu" w:date="2014-08-22T06:41:00Z">
              <w:rPr>
                <w:rStyle w:val="Hyperlink"/>
                <w:noProof/>
                <w:sz w:val="20"/>
                <w:szCs w:val="20"/>
              </w:rPr>
            </w:rPrChange>
          </w:rPr>
          <w:delText>1.3</w:delText>
        </w:r>
        <w:r w:rsidRPr="00372B98">
          <w:rPr>
            <w:rFonts w:eastAsiaTheme="minorEastAsia"/>
            <w:noProof/>
            <w:sz w:val="22"/>
            <w:szCs w:val="22"/>
            <w:rPrChange w:id="2974" w:author="Vilson Lu" w:date="2014-08-22T06:41:00Z">
              <w:rPr>
                <w:rFonts w:eastAsiaTheme="minorEastAsia" w:cstheme="minorBidi"/>
                <w:noProof/>
                <w:color w:val="0563C1" w:themeColor="hyperlink"/>
                <w:sz w:val="22"/>
                <w:szCs w:val="22"/>
                <w:u w:val="single"/>
              </w:rPr>
            </w:rPrChange>
          </w:rPr>
          <w:tab/>
        </w:r>
        <w:r w:rsidRPr="00372B98">
          <w:rPr>
            <w:rPrChange w:id="2975" w:author="Vilson Lu" w:date="2014-08-22T06:41:00Z">
              <w:rPr>
                <w:rStyle w:val="Hyperlink"/>
                <w:noProof/>
                <w:sz w:val="20"/>
                <w:szCs w:val="20"/>
              </w:rPr>
            </w:rPrChange>
          </w:rPr>
          <w:delText>Scope and Limitations of the Research</w:delText>
        </w:r>
        <w:r w:rsidR="00D7332C" w:rsidRPr="00AC2ADB" w:rsidDel="00AC2ADB">
          <w:rPr>
            <w:noProof/>
            <w:webHidden/>
          </w:rPr>
          <w:tab/>
          <w:delText>1-1</w:delText>
        </w:r>
      </w:del>
    </w:p>
    <w:p w:rsidR="00D7332C" w:rsidRPr="00AC2ADB" w:rsidDel="00AC2ADB" w:rsidRDefault="00372B98">
      <w:pPr>
        <w:pStyle w:val="TOC2"/>
        <w:tabs>
          <w:tab w:val="left" w:pos="880"/>
          <w:tab w:val="right" w:leader="dot" w:pos="9350"/>
        </w:tabs>
        <w:rPr>
          <w:del w:id="2976" w:author="Vilson Lu" w:date="2014-08-22T06:40:00Z"/>
          <w:rFonts w:eastAsiaTheme="minorEastAsia"/>
          <w:noProof/>
          <w:sz w:val="22"/>
          <w:szCs w:val="22"/>
        </w:rPr>
      </w:pPr>
      <w:del w:id="2977" w:author="Vilson Lu" w:date="2014-08-22T06:40:00Z">
        <w:r w:rsidRPr="00372B98">
          <w:rPr>
            <w:rPrChange w:id="2978" w:author="Vilson Lu" w:date="2014-08-22T06:41:00Z">
              <w:rPr>
                <w:rStyle w:val="Hyperlink"/>
                <w:noProof/>
                <w:sz w:val="20"/>
                <w:szCs w:val="20"/>
              </w:rPr>
            </w:rPrChange>
          </w:rPr>
          <w:delText>1.4</w:delText>
        </w:r>
        <w:r w:rsidRPr="00372B98">
          <w:rPr>
            <w:rFonts w:eastAsiaTheme="minorEastAsia"/>
            <w:noProof/>
            <w:sz w:val="22"/>
            <w:szCs w:val="22"/>
            <w:rPrChange w:id="2979" w:author="Vilson Lu" w:date="2014-08-22T06:41:00Z">
              <w:rPr>
                <w:rFonts w:eastAsiaTheme="minorEastAsia" w:cstheme="minorBidi"/>
                <w:noProof/>
                <w:color w:val="0563C1" w:themeColor="hyperlink"/>
                <w:sz w:val="22"/>
                <w:szCs w:val="22"/>
                <w:u w:val="single"/>
              </w:rPr>
            </w:rPrChange>
          </w:rPr>
          <w:tab/>
        </w:r>
        <w:r w:rsidRPr="00372B98">
          <w:rPr>
            <w:rPrChange w:id="2980" w:author="Vilson Lu" w:date="2014-08-22T06:41:00Z">
              <w:rPr>
                <w:rStyle w:val="Hyperlink"/>
                <w:noProof/>
                <w:sz w:val="20"/>
                <w:szCs w:val="20"/>
              </w:rPr>
            </w:rPrChange>
          </w:rPr>
          <w:delText>Significance of the Research</w:delText>
        </w:r>
        <w:r w:rsidR="00D7332C" w:rsidRPr="00AC2ADB" w:rsidDel="00AC2ADB">
          <w:rPr>
            <w:noProof/>
            <w:webHidden/>
          </w:rPr>
          <w:tab/>
          <w:delText>1-1</w:delText>
        </w:r>
      </w:del>
    </w:p>
    <w:p w:rsidR="00D7332C" w:rsidRPr="00AC2ADB" w:rsidDel="00AC2ADB" w:rsidRDefault="00372B98">
      <w:pPr>
        <w:pStyle w:val="TOC2"/>
        <w:tabs>
          <w:tab w:val="left" w:pos="880"/>
          <w:tab w:val="right" w:leader="dot" w:pos="9350"/>
        </w:tabs>
        <w:rPr>
          <w:del w:id="2981" w:author="Vilson Lu" w:date="2014-08-22T06:40:00Z"/>
          <w:rFonts w:eastAsiaTheme="minorEastAsia"/>
          <w:noProof/>
          <w:sz w:val="22"/>
          <w:szCs w:val="22"/>
        </w:rPr>
      </w:pPr>
      <w:del w:id="2982" w:author="Vilson Lu" w:date="2014-08-22T06:40:00Z">
        <w:r w:rsidRPr="00372B98">
          <w:rPr>
            <w:rPrChange w:id="2983" w:author="Vilson Lu" w:date="2014-08-22T06:41:00Z">
              <w:rPr>
                <w:rStyle w:val="Hyperlink"/>
                <w:noProof/>
                <w:sz w:val="20"/>
                <w:szCs w:val="20"/>
              </w:rPr>
            </w:rPrChange>
          </w:rPr>
          <w:delText>1.5</w:delText>
        </w:r>
        <w:r w:rsidRPr="00372B98">
          <w:rPr>
            <w:rFonts w:eastAsiaTheme="minorEastAsia"/>
            <w:noProof/>
            <w:sz w:val="22"/>
            <w:szCs w:val="22"/>
            <w:rPrChange w:id="2984" w:author="Vilson Lu" w:date="2014-08-22T06:41:00Z">
              <w:rPr>
                <w:rFonts w:eastAsiaTheme="minorEastAsia" w:cstheme="minorBidi"/>
                <w:noProof/>
                <w:color w:val="0563C1" w:themeColor="hyperlink"/>
                <w:sz w:val="22"/>
                <w:szCs w:val="22"/>
                <w:u w:val="single"/>
              </w:rPr>
            </w:rPrChange>
          </w:rPr>
          <w:tab/>
        </w:r>
        <w:r w:rsidRPr="00372B98">
          <w:rPr>
            <w:rPrChange w:id="2985" w:author="Vilson Lu" w:date="2014-08-22T06:41:00Z">
              <w:rPr>
                <w:rStyle w:val="Hyperlink"/>
                <w:noProof/>
                <w:sz w:val="20"/>
                <w:szCs w:val="20"/>
              </w:rPr>
            </w:rPrChange>
          </w:rPr>
          <w:delText>Research Methodology</w:delText>
        </w:r>
        <w:r w:rsidR="00D7332C" w:rsidRPr="00AC2ADB" w:rsidDel="00AC2ADB">
          <w:rPr>
            <w:noProof/>
            <w:webHidden/>
          </w:rPr>
          <w:tab/>
          <w:delText>1-1</w:delText>
        </w:r>
      </w:del>
    </w:p>
    <w:p w:rsidR="00D7332C" w:rsidRPr="00AC2ADB" w:rsidDel="00AC2ADB" w:rsidRDefault="00372B98">
      <w:pPr>
        <w:pStyle w:val="TOC3"/>
        <w:tabs>
          <w:tab w:val="left" w:pos="1320"/>
          <w:tab w:val="right" w:leader="dot" w:pos="9350"/>
        </w:tabs>
        <w:rPr>
          <w:del w:id="2986" w:author="Vilson Lu" w:date="2014-08-22T06:40:00Z"/>
          <w:rFonts w:eastAsiaTheme="minorEastAsia"/>
          <w:noProof/>
          <w:sz w:val="22"/>
          <w:szCs w:val="22"/>
        </w:rPr>
      </w:pPr>
      <w:del w:id="2987" w:author="Vilson Lu" w:date="2014-08-22T06:40:00Z">
        <w:r w:rsidRPr="00372B98">
          <w:rPr>
            <w:rPrChange w:id="2988" w:author="Vilson Lu" w:date="2014-08-22T06:41:00Z">
              <w:rPr>
                <w:rStyle w:val="Hyperlink"/>
                <w:noProof/>
                <w:sz w:val="20"/>
                <w:szCs w:val="20"/>
              </w:rPr>
            </w:rPrChange>
          </w:rPr>
          <w:delText>1.5.1</w:delText>
        </w:r>
        <w:r w:rsidRPr="00372B98">
          <w:rPr>
            <w:rFonts w:eastAsiaTheme="minorEastAsia"/>
            <w:noProof/>
            <w:sz w:val="22"/>
            <w:szCs w:val="22"/>
            <w:rPrChange w:id="2989" w:author="Vilson Lu" w:date="2014-08-22T06:41:00Z">
              <w:rPr>
                <w:rFonts w:eastAsiaTheme="minorEastAsia" w:cstheme="minorBidi"/>
                <w:noProof/>
                <w:color w:val="0563C1" w:themeColor="hyperlink"/>
                <w:sz w:val="22"/>
                <w:szCs w:val="22"/>
                <w:u w:val="single"/>
              </w:rPr>
            </w:rPrChange>
          </w:rPr>
          <w:tab/>
        </w:r>
        <w:r w:rsidRPr="00372B98">
          <w:rPr>
            <w:rPrChange w:id="2990" w:author="Vilson Lu" w:date="2014-08-22T06:41:00Z">
              <w:rPr>
                <w:rStyle w:val="Hyperlink"/>
                <w:noProof/>
                <w:sz w:val="20"/>
                <w:szCs w:val="20"/>
              </w:rPr>
            </w:rPrChange>
          </w:rPr>
          <w:delText>Investigation and Research Analysis</w:delText>
        </w:r>
        <w:r w:rsidR="00D7332C" w:rsidRPr="00AC2ADB" w:rsidDel="00AC2ADB">
          <w:rPr>
            <w:noProof/>
            <w:webHidden/>
          </w:rPr>
          <w:tab/>
          <w:delText>1-2</w:delText>
        </w:r>
      </w:del>
    </w:p>
    <w:p w:rsidR="00D7332C" w:rsidRPr="00AC2ADB" w:rsidDel="00AC2ADB" w:rsidRDefault="00372B98">
      <w:pPr>
        <w:pStyle w:val="TOC3"/>
        <w:tabs>
          <w:tab w:val="left" w:pos="1320"/>
          <w:tab w:val="right" w:leader="dot" w:pos="9350"/>
        </w:tabs>
        <w:rPr>
          <w:del w:id="2991" w:author="Vilson Lu" w:date="2014-08-22T06:40:00Z"/>
          <w:rFonts w:eastAsiaTheme="minorEastAsia"/>
          <w:noProof/>
          <w:sz w:val="22"/>
          <w:szCs w:val="22"/>
        </w:rPr>
      </w:pPr>
      <w:del w:id="2992" w:author="Vilson Lu" w:date="2014-08-22T06:40:00Z">
        <w:r w:rsidRPr="00372B98">
          <w:rPr>
            <w:rPrChange w:id="2993" w:author="Vilson Lu" w:date="2014-08-22T06:41:00Z">
              <w:rPr>
                <w:rStyle w:val="Hyperlink"/>
                <w:noProof/>
                <w:sz w:val="20"/>
                <w:szCs w:val="20"/>
              </w:rPr>
            </w:rPrChange>
          </w:rPr>
          <w:delText>1.5.2</w:delText>
        </w:r>
        <w:r w:rsidRPr="00372B98">
          <w:rPr>
            <w:rFonts w:eastAsiaTheme="minorEastAsia"/>
            <w:noProof/>
            <w:sz w:val="22"/>
            <w:szCs w:val="22"/>
            <w:rPrChange w:id="2994" w:author="Vilson Lu" w:date="2014-08-22T06:41:00Z">
              <w:rPr>
                <w:rFonts w:eastAsiaTheme="minorEastAsia" w:cstheme="minorBidi"/>
                <w:noProof/>
                <w:color w:val="0563C1" w:themeColor="hyperlink"/>
                <w:sz w:val="22"/>
                <w:szCs w:val="22"/>
                <w:u w:val="single"/>
              </w:rPr>
            </w:rPrChange>
          </w:rPr>
          <w:tab/>
        </w:r>
        <w:r w:rsidRPr="00372B98">
          <w:rPr>
            <w:rPrChange w:id="2995" w:author="Vilson Lu" w:date="2014-08-22T06:41:00Z">
              <w:rPr>
                <w:rStyle w:val="Hyperlink"/>
                <w:noProof/>
                <w:sz w:val="20"/>
                <w:szCs w:val="20"/>
              </w:rPr>
            </w:rPrChange>
          </w:rPr>
          <w:delText>System Design</w:delText>
        </w:r>
        <w:r w:rsidR="00D7332C" w:rsidRPr="00AC2ADB" w:rsidDel="00AC2ADB">
          <w:rPr>
            <w:noProof/>
            <w:webHidden/>
          </w:rPr>
          <w:tab/>
          <w:delText>1-2</w:delText>
        </w:r>
      </w:del>
    </w:p>
    <w:p w:rsidR="00D7332C" w:rsidRPr="00AC2ADB" w:rsidDel="00AC2ADB" w:rsidRDefault="00372B98">
      <w:pPr>
        <w:pStyle w:val="TOC3"/>
        <w:tabs>
          <w:tab w:val="left" w:pos="1320"/>
          <w:tab w:val="right" w:leader="dot" w:pos="9350"/>
        </w:tabs>
        <w:rPr>
          <w:del w:id="2996" w:author="Vilson Lu" w:date="2014-08-22T06:40:00Z"/>
          <w:rFonts w:eastAsiaTheme="minorEastAsia"/>
          <w:noProof/>
          <w:sz w:val="22"/>
          <w:szCs w:val="22"/>
        </w:rPr>
      </w:pPr>
      <w:del w:id="2997" w:author="Vilson Lu" w:date="2014-08-22T06:40:00Z">
        <w:r w:rsidRPr="00372B98">
          <w:rPr>
            <w:rPrChange w:id="2998" w:author="Vilson Lu" w:date="2014-08-22T06:41:00Z">
              <w:rPr>
                <w:rStyle w:val="Hyperlink"/>
                <w:noProof/>
                <w:sz w:val="20"/>
                <w:szCs w:val="20"/>
              </w:rPr>
            </w:rPrChange>
          </w:rPr>
          <w:delText>1.5.3</w:delText>
        </w:r>
        <w:r w:rsidRPr="00372B98">
          <w:rPr>
            <w:rFonts w:eastAsiaTheme="minorEastAsia"/>
            <w:noProof/>
            <w:sz w:val="22"/>
            <w:szCs w:val="22"/>
            <w:rPrChange w:id="2999" w:author="Vilson Lu" w:date="2014-08-22T06:41:00Z">
              <w:rPr>
                <w:rFonts w:eastAsiaTheme="minorEastAsia" w:cstheme="minorBidi"/>
                <w:noProof/>
                <w:color w:val="0563C1" w:themeColor="hyperlink"/>
                <w:sz w:val="22"/>
                <w:szCs w:val="22"/>
                <w:u w:val="single"/>
              </w:rPr>
            </w:rPrChange>
          </w:rPr>
          <w:tab/>
        </w:r>
        <w:r w:rsidRPr="00372B98">
          <w:rPr>
            <w:rPrChange w:id="3000" w:author="Vilson Lu" w:date="2014-08-22T06:41:00Z">
              <w:rPr>
                <w:rStyle w:val="Hyperlink"/>
                <w:noProof/>
                <w:sz w:val="20"/>
                <w:szCs w:val="20"/>
              </w:rPr>
            </w:rPrChange>
          </w:rPr>
          <w:delText>Sprints</w:delText>
        </w:r>
        <w:r w:rsidR="00D7332C" w:rsidRPr="00AC2ADB" w:rsidDel="00AC2ADB">
          <w:rPr>
            <w:noProof/>
            <w:webHidden/>
          </w:rPr>
          <w:tab/>
          <w:delText>1-2</w:delText>
        </w:r>
      </w:del>
    </w:p>
    <w:p w:rsidR="00D7332C" w:rsidRPr="00AC2ADB" w:rsidDel="00AC2ADB" w:rsidRDefault="00372B98">
      <w:pPr>
        <w:pStyle w:val="TOC3"/>
        <w:tabs>
          <w:tab w:val="left" w:pos="1320"/>
          <w:tab w:val="right" w:leader="dot" w:pos="9350"/>
        </w:tabs>
        <w:rPr>
          <w:del w:id="3001" w:author="Vilson Lu" w:date="2014-08-22T06:40:00Z"/>
          <w:rFonts w:eastAsiaTheme="minorEastAsia"/>
          <w:noProof/>
          <w:sz w:val="22"/>
          <w:szCs w:val="22"/>
        </w:rPr>
      </w:pPr>
      <w:del w:id="3002" w:author="Vilson Lu" w:date="2014-08-22T06:40:00Z">
        <w:r w:rsidRPr="00372B98">
          <w:rPr>
            <w:rPrChange w:id="3003" w:author="Vilson Lu" w:date="2014-08-22T06:41:00Z">
              <w:rPr>
                <w:rStyle w:val="Hyperlink"/>
                <w:noProof/>
                <w:sz w:val="20"/>
                <w:szCs w:val="20"/>
              </w:rPr>
            </w:rPrChange>
          </w:rPr>
          <w:delText>1.5.4</w:delText>
        </w:r>
        <w:r w:rsidRPr="00372B98">
          <w:rPr>
            <w:rFonts w:eastAsiaTheme="minorEastAsia"/>
            <w:noProof/>
            <w:sz w:val="22"/>
            <w:szCs w:val="22"/>
            <w:rPrChange w:id="3004" w:author="Vilson Lu" w:date="2014-08-22T06:41:00Z">
              <w:rPr>
                <w:rFonts w:eastAsiaTheme="minorEastAsia" w:cstheme="minorBidi"/>
                <w:noProof/>
                <w:color w:val="0563C1" w:themeColor="hyperlink"/>
                <w:sz w:val="22"/>
                <w:szCs w:val="22"/>
                <w:u w:val="single"/>
              </w:rPr>
            </w:rPrChange>
          </w:rPr>
          <w:tab/>
        </w:r>
        <w:r w:rsidRPr="00372B98">
          <w:rPr>
            <w:rPrChange w:id="3005" w:author="Vilson Lu" w:date="2014-08-22T06:41:00Z">
              <w:rPr>
                <w:rStyle w:val="Hyperlink"/>
                <w:noProof/>
                <w:sz w:val="20"/>
                <w:szCs w:val="20"/>
              </w:rPr>
            </w:rPrChange>
          </w:rPr>
          <w:delText>Sprint Planning Meetings</w:delText>
        </w:r>
        <w:r w:rsidR="00D7332C" w:rsidRPr="00AC2ADB" w:rsidDel="00AC2ADB">
          <w:rPr>
            <w:noProof/>
            <w:webHidden/>
          </w:rPr>
          <w:tab/>
          <w:delText>1-3</w:delText>
        </w:r>
      </w:del>
    </w:p>
    <w:p w:rsidR="00D7332C" w:rsidRPr="00AC2ADB" w:rsidDel="00AC2ADB" w:rsidRDefault="00372B98">
      <w:pPr>
        <w:pStyle w:val="TOC3"/>
        <w:tabs>
          <w:tab w:val="left" w:pos="1320"/>
          <w:tab w:val="right" w:leader="dot" w:pos="9350"/>
        </w:tabs>
        <w:rPr>
          <w:del w:id="3006" w:author="Vilson Lu" w:date="2014-08-22T06:40:00Z"/>
          <w:rFonts w:eastAsiaTheme="minorEastAsia"/>
          <w:noProof/>
          <w:sz w:val="22"/>
          <w:szCs w:val="22"/>
        </w:rPr>
      </w:pPr>
      <w:del w:id="3007" w:author="Vilson Lu" w:date="2014-08-22T06:40:00Z">
        <w:r w:rsidRPr="00372B98">
          <w:rPr>
            <w:rPrChange w:id="3008" w:author="Vilson Lu" w:date="2014-08-22T06:41:00Z">
              <w:rPr>
                <w:rStyle w:val="Hyperlink"/>
                <w:noProof/>
                <w:sz w:val="20"/>
                <w:szCs w:val="20"/>
              </w:rPr>
            </w:rPrChange>
          </w:rPr>
          <w:delText>1.5.5</w:delText>
        </w:r>
        <w:r w:rsidRPr="00372B98">
          <w:rPr>
            <w:rFonts w:eastAsiaTheme="minorEastAsia"/>
            <w:noProof/>
            <w:sz w:val="22"/>
            <w:szCs w:val="22"/>
            <w:rPrChange w:id="3009" w:author="Vilson Lu" w:date="2014-08-22T06:41:00Z">
              <w:rPr>
                <w:rFonts w:eastAsiaTheme="minorEastAsia" w:cstheme="minorBidi"/>
                <w:noProof/>
                <w:color w:val="0563C1" w:themeColor="hyperlink"/>
                <w:sz w:val="22"/>
                <w:szCs w:val="22"/>
                <w:u w:val="single"/>
              </w:rPr>
            </w:rPrChange>
          </w:rPr>
          <w:tab/>
        </w:r>
        <w:r w:rsidRPr="00372B98">
          <w:rPr>
            <w:rPrChange w:id="3010" w:author="Vilson Lu" w:date="2014-08-22T06:41:00Z">
              <w:rPr>
                <w:rStyle w:val="Hyperlink"/>
                <w:noProof/>
                <w:sz w:val="20"/>
                <w:szCs w:val="20"/>
              </w:rPr>
            </w:rPrChange>
          </w:rPr>
          <w:delText>Scrum Meetings</w:delText>
        </w:r>
        <w:r w:rsidR="00D7332C" w:rsidRPr="00AC2ADB" w:rsidDel="00AC2ADB">
          <w:rPr>
            <w:noProof/>
            <w:webHidden/>
          </w:rPr>
          <w:tab/>
          <w:delText>1-3</w:delText>
        </w:r>
      </w:del>
    </w:p>
    <w:p w:rsidR="00D7332C" w:rsidRPr="00AC2ADB" w:rsidDel="00AC2ADB" w:rsidRDefault="00372B98">
      <w:pPr>
        <w:pStyle w:val="TOC3"/>
        <w:tabs>
          <w:tab w:val="left" w:pos="1320"/>
          <w:tab w:val="right" w:leader="dot" w:pos="9350"/>
        </w:tabs>
        <w:rPr>
          <w:del w:id="3011" w:author="Vilson Lu" w:date="2014-08-22T06:40:00Z"/>
          <w:rFonts w:eastAsiaTheme="minorEastAsia"/>
          <w:noProof/>
          <w:sz w:val="22"/>
          <w:szCs w:val="22"/>
        </w:rPr>
      </w:pPr>
      <w:del w:id="3012" w:author="Vilson Lu" w:date="2014-08-22T06:40:00Z">
        <w:r w:rsidRPr="00372B98">
          <w:rPr>
            <w:rPrChange w:id="3013" w:author="Vilson Lu" w:date="2014-08-22T06:41:00Z">
              <w:rPr>
                <w:rStyle w:val="Hyperlink"/>
                <w:noProof/>
                <w:sz w:val="20"/>
                <w:szCs w:val="20"/>
              </w:rPr>
            </w:rPrChange>
          </w:rPr>
          <w:delText>1.5.6</w:delText>
        </w:r>
        <w:r w:rsidRPr="00372B98">
          <w:rPr>
            <w:rFonts w:eastAsiaTheme="minorEastAsia"/>
            <w:noProof/>
            <w:sz w:val="22"/>
            <w:szCs w:val="22"/>
            <w:rPrChange w:id="3014" w:author="Vilson Lu" w:date="2014-08-22T06:41:00Z">
              <w:rPr>
                <w:rFonts w:eastAsiaTheme="minorEastAsia" w:cstheme="minorBidi"/>
                <w:noProof/>
                <w:color w:val="0563C1" w:themeColor="hyperlink"/>
                <w:sz w:val="22"/>
                <w:szCs w:val="22"/>
                <w:u w:val="single"/>
              </w:rPr>
            </w:rPrChange>
          </w:rPr>
          <w:tab/>
        </w:r>
        <w:r w:rsidRPr="00372B98">
          <w:rPr>
            <w:rPrChange w:id="3015" w:author="Vilson Lu" w:date="2014-08-22T06:41:00Z">
              <w:rPr>
                <w:rStyle w:val="Hyperlink"/>
                <w:noProof/>
                <w:sz w:val="20"/>
                <w:szCs w:val="20"/>
              </w:rPr>
            </w:rPrChange>
          </w:rPr>
          <w:delText>System Development</w:delText>
        </w:r>
        <w:r w:rsidR="00D7332C" w:rsidRPr="00AC2ADB" w:rsidDel="00AC2ADB">
          <w:rPr>
            <w:noProof/>
            <w:webHidden/>
          </w:rPr>
          <w:tab/>
          <w:delText>1-3</w:delText>
        </w:r>
      </w:del>
    </w:p>
    <w:p w:rsidR="00D7332C" w:rsidRPr="00AC2ADB" w:rsidDel="00AC2ADB" w:rsidRDefault="00372B98">
      <w:pPr>
        <w:pStyle w:val="TOC3"/>
        <w:tabs>
          <w:tab w:val="left" w:pos="1320"/>
          <w:tab w:val="right" w:leader="dot" w:pos="9350"/>
        </w:tabs>
        <w:rPr>
          <w:del w:id="3016" w:author="Vilson Lu" w:date="2014-08-22T06:40:00Z"/>
          <w:rFonts w:eastAsiaTheme="minorEastAsia"/>
          <w:noProof/>
          <w:sz w:val="22"/>
          <w:szCs w:val="22"/>
        </w:rPr>
      </w:pPr>
      <w:del w:id="3017" w:author="Vilson Lu" w:date="2014-08-22T06:40:00Z">
        <w:r w:rsidRPr="00372B98">
          <w:rPr>
            <w:rPrChange w:id="3018" w:author="Vilson Lu" w:date="2014-08-22T06:41:00Z">
              <w:rPr>
                <w:rStyle w:val="Hyperlink"/>
                <w:noProof/>
                <w:sz w:val="20"/>
                <w:szCs w:val="20"/>
              </w:rPr>
            </w:rPrChange>
          </w:rPr>
          <w:delText>1.5.7</w:delText>
        </w:r>
        <w:r w:rsidRPr="00372B98">
          <w:rPr>
            <w:rFonts w:eastAsiaTheme="minorEastAsia"/>
            <w:noProof/>
            <w:sz w:val="22"/>
            <w:szCs w:val="22"/>
            <w:rPrChange w:id="3019" w:author="Vilson Lu" w:date="2014-08-22T06:41:00Z">
              <w:rPr>
                <w:rFonts w:eastAsiaTheme="minorEastAsia" w:cstheme="minorBidi"/>
                <w:noProof/>
                <w:color w:val="0563C1" w:themeColor="hyperlink"/>
                <w:sz w:val="22"/>
                <w:szCs w:val="22"/>
                <w:u w:val="single"/>
              </w:rPr>
            </w:rPrChange>
          </w:rPr>
          <w:tab/>
        </w:r>
        <w:r w:rsidRPr="00372B98">
          <w:rPr>
            <w:rPrChange w:id="3020" w:author="Vilson Lu" w:date="2014-08-22T06:41:00Z">
              <w:rPr>
                <w:rStyle w:val="Hyperlink"/>
                <w:noProof/>
                <w:sz w:val="20"/>
                <w:szCs w:val="20"/>
              </w:rPr>
            </w:rPrChange>
          </w:rPr>
          <w:delText>System Integration and Testing</w:delText>
        </w:r>
        <w:r w:rsidR="00D7332C" w:rsidRPr="00AC2ADB" w:rsidDel="00AC2ADB">
          <w:rPr>
            <w:noProof/>
            <w:webHidden/>
          </w:rPr>
          <w:tab/>
          <w:delText>1-3</w:delText>
        </w:r>
      </w:del>
    </w:p>
    <w:p w:rsidR="00D7332C" w:rsidRPr="00AC2ADB" w:rsidDel="00AC2ADB" w:rsidRDefault="00372B98">
      <w:pPr>
        <w:pStyle w:val="TOC3"/>
        <w:tabs>
          <w:tab w:val="left" w:pos="1320"/>
          <w:tab w:val="right" w:leader="dot" w:pos="9350"/>
        </w:tabs>
        <w:rPr>
          <w:del w:id="3021" w:author="Vilson Lu" w:date="2014-08-22T06:40:00Z"/>
          <w:rFonts w:eastAsiaTheme="minorEastAsia"/>
          <w:noProof/>
          <w:sz w:val="22"/>
          <w:szCs w:val="22"/>
        </w:rPr>
      </w:pPr>
      <w:del w:id="3022" w:author="Vilson Lu" w:date="2014-08-22T06:40:00Z">
        <w:r w:rsidRPr="00372B98">
          <w:rPr>
            <w:rPrChange w:id="3023" w:author="Vilson Lu" w:date="2014-08-22T06:41:00Z">
              <w:rPr>
                <w:rStyle w:val="Hyperlink"/>
                <w:noProof/>
                <w:sz w:val="20"/>
                <w:szCs w:val="20"/>
              </w:rPr>
            </w:rPrChange>
          </w:rPr>
          <w:delText>1.5.8</w:delText>
        </w:r>
        <w:r w:rsidRPr="00372B98">
          <w:rPr>
            <w:rFonts w:eastAsiaTheme="minorEastAsia"/>
            <w:noProof/>
            <w:sz w:val="22"/>
            <w:szCs w:val="22"/>
            <w:rPrChange w:id="3024" w:author="Vilson Lu" w:date="2014-08-22T06:41:00Z">
              <w:rPr>
                <w:rFonts w:eastAsiaTheme="minorEastAsia" w:cstheme="minorBidi"/>
                <w:noProof/>
                <w:color w:val="0563C1" w:themeColor="hyperlink"/>
                <w:sz w:val="22"/>
                <w:szCs w:val="22"/>
                <w:u w:val="single"/>
              </w:rPr>
            </w:rPrChange>
          </w:rPr>
          <w:tab/>
        </w:r>
        <w:r w:rsidRPr="00372B98">
          <w:rPr>
            <w:rPrChange w:id="3025" w:author="Vilson Lu" w:date="2014-08-22T06:41:00Z">
              <w:rPr>
                <w:rStyle w:val="Hyperlink"/>
                <w:noProof/>
                <w:sz w:val="20"/>
                <w:szCs w:val="20"/>
              </w:rPr>
            </w:rPrChange>
          </w:rPr>
          <w:delText>System Evaluation</w:delText>
        </w:r>
        <w:r w:rsidR="00D7332C" w:rsidRPr="00AC2ADB" w:rsidDel="00AC2ADB">
          <w:rPr>
            <w:noProof/>
            <w:webHidden/>
          </w:rPr>
          <w:tab/>
          <w:delText>1-3</w:delText>
        </w:r>
      </w:del>
    </w:p>
    <w:p w:rsidR="00D7332C" w:rsidRPr="00AC2ADB" w:rsidDel="00AC2ADB" w:rsidRDefault="00372B98">
      <w:pPr>
        <w:pStyle w:val="TOC3"/>
        <w:tabs>
          <w:tab w:val="left" w:pos="1320"/>
          <w:tab w:val="right" w:leader="dot" w:pos="9350"/>
        </w:tabs>
        <w:rPr>
          <w:del w:id="3026" w:author="Vilson Lu" w:date="2014-08-22T06:40:00Z"/>
          <w:rFonts w:eastAsiaTheme="minorEastAsia"/>
          <w:noProof/>
          <w:sz w:val="22"/>
          <w:szCs w:val="22"/>
        </w:rPr>
      </w:pPr>
      <w:del w:id="3027" w:author="Vilson Lu" w:date="2014-08-22T06:40:00Z">
        <w:r w:rsidRPr="00372B98">
          <w:rPr>
            <w:rPrChange w:id="3028" w:author="Vilson Lu" w:date="2014-08-22T06:41:00Z">
              <w:rPr>
                <w:rStyle w:val="Hyperlink"/>
                <w:noProof/>
                <w:sz w:val="20"/>
                <w:szCs w:val="20"/>
              </w:rPr>
            </w:rPrChange>
          </w:rPr>
          <w:delText>1.5.9</w:delText>
        </w:r>
        <w:r w:rsidRPr="00372B98">
          <w:rPr>
            <w:rFonts w:eastAsiaTheme="minorEastAsia"/>
            <w:noProof/>
            <w:sz w:val="22"/>
            <w:szCs w:val="22"/>
            <w:rPrChange w:id="3029" w:author="Vilson Lu" w:date="2014-08-22T06:41:00Z">
              <w:rPr>
                <w:rFonts w:eastAsiaTheme="minorEastAsia" w:cstheme="minorBidi"/>
                <w:noProof/>
                <w:color w:val="0563C1" w:themeColor="hyperlink"/>
                <w:sz w:val="22"/>
                <w:szCs w:val="22"/>
                <w:u w:val="single"/>
              </w:rPr>
            </w:rPrChange>
          </w:rPr>
          <w:tab/>
        </w:r>
        <w:r w:rsidRPr="00372B98">
          <w:rPr>
            <w:rPrChange w:id="3030" w:author="Vilson Lu" w:date="2014-08-22T06:41:00Z">
              <w:rPr>
                <w:rStyle w:val="Hyperlink"/>
                <w:noProof/>
                <w:sz w:val="20"/>
                <w:szCs w:val="20"/>
              </w:rPr>
            </w:rPrChange>
          </w:rPr>
          <w:delText>Documentation</w:delText>
        </w:r>
        <w:r w:rsidR="00D7332C" w:rsidRPr="00AC2ADB" w:rsidDel="00AC2ADB">
          <w:rPr>
            <w:noProof/>
            <w:webHidden/>
          </w:rPr>
          <w:tab/>
          <w:delText>1-3</w:delText>
        </w:r>
      </w:del>
    </w:p>
    <w:p w:rsidR="00D7332C" w:rsidRPr="00AC2ADB" w:rsidDel="00AC2ADB" w:rsidRDefault="00372B98">
      <w:pPr>
        <w:pStyle w:val="TOC3"/>
        <w:tabs>
          <w:tab w:val="left" w:pos="1540"/>
          <w:tab w:val="right" w:leader="dot" w:pos="9350"/>
        </w:tabs>
        <w:rPr>
          <w:del w:id="3031" w:author="Vilson Lu" w:date="2014-08-22T06:40:00Z"/>
          <w:rFonts w:eastAsiaTheme="minorEastAsia"/>
          <w:noProof/>
          <w:sz w:val="22"/>
          <w:szCs w:val="22"/>
        </w:rPr>
      </w:pPr>
      <w:del w:id="3032" w:author="Vilson Lu" w:date="2014-08-22T06:40:00Z">
        <w:r w:rsidRPr="00372B98">
          <w:rPr>
            <w:rPrChange w:id="3033" w:author="Vilson Lu" w:date="2014-08-22T06:41:00Z">
              <w:rPr>
                <w:rStyle w:val="Hyperlink"/>
                <w:noProof/>
                <w:sz w:val="20"/>
                <w:szCs w:val="20"/>
              </w:rPr>
            </w:rPrChange>
          </w:rPr>
          <w:delText>1.5.10</w:delText>
        </w:r>
        <w:r w:rsidRPr="00372B98">
          <w:rPr>
            <w:rFonts w:eastAsiaTheme="minorEastAsia"/>
            <w:noProof/>
            <w:sz w:val="22"/>
            <w:szCs w:val="22"/>
            <w:rPrChange w:id="3034" w:author="Vilson Lu" w:date="2014-08-22T06:41:00Z">
              <w:rPr>
                <w:rFonts w:eastAsiaTheme="minorEastAsia" w:cstheme="minorBidi"/>
                <w:noProof/>
                <w:color w:val="0563C1" w:themeColor="hyperlink"/>
                <w:sz w:val="22"/>
                <w:szCs w:val="22"/>
                <w:u w:val="single"/>
              </w:rPr>
            </w:rPrChange>
          </w:rPr>
          <w:tab/>
        </w:r>
        <w:r w:rsidRPr="00372B98">
          <w:rPr>
            <w:rPrChange w:id="3035" w:author="Vilson Lu" w:date="2014-08-22T06:41:00Z">
              <w:rPr>
                <w:rStyle w:val="Hyperlink"/>
                <w:noProof/>
                <w:sz w:val="20"/>
                <w:szCs w:val="20"/>
              </w:rPr>
            </w:rPrChange>
          </w:rPr>
          <w:delText>Calendar of Activities</w:delText>
        </w:r>
        <w:r w:rsidR="00D7332C" w:rsidRPr="00AC2ADB" w:rsidDel="00AC2ADB">
          <w:rPr>
            <w:noProof/>
            <w:webHidden/>
          </w:rPr>
          <w:tab/>
          <w:delText>1-5</w:delText>
        </w:r>
      </w:del>
    </w:p>
    <w:p w:rsidR="00D7332C" w:rsidRPr="00AC2ADB" w:rsidDel="00AC2ADB" w:rsidRDefault="00372B98">
      <w:pPr>
        <w:pStyle w:val="TOC1"/>
        <w:tabs>
          <w:tab w:val="left" w:pos="660"/>
          <w:tab w:val="right" w:leader="dot" w:pos="9350"/>
        </w:tabs>
        <w:rPr>
          <w:del w:id="3036" w:author="Vilson Lu" w:date="2014-08-22T06:40:00Z"/>
          <w:rFonts w:eastAsiaTheme="minorEastAsia"/>
          <w:noProof/>
          <w:sz w:val="22"/>
          <w:szCs w:val="22"/>
        </w:rPr>
      </w:pPr>
      <w:del w:id="3037" w:author="Vilson Lu" w:date="2014-08-22T06:40:00Z">
        <w:r w:rsidRPr="00372B98">
          <w:rPr>
            <w:rPrChange w:id="3038" w:author="Vilson Lu" w:date="2014-08-22T06:41:00Z">
              <w:rPr>
                <w:rStyle w:val="Hyperlink"/>
                <w:noProof/>
                <w:sz w:val="20"/>
                <w:szCs w:val="20"/>
              </w:rPr>
            </w:rPrChange>
          </w:rPr>
          <w:lastRenderedPageBreak/>
          <w:delText>2.0</w:delText>
        </w:r>
        <w:r w:rsidRPr="00372B98">
          <w:rPr>
            <w:rFonts w:eastAsiaTheme="minorEastAsia"/>
            <w:noProof/>
            <w:sz w:val="22"/>
            <w:szCs w:val="22"/>
            <w:rPrChange w:id="3039" w:author="Vilson Lu" w:date="2014-08-22T06:41:00Z">
              <w:rPr>
                <w:rFonts w:eastAsiaTheme="minorEastAsia" w:cstheme="minorBidi"/>
                <w:noProof/>
                <w:color w:val="0563C1" w:themeColor="hyperlink"/>
                <w:sz w:val="22"/>
                <w:szCs w:val="22"/>
                <w:u w:val="single"/>
              </w:rPr>
            </w:rPrChange>
          </w:rPr>
          <w:tab/>
        </w:r>
        <w:r w:rsidRPr="00372B98">
          <w:rPr>
            <w:rPrChange w:id="3040" w:author="Vilson Lu" w:date="2014-08-22T06:41:00Z">
              <w:rPr>
                <w:rStyle w:val="Hyperlink"/>
                <w:noProof/>
                <w:sz w:val="20"/>
                <w:szCs w:val="20"/>
              </w:rPr>
            </w:rPrChange>
          </w:rPr>
          <w:delText>Review of Related Works</w:delText>
        </w:r>
        <w:r w:rsidR="00D7332C" w:rsidRPr="00AC2ADB" w:rsidDel="00AC2ADB">
          <w:rPr>
            <w:noProof/>
            <w:webHidden/>
          </w:rPr>
          <w:tab/>
          <w:delText>2-1</w:delText>
        </w:r>
      </w:del>
    </w:p>
    <w:p w:rsidR="00D7332C" w:rsidRPr="00AC2ADB" w:rsidDel="00AC2ADB" w:rsidRDefault="00372B98">
      <w:pPr>
        <w:pStyle w:val="TOC1"/>
        <w:tabs>
          <w:tab w:val="left" w:pos="660"/>
          <w:tab w:val="right" w:leader="dot" w:pos="9350"/>
        </w:tabs>
        <w:rPr>
          <w:del w:id="3041" w:author="Vilson Lu" w:date="2014-08-22T06:40:00Z"/>
          <w:rFonts w:eastAsiaTheme="minorEastAsia"/>
          <w:noProof/>
          <w:sz w:val="22"/>
          <w:szCs w:val="22"/>
        </w:rPr>
      </w:pPr>
      <w:del w:id="3042" w:author="Vilson Lu" w:date="2014-08-22T06:40:00Z">
        <w:r w:rsidRPr="00372B98">
          <w:rPr>
            <w:rPrChange w:id="3043" w:author="Vilson Lu" w:date="2014-08-22T06:41:00Z">
              <w:rPr>
                <w:rStyle w:val="Hyperlink"/>
                <w:noProof/>
                <w:sz w:val="20"/>
                <w:szCs w:val="20"/>
              </w:rPr>
            </w:rPrChange>
          </w:rPr>
          <w:delText>3.0</w:delText>
        </w:r>
        <w:r w:rsidRPr="00372B98">
          <w:rPr>
            <w:rFonts w:eastAsiaTheme="minorEastAsia"/>
            <w:noProof/>
            <w:sz w:val="22"/>
            <w:szCs w:val="22"/>
            <w:rPrChange w:id="3044" w:author="Vilson Lu" w:date="2014-08-22T06:41:00Z">
              <w:rPr>
                <w:rFonts w:eastAsiaTheme="minorEastAsia" w:cstheme="minorBidi"/>
                <w:noProof/>
                <w:color w:val="0563C1" w:themeColor="hyperlink"/>
                <w:sz w:val="22"/>
                <w:szCs w:val="22"/>
                <w:u w:val="single"/>
              </w:rPr>
            </w:rPrChange>
          </w:rPr>
          <w:tab/>
        </w:r>
        <w:r w:rsidRPr="00372B98">
          <w:rPr>
            <w:rPrChange w:id="3045" w:author="Vilson Lu" w:date="2014-08-22T06:41:00Z">
              <w:rPr>
                <w:rStyle w:val="Hyperlink"/>
                <w:noProof/>
                <w:sz w:val="20"/>
                <w:szCs w:val="20"/>
              </w:rPr>
            </w:rPrChange>
          </w:rPr>
          <w:delText>Theoretical Framework</w:delText>
        </w:r>
        <w:r w:rsidR="00D7332C" w:rsidRPr="00AC2ADB" w:rsidDel="00AC2ADB">
          <w:rPr>
            <w:noProof/>
            <w:webHidden/>
          </w:rPr>
          <w:tab/>
          <w:delText>3-1</w:delText>
        </w:r>
      </w:del>
    </w:p>
    <w:p w:rsidR="00D7332C" w:rsidRPr="00AC2ADB" w:rsidDel="00AC2ADB" w:rsidRDefault="00372B98">
      <w:pPr>
        <w:pStyle w:val="TOC1"/>
        <w:tabs>
          <w:tab w:val="left" w:pos="660"/>
          <w:tab w:val="right" w:leader="dot" w:pos="9350"/>
        </w:tabs>
        <w:rPr>
          <w:del w:id="3046" w:author="Vilson Lu" w:date="2014-08-22T06:40:00Z"/>
          <w:rFonts w:eastAsiaTheme="minorEastAsia"/>
          <w:noProof/>
          <w:sz w:val="22"/>
          <w:szCs w:val="22"/>
        </w:rPr>
      </w:pPr>
      <w:del w:id="3047" w:author="Vilson Lu" w:date="2014-08-22T06:40:00Z">
        <w:r w:rsidRPr="00372B98">
          <w:rPr>
            <w:rPrChange w:id="3048" w:author="Vilson Lu" w:date="2014-08-22T06:41:00Z">
              <w:rPr>
                <w:rStyle w:val="Hyperlink"/>
                <w:noProof/>
                <w:sz w:val="20"/>
                <w:szCs w:val="20"/>
              </w:rPr>
            </w:rPrChange>
          </w:rPr>
          <w:delText>4.0</w:delText>
        </w:r>
        <w:r w:rsidRPr="00372B98">
          <w:rPr>
            <w:rFonts w:eastAsiaTheme="minorEastAsia"/>
            <w:noProof/>
            <w:sz w:val="22"/>
            <w:szCs w:val="22"/>
            <w:rPrChange w:id="3049" w:author="Vilson Lu" w:date="2014-08-22T06:41:00Z">
              <w:rPr>
                <w:rFonts w:eastAsiaTheme="minorEastAsia" w:cstheme="minorBidi"/>
                <w:noProof/>
                <w:color w:val="0563C1" w:themeColor="hyperlink"/>
                <w:sz w:val="22"/>
                <w:szCs w:val="22"/>
                <w:u w:val="single"/>
              </w:rPr>
            </w:rPrChange>
          </w:rPr>
          <w:tab/>
        </w:r>
        <w:r w:rsidRPr="00372B98">
          <w:rPr>
            <w:rPrChange w:id="3050" w:author="Vilson Lu" w:date="2014-08-22T06:41:00Z">
              <w:rPr>
                <w:rStyle w:val="Hyperlink"/>
                <w:noProof/>
                <w:sz w:val="20"/>
                <w:szCs w:val="20"/>
              </w:rPr>
            </w:rPrChange>
          </w:rPr>
          <w:delText>The System</w:delText>
        </w:r>
        <w:r w:rsidR="00D7332C" w:rsidRPr="00AC2ADB" w:rsidDel="00AC2ADB">
          <w:rPr>
            <w:noProof/>
            <w:webHidden/>
          </w:rPr>
          <w:tab/>
          <w:delText>4-1</w:delText>
        </w:r>
      </w:del>
    </w:p>
    <w:p w:rsidR="00D7332C" w:rsidRPr="00AC2ADB" w:rsidDel="00AC2ADB" w:rsidRDefault="00372B98">
      <w:pPr>
        <w:pStyle w:val="TOC2"/>
        <w:tabs>
          <w:tab w:val="left" w:pos="880"/>
          <w:tab w:val="right" w:leader="dot" w:pos="9350"/>
        </w:tabs>
        <w:rPr>
          <w:del w:id="3051" w:author="Vilson Lu" w:date="2014-08-22T06:40:00Z"/>
          <w:rFonts w:eastAsiaTheme="minorEastAsia"/>
          <w:noProof/>
          <w:sz w:val="22"/>
          <w:szCs w:val="22"/>
        </w:rPr>
      </w:pPr>
      <w:del w:id="3052" w:author="Vilson Lu" w:date="2014-08-22T06:40:00Z">
        <w:r w:rsidRPr="00372B98">
          <w:rPr>
            <w:rPrChange w:id="3053" w:author="Vilson Lu" w:date="2014-08-22T06:41:00Z">
              <w:rPr>
                <w:rStyle w:val="Hyperlink"/>
                <w:noProof/>
                <w:sz w:val="20"/>
                <w:szCs w:val="20"/>
              </w:rPr>
            </w:rPrChange>
          </w:rPr>
          <w:delText>4.1</w:delText>
        </w:r>
        <w:r w:rsidRPr="00372B98">
          <w:rPr>
            <w:rFonts w:eastAsiaTheme="minorEastAsia"/>
            <w:noProof/>
            <w:sz w:val="22"/>
            <w:szCs w:val="22"/>
            <w:rPrChange w:id="3054" w:author="Vilson Lu" w:date="2014-08-22T06:41:00Z">
              <w:rPr>
                <w:rFonts w:eastAsiaTheme="minorEastAsia" w:cstheme="minorBidi"/>
                <w:noProof/>
                <w:color w:val="0563C1" w:themeColor="hyperlink"/>
                <w:sz w:val="22"/>
                <w:szCs w:val="22"/>
                <w:u w:val="single"/>
              </w:rPr>
            </w:rPrChange>
          </w:rPr>
          <w:tab/>
        </w:r>
        <w:r w:rsidRPr="00372B98">
          <w:rPr>
            <w:rPrChange w:id="3055" w:author="Vilson Lu" w:date="2014-08-22T06:41:00Z">
              <w:rPr>
                <w:rStyle w:val="Hyperlink"/>
                <w:noProof/>
                <w:sz w:val="20"/>
                <w:szCs w:val="20"/>
              </w:rPr>
            </w:rPrChange>
          </w:rPr>
          <w:delText>System Overview</w:delText>
        </w:r>
        <w:r w:rsidR="00D7332C" w:rsidRPr="00AC2ADB" w:rsidDel="00AC2ADB">
          <w:rPr>
            <w:noProof/>
            <w:webHidden/>
          </w:rPr>
          <w:tab/>
          <w:delText>4-1</w:delText>
        </w:r>
      </w:del>
    </w:p>
    <w:p w:rsidR="00D7332C" w:rsidRPr="00AC2ADB" w:rsidDel="00AC2ADB" w:rsidRDefault="00372B98">
      <w:pPr>
        <w:pStyle w:val="TOC1"/>
        <w:tabs>
          <w:tab w:val="left" w:pos="660"/>
          <w:tab w:val="right" w:leader="dot" w:pos="9350"/>
        </w:tabs>
        <w:rPr>
          <w:del w:id="3056" w:author="Vilson Lu" w:date="2014-08-22T06:40:00Z"/>
          <w:rFonts w:eastAsiaTheme="minorEastAsia"/>
          <w:noProof/>
          <w:sz w:val="22"/>
          <w:szCs w:val="22"/>
        </w:rPr>
      </w:pPr>
      <w:del w:id="3057" w:author="Vilson Lu" w:date="2014-08-22T06:40:00Z">
        <w:r w:rsidRPr="00372B98">
          <w:rPr>
            <w:rPrChange w:id="3058" w:author="Vilson Lu" w:date="2014-08-22T06:41:00Z">
              <w:rPr>
                <w:rStyle w:val="Hyperlink"/>
                <w:noProof/>
                <w:sz w:val="20"/>
                <w:szCs w:val="20"/>
              </w:rPr>
            </w:rPrChange>
          </w:rPr>
          <w:delText>5.0</w:delText>
        </w:r>
        <w:r w:rsidRPr="00372B98">
          <w:rPr>
            <w:rFonts w:eastAsiaTheme="minorEastAsia"/>
            <w:noProof/>
            <w:sz w:val="22"/>
            <w:szCs w:val="22"/>
            <w:rPrChange w:id="3059" w:author="Vilson Lu" w:date="2014-08-22T06:41:00Z">
              <w:rPr>
                <w:rFonts w:eastAsiaTheme="minorEastAsia" w:cstheme="minorBidi"/>
                <w:noProof/>
                <w:color w:val="0563C1" w:themeColor="hyperlink"/>
                <w:sz w:val="22"/>
                <w:szCs w:val="22"/>
                <w:u w:val="single"/>
              </w:rPr>
            </w:rPrChange>
          </w:rPr>
          <w:tab/>
        </w:r>
        <w:r w:rsidRPr="00372B98">
          <w:rPr>
            <w:rPrChange w:id="3060" w:author="Vilson Lu" w:date="2014-08-22T06:41:00Z">
              <w:rPr>
                <w:rStyle w:val="Hyperlink"/>
                <w:noProof/>
                <w:sz w:val="20"/>
                <w:szCs w:val="20"/>
              </w:rPr>
            </w:rPrChange>
          </w:rPr>
          <w:delText>References</w:delText>
        </w:r>
        <w:r w:rsidR="00D7332C" w:rsidRPr="00AC2ADB" w:rsidDel="00AC2ADB">
          <w:rPr>
            <w:noProof/>
            <w:webHidden/>
          </w:rPr>
          <w:tab/>
          <w:delText>5-1</w:delText>
        </w:r>
      </w:del>
    </w:p>
    <w:p w:rsidR="004B7EB2" w:rsidRPr="00E45CE0" w:rsidRDefault="00372B98" w:rsidP="004B7EB2">
      <w:pPr>
        <w:pStyle w:val="TOCHeading1"/>
      </w:pPr>
      <w:r w:rsidRPr="00372B98">
        <w:rPr>
          <w:b w:val="0"/>
          <w:rPrChange w:id="3061" w:author="Vilson Lu" w:date="2014-08-22T06:41:00Z">
            <w:rPr>
              <w:b w:val="0"/>
              <w:color w:val="0563C1" w:themeColor="hyperlink"/>
              <w:sz w:val="20"/>
              <w:szCs w:val="20"/>
              <w:u w:val="single"/>
            </w:rPr>
          </w:rPrChange>
        </w:rPr>
        <w:fldChar w:fldCharType="end"/>
      </w:r>
    </w:p>
    <w:p w:rsidR="004B7EB2" w:rsidRPr="00E45CE0" w:rsidRDefault="004B7EB2">
      <w:pPr>
        <w:pStyle w:val="Content2"/>
        <w:sectPr w:rsidR="004B7EB2" w:rsidRPr="00E45CE0" w:rsidSect="004B7EB2">
          <w:pgSz w:w="12240" w:h="15840"/>
          <w:pgMar w:top="1440" w:right="1440" w:bottom="1440" w:left="1440" w:header="720" w:footer="720" w:gutter="0"/>
          <w:pgNumType w:start="1"/>
          <w:cols w:space="720"/>
          <w:docGrid w:linePitch="360"/>
        </w:sectPr>
      </w:pPr>
    </w:p>
    <w:p w:rsidR="004B7EB2" w:rsidRPr="00E45CE0" w:rsidRDefault="004B7EB2" w:rsidP="004B7EB2">
      <w:pPr>
        <w:pStyle w:val="TOCHeading1"/>
      </w:pPr>
      <w:r w:rsidRPr="00E45CE0">
        <w:lastRenderedPageBreak/>
        <w:t>List of Tables</w:t>
      </w:r>
    </w:p>
    <w:p w:rsidR="00D7332C" w:rsidRPr="00E45CE0" w:rsidRDefault="00D7332C" w:rsidP="004B7EB2">
      <w:pPr>
        <w:pStyle w:val="TOCHeading1"/>
      </w:pPr>
    </w:p>
    <w:p w:rsidR="00BA6627" w:rsidRDefault="00372B98">
      <w:pPr>
        <w:pStyle w:val="TableofFigures"/>
        <w:tabs>
          <w:tab w:val="right" w:leader="dot" w:pos="9350"/>
        </w:tabs>
        <w:rPr>
          <w:ins w:id="3062" w:author="Vilson Lu" w:date="2014-08-22T16:49:00Z"/>
          <w:rFonts w:asciiTheme="minorHAnsi" w:eastAsiaTheme="minorEastAsia" w:hAnsiTheme="minorHAnsi" w:cstheme="minorBidi"/>
          <w:noProof/>
          <w:sz w:val="22"/>
          <w:szCs w:val="22"/>
          <w:lang w:val="en-PH" w:eastAsia="zh-CN"/>
        </w:rPr>
      </w:pPr>
      <w:r w:rsidRPr="00E45CE0">
        <w:fldChar w:fldCharType="begin"/>
      </w:r>
      <w:r w:rsidR="004B7EB2" w:rsidRPr="00E45CE0">
        <w:instrText xml:space="preserve"> TOC \h \z \c "Table" </w:instrText>
      </w:r>
      <w:r w:rsidRPr="00E45CE0">
        <w:fldChar w:fldCharType="separate"/>
      </w:r>
      <w:ins w:id="3063" w:author="Vilson Lu" w:date="2014-08-22T16:49:00Z">
        <w:r w:rsidRPr="003D581D">
          <w:rPr>
            <w:rStyle w:val="Hyperlink"/>
            <w:noProof/>
          </w:rPr>
          <w:fldChar w:fldCharType="begin"/>
        </w:r>
        <w:r w:rsidR="00BA6627">
          <w:rPr>
            <w:noProof/>
          </w:rPr>
          <w:instrText>HYPERLINK \l "_Toc396489861"</w:instrText>
        </w:r>
        <w:r w:rsidRPr="003D581D">
          <w:rPr>
            <w:rStyle w:val="Hyperlink"/>
            <w:noProof/>
          </w:rPr>
          <w:fldChar w:fldCharType="separate"/>
        </w:r>
        <w:r w:rsidR="00BA6627" w:rsidRPr="003D581D">
          <w:rPr>
            <w:rStyle w:val="Hyperlink"/>
            <w:noProof/>
          </w:rPr>
          <w:t>Table 1</w:t>
        </w:r>
        <w:r w:rsidR="00BA6627" w:rsidRPr="003D581D">
          <w:rPr>
            <w:rStyle w:val="Hyperlink"/>
            <w:noProof/>
          </w:rPr>
          <w:noBreakHyphen/>
          <w:t>1. Timetable of Activities (April 2014 - April 2015)</w:t>
        </w:r>
        <w:r w:rsidR="00BA6627">
          <w:rPr>
            <w:noProof/>
            <w:webHidden/>
          </w:rPr>
          <w:tab/>
        </w:r>
        <w:r>
          <w:rPr>
            <w:noProof/>
            <w:webHidden/>
          </w:rPr>
          <w:fldChar w:fldCharType="begin"/>
        </w:r>
        <w:r w:rsidR="00BA6627">
          <w:rPr>
            <w:noProof/>
            <w:webHidden/>
          </w:rPr>
          <w:instrText xml:space="preserve"> PAGEREF _Toc396489861 \h </w:instrText>
        </w:r>
      </w:ins>
      <w:r>
        <w:rPr>
          <w:noProof/>
          <w:webHidden/>
        </w:rPr>
      </w:r>
      <w:r>
        <w:rPr>
          <w:noProof/>
          <w:webHidden/>
        </w:rPr>
        <w:fldChar w:fldCharType="separate"/>
      </w:r>
      <w:ins w:id="3064" w:author="Vilson Lu" w:date="2014-08-22T16:55:00Z">
        <w:r w:rsidR="003160F5">
          <w:rPr>
            <w:noProof/>
            <w:webHidden/>
          </w:rPr>
          <w:t>1-7</w:t>
        </w:r>
      </w:ins>
      <w:ins w:id="3065"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066" w:author="Vilson Lu" w:date="2014-08-22T16:49:00Z"/>
          <w:rFonts w:asciiTheme="minorHAnsi" w:eastAsiaTheme="minorEastAsia" w:hAnsiTheme="minorHAnsi" w:cstheme="minorBidi"/>
          <w:noProof/>
          <w:sz w:val="22"/>
          <w:szCs w:val="22"/>
          <w:lang w:val="en-PH" w:eastAsia="zh-CN"/>
        </w:rPr>
      </w:pPr>
      <w:ins w:id="3067" w:author="Vilson Lu" w:date="2014-08-22T16:49:00Z">
        <w:r w:rsidRPr="003D581D">
          <w:rPr>
            <w:rStyle w:val="Hyperlink"/>
            <w:noProof/>
          </w:rPr>
          <w:fldChar w:fldCharType="begin"/>
        </w:r>
        <w:r w:rsidR="00BA6627">
          <w:rPr>
            <w:noProof/>
          </w:rPr>
          <w:instrText>HYPERLINK \l "_Toc396489862"</w:instrText>
        </w:r>
        <w:r w:rsidRPr="003D581D">
          <w:rPr>
            <w:rStyle w:val="Hyperlink"/>
            <w:noProof/>
          </w:rPr>
          <w:fldChar w:fldCharType="separate"/>
        </w:r>
        <w:r w:rsidR="00BA6627" w:rsidRPr="003D581D">
          <w:rPr>
            <w:rStyle w:val="Hyperlink"/>
            <w:noProof/>
          </w:rPr>
          <w:t>Table 2</w:t>
        </w:r>
        <w:r w:rsidR="00BA6627" w:rsidRPr="003D581D">
          <w:rPr>
            <w:rStyle w:val="Hyperlink"/>
            <w:noProof/>
          </w:rPr>
          <w:noBreakHyphen/>
          <w:t>1. Summary of Reviewed Information Extraction Systems</w:t>
        </w:r>
        <w:r w:rsidR="00BA6627">
          <w:rPr>
            <w:noProof/>
            <w:webHidden/>
          </w:rPr>
          <w:tab/>
        </w:r>
        <w:r>
          <w:rPr>
            <w:noProof/>
            <w:webHidden/>
          </w:rPr>
          <w:fldChar w:fldCharType="begin"/>
        </w:r>
        <w:r w:rsidR="00BA6627">
          <w:rPr>
            <w:noProof/>
            <w:webHidden/>
          </w:rPr>
          <w:instrText xml:space="preserve"> PAGEREF _Toc396489862 \h </w:instrText>
        </w:r>
      </w:ins>
      <w:r>
        <w:rPr>
          <w:noProof/>
          <w:webHidden/>
        </w:rPr>
      </w:r>
      <w:r>
        <w:rPr>
          <w:noProof/>
          <w:webHidden/>
        </w:rPr>
        <w:fldChar w:fldCharType="separate"/>
      </w:r>
      <w:ins w:id="3068" w:author="Vilson Lu" w:date="2014-08-22T16:55:00Z">
        <w:r w:rsidR="003160F5">
          <w:rPr>
            <w:noProof/>
            <w:webHidden/>
          </w:rPr>
          <w:t>2-8</w:t>
        </w:r>
      </w:ins>
      <w:ins w:id="3069"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070" w:author="Vilson Lu" w:date="2014-08-22T16:49:00Z"/>
          <w:rFonts w:asciiTheme="minorHAnsi" w:eastAsiaTheme="minorEastAsia" w:hAnsiTheme="minorHAnsi" w:cstheme="minorBidi"/>
          <w:noProof/>
          <w:sz w:val="22"/>
          <w:szCs w:val="22"/>
          <w:lang w:val="en-PH" w:eastAsia="zh-CN"/>
        </w:rPr>
      </w:pPr>
      <w:ins w:id="3071" w:author="Vilson Lu" w:date="2014-08-22T16:49:00Z">
        <w:r w:rsidRPr="003D581D">
          <w:rPr>
            <w:rStyle w:val="Hyperlink"/>
            <w:noProof/>
          </w:rPr>
          <w:fldChar w:fldCharType="begin"/>
        </w:r>
        <w:r w:rsidR="00BA6627">
          <w:rPr>
            <w:noProof/>
          </w:rPr>
          <w:instrText>HYPERLINK \l "_Toc396489863"</w:instrText>
        </w:r>
        <w:r w:rsidRPr="003D581D">
          <w:rPr>
            <w:rStyle w:val="Hyperlink"/>
            <w:noProof/>
          </w:rPr>
          <w:fldChar w:fldCharType="separate"/>
        </w:r>
        <w:r w:rsidR="00BA6627" w:rsidRPr="003D581D">
          <w:rPr>
            <w:rStyle w:val="Hyperlink"/>
            <w:noProof/>
          </w:rPr>
          <w:t>Table 2</w:t>
        </w:r>
        <w:r w:rsidR="00BA6627" w:rsidRPr="003D581D">
          <w:rPr>
            <w:rStyle w:val="Hyperlink"/>
            <w:noProof/>
          </w:rPr>
          <w:noBreakHyphen/>
          <w:t>2. Tweet Categories</w:t>
        </w:r>
        <w:r w:rsidR="00BA6627">
          <w:rPr>
            <w:noProof/>
            <w:webHidden/>
          </w:rPr>
          <w:tab/>
        </w:r>
        <w:r>
          <w:rPr>
            <w:noProof/>
            <w:webHidden/>
          </w:rPr>
          <w:fldChar w:fldCharType="begin"/>
        </w:r>
        <w:r w:rsidR="00BA6627">
          <w:rPr>
            <w:noProof/>
            <w:webHidden/>
          </w:rPr>
          <w:instrText xml:space="preserve"> PAGEREF _Toc396489863 \h </w:instrText>
        </w:r>
      </w:ins>
      <w:r>
        <w:rPr>
          <w:noProof/>
          <w:webHidden/>
        </w:rPr>
      </w:r>
      <w:r>
        <w:rPr>
          <w:noProof/>
          <w:webHidden/>
        </w:rPr>
        <w:fldChar w:fldCharType="separate"/>
      </w:r>
      <w:ins w:id="3072" w:author="Vilson Lu" w:date="2014-08-22T16:55:00Z">
        <w:r w:rsidR="003160F5">
          <w:rPr>
            <w:noProof/>
            <w:webHidden/>
          </w:rPr>
          <w:t>2-11</w:t>
        </w:r>
      </w:ins>
      <w:ins w:id="3073"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074" w:author="Vilson Lu" w:date="2014-08-22T16:49:00Z"/>
          <w:rFonts w:asciiTheme="minorHAnsi" w:eastAsiaTheme="minorEastAsia" w:hAnsiTheme="minorHAnsi" w:cstheme="minorBidi"/>
          <w:noProof/>
          <w:sz w:val="22"/>
          <w:szCs w:val="22"/>
          <w:lang w:val="en-PH" w:eastAsia="zh-CN"/>
        </w:rPr>
      </w:pPr>
      <w:ins w:id="3075" w:author="Vilson Lu" w:date="2014-08-22T16:49:00Z">
        <w:r w:rsidRPr="003D581D">
          <w:rPr>
            <w:rStyle w:val="Hyperlink"/>
            <w:noProof/>
          </w:rPr>
          <w:fldChar w:fldCharType="begin"/>
        </w:r>
        <w:r w:rsidR="00BA6627">
          <w:rPr>
            <w:noProof/>
          </w:rPr>
          <w:instrText>HYPERLINK \l "_Toc396489864"</w:instrText>
        </w:r>
        <w:r w:rsidRPr="003D581D">
          <w:rPr>
            <w:rStyle w:val="Hyperlink"/>
            <w:noProof/>
          </w:rPr>
          <w:fldChar w:fldCharType="separate"/>
        </w:r>
        <w:r w:rsidR="00BA6627" w:rsidRPr="003D581D">
          <w:rPr>
            <w:rStyle w:val="Hyperlink"/>
            <w:noProof/>
          </w:rPr>
          <w:t>Table 2</w:t>
        </w:r>
        <w:r w:rsidR="00BA6627" w:rsidRPr="003D581D">
          <w:rPr>
            <w:rStyle w:val="Hyperlink"/>
            <w:noProof/>
          </w:rPr>
          <w:noBreakHyphen/>
          <w:t>3. Informative Tweet Categories</w:t>
        </w:r>
        <w:r w:rsidR="00BA6627">
          <w:rPr>
            <w:noProof/>
            <w:webHidden/>
          </w:rPr>
          <w:tab/>
        </w:r>
        <w:r>
          <w:rPr>
            <w:noProof/>
            <w:webHidden/>
          </w:rPr>
          <w:fldChar w:fldCharType="begin"/>
        </w:r>
        <w:r w:rsidR="00BA6627">
          <w:rPr>
            <w:noProof/>
            <w:webHidden/>
          </w:rPr>
          <w:instrText xml:space="preserve"> PAGEREF _Toc396489864 \h </w:instrText>
        </w:r>
      </w:ins>
      <w:r>
        <w:rPr>
          <w:noProof/>
          <w:webHidden/>
        </w:rPr>
      </w:r>
      <w:r>
        <w:rPr>
          <w:noProof/>
          <w:webHidden/>
        </w:rPr>
        <w:fldChar w:fldCharType="separate"/>
      </w:r>
      <w:ins w:id="3076" w:author="Vilson Lu" w:date="2014-08-22T16:55:00Z">
        <w:r w:rsidR="003160F5">
          <w:rPr>
            <w:noProof/>
            <w:webHidden/>
          </w:rPr>
          <w:t>2-12</w:t>
        </w:r>
      </w:ins>
      <w:ins w:id="3077"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078" w:author="Vilson Lu" w:date="2014-08-22T16:49:00Z"/>
          <w:rFonts w:asciiTheme="minorHAnsi" w:eastAsiaTheme="minorEastAsia" w:hAnsiTheme="minorHAnsi" w:cstheme="minorBidi"/>
          <w:noProof/>
          <w:sz w:val="22"/>
          <w:szCs w:val="22"/>
          <w:lang w:val="en-PH" w:eastAsia="zh-CN"/>
        </w:rPr>
      </w:pPr>
      <w:ins w:id="3079" w:author="Vilson Lu" w:date="2014-08-22T16:49:00Z">
        <w:r w:rsidRPr="003D581D">
          <w:rPr>
            <w:rStyle w:val="Hyperlink"/>
            <w:noProof/>
          </w:rPr>
          <w:fldChar w:fldCharType="begin"/>
        </w:r>
        <w:r w:rsidR="00BA6627">
          <w:rPr>
            <w:noProof/>
          </w:rPr>
          <w:instrText>HYPERLINK \l "_Toc396489865"</w:instrText>
        </w:r>
        <w:r w:rsidRPr="003D581D">
          <w:rPr>
            <w:rStyle w:val="Hyperlink"/>
            <w:noProof/>
          </w:rPr>
          <w:fldChar w:fldCharType="separate"/>
        </w:r>
        <w:r w:rsidR="00BA6627" w:rsidRPr="003D581D">
          <w:rPr>
            <w:rStyle w:val="Hyperlink"/>
            <w:noProof/>
          </w:rPr>
          <w:t>Table 2</w:t>
        </w:r>
        <w:r w:rsidR="00BA6627" w:rsidRPr="003D581D">
          <w:rPr>
            <w:rStyle w:val="Hyperlink"/>
            <w:noProof/>
          </w:rPr>
          <w:noBreakHyphen/>
          <w:t>4. Extractable Information Nugget per Informative Tweet Category</w:t>
        </w:r>
        <w:r w:rsidR="00BA6627">
          <w:rPr>
            <w:noProof/>
            <w:webHidden/>
          </w:rPr>
          <w:tab/>
        </w:r>
        <w:r>
          <w:rPr>
            <w:noProof/>
            <w:webHidden/>
          </w:rPr>
          <w:fldChar w:fldCharType="begin"/>
        </w:r>
        <w:r w:rsidR="00BA6627">
          <w:rPr>
            <w:noProof/>
            <w:webHidden/>
          </w:rPr>
          <w:instrText xml:space="preserve"> PAGEREF _Toc396489865 \h </w:instrText>
        </w:r>
      </w:ins>
      <w:r>
        <w:rPr>
          <w:noProof/>
          <w:webHidden/>
        </w:rPr>
      </w:r>
      <w:r>
        <w:rPr>
          <w:noProof/>
          <w:webHidden/>
        </w:rPr>
        <w:fldChar w:fldCharType="separate"/>
      </w:r>
      <w:ins w:id="3080" w:author="Vilson Lu" w:date="2014-08-22T16:55:00Z">
        <w:r w:rsidR="003160F5">
          <w:rPr>
            <w:noProof/>
            <w:webHidden/>
          </w:rPr>
          <w:t>2-12</w:t>
        </w:r>
      </w:ins>
      <w:ins w:id="3081"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082" w:author="Vilson Lu" w:date="2014-08-22T16:49:00Z"/>
          <w:rFonts w:asciiTheme="minorHAnsi" w:eastAsiaTheme="minorEastAsia" w:hAnsiTheme="minorHAnsi" w:cstheme="minorBidi"/>
          <w:noProof/>
          <w:sz w:val="22"/>
          <w:szCs w:val="22"/>
          <w:lang w:val="en-PH" w:eastAsia="zh-CN"/>
        </w:rPr>
      </w:pPr>
      <w:ins w:id="3083" w:author="Vilson Lu" w:date="2014-08-22T16:49:00Z">
        <w:r w:rsidRPr="003D581D">
          <w:rPr>
            <w:rStyle w:val="Hyperlink"/>
            <w:noProof/>
          </w:rPr>
          <w:fldChar w:fldCharType="begin"/>
        </w:r>
        <w:r w:rsidR="00BA6627">
          <w:rPr>
            <w:noProof/>
          </w:rPr>
          <w:instrText>HYPERLINK \l "_Toc396489866"</w:instrText>
        </w:r>
        <w:r w:rsidRPr="003D581D">
          <w:rPr>
            <w:rStyle w:val="Hyperlink"/>
            <w:noProof/>
          </w:rPr>
          <w:fldChar w:fldCharType="separate"/>
        </w:r>
        <w:r w:rsidR="00BA6627" w:rsidRPr="003D581D">
          <w:rPr>
            <w:rStyle w:val="Hyperlink"/>
            <w:noProof/>
          </w:rPr>
          <w:t>Table 3</w:t>
        </w:r>
        <w:r w:rsidR="00BA6627" w:rsidRPr="003D581D">
          <w:rPr>
            <w:rStyle w:val="Hyperlink"/>
            <w:noProof/>
          </w:rPr>
          <w:noBreakHyphen/>
          <w:t>1. Examples of official government institution</w:t>
        </w:r>
        <w:r w:rsidR="00BA6627">
          <w:rPr>
            <w:noProof/>
            <w:webHidden/>
          </w:rPr>
          <w:tab/>
        </w:r>
        <w:r>
          <w:rPr>
            <w:noProof/>
            <w:webHidden/>
          </w:rPr>
          <w:fldChar w:fldCharType="begin"/>
        </w:r>
        <w:r w:rsidR="00BA6627">
          <w:rPr>
            <w:noProof/>
            <w:webHidden/>
          </w:rPr>
          <w:instrText xml:space="preserve"> PAGEREF _Toc396489866 \h </w:instrText>
        </w:r>
      </w:ins>
      <w:r>
        <w:rPr>
          <w:noProof/>
          <w:webHidden/>
        </w:rPr>
      </w:r>
      <w:r>
        <w:rPr>
          <w:noProof/>
          <w:webHidden/>
        </w:rPr>
        <w:fldChar w:fldCharType="separate"/>
      </w:r>
      <w:ins w:id="3084" w:author="Vilson Lu" w:date="2014-08-22T16:55:00Z">
        <w:r w:rsidR="003160F5">
          <w:rPr>
            <w:noProof/>
            <w:webHidden/>
          </w:rPr>
          <w:t>3-16</w:t>
        </w:r>
      </w:ins>
      <w:ins w:id="3085"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086" w:author="Vilson Lu" w:date="2014-08-22T16:49:00Z"/>
          <w:rFonts w:asciiTheme="minorHAnsi" w:eastAsiaTheme="minorEastAsia" w:hAnsiTheme="minorHAnsi" w:cstheme="minorBidi"/>
          <w:noProof/>
          <w:sz w:val="22"/>
          <w:szCs w:val="22"/>
          <w:lang w:val="en-PH" w:eastAsia="zh-CN"/>
        </w:rPr>
      </w:pPr>
      <w:ins w:id="3087" w:author="Vilson Lu" w:date="2014-08-22T16:49:00Z">
        <w:r w:rsidRPr="003D581D">
          <w:rPr>
            <w:rStyle w:val="Hyperlink"/>
            <w:noProof/>
          </w:rPr>
          <w:fldChar w:fldCharType="begin"/>
        </w:r>
        <w:r w:rsidR="00BA6627">
          <w:rPr>
            <w:noProof/>
          </w:rPr>
          <w:instrText>HYPERLINK \l "_Toc396489867"</w:instrText>
        </w:r>
        <w:r w:rsidRPr="003D581D">
          <w:rPr>
            <w:rStyle w:val="Hyperlink"/>
            <w:noProof/>
          </w:rPr>
          <w:fldChar w:fldCharType="separate"/>
        </w:r>
        <w:r w:rsidR="00BA6627" w:rsidRPr="003D581D">
          <w:rPr>
            <w:rStyle w:val="Hyperlink"/>
            <w:noProof/>
          </w:rPr>
          <w:t>Table 3</w:t>
        </w:r>
        <w:r w:rsidR="00BA6627" w:rsidRPr="003D581D">
          <w:rPr>
            <w:rStyle w:val="Hyperlink"/>
            <w:noProof/>
          </w:rPr>
          <w:noBreakHyphen/>
          <w:t>2. Examples of disaster-related tweets with extractable information</w:t>
        </w:r>
        <w:r w:rsidR="00BA6627">
          <w:rPr>
            <w:noProof/>
            <w:webHidden/>
          </w:rPr>
          <w:tab/>
        </w:r>
        <w:r>
          <w:rPr>
            <w:noProof/>
            <w:webHidden/>
          </w:rPr>
          <w:fldChar w:fldCharType="begin"/>
        </w:r>
        <w:r w:rsidR="00BA6627">
          <w:rPr>
            <w:noProof/>
            <w:webHidden/>
          </w:rPr>
          <w:instrText xml:space="preserve"> PAGEREF _Toc396489867 \h </w:instrText>
        </w:r>
      </w:ins>
      <w:r>
        <w:rPr>
          <w:noProof/>
          <w:webHidden/>
        </w:rPr>
      </w:r>
      <w:r>
        <w:rPr>
          <w:noProof/>
          <w:webHidden/>
        </w:rPr>
        <w:fldChar w:fldCharType="separate"/>
      </w:r>
      <w:ins w:id="3088" w:author="Vilson Lu" w:date="2014-08-22T16:55:00Z">
        <w:r w:rsidR="003160F5">
          <w:rPr>
            <w:noProof/>
            <w:webHidden/>
          </w:rPr>
          <w:t>3-17</w:t>
        </w:r>
      </w:ins>
      <w:ins w:id="3089"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090" w:author="Vilson Lu" w:date="2014-08-22T16:49:00Z"/>
          <w:rFonts w:asciiTheme="minorHAnsi" w:eastAsiaTheme="minorEastAsia" w:hAnsiTheme="minorHAnsi" w:cstheme="minorBidi"/>
          <w:noProof/>
          <w:sz w:val="22"/>
          <w:szCs w:val="22"/>
          <w:lang w:val="en-PH" w:eastAsia="zh-CN"/>
        </w:rPr>
      </w:pPr>
      <w:ins w:id="3091" w:author="Vilson Lu" w:date="2014-08-22T16:49:00Z">
        <w:r w:rsidRPr="003D581D">
          <w:rPr>
            <w:rStyle w:val="Hyperlink"/>
            <w:noProof/>
          </w:rPr>
          <w:fldChar w:fldCharType="begin"/>
        </w:r>
        <w:r w:rsidR="00BA6627">
          <w:rPr>
            <w:noProof/>
          </w:rPr>
          <w:instrText>HYPERLINK \l "_Toc396489868"</w:instrText>
        </w:r>
        <w:r w:rsidRPr="003D581D">
          <w:rPr>
            <w:rStyle w:val="Hyperlink"/>
            <w:noProof/>
          </w:rPr>
          <w:fldChar w:fldCharType="separate"/>
        </w:r>
        <w:r w:rsidR="00BA6627" w:rsidRPr="003D581D">
          <w:rPr>
            <w:rStyle w:val="Hyperlink"/>
            <w:noProof/>
          </w:rPr>
          <w:t>Table 3</w:t>
        </w:r>
        <w:r w:rsidR="00BA6627" w:rsidRPr="003D581D">
          <w:rPr>
            <w:rStyle w:val="Hyperlink"/>
            <w:noProof/>
          </w:rPr>
          <w:noBreakHyphen/>
          <w:t>3. Confusion Matrix (Davis and Goadrich, 2006)</w:t>
        </w:r>
        <w:r w:rsidR="00BA6627">
          <w:rPr>
            <w:noProof/>
            <w:webHidden/>
          </w:rPr>
          <w:tab/>
        </w:r>
        <w:r>
          <w:rPr>
            <w:noProof/>
            <w:webHidden/>
          </w:rPr>
          <w:fldChar w:fldCharType="begin"/>
        </w:r>
        <w:r w:rsidR="00BA6627">
          <w:rPr>
            <w:noProof/>
            <w:webHidden/>
          </w:rPr>
          <w:instrText xml:space="preserve"> PAGEREF _Toc396489868 \h </w:instrText>
        </w:r>
      </w:ins>
      <w:r>
        <w:rPr>
          <w:noProof/>
          <w:webHidden/>
        </w:rPr>
      </w:r>
      <w:r>
        <w:rPr>
          <w:noProof/>
          <w:webHidden/>
        </w:rPr>
        <w:fldChar w:fldCharType="separate"/>
      </w:r>
      <w:ins w:id="3092" w:author="Vilson Lu" w:date="2014-08-22T16:55:00Z">
        <w:r w:rsidR="003160F5">
          <w:rPr>
            <w:noProof/>
            <w:webHidden/>
          </w:rPr>
          <w:t>3-17</w:t>
        </w:r>
      </w:ins>
      <w:ins w:id="3093"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094" w:author="Vilson Lu" w:date="2014-08-22T16:49:00Z"/>
          <w:rFonts w:asciiTheme="minorHAnsi" w:eastAsiaTheme="minorEastAsia" w:hAnsiTheme="minorHAnsi" w:cstheme="minorBidi"/>
          <w:noProof/>
          <w:sz w:val="22"/>
          <w:szCs w:val="22"/>
          <w:lang w:val="en-PH" w:eastAsia="zh-CN"/>
        </w:rPr>
      </w:pPr>
      <w:ins w:id="3095" w:author="Vilson Lu" w:date="2014-08-22T16:49:00Z">
        <w:r w:rsidRPr="003D581D">
          <w:rPr>
            <w:rStyle w:val="Hyperlink"/>
            <w:noProof/>
          </w:rPr>
          <w:fldChar w:fldCharType="begin"/>
        </w:r>
        <w:r w:rsidR="00BA6627">
          <w:rPr>
            <w:noProof/>
          </w:rPr>
          <w:instrText>HYPERLINK \l "_Toc396489869"</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1. Sample Input/Output for Text Normalizer</w:t>
        </w:r>
        <w:r w:rsidR="00BA6627">
          <w:rPr>
            <w:noProof/>
            <w:webHidden/>
          </w:rPr>
          <w:tab/>
        </w:r>
        <w:r>
          <w:rPr>
            <w:noProof/>
            <w:webHidden/>
          </w:rPr>
          <w:fldChar w:fldCharType="begin"/>
        </w:r>
        <w:r w:rsidR="00BA6627">
          <w:rPr>
            <w:noProof/>
            <w:webHidden/>
          </w:rPr>
          <w:instrText xml:space="preserve"> PAGEREF _Toc396489869 \h </w:instrText>
        </w:r>
      </w:ins>
      <w:r>
        <w:rPr>
          <w:noProof/>
          <w:webHidden/>
        </w:rPr>
      </w:r>
      <w:r>
        <w:rPr>
          <w:noProof/>
          <w:webHidden/>
        </w:rPr>
        <w:fldChar w:fldCharType="separate"/>
      </w:r>
      <w:ins w:id="3096" w:author="Vilson Lu" w:date="2014-08-22T16:55:00Z">
        <w:r w:rsidR="003160F5">
          <w:rPr>
            <w:noProof/>
            <w:webHidden/>
          </w:rPr>
          <w:t>4-4</w:t>
        </w:r>
      </w:ins>
      <w:ins w:id="3097"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098" w:author="Vilson Lu" w:date="2014-08-22T16:49:00Z"/>
          <w:rFonts w:asciiTheme="minorHAnsi" w:eastAsiaTheme="minorEastAsia" w:hAnsiTheme="minorHAnsi" w:cstheme="minorBidi"/>
          <w:noProof/>
          <w:sz w:val="22"/>
          <w:szCs w:val="22"/>
          <w:lang w:val="en-PH" w:eastAsia="zh-CN"/>
        </w:rPr>
      </w:pPr>
      <w:ins w:id="3099" w:author="Vilson Lu" w:date="2014-08-22T16:49:00Z">
        <w:r w:rsidRPr="003D581D">
          <w:rPr>
            <w:rStyle w:val="Hyperlink"/>
            <w:noProof/>
          </w:rPr>
          <w:fldChar w:fldCharType="begin"/>
        </w:r>
        <w:r w:rsidR="00BA6627">
          <w:rPr>
            <w:noProof/>
          </w:rPr>
          <w:instrText>HYPERLINK \l "_Toc396489870"</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2. Sample Input/Output Tokenizer</w:t>
        </w:r>
        <w:r w:rsidR="00BA6627">
          <w:rPr>
            <w:noProof/>
            <w:webHidden/>
          </w:rPr>
          <w:tab/>
        </w:r>
        <w:r>
          <w:rPr>
            <w:noProof/>
            <w:webHidden/>
          </w:rPr>
          <w:fldChar w:fldCharType="begin"/>
        </w:r>
        <w:r w:rsidR="00BA6627">
          <w:rPr>
            <w:noProof/>
            <w:webHidden/>
          </w:rPr>
          <w:instrText xml:space="preserve"> PAGEREF _Toc396489870 \h </w:instrText>
        </w:r>
      </w:ins>
      <w:r>
        <w:rPr>
          <w:noProof/>
          <w:webHidden/>
        </w:rPr>
      </w:r>
      <w:r>
        <w:rPr>
          <w:noProof/>
          <w:webHidden/>
        </w:rPr>
        <w:fldChar w:fldCharType="separate"/>
      </w:r>
      <w:ins w:id="3100" w:author="Vilson Lu" w:date="2014-08-22T16:55:00Z">
        <w:r w:rsidR="003160F5">
          <w:rPr>
            <w:noProof/>
            <w:webHidden/>
          </w:rPr>
          <w:t>4-5</w:t>
        </w:r>
      </w:ins>
      <w:ins w:id="3101"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02" w:author="Vilson Lu" w:date="2014-08-22T16:49:00Z"/>
          <w:rFonts w:asciiTheme="minorHAnsi" w:eastAsiaTheme="minorEastAsia" w:hAnsiTheme="minorHAnsi" w:cstheme="minorBidi"/>
          <w:noProof/>
          <w:sz w:val="22"/>
          <w:szCs w:val="22"/>
          <w:lang w:val="en-PH" w:eastAsia="zh-CN"/>
        </w:rPr>
      </w:pPr>
      <w:ins w:id="3103" w:author="Vilson Lu" w:date="2014-08-22T16:49:00Z">
        <w:r w:rsidRPr="003D581D">
          <w:rPr>
            <w:rStyle w:val="Hyperlink"/>
            <w:noProof/>
          </w:rPr>
          <w:fldChar w:fldCharType="begin"/>
        </w:r>
        <w:r w:rsidR="00BA6627">
          <w:rPr>
            <w:noProof/>
          </w:rPr>
          <w:instrText>HYPERLINK \l "_Toc396489871"</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3. Sample Input/Output POS Tagger</w:t>
        </w:r>
        <w:r w:rsidR="00BA6627">
          <w:rPr>
            <w:noProof/>
            <w:webHidden/>
          </w:rPr>
          <w:tab/>
        </w:r>
        <w:r>
          <w:rPr>
            <w:noProof/>
            <w:webHidden/>
          </w:rPr>
          <w:fldChar w:fldCharType="begin"/>
        </w:r>
        <w:r w:rsidR="00BA6627">
          <w:rPr>
            <w:noProof/>
            <w:webHidden/>
          </w:rPr>
          <w:instrText xml:space="preserve"> PAGEREF _Toc396489871 \h </w:instrText>
        </w:r>
      </w:ins>
      <w:r>
        <w:rPr>
          <w:noProof/>
          <w:webHidden/>
        </w:rPr>
      </w:r>
      <w:r>
        <w:rPr>
          <w:noProof/>
          <w:webHidden/>
        </w:rPr>
        <w:fldChar w:fldCharType="separate"/>
      </w:r>
      <w:ins w:id="3104" w:author="Vilson Lu" w:date="2014-08-22T16:55:00Z">
        <w:r w:rsidR="003160F5">
          <w:rPr>
            <w:noProof/>
            <w:webHidden/>
          </w:rPr>
          <w:t>4-6</w:t>
        </w:r>
      </w:ins>
      <w:ins w:id="3105"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06" w:author="Vilson Lu" w:date="2014-08-22T16:49:00Z"/>
          <w:rFonts w:asciiTheme="minorHAnsi" w:eastAsiaTheme="minorEastAsia" w:hAnsiTheme="minorHAnsi" w:cstheme="minorBidi"/>
          <w:noProof/>
          <w:sz w:val="22"/>
          <w:szCs w:val="22"/>
          <w:lang w:val="en-PH" w:eastAsia="zh-CN"/>
        </w:rPr>
      </w:pPr>
      <w:ins w:id="3107" w:author="Vilson Lu" w:date="2014-08-22T16:49:00Z">
        <w:r w:rsidRPr="003D581D">
          <w:rPr>
            <w:rStyle w:val="Hyperlink"/>
            <w:noProof/>
          </w:rPr>
          <w:fldChar w:fldCharType="begin"/>
        </w:r>
        <w:r w:rsidR="00BA6627">
          <w:rPr>
            <w:noProof/>
          </w:rPr>
          <w:instrText>HYPERLINK \l "_Toc396489872"</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4. Sample Input/Output Gazetteer</w:t>
        </w:r>
        <w:r w:rsidR="00BA6627">
          <w:rPr>
            <w:noProof/>
            <w:webHidden/>
          </w:rPr>
          <w:tab/>
        </w:r>
        <w:r>
          <w:rPr>
            <w:noProof/>
            <w:webHidden/>
          </w:rPr>
          <w:fldChar w:fldCharType="begin"/>
        </w:r>
        <w:r w:rsidR="00BA6627">
          <w:rPr>
            <w:noProof/>
            <w:webHidden/>
          </w:rPr>
          <w:instrText xml:space="preserve"> PAGEREF _Toc396489872 \h </w:instrText>
        </w:r>
      </w:ins>
      <w:r>
        <w:rPr>
          <w:noProof/>
          <w:webHidden/>
        </w:rPr>
      </w:r>
      <w:r>
        <w:rPr>
          <w:noProof/>
          <w:webHidden/>
        </w:rPr>
        <w:fldChar w:fldCharType="separate"/>
      </w:r>
      <w:ins w:id="3108" w:author="Vilson Lu" w:date="2014-08-22T16:55:00Z">
        <w:r w:rsidR="003160F5">
          <w:rPr>
            <w:noProof/>
            <w:webHidden/>
          </w:rPr>
          <w:t>4-6</w:t>
        </w:r>
      </w:ins>
      <w:ins w:id="3109"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10" w:author="Vilson Lu" w:date="2014-08-22T16:49:00Z"/>
          <w:rFonts w:asciiTheme="minorHAnsi" w:eastAsiaTheme="minorEastAsia" w:hAnsiTheme="minorHAnsi" w:cstheme="minorBidi"/>
          <w:noProof/>
          <w:sz w:val="22"/>
          <w:szCs w:val="22"/>
          <w:lang w:val="en-PH" w:eastAsia="zh-CN"/>
        </w:rPr>
      </w:pPr>
      <w:ins w:id="3111" w:author="Vilson Lu" w:date="2014-08-22T16:49:00Z">
        <w:r w:rsidRPr="003D581D">
          <w:rPr>
            <w:rStyle w:val="Hyperlink"/>
            <w:noProof/>
          </w:rPr>
          <w:fldChar w:fldCharType="begin"/>
        </w:r>
        <w:r w:rsidR="00BA6627">
          <w:rPr>
            <w:noProof/>
          </w:rPr>
          <w:instrText>HYPERLINK \l "_Toc396489873"</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5. Sample Input/Output Category Classifier Module</w:t>
        </w:r>
        <w:r w:rsidR="00BA6627">
          <w:rPr>
            <w:noProof/>
            <w:webHidden/>
          </w:rPr>
          <w:tab/>
        </w:r>
        <w:r>
          <w:rPr>
            <w:noProof/>
            <w:webHidden/>
          </w:rPr>
          <w:fldChar w:fldCharType="begin"/>
        </w:r>
        <w:r w:rsidR="00BA6627">
          <w:rPr>
            <w:noProof/>
            <w:webHidden/>
          </w:rPr>
          <w:instrText xml:space="preserve"> PAGEREF _Toc396489873 \h </w:instrText>
        </w:r>
      </w:ins>
      <w:r>
        <w:rPr>
          <w:noProof/>
          <w:webHidden/>
        </w:rPr>
      </w:r>
      <w:r>
        <w:rPr>
          <w:noProof/>
          <w:webHidden/>
        </w:rPr>
        <w:fldChar w:fldCharType="separate"/>
      </w:r>
      <w:ins w:id="3112" w:author="Vilson Lu" w:date="2014-08-22T16:55:00Z">
        <w:r w:rsidR="003160F5">
          <w:rPr>
            <w:noProof/>
            <w:webHidden/>
          </w:rPr>
          <w:t>4-7</w:t>
        </w:r>
      </w:ins>
      <w:ins w:id="3113"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14" w:author="Vilson Lu" w:date="2014-08-22T16:49:00Z"/>
          <w:rFonts w:asciiTheme="minorHAnsi" w:eastAsiaTheme="minorEastAsia" w:hAnsiTheme="minorHAnsi" w:cstheme="minorBidi"/>
          <w:noProof/>
          <w:sz w:val="22"/>
          <w:szCs w:val="22"/>
          <w:lang w:val="en-PH" w:eastAsia="zh-CN"/>
        </w:rPr>
      </w:pPr>
      <w:ins w:id="3115" w:author="Vilson Lu" w:date="2014-08-22T16:49:00Z">
        <w:r w:rsidRPr="003D581D">
          <w:rPr>
            <w:rStyle w:val="Hyperlink"/>
            <w:noProof/>
          </w:rPr>
          <w:fldChar w:fldCharType="begin"/>
        </w:r>
        <w:r w:rsidR="00BA6627">
          <w:rPr>
            <w:noProof/>
          </w:rPr>
          <w:instrText>HYPERLINK \l "_Toc396489874"</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8. Sample Entries of Tweets in CSV File</w:t>
        </w:r>
        <w:r w:rsidR="00BA6627">
          <w:rPr>
            <w:noProof/>
            <w:webHidden/>
          </w:rPr>
          <w:tab/>
        </w:r>
        <w:r>
          <w:rPr>
            <w:noProof/>
            <w:webHidden/>
          </w:rPr>
          <w:fldChar w:fldCharType="begin"/>
        </w:r>
        <w:r w:rsidR="00BA6627">
          <w:rPr>
            <w:noProof/>
            <w:webHidden/>
          </w:rPr>
          <w:instrText xml:space="preserve"> PAGEREF _Toc396489874 \h </w:instrText>
        </w:r>
      </w:ins>
      <w:r>
        <w:rPr>
          <w:noProof/>
          <w:webHidden/>
        </w:rPr>
      </w:r>
      <w:r>
        <w:rPr>
          <w:noProof/>
          <w:webHidden/>
        </w:rPr>
        <w:fldChar w:fldCharType="separate"/>
      </w:r>
      <w:ins w:id="3116" w:author="Vilson Lu" w:date="2014-08-22T16:55:00Z">
        <w:r w:rsidR="003160F5">
          <w:rPr>
            <w:noProof/>
            <w:webHidden/>
          </w:rPr>
          <w:t>4-8</w:t>
        </w:r>
      </w:ins>
      <w:ins w:id="3117"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18" w:author="Vilson Lu" w:date="2014-08-22T16:49:00Z"/>
          <w:rFonts w:asciiTheme="minorHAnsi" w:eastAsiaTheme="minorEastAsia" w:hAnsiTheme="minorHAnsi" w:cstheme="minorBidi"/>
          <w:noProof/>
          <w:sz w:val="22"/>
          <w:szCs w:val="22"/>
          <w:lang w:val="en-PH" w:eastAsia="zh-CN"/>
        </w:rPr>
      </w:pPr>
      <w:ins w:id="3119" w:author="Vilson Lu" w:date="2014-08-22T16:49:00Z">
        <w:r w:rsidRPr="003D581D">
          <w:rPr>
            <w:rStyle w:val="Hyperlink"/>
            <w:noProof/>
          </w:rPr>
          <w:fldChar w:fldCharType="begin"/>
        </w:r>
        <w:r w:rsidR="00BA6627">
          <w:rPr>
            <w:noProof/>
          </w:rPr>
          <w:instrText>HYPERLINK \l "_Toc396489875"</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9. Sample Gazetteer for Storm Names (Philippines)</w:t>
        </w:r>
        <w:r w:rsidR="00BA6627">
          <w:rPr>
            <w:noProof/>
            <w:webHidden/>
          </w:rPr>
          <w:tab/>
        </w:r>
        <w:r>
          <w:rPr>
            <w:noProof/>
            <w:webHidden/>
          </w:rPr>
          <w:fldChar w:fldCharType="begin"/>
        </w:r>
        <w:r w:rsidR="00BA6627">
          <w:rPr>
            <w:noProof/>
            <w:webHidden/>
          </w:rPr>
          <w:instrText xml:space="preserve"> PAGEREF _Toc396489875 \h </w:instrText>
        </w:r>
      </w:ins>
      <w:r>
        <w:rPr>
          <w:noProof/>
          <w:webHidden/>
        </w:rPr>
      </w:r>
      <w:r>
        <w:rPr>
          <w:noProof/>
          <w:webHidden/>
        </w:rPr>
        <w:fldChar w:fldCharType="separate"/>
      </w:r>
      <w:ins w:id="3120" w:author="Vilson Lu" w:date="2014-08-22T16:55:00Z">
        <w:r w:rsidR="003160F5">
          <w:rPr>
            <w:noProof/>
            <w:webHidden/>
          </w:rPr>
          <w:t>4-9</w:t>
        </w:r>
      </w:ins>
      <w:ins w:id="3121"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22" w:author="Vilson Lu" w:date="2014-08-22T16:49:00Z"/>
          <w:rFonts w:asciiTheme="minorHAnsi" w:eastAsiaTheme="minorEastAsia" w:hAnsiTheme="minorHAnsi" w:cstheme="minorBidi"/>
          <w:noProof/>
          <w:sz w:val="22"/>
          <w:szCs w:val="22"/>
          <w:lang w:val="en-PH" w:eastAsia="zh-CN"/>
        </w:rPr>
      </w:pPr>
      <w:ins w:id="3123" w:author="Vilson Lu" w:date="2014-08-22T16:49:00Z">
        <w:r w:rsidRPr="003D581D">
          <w:rPr>
            <w:rStyle w:val="Hyperlink"/>
            <w:noProof/>
          </w:rPr>
          <w:fldChar w:fldCharType="begin"/>
        </w:r>
        <w:r w:rsidR="00BA6627">
          <w:rPr>
            <w:noProof/>
          </w:rPr>
          <w:instrText>HYPERLINK \l "_Toc396489876"</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10. Sample Extracted Rules</w:t>
        </w:r>
        <w:r w:rsidR="00BA6627">
          <w:rPr>
            <w:noProof/>
            <w:webHidden/>
          </w:rPr>
          <w:tab/>
        </w:r>
        <w:r>
          <w:rPr>
            <w:noProof/>
            <w:webHidden/>
          </w:rPr>
          <w:fldChar w:fldCharType="begin"/>
        </w:r>
        <w:r w:rsidR="00BA6627">
          <w:rPr>
            <w:noProof/>
            <w:webHidden/>
          </w:rPr>
          <w:instrText xml:space="preserve"> PAGEREF _Toc396489876 \h </w:instrText>
        </w:r>
      </w:ins>
      <w:r>
        <w:rPr>
          <w:noProof/>
          <w:webHidden/>
        </w:rPr>
      </w:r>
      <w:r>
        <w:rPr>
          <w:noProof/>
          <w:webHidden/>
        </w:rPr>
        <w:fldChar w:fldCharType="separate"/>
      </w:r>
      <w:ins w:id="3124" w:author="Vilson Lu" w:date="2014-08-22T16:55:00Z">
        <w:r w:rsidR="003160F5">
          <w:rPr>
            <w:noProof/>
            <w:webHidden/>
          </w:rPr>
          <w:t>4-9</w:t>
        </w:r>
      </w:ins>
      <w:ins w:id="3125"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26" w:author="Vilson Lu" w:date="2014-08-22T16:49:00Z"/>
          <w:rFonts w:asciiTheme="minorHAnsi" w:eastAsiaTheme="minorEastAsia" w:hAnsiTheme="minorHAnsi" w:cstheme="minorBidi"/>
          <w:noProof/>
          <w:sz w:val="22"/>
          <w:szCs w:val="22"/>
          <w:lang w:val="en-PH" w:eastAsia="zh-CN"/>
        </w:rPr>
      </w:pPr>
      <w:ins w:id="3127" w:author="Vilson Lu" w:date="2014-08-22T16:49:00Z">
        <w:r w:rsidRPr="003D581D">
          <w:rPr>
            <w:rStyle w:val="Hyperlink"/>
            <w:noProof/>
          </w:rPr>
          <w:fldChar w:fldCharType="begin"/>
        </w:r>
        <w:r w:rsidR="00BA6627">
          <w:rPr>
            <w:noProof/>
          </w:rPr>
          <w:instrText>HYPERLINK \l "_Toc396489877"</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11. Excerpts of the list of seed words</w:t>
        </w:r>
        <w:r w:rsidR="00BA6627">
          <w:rPr>
            <w:noProof/>
            <w:webHidden/>
          </w:rPr>
          <w:tab/>
        </w:r>
        <w:r>
          <w:rPr>
            <w:noProof/>
            <w:webHidden/>
          </w:rPr>
          <w:fldChar w:fldCharType="begin"/>
        </w:r>
        <w:r w:rsidR="00BA6627">
          <w:rPr>
            <w:noProof/>
            <w:webHidden/>
          </w:rPr>
          <w:instrText xml:space="preserve"> PAGEREF _Toc396489877 \h </w:instrText>
        </w:r>
      </w:ins>
      <w:r>
        <w:rPr>
          <w:noProof/>
          <w:webHidden/>
        </w:rPr>
      </w:r>
      <w:r>
        <w:rPr>
          <w:noProof/>
          <w:webHidden/>
        </w:rPr>
        <w:fldChar w:fldCharType="separate"/>
      </w:r>
      <w:ins w:id="3128" w:author="Vilson Lu" w:date="2014-08-22T16:55:00Z">
        <w:r w:rsidR="003160F5">
          <w:rPr>
            <w:noProof/>
            <w:webHidden/>
          </w:rPr>
          <w:t>4-10</w:t>
        </w:r>
      </w:ins>
      <w:ins w:id="3129"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30" w:author="Vilson Lu" w:date="2014-08-22T16:49:00Z"/>
          <w:rFonts w:asciiTheme="minorHAnsi" w:eastAsiaTheme="minorEastAsia" w:hAnsiTheme="minorHAnsi" w:cstheme="minorBidi"/>
          <w:noProof/>
          <w:sz w:val="22"/>
          <w:szCs w:val="22"/>
          <w:lang w:val="en-PH" w:eastAsia="zh-CN"/>
        </w:rPr>
      </w:pPr>
      <w:ins w:id="3131" w:author="Vilson Lu" w:date="2014-08-22T16:49:00Z">
        <w:r w:rsidRPr="003D581D">
          <w:rPr>
            <w:rStyle w:val="Hyperlink"/>
            <w:noProof/>
          </w:rPr>
          <w:fldChar w:fldCharType="begin"/>
        </w:r>
        <w:r w:rsidR="00BA6627">
          <w:rPr>
            <w:noProof/>
          </w:rPr>
          <w:instrText>HYPERLINK \l "_Toc396489878"</w:instrText>
        </w:r>
        <w:r w:rsidRPr="003D581D">
          <w:rPr>
            <w:rStyle w:val="Hyperlink"/>
            <w:noProof/>
          </w:rPr>
          <w:fldChar w:fldCharType="separate"/>
        </w:r>
        <w:r w:rsidR="00BA6627" w:rsidRPr="003D581D">
          <w:rPr>
            <w:rStyle w:val="Hyperlink"/>
            <w:noProof/>
          </w:rPr>
          <w:t>Table 4</w:t>
        </w:r>
        <w:r w:rsidR="00BA6627" w:rsidRPr="003D581D">
          <w:rPr>
            <w:rStyle w:val="Hyperlink"/>
            <w:noProof/>
          </w:rPr>
          <w:noBreakHyphen/>
          <w:t>12. Excerpts of the POS Dictionary</w:t>
        </w:r>
        <w:r w:rsidR="00BA6627">
          <w:rPr>
            <w:noProof/>
            <w:webHidden/>
          </w:rPr>
          <w:tab/>
        </w:r>
        <w:r>
          <w:rPr>
            <w:noProof/>
            <w:webHidden/>
          </w:rPr>
          <w:fldChar w:fldCharType="begin"/>
        </w:r>
        <w:r w:rsidR="00BA6627">
          <w:rPr>
            <w:noProof/>
            <w:webHidden/>
          </w:rPr>
          <w:instrText xml:space="preserve"> PAGEREF _Toc396489878 \h </w:instrText>
        </w:r>
      </w:ins>
      <w:r>
        <w:rPr>
          <w:noProof/>
          <w:webHidden/>
        </w:rPr>
      </w:r>
      <w:r>
        <w:rPr>
          <w:noProof/>
          <w:webHidden/>
        </w:rPr>
        <w:fldChar w:fldCharType="separate"/>
      </w:r>
      <w:ins w:id="3132" w:author="Vilson Lu" w:date="2014-08-22T16:55:00Z">
        <w:r w:rsidR="003160F5">
          <w:rPr>
            <w:noProof/>
            <w:webHidden/>
          </w:rPr>
          <w:t>4-10</w:t>
        </w:r>
      </w:ins>
      <w:ins w:id="3133"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34" w:author="Vilson Lu" w:date="2014-08-22T16:49:00Z"/>
          <w:rFonts w:asciiTheme="minorHAnsi" w:eastAsiaTheme="minorEastAsia" w:hAnsiTheme="minorHAnsi" w:cstheme="minorBidi"/>
          <w:noProof/>
          <w:sz w:val="22"/>
          <w:szCs w:val="22"/>
          <w:lang w:val="en-PH" w:eastAsia="zh-CN"/>
        </w:rPr>
      </w:pPr>
      <w:ins w:id="3135" w:author="Vilson Lu" w:date="2014-08-22T16:49:00Z">
        <w:r w:rsidRPr="003D581D">
          <w:rPr>
            <w:rStyle w:val="Hyperlink"/>
            <w:noProof/>
          </w:rPr>
          <w:fldChar w:fldCharType="begin"/>
        </w:r>
        <w:r w:rsidR="00BA6627">
          <w:rPr>
            <w:noProof/>
          </w:rPr>
          <w:instrText>HYPERLINK \l "_Toc396489879"</w:instrText>
        </w:r>
        <w:r w:rsidRPr="003D581D">
          <w:rPr>
            <w:rStyle w:val="Hyperlink"/>
            <w:noProof/>
          </w:rPr>
          <w:fldChar w:fldCharType="separate"/>
        </w:r>
        <w:r w:rsidR="00BA6627" w:rsidRPr="003D581D">
          <w:rPr>
            <w:rStyle w:val="Hyperlink"/>
            <w:noProof/>
          </w:rPr>
          <w:t>Table 6</w:t>
        </w:r>
        <w:r w:rsidR="00BA6627" w:rsidRPr="003D581D">
          <w:rPr>
            <w:rStyle w:val="Hyperlink"/>
            <w:noProof/>
          </w:rPr>
          <w:noBreakHyphen/>
          <w:t>1. Results of the study conducted by University McCann</w:t>
        </w:r>
        <w:r w:rsidR="00BA6627">
          <w:rPr>
            <w:noProof/>
            <w:webHidden/>
          </w:rPr>
          <w:tab/>
        </w:r>
        <w:r>
          <w:rPr>
            <w:noProof/>
            <w:webHidden/>
          </w:rPr>
          <w:fldChar w:fldCharType="begin"/>
        </w:r>
        <w:r w:rsidR="00BA6627">
          <w:rPr>
            <w:noProof/>
            <w:webHidden/>
          </w:rPr>
          <w:instrText xml:space="preserve"> PAGEREF _Toc396489879 \h </w:instrText>
        </w:r>
      </w:ins>
      <w:r>
        <w:rPr>
          <w:noProof/>
          <w:webHidden/>
        </w:rPr>
      </w:r>
      <w:r>
        <w:rPr>
          <w:noProof/>
          <w:webHidden/>
        </w:rPr>
        <w:fldChar w:fldCharType="separate"/>
      </w:r>
      <w:ins w:id="3136" w:author="Vilson Lu" w:date="2014-08-22T16:55:00Z">
        <w:r w:rsidR="003160F5">
          <w:rPr>
            <w:noProof/>
            <w:webHidden/>
          </w:rPr>
          <w:t>6-1</w:t>
        </w:r>
      </w:ins>
      <w:ins w:id="3137" w:author="Vilson Lu" w:date="2014-08-22T16:49:00Z">
        <w:r>
          <w:rPr>
            <w:noProof/>
            <w:webHidden/>
          </w:rPr>
          <w:fldChar w:fldCharType="end"/>
        </w:r>
        <w:r w:rsidRPr="003D581D">
          <w:rPr>
            <w:rStyle w:val="Hyperlink"/>
            <w:noProof/>
          </w:rPr>
          <w:fldChar w:fldCharType="end"/>
        </w:r>
      </w:ins>
    </w:p>
    <w:p w:rsidR="00BA6627" w:rsidRDefault="00372B98">
      <w:pPr>
        <w:pStyle w:val="TableofFigures"/>
        <w:tabs>
          <w:tab w:val="right" w:leader="dot" w:pos="9350"/>
        </w:tabs>
        <w:rPr>
          <w:ins w:id="3138" w:author="Vilson Lu" w:date="2014-08-22T16:49:00Z"/>
          <w:rFonts w:asciiTheme="minorHAnsi" w:eastAsiaTheme="minorEastAsia" w:hAnsiTheme="minorHAnsi" w:cstheme="minorBidi"/>
          <w:noProof/>
          <w:sz w:val="22"/>
          <w:szCs w:val="22"/>
          <w:lang w:val="en-PH" w:eastAsia="zh-CN"/>
        </w:rPr>
      </w:pPr>
      <w:ins w:id="3139" w:author="Vilson Lu" w:date="2014-08-22T16:49:00Z">
        <w:r w:rsidRPr="003D581D">
          <w:rPr>
            <w:rStyle w:val="Hyperlink"/>
            <w:noProof/>
          </w:rPr>
          <w:fldChar w:fldCharType="begin"/>
        </w:r>
        <w:r w:rsidR="00BA6627">
          <w:rPr>
            <w:noProof/>
          </w:rPr>
          <w:instrText>HYPERLINK \l "_Toc396489880"</w:instrText>
        </w:r>
        <w:r w:rsidRPr="003D581D">
          <w:rPr>
            <w:rStyle w:val="Hyperlink"/>
            <w:noProof/>
          </w:rPr>
          <w:fldChar w:fldCharType="separate"/>
        </w:r>
        <w:r w:rsidR="00BA6627" w:rsidRPr="003D581D">
          <w:rPr>
            <w:rStyle w:val="Hyperlink"/>
            <w:noProof/>
          </w:rPr>
          <w:t>Table 6</w:t>
        </w:r>
        <w:r w:rsidR="00BA6627" w:rsidRPr="003D581D">
          <w:rPr>
            <w:rStyle w:val="Hyperlink"/>
            <w:noProof/>
          </w:rPr>
          <w:noBreakHyphen/>
          <w:t>2. Example of Filipino Morphemes</w:t>
        </w:r>
        <w:r w:rsidR="00BA6627">
          <w:rPr>
            <w:noProof/>
            <w:webHidden/>
          </w:rPr>
          <w:tab/>
        </w:r>
        <w:r>
          <w:rPr>
            <w:noProof/>
            <w:webHidden/>
          </w:rPr>
          <w:fldChar w:fldCharType="begin"/>
        </w:r>
        <w:r w:rsidR="00BA6627">
          <w:rPr>
            <w:noProof/>
            <w:webHidden/>
          </w:rPr>
          <w:instrText xml:space="preserve"> PAGEREF _Toc396489880 \h </w:instrText>
        </w:r>
      </w:ins>
      <w:r>
        <w:rPr>
          <w:noProof/>
          <w:webHidden/>
        </w:rPr>
      </w:r>
      <w:r>
        <w:rPr>
          <w:noProof/>
          <w:webHidden/>
        </w:rPr>
        <w:fldChar w:fldCharType="separate"/>
      </w:r>
      <w:ins w:id="3140" w:author="Vilson Lu" w:date="2014-08-22T16:55:00Z">
        <w:r w:rsidR="003160F5">
          <w:rPr>
            <w:noProof/>
            <w:webHidden/>
          </w:rPr>
          <w:t>6-2</w:t>
        </w:r>
      </w:ins>
      <w:ins w:id="3141" w:author="Vilson Lu" w:date="2014-08-22T16:49:00Z">
        <w:r>
          <w:rPr>
            <w:noProof/>
            <w:webHidden/>
          </w:rPr>
          <w:fldChar w:fldCharType="end"/>
        </w:r>
        <w:r w:rsidRPr="003D581D">
          <w:rPr>
            <w:rStyle w:val="Hyperlink"/>
            <w:noProof/>
          </w:rPr>
          <w:fldChar w:fldCharType="end"/>
        </w:r>
      </w:ins>
    </w:p>
    <w:p w:rsidR="006F08F4" w:rsidDel="00EC7FD0" w:rsidRDefault="006F08F4">
      <w:pPr>
        <w:pStyle w:val="TableofFigures"/>
        <w:tabs>
          <w:tab w:val="right" w:leader="dot" w:pos="9350"/>
        </w:tabs>
        <w:rPr>
          <w:ins w:id="3142" w:author="TinTin Kalaw" w:date="2014-08-19T08:27:00Z"/>
          <w:del w:id="3143" w:author="Vilson Lu" w:date="2014-08-22T02:34:00Z"/>
          <w:rFonts w:asciiTheme="minorHAnsi" w:eastAsiaTheme="minorEastAsia" w:hAnsiTheme="minorHAnsi" w:cstheme="minorBidi"/>
          <w:noProof/>
          <w:sz w:val="22"/>
          <w:szCs w:val="22"/>
        </w:rPr>
      </w:pPr>
      <w:ins w:id="3144" w:author="TinTin Kalaw" w:date="2014-08-19T08:27:00Z">
        <w:del w:id="3145" w:author="Vilson Lu" w:date="2014-08-22T02:34:00Z">
          <w:r w:rsidRPr="00EC7FD0" w:rsidDel="00EC7FD0">
            <w:rPr>
              <w:rStyle w:val="Hyperlink"/>
              <w:noProof/>
            </w:rPr>
            <w:delText>Table 1</w:delText>
          </w:r>
          <w:r w:rsidRPr="00EC7FD0" w:rsidDel="00EC7FD0">
            <w:rPr>
              <w:rStyle w:val="Hyperlink"/>
              <w:noProof/>
            </w:rPr>
            <w:noBreakHyphen/>
            <w:delText>1. Timetable of Activities (April 2014 - April 2015)</w:delText>
          </w:r>
          <w:r w:rsidDel="00EC7FD0">
            <w:rPr>
              <w:noProof/>
              <w:webHidden/>
            </w:rPr>
            <w:tab/>
            <w:delText>1-7</w:delText>
          </w:r>
        </w:del>
      </w:ins>
    </w:p>
    <w:p w:rsidR="006F08F4" w:rsidDel="00EC7FD0" w:rsidRDefault="006F08F4">
      <w:pPr>
        <w:pStyle w:val="TableofFigures"/>
        <w:tabs>
          <w:tab w:val="right" w:leader="dot" w:pos="9350"/>
        </w:tabs>
        <w:rPr>
          <w:ins w:id="3146" w:author="TinTin Kalaw" w:date="2014-08-19T08:27:00Z"/>
          <w:del w:id="3147" w:author="Vilson Lu" w:date="2014-08-22T02:34:00Z"/>
          <w:rFonts w:asciiTheme="minorHAnsi" w:eastAsiaTheme="minorEastAsia" w:hAnsiTheme="minorHAnsi" w:cstheme="minorBidi"/>
          <w:noProof/>
          <w:sz w:val="22"/>
          <w:szCs w:val="22"/>
        </w:rPr>
      </w:pPr>
      <w:ins w:id="3148" w:author="TinTin Kalaw" w:date="2014-08-19T08:27:00Z">
        <w:del w:id="3149" w:author="Vilson Lu" w:date="2014-08-22T02:34:00Z">
          <w:r w:rsidRPr="00EC7FD0" w:rsidDel="00EC7FD0">
            <w:rPr>
              <w:rStyle w:val="Hyperlink"/>
              <w:noProof/>
            </w:rPr>
            <w:delText>Table 2</w:delText>
          </w:r>
          <w:r w:rsidRPr="00EC7FD0" w:rsidDel="00EC7FD0">
            <w:rPr>
              <w:rStyle w:val="Hyperlink"/>
              <w:noProof/>
            </w:rPr>
            <w:noBreakHyphen/>
            <w:delText>1. Summary of Reviewed Information Extraction Systems</w:delText>
          </w:r>
          <w:r w:rsidDel="00EC7FD0">
            <w:rPr>
              <w:noProof/>
              <w:webHidden/>
            </w:rPr>
            <w:tab/>
            <w:delText>2-7</w:delText>
          </w:r>
        </w:del>
      </w:ins>
    </w:p>
    <w:p w:rsidR="006F08F4" w:rsidDel="00EC7FD0" w:rsidRDefault="006F08F4">
      <w:pPr>
        <w:pStyle w:val="TableofFigures"/>
        <w:tabs>
          <w:tab w:val="right" w:leader="dot" w:pos="9350"/>
        </w:tabs>
        <w:rPr>
          <w:ins w:id="3150" w:author="TinTin Kalaw" w:date="2014-08-19T08:27:00Z"/>
          <w:del w:id="3151" w:author="Vilson Lu" w:date="2014-08-22T02:34:00Z"/>
          <w:rFonts w:asciiTheme="minorHAnsi" w:eastAsiaTheme="minorEastAsia" w:hAnsiTheme="minorHAnsi" w:cstheme="minorBidi"/>
          <w:noProof/>
          <w:sz w:val="22"/>
          <w:szCs w:val="22"/>
        </w:rPr>
      </w:pPr>
      <w:ins w:id="3152" w:author="TinTin Kalaw" w:date="2014-08-19T08:27:00Z">
        <w:del w:id="3153" w:author="Vilson Lu" w:date="2014-08-22T02:34:00Z">
          <w:r w:rsidRPr="00EC7FD0" w:rsidDel="00EC7FD0">
            <w:rPr>
              <w:rStyle w:val="Hyperlink"/>
              <w:noProof/>
            </w:rPr>
            <w:delText>Table 2</w:delText>
          </w:r>
          <w:r w:rsidRPr="00EC7FD0" w:rsidDel="00EC7FD0">
            <w:rPr>
              <w:rStyle w:val="Hyperlink"/>
              <w:noProof/>
            </w:rPr>
            <w:noBreakHyphen/>
            <w:delText>2. Tweet Categories</w:delText>
          </w:r>
          <w:r w:rsidDel="00EC7FD0">
            <w:rPr>
              <w:noProof/>
              <w:webHidden/>
            </w:rPr>
            <w:tab/>
            <w:delText>2-10</w:delText>
          </w:r>
        </w:del>
      </w:ins>
    </w:p>
    <w:p w:rsidR="006F08F4" w:rsidDel="00EC7FD0" w:rsidRDefault="006F08F4">
      <w:pPr>
        <w:pStyle w:val="TableofFigures"/>
        <w:tabs>
          <w:tab w:val="right" w:leader="dot" w:pos="9350"/>
        </w:tabs>
        <w:rPr>
          <w:ins w:id="3154" w:author="TinTin Kalaw" w:date="2014-08-19T08:27:00Z"/>
          <w:del w:id="3155" w:author="Vilson Lu" w:date="2014-08-22T02:34:00Z"/>
          <w:rFonts w:asciiTheme="minorHAnsi" w:eastAsiaTheme="minorEastAsia" w:hAnsiTheme="minorHAnsi" w:cstheme="minorBidi"/>
          <w:noProof/>
          <w:sz w:val="22"/>
          <w:szCs w:val="22"/>
        </w:rPr>
      </w:pPr>
      <w:ins w:id="3156" w:author="TinTin Kalaw" w:date="2014-08-19T08:27:00Z">
        <w:del w:id="3157" w:author="Vilson Lu" w:date="2014-08-22T02:34:00Z">
          <w:r w:rsidRPr="00EC7FD0" w:rsidDel="00EC7FD0">
            <w:rPr>
              <w:rStyle w:val="Hyperlink"/>
              <w:noProof/>
            </w:rPr>
            <w:delText>Table 2</w:delText>
          </w:r>
          <w:r w:rsidRPr="00EC7FD0" w:rsidDel="00EC7FD0">
            <w:rPr>
              <w:rStyle w:val="Hyperlink"/>
              <w:noProof/>
            </w:rPr>
            <w:noBreakHyphen/>
            <w:delText>3. Informative Tweet Categories</w:delText>
          </w:r>
          <w:r w:rsidDel="00EC7FD0">
            <w:rPr>
              <w:noProof/>
              <w:webHidden/>
            </w:rPr>
            <w:tab/>
            <w:delText>2-10</w:delText>
          </w:r>
        </w:del>
      </w:ins>
    </w:p>
    <w:p w:rsidR="006F08F4" w:rsidDel="00EC7FD0" w:rsidRDefault="006F08F4">
      <w:pPr>
        <w:pStyle w:val="TableofFigures"/>
        <w:tabs>
          <w:tab w:val="right" w:leader="dot" w:pos="9350"/>
        </w:tabs>
        <w:rPr>
          <w:ins w:id="3158" w:author="TinTin Kalaw" w:date="2014-08-19T08:27:00Z"/>
          <w:del w:id="3159" w:author="Vilson Lu" w:date="2014-08-22T02:34:00Z"/>
          <w:rFonts w:asciiTheme="minorHAnsi" w:eastAsiaTheme="minorEastAsia" w:hAnsiTheme="minorHAnsi" w:cstheme="minorBidi"/>
          <w:noProof/>
          <w:sz w:val="22"/>
          <w:szCs w:val="22"/>
        </w:rPr>
      </w:pPr>
      <w:ins w:id="3160" w:author="TinTin Kalaw" w:date="2014-08-19T08:27:00Z">
        <w:del w:id="3161" w:author="Vilson Lu" w:date="2014-08-22T02:34:00Z">
          <w:r w:rsidRPr="00EC7FD0" w:rsidDel="00EC7FD0">
            <w:rPr>
              <w:rStyle w:val="Hyperlink"/>
              <w:noProof/>
            </w:rPr>
            <w:delText>Table 2</w:delText>
          </w:r>
          <w:r w:rsidRPr="00EC7FD0" w:rsidDel="00EC7FD0">
            <w:rPr>
              <w:rStyle w:val="Hyperlink"/>
              <w:noProof/>
            </w:rPr>
            <w:noBreakHyphen/>
            <w:delText>4. Extractable Information Nugget per Informative Tweet Category</w:delText>
          </w:r>
          <w:r w:rsidDel="00EC7FD0">
            <w:rPr>
              <w:noProof/>
              <w:webHidden/>
            </w:rPr>
            <w:tab/>
            <w:delText>2-11</w:delText>
          </w:r>
        </w:del>
      </w:ins>
    </w:p>
    <w:p w:rsidR="006F08F4" w:rsidDel="00EC7FD0" w:rsidRDefault="006F08F4">
      <w:pPr>
        <w:pStyle w:val="TableofFigures"/>
        <w:tabs>
          <w:tab w:val="right" w:leader="dot" w:pos="9350"/>
        </w:tabs>
        <w:rPr>
          <w:ins w:id="3162" w:author="TinTin Kalaw" w:date="2014-08-19T08:27:00Z"/>
          <w:del w:id="3163" w:author="Vilson Lu" w:date="2014-08-22T02:34:00Z"/>
          <w:rFonts w:asciiTheme="minorHAnsi" w:eastAsiaTheme="minorEastAsia" w:hAnsiTheme="minorHAnsi" w:cstheme="minorBidi"/>
          <w:noProof/>
          <w:sz w:val="22"/>
          <w:szCs w:val="22"/>
        </w:rPr>
      </w:pPr>
      <w:ins w:id="3164" w:author="TinTin Kalaw" w:date="2014-08-19T08:27:00Z">
        <w:del w:id="3165" w:author="Vilson Lu" w:date="2014-08-22T02:34:00Z">
          <w:r w:rsidRPr="00EC7FD0" w:rsidDel="00EC7FD0">
            <w:rPr>
              <w:rStyle w:val="Hyperlink"/>
              <w:noProof/>
            </w:rPr>
            <w:delText>Table 3</w:delText>
          </w:r>
          <w:r w:rsidRPr="00EC7FD0" w:rsidDel="00EC7FD0">
            <w:rPr>
              <w:rStyle w:val="Hyperlink"/>
              <w:noProof/>
            </w:rPr>
            <w:noBreakHyphen/>
            <w:delText>1. Examples of official government institution</w:delText>
          </w:r>
          <w:r w:rsidDel="00EC7FD0">
            <w:rPr>
              <w:noProof/>
              <w:webHidden/>
            </w:rPr>
            <w:tab/>
            <w:delText>3-16</w:delText>
          </w:r>
        </w:del>
      </w:ins>
    </w:p>
    <w:p w:rsidR="006F08F4" w:rsidDel="00EC7FD0" w:rsidRDefault="006F08F4">
      <w:pPr>
        <w:pStyle w:val="TableofFigures"/>
        <w:tabs>
          <w:tab w:val="right" w:leader="dot" w:pos="9350"/>
        </w:tabs>
        <w:rPr>
          <w:ins w:id="3166" w:author="TinTin Kalaw" w:date="2014-08-19T08:27:00Z"/>
          <w:del w:id="3167" w:author="Vilson Lu" w:date="2014-08-22T02:34:00Z"/>
          <w:rFonts w:asciiTheme="minorHAnsi" w:eastAsiaTheme="minorEastAsia" w:hAnsiTheme="minorHAnsi" w:cstheme="minorBidi"/>
          <w:noProof/>
          <w:sz w:val="22"/>
          <w:szCs w:val="22"/>
        </w:rPr>
      </w:pPr>
      <w:ins w:id="3168" w:author="TinTin Kalaw" w:date="2014-08-19T08:27:00Z">
        <w:del w:id="3169" w:author="Vilson Lu" w:date="2014-08-22T02:34:00Z">
          <w:r w:rsidRPr="00EC7FD0" w:rsidDel="00EC7FD0">
            <w:rPr>
              <w:rStyle w:val="Hyperlink"/>
              <w:noProof/>
            </w:rPr>
            <w:delText>Table 3</w:delText>
          </w:r>
          <w:r w:rsidRPr="00EC7FD0" w:rsidDel="00EC7FD0">
            <w:rPr>
              <w:rStyle w:val="Hyperlink"/>
              <w:noProof/>
            </w:rPr>
            <w:noBreakHyphen/>
            <w:delText>2. Examples of disaster-related tweets with extractable information</w:delText>
          </w:r>
          <w:r w:rsidDel="00EC7FD0">
            <w:rPr>
              <w:noProof/>
              <w:webHidden/>
            </w:rPr>
            <w:tab/>
            <w:delText>3-17</w:delText>
          </w:r>
        </w:del>
      </w:ins>
    </w:p>
    <w:p w:rsidR="006F08F4" w:rsidDel="00EC7FD0" w:rsidRDefault="006F08F4">
      <w:pPr>
        <w:pStyle w:val="TableofFigures"/>
        <w:tabs>
          <w:tab w:val="right" w:leader="dot" w:pos="9350"/>
        </w:tabs>
        <w:rPr>
          <w:ins w:id="3170" w:author="TinTin Kalaw" w:date="2014-08-19T08:27:00Z"/>
          <w:del w:id="3171" w:author="Vilson Lu" w:date="2014-08-22T02:34:00Z"/>
          <w:rFonts w:asciiTheme="minorHAnsi" w:eastAsiaTheme="minorEastAsia" w:hAnsiTheme="minorHAnsi" w:cstheme="minorBidi"/>
          <w:noProof/>
          <w:sz w:val="22"/>
          <w:szCs w:val="22"/>
        </w:rPr>
      </w:pPr>
      <w:ins w:id="3172" w:author="TinTin Kalaw" w:date="2014-08-19T08:27:00Z">
        <w:del w:id="3173" w:author="Vilson Lu" w:date="2014-08-22T02:34:00Z">
          <w:r w:rsidRPr="00EC7FD0" w:rsidDel="00EC7FD0">
            <w:rPr>
              <w:rStyle w:val="Hyperlink"/>
              <w:noProof/>
            </w:rPr>
            <w:delText>Table 3</w:delText>
          </w:r>
          <w:r w:rsidRPr="00EC7FD0" w:rsidDel="00EC7FD0">
            <w:rPr>
              <w:rStyle w:val="Hyperlink"/>
              <w:noProof/>
            </w:rPr>
            <w:noBreakHyphen/>
            <w:delText>3. Confusion Matrix (Davis and Goadrich, 2006)</w:delText>
          </w:r>
          <w:r w:rsidDel="00EC7FD0">
            <w:rPr>
              <w:noProof/>
              <w:webHidden/>
            </w:rPr>
            <w:tab/>
            <w:delText>3-19</w:delText>
          </w:r>
        </w:del>
      </w:ins>
    </w:p>
    <w:p w:rsidR="006F08F4" w:rsidDel="00EC7FD0" w:rsidRDefault="006F08F4">
      <w:pPr>
        <w:pStyle w:val="TableofFigures"/>
        <w:tabs>
          <w:tab w:val="right" w:leader="dot" w:pos="9350"/>
        </w:tabs>
        <w:rPr>
          <w:ins w:id="3174" w:author="TinTin Kalaw" w:date="2014-08-19T08:27:00Z"/>
          <w:del w:id="3175" w:author="Vilson Lu" w:date="2014-08-22T02:34:00Z"/>
          <w:rFonts w:asciiTheme="minorHAnsi" w:eastAsiaTheme="minorEastAsia" w:hAnsiTheme="minorHAnsi" w:cstheme="minorBidi"/>
          <w:noProof/>
          <w:sz w:val="22"/>
          <w:szCs w:val="22"/>
        </w:rPr>
      </w:pPr>
      <w:ins w:id="3176" w:author="TinTin Kalaw" w:date="2014-08-19T08:27:00Z">
        <w:del w:id="3177" w:author="Vilson Lu" w:date="2014-08-22T02:34:00Z">
          <w:r w:rsidRPr="00EC7FD0" w:rsidDel="00EC7FD0">
            <w:rPr>
              <w:rStyle w:val="Hyperlink"/>
              <w:noProof/>
            </w:rPr>
            <w:delText>Table 4</w:delText>
          </w:r>
          <w:r w:rsidRPr="00EC7FD0" w:rsidDel="00EC7FD0">
            <w:rPr>
              <w:rStyle w:val="Hyperlink"/>
              <w:noProof/>
            </w:rPr>
            <w:noBreakHyphen/>
            <w:delText>1. Sample Entries of Tweets in CSV File</w:delText>
          </w:r>
          <w:r w:rsidDel="00EC7FD0">
            <w:rPr>
              <w:noProof/>
              <w:webHidden/>
            </w:rPr>
            <w:tab/>
            <w:delText>4-4</w:delText>
          </w:r>
        </w:del>
      </w:ins>
    </w:p>
    <w:p w:rsidR="006F08F4" w:rsidDel="00EC7FD0" w:rsidRDefault="006F08F4">
      <w:pPr>
        <w:pStyle w:val="TableofFigures"/>
        <w:tabs>
          <w:tab w:val="right" w:leader="dot" w:pos="9350"/>
        </w:tabs>
        <w:rPr>
          <w:ins w:id="3178" w:author="TinTin Kalaw" w:date="2014-08-19T08:27:00Z"/>
          <w:del w:id="3179" w:author="Vilson Lu" w:date="2014-08-22T02:34:00Z"/>
          <w:rFonts w:asciiTheme="minorHAnsi" w:eastAsiaTheme="minorEastAsia" w:hAnsiTheme="minorHAnsi" w:cstheme="minorBidi"/>
          <w:noProof/>
          <w:sz w:val="22"/>
          <w:szCs w:val="22"/>
        </w:rPr>
      </w:pPr>
      <w:ins w:id="3180" w:author="TinTin Kalaw" w:date="2014-08-19T08:27:00Z">
        <w:del w:id="3181" w:author="Vilson Lu" w:date="2014-08-22T02:34:00Z">
          <w:r w:rsidRPr="00EC7FD0" w:rsidDel="00EC7FD0">
            <w:rPr>
              <w:rStyle w:val="Hyperlink"/>
              <w:noProof/>
            </w:rPr>
            <w:delText>Table 4</w:delText>
          </w:r>
          <w:r w:rsidRPr="00EC7FD0" w:rsidDel="00EC7FD0">
            <w:rPr>
              <w:rStyle w:val="Hyperlink"/>
              <w:noProof/>
            </w:rPr>
            <w:noBreakHyphen/>
            <w:delText>2. Sample Gazetter for Storm Names (Philippines)</w:delText>
          </w:r>
          <w:r w:rsidDel="00EC7FD0">
            <w:rPr>
              <w:noProof/>
              <w:webHidden/>
            </w:rPr>
            <w:tab/>
            <w:delText>4-4</w:delText>
          </w:r>
        </w:del>
      </w:ins>
    </w:p>
    <w:p w:rsidR="006F08F4" w:rsidDel="00EC7FD0" w:rsidRDefault="006F08F4">
      <w:pPr>
        <w:pStyle w:val="TableofFigures"/>
        <w:tabs>
          <w:tab w:val="right" w:leader="dot" w:pos="9350"/>
        </w:tabs>
        <w:rPr>
          <w:ins w:id="3182" w:author="TinTin Kalaw" w:date="2014-08-19T08:27:00Z"/>
          <w:del w:id="3183" w:author="Vilson Lu" w:date="2014-08-22T02:34:00Z"/>
          <w:rFonts w:asciiTheme="minorHAnsi" w:eastAsiaTheme="minorEastAsia" w:hAnsiTheme="minorHAnsi" w:cstheme="minorBidi"/>
          <w:noProof/>
          <w:sz w:val="22"/>
          <w:szCs w:val="22"/>
        </w:rPr>
      </w:pPr>
      <w:ins w:id="3184" w:author="TinTin Kalaw" w:date="2014-08-19T08:27:00Z">
        <w:del w:id="3185" w:author="Vilson Lu" w:date="2014-08-22T02:34:00Z">
          <w:r w:rsidRPr="00EC7FD0" w:rsidDel="00EC7FD0">
            <w:rPr>
              <w:rStyle w:val="Hyperlink"/>
              <w:noProof/>
            </w:rPr>
            <w:delText>Table 4</w:delText>
          </w:r>
          <w:r w:rsidRPr="00EC7FD0" w:rsidDel="00EC7FD0">
            <w:rPr>
              <w:rStyle w:val="Hyperlink"/>
              <w:noProof/>
            </w:rPr>
            <w:noBreakHyphen/>
            <w:delText>3. Sample Rules stored in the database</w:delText>
          </w:r>
          <w:r w:rsidDel="00EC7FD0">
            <w:rPr>
              <w:noProof/>
              <w:webHidden/>
            </w:rPr>
            <w:tab/>
            <w:delText>4-5</w:delText>
          </w:r>
        </w:del>
      </w:ins>
    </w:p>
    <w:p w:rsidR="006F08F4" w:rsidDel="00EC7FD0" w:rsidRDefault="006F08F4">
      <w:pPr>
        <w:pStyle w:val="TableofFigures"/>
        <w:tabs>
          <w:tab w:val="right" w:leader="dot" w:pos="9350"/>
        </w:tabs>
        <w:rPr>
          <w:ins w:id="3186" w:author="TinTin Kalaw" w:date="2014-08-19T08:27:00Z"/>
          <w:del w:id="3187" w:author="Vilson Lu" w:date="2014-08-22T02:34:00Z"/>
          <w:rFonts w:asciiTheme="minorHAnsi" w:eastAsiaTheme="minorEastAsia" w:hAnsiTheme="minorHAnsi" w:cstheme="minorBidi"/>
          <w:noProof/>
          <w:sz w:val="22"/>
          <w:szCs w:val="22"/>
        </w:rPr>
      </w:pPr>
      <w:ins w:id="3188" w:author="TinTin Kalaw" w:date="2014-08-19T08:27:00Z">
        <w:del w:id="3189" w:author="Vilson Lu" w:date="2014-08-22T02:34:00Z">
          <w:r w:rsidRPr="00EC7FD0" w:rsidDel="00EC7FD0">
            <w:rPr>
              <w:rStyle w:val="Hyperlink"/>
              <w:noProof/>
            </w:rPr>
            <w:delText>Table 4</w:delText>
          </w:r>
          <w:r w:rsidRPr="00EC7FD0" w:rsidDel="00EC7FD0">
            <w:rPr>
              <w:rStyle w:val="Hyperlink"/>
              <w:noProof/>
            </w:rPr>
            <w:noBreakHyphen/>
            <w:delText>4. Sample Input/Output for Text Normalizer</w:delText>
          </w:r>
          <w:r w:rsidDel="00EC7FD0">
            <w:rPr>
              <w:noProof/>
              <w:webHidden/>
            </w:rPr>
            <w:tab/>
            <w:delText>4-5</w:delText>
          </w:r>
        </w:del>
      </w:ins>
    </w:p>
    <w:p w:rsidR="006F08F4" w:rsidDel="00EC7FD0" w:rsidRDefault="006F08F4">
      <w:pPr>
        <w:pStyle w:val="TableofFigures"/>
        <w:tabs>
          <w:tab w:val="right" w:leader="dot" w:pos="9350"/>
        </w:tabs>
        <w:rPr>
          <w:ins w:id="3190" w:author="TinTin Kalaw" w:date="2014-08-19T08:27:00Z"/>
          <w:del w:id="3191" w:author="Vilson Lu" w:date="2014-08-22T02:34:00Z"/>
          <w:rFonts w:asciiTheme="minorHAnsi" w:eastAsiaTheme="minorEastAsia" w:hAnsiTheme="minorHAnsi" w:cstheme="minorBidi"/>
          <w:noProof/>
          <w:sz w:val="22"/>
          <w:szCs w:val="22"/>
        </w:rPr>
      </w:pPr>
      <w:ins w:id="3192" w:author="TinTin Kalaw" w:date="2014-08-19T08:27:00Z">
        <w:del w:id="3193" w:author="Vilson Lu" w:date="2014-08-22T02:34:00Z">
          <w:r w:rsidRPr="00EC7FD0" w:rsidDel="00EC7FD0">
            <w:rPr>
              <w:rStyle w:val="Hyperlink"/>
              <w:noProof/>
            </w:rPr>
            <w:delText>Table 4</w:delText>
          </w:r>
          <w:r w:rsidRPr="00EC7FD0" w:rsidDel="00EC7FD0">
            <w:rPr>
              <w:rStyle w:val="Hyperlink"/>
              <w:noProof/>
            </w:rPr>
            <w:noBreakHyphen/>
            <w:delText>5. Sample Input/Output Tokenizer</w:delText>
          </w:r>
          <w:r w:rsidDel="00EC7FD0">
            <w:rPr>
              <w:noProof/>
              <w:webHidden/>
            </w:rPr>
            <w:tab/>
            <w:delText>4-6</w:delText>
          </w:r>
        </w:del>
      </w:ins>
    </w:p>
    <w:p w:rsidR="006F08F4" w:rsidDel="00EC7FD0" w:rsidRDefault="006F08F4">
      <w:pPr>
        <w:pStyle w:val="TableofFigures"/>
        <w:tabs>
          <w:tab w:val="right" w:leader="dot" w:pos="9350"/>
        </w:tabs>
        <w:rPr>
          <w:ins w:id="3194" w:author="TinTin Kalaw" w:date="2014-08-19T08:27:00Z"/>
          <w:del w:id="3195" w:author="Vilson Lu" w:date="2014-08-22T02:34:00Z"/>
          <w:rFonts w:asciiTheme="minorHAnsi" w:eastAsiaTheme="minorEastAsia" w:hAnsiTheme="minorHAnsi" w:cstheme="minorBidi"/>
          <w:noProof/>
          <w:sz w:val="22"/>
          <w:szCs w:val="22"/>
        </w:rPr>
      </w:pPr>
      <w:ins w:id="3196" w:author="TinTin Kalaw" w:date="2014-08-19T08:27:00Z">
        <w:del w:id="3197" w:author="Vilson Lu" w:date="2014-08-22T02:34:00Z">
          <w:r w:rsidRPr="00EC7FD0" w:rsidDel="00EC7FD0">
            <w:rPr>
              <w:rStyle w:val="Hyperlink"/>
              <w:noProof/>
            </w:rPr>
            <w:delText>Table 4</w:delText>
          </w:r>
          <w:r w:rsidRPr="00EC7FD0" w:rsidDel="00EC7FD0">
            <w:rPr>
              <w:rStyle w:val="Hyperlink"/>
              <w:noProof/>
            </w:rPr>
            <w:noBreakHyphen/>
            <w:delText>6. Sample Input/Output POS Tagger</w:delText>
          </w:r>
          <w:r w:rsidDel="00EC7FD0">
            <w:rPr>
              <w:noProof/>
              <w:webHidden/>
            </w:rPr>
            <w:tab/>
            <w:delText>4-6</w:delText>
          </w:r>
        </w:del>
      </w:ins>
    </w:p>
    <w:p w:rsidR="006F08F4" w:rsidDel="00EC7FD0" w:rsidRDefault="006F08F4">
      <w:pPr>
        <w:pStyle w:val="TableofFigures"/>
        <w:tabs>
          <w:tab w:val="right" w:leader="dot" w:pos="9350"/>
        </w:tabs>
        <w:rPr>
          <w:ins w:id="3198" w:author="TinTin Kalaw" w:date="2014-08-19T08:27:00Z"/>
          <w:del w:id="3199" w:author="Vilson Lu" w:date="2014-08-22T02:34:00Z"/>
          <w:rFonts w:asciiTheme="minorHAnsi" w:eastAsiaTheme="minorEastAsia" w:hAnsiTheme="minorHAnsi" w:cstheme="minorBidi"/>
          <w:noProof/>
          <w:sz w:val="22"/>
          <w:szCs w:val="22"/>
        </w:rPr>
      </w:pPr>
      <w:ins w:id="3200" w:author="TinTin Kalaw" w:date="2014-08-19T08:27:00Z">
        <w:del w:id="3201" w:author="Vilson Lu" w:date="2014-08-22T02:34:00Z">
          <w:r w:rsidRPr="00EC7FD0" w:rsidDel="00EC7FD0">
            <w:rPr>
              <w:rStyle w:val="Hyperlink"/>
              <w:noProof/>
            </w:rPr>
            <w:delText>Table 4</w:delText>
          </w:r>
          <w:r w:rsidRPr="00EC7FD0" w:rsidDel="00EC7FD0">
            <w:rPr>
              <w:rStyle w:val="Hyperlink"/>
              <w:noProof/>
            </w:rPr>
            <w:noBreakHyphen/>
            <w:delText>7. Sample Input/Output for Filipino NER</w:delText>
          </w:r>
          <w:r w:rsidDel="00EC7FD0">
            <w:rPr>
              <w:noProof/>
              <w:webHidden/>
            </w:rPr>
            <w:tab/>
            <w:delText>4-7</w:delText>
          </w:r>
        </w:del>
      </w:ins>
    </w:p>
    <w:p w:rsidR="006F08F4" w:rsidDel="00EC7FD0" w:rsidRDefault="006F08F4">
      <w:pPr>
        <w:pStyle w:val="TableofFigures"/>
        <w:tabs>
          <w:tab w:val="right" w:leader="dot" w:pos="9350"/>
        </w:tabs>
        <w:rPr>
          <w:ins w:id="3202" w:author="TinTin Kalaw" w:date="2014-08-19T08:27:00Z"/>
          <w:del w:id="3203" w:author="Vilson Lu" w:date="2014-08-22T02:34:00Z"/>
          <w:rFonts w:asciiTheme="minorHAnsi" w:eastAsiaTheme="minorEastAsia" w:hAnsiTheme="minorHAnsi" w:cstheme="minorBidi"/>
          <w:noProof/>
          <w:sz w:val="22"/>
          <w:szCs w:val="22"/>
        </w:rPr>
      </w:pPr>
      <w:ins w:id="3204" w:author="TinTin Kalaw" w:date="2014-08-19T08:27:00Z">
        <w:del w:id="3205" w:author="Vilson Lu" w:date="2014-08-22T02:34:00Z">
          <w:r w:rsidRPr="00EC7FD0" w:rsidDel="00EC7FD0">
            <w:rPr>
              <w:rStyle w:val="Hyperlink"/>
              <w:noProof/>
            </w:rPr>
            <w:delText>Table 4</w:delText>
          </w:r>
          <w:r w:rsidRPr="00EC7FD0" w:rsidDel="00EC7FD0">
            <w:rPr>
              <w:rStyle w:val="Hyperlink"/>
              <w:noProof/>
            </w:rPr>
            <w:noBreakHyphen/>
            <w:delText>8. Sample Input/Output for Disaster Tagger</w:delText>
          </w:r>
          <w:r w:rsidDel="00EC7FD0">
            <w:rPr>
              <w:noProof/>
              <w:webHidden/>
            </w:rPr>
            <w:tab/>
            <w:delText>4-7</w:delText>
          </w:r>
        </w:del>
      </w:ins>
    </w:p>
    <w:p w:rsidR="006F08F4" w:rsidDel="00EC7FD0" w:rsidRDefault="006F08F4">
      <w:pPr>
        <w:pStyle w:val="TableofFigures"/>
        <w:tabs>
          <w:tab w:val="right" w:leader="dot" w:pos="9350"/>
        </w:tabs>
        <w:rPr>
          <w:ins w:id="3206" w:author="TinTin Kalaw" w:date="2014-08-19T08:27:00Z"/>
          <w:del w:id="3207" w:author="Vilson Lu" w:date="2014-08-22T02:34:00Z"/>
          <w:rFonts w:asciiTheme="minorHAnsi" w:eastAsiaTheme="minorEastAsia" w:hAnsiTheme="minorHAnsi" w:cstheme="minorBidi"/>
          <w:noProof/>
          <w:sz w:val="22"/>
          <w:szCs w:val="22"/>
        </w:rPr>
      </w:pPr>
      <w:ins w:id="3208" w:author="TinTin Kalaw" w:date="2014-08-19T08:27:00Z">
        <w:del w:id="3209" w:author="Vilson Lu" w:date="2014-08-22T02:34:00Z">
          <w:r w:rsidRPr="00EC7FD0" w:rsidDel="00EC7FD0">
            <w:rPr>
              <w:rStyle w:val="Hyperlink"/>
              <w:noProof/>
            </w:rPr>
            <w:delText>Table 4</w:delText>
          </w:r>
          <w:r w:rsidRPr="00EC7FD0" w:rsidDel="00EC7FD0">
            <w:rPr>
              <w:rStyle w:val="Hyperlink"/>
              <w:noProof/>
            </w:rPr>
            <w:noBreakHyphen/>
            <w:delText>9. Sample Features and Values</w:delText>
          </w:r>
          <w:r w:rsidDel="00EC7FD0">
            <w:rPr>
              <w:noProof/>
              <w:webHidden/>
            </w:rPr>
            <w:tab/>
            <w:delText>4-9</w:delText>
          </w:r>
        </w:del>
      </w:ins>
    </w:p>
    <w:p w:rsidR="006F08F4" w:rsidDel="00EC7FD0" w:rsidRDefault="006F08F4">
      <w:pPr>
        <w:pStyle w:val="TableofFigures"/>
        <w:tabs>
          <w:tab w:val="right" w:leader="dot" w:pos="9350"/>
        </w:tabs>
        <w:rPr>
          <w:ins w:id="3210" w:author="TinTin Kalaw" w:date="2014-08-19T08:27:00Z"/>
          <w:del w:id="3211" w:author="Vilson Lu" w:date="2014-08-22T02:34:00Z"/>
          <w:rFonts w:asciiTheme="minorHAnsi" w:eastAsiaTheme="minorEastAsia" w:hAnsiTheme="minorHAnsi" w:cstheme="minorBidi"/>
          <w:noProof/>
          <w:sz w:val="22"/>
          <w:szCs w:val="22"/>
        </w:rPr>
      </w:pPr>
      <w:ins w:id="3212" w:author="TinTin Kalaw" w:date="2014-08-19T08:27:00Z">
        <w:del w:id="3213" w:author="Vilson Lu" w:date="2014-08-22T02:34:00Z">
          <w:r w:rsidRPr="00EC7FD0" w:rsidDel="00EC7FD0">
            <w:rPr>
              <w:rStyle w:val="Hyperlink"/>
              <w:noProof/>
            </w:rPr>
            <w:delText>Table 4</w:delText>
          </w:r>
          <w:r w:rsidRPr="00EC7FD0" w:rsidDel="00EC7FD0">
            <w:rPr>
              <w:rStyle w:val="Hyperlink"/>
              <w:noProof/>
            </w:rPr>
            <w:noBreakHyphen/>
            <w:delText>10. Sample Generated Rules</w:delText>
          </w:r>
          <w:r w:rsidDel="00EC7FD0">
            <w:rPr>
              <w:noProof/>
              <w:webHidden/>
            </w:rPr>
            <w:tab/>
            <w:delText>4-10</w:delText>
          </w:r>
        </w:del>
      </w:ins>
    </w:p>
    <w:p w:rsidR="006E319B" w:rsidDel="00EC7FD0" w:rsidRDefault="006E319B">
      <w:pPr>
        <w:pStyle w:val="TableofFigures"/>
        <w:tabs>
          <w:tab w:val="right" w:leader="dot" w:pos="9350"/>
        </w:tabs>
        <w:rPr>
          <w:del w:id="3214" w:author="Vilson Lu" w:date="2014-08-22T02:34:00Z"/>
          <w:rFonts w:asciiTheme="minorHAnsi" w:eastAsiaTheme="minorEastAsia" w:hAnsiTheme="minorHAnsi" w:cstheme="minorBidi"/>
          <w:noProof/>
          <w:sz w:val="22"/>
          <w:szCs w:val="22"/>
          <w:lang w:val="en-PH" w:eastAsia="zh-CN"/>
        </w:rPr>
      </w:pPr>
      <w:del w:id="3215" w:author="Vilson Lu" w:date="2014-08-22T02:34:00Z">
        <w:r w:rsidRPr="006F08F4" w:rsidDel="00EC7FD0">
          <w:rPr>
            <w:rStyle w:val="Hyperlink"/>
            <w:noProof/>
          </w:rPr>
          <w:delText>Table 1</w:delText>
        </w:r>
        <w:r w:rsidRPr="006F08F4" w:rsidDel="00EC7FD0">
          <w:rPr>
            <w:rStyle w:val="Hyperlink"/>
            <w:noProof/>
          </w:rPr>
          <w:noBreakHyphen/>
          <w:delText>1. Timetable of Activities (April 2014 - April 2015)</w:delText>
        </w:r>
        <w:r w:rsidDel="00EC7FD0">
          <w:rPr>
            <w:noProof/>
            <w:webHidden/>
          </w:rPr>
          <w:tab/>
          <w:delText>1-7</w:delText>
        </w:r>
      </w:del>
    </w:p>
    <w:p w:rsidR="006E319B" w:rsidDel="00EC7FD0" w:rsidRDefault="006E319B">
      <w:pPr>
        <w:pStyle w:val="TableofFigures"/>
        <w:tabs>
          <w:tab w:val="right" w:leader="dot" w:pos="9350"/>
        </w:tabs>
        <w:rPr>
          <w:del w:id="3216" w:author="Vilson Lu" w:date="2014-08-22T02:34:00Z"/>
          <w:rFonts w:asciiTheme="minorHAnsi" w:eastAsiaTheme="minorEastAsia" w:hAnsiTheme="minorHAnsi" w:cstheme="minorBidi"/>
          <w:noProof/>
          <w:sz w:val="22"/>
          <w:szCs w:val="22"/>
          <w:lang w:val="en-PH" w:eastAsia="zh-CN"/>
        </w:rPr>
      </w:pPr>
      <w:del w:id="3217" w:author="Vilson Lu" w:date="2014-08-22T02:34:00Z">
        <w:r w:rsidRPr="006F08F4" w:rsidDel="00EC7FD0">
          <w:rPr>
            <w:rStyle w:val="Hyperlink"/>
            <w:noProof/>
          </w:rPr>
          <w:delText>Table 2</w:delText>
        </w:r>
        <w:r w:rsidRPr="006F08F4" w:rsidDel="00EC7FD0">
          <w:rPr>
            <w:rStyle w:val="Hyperlink"/>
            <w:noProof/>
          </w:rPr>
          <w:noBreakHyphen/>
          <w:delText>1. Summary of Reviewed Information Extraction Systems</w:delText>
        </w:r>
        <w:r w:rsidDel="00EC7FD0">
          <w:rPr>
            <w:noProof/>
            <w:webHidden/>
          </w:rPr>
          <w:tab/>
          <w:delText>2-7</w:delText>
        </w:r>
      </w:del>
    </w:p>
    <w:p w:rsidR="006E319B" w:rsidDel="00EC7FD0" w:rsidRDefault="006E319B">
      <w:pPr>
        <w:pStyle w:val="TableofFigures"/>
        <w:tabs>
          <w:tab w:val="right" w:leader="dot" w:pos="9350"/>
        </w:tabs>
        <w:rPr>
          <w:del w:id="3218" w:author="Vilson Lu" w:date="2014-08-22T02:34:00Z"/>
          <w:rFonts w:asciiTheme="minorHAnsi" w:eastAsiaTheme="minorEastAsia" w:hAnsiTheme="minorHAnsi" w:cstheme="minorBidi"/>
          <w:noProof/>
          <w:sz w:val="22"/>
          <w:szCs w:val="22"/>
          <w:lang w:val="en-PH" w:eastAsia="zh-CN"/>
        </w:rPr>
      </w:pPr>
      <w:del w:id="3219" w:author="Vilson Lu" w:date="2014-08-22T02:34:00Z">
        <w:r w:rsidRPr="006F08F4" w:rsidDel="00EC7FD0">
          <w:rPr>
            <w:rStyle w:val="Hyperlink"/>
            <w:noProof/>
          </w:rPr>
          <w:delText>Table 2</w:delText>
        </w:r>
        <w:r w:rsidRPr="006F08F4" w:rsidDel="00EC7FD0">
          <w:rPr>
            <w:rStyle w:val="Hyperlink"/>
            <w:noProof/>
          </w:rPr>
          <w:noBreakHyphen/>
          <w:delText>2. Tweet Categories</w:delText>
        </w:r>
        <w:r w:rsidDel="00EC7FD0">
          <w:rPr>
            <w:noProof/>
            <w:webHidden/>
          </w:rPr>
          <w:tab/>
          <w:delText>2-10</w:delText>
        </w:r>
      </w:del>
    </w:p>
    <w:p w:rsidR="006E319B" w:rsidDel="00EC7FD0" w:rsidRDefault="006E319B">
      <w:pPr>
        <w:pStyle w:val="TableofFigures"/>
        <w:tabs>
          <w:tab w:val="right" w:leader="dot" w:pos="9350"/>
        </w:tabs>
        <w:rPr>
          <w:del w:id="3220" w:author="Vilson Lu" w:date="2014-08-22T02:34:00Z"/>
          <w:rFonts w:asciiTheme="minorHAnsi" w:eastAsiaTheme="minorEastAsia" w:hAnsiTheme="minorHAnsi" w:cstheme="minorBidi"/>
          <w:noProof/>
          <w:sz w:val="22"/>
          <w:szCs w:val="22"/>
          <w:lang w:val="en-PH" w:eastAsia="zh-CN"/>
        </w:rPr>
      </w:pPr>
      <w:del w:id="3221" w:author="Vilson Lu" w:date="2014-08-22T02:34:00Z">
        <w:r w:rsidRPr="006F08F4" w:rsidDel="00EC7FD0">
          <w:rPr>
            <w:rStyle w:val="Hyperlink"/>
            <w:noProof/>
          </w:rPr>
          <w:delText>Table 2</w:delText>
        </w:r>
        <w:r w:rsidRPr="006F08F4" w:rsidDel="00EC7FD0">
          <w:rPr>
            <w:rStyle w:val="Hyperlink"/>
            <w:noProof/>
          </w:rPr>
          <w:noBreakHyphen/>
          <w:delText>3. Informative Tweet Categories</w:delText>
        </w:r>
        <w:r w:rsidDel="00EC7FD0">
          <w:rPr>
            <w:noProof/>
            <w:webHidden/>
          </w:rPr>
          <w:tab/>
          <w:delText>2-10</w:delText>
        </w:r>
      </w:del>
    </w:p>
    <w:p w:rsidR="006E319B" w:rsidDel="00EC7FD0" w:rsidRDefault="006E319B">
      <w:pPr>
        <w:pStyle w:val="TableofFigures"/>
        <w:tabs>
          <w:tab w:val="right" w:leader="dot" w:pos="9350"/>
        </w:tabs>
        <w:rPr>
          <w:del w:id="3222" w:author="Vilson Lu" w:date="2014-08-22T02:34:00Z"/>
          <w:rFonts w:asciiTheme="minorHAnsi" w:eastAsiaTheme="minorEastAsia" w:hAnsiTheme="minorHAnsi" w:cstheme="minorBidi"/>
          <w:noProof/>
          <w:sz w:val="22"/>
          <w:szCs w:val="22"/>
          <w:lang w:val="en-PH" w:eastAsia="zh-CN"/>
        </w:rPr>
      </w:pPr>
      <w:del w:id="3223" w:author="Vilson Lu" w:date="2014-08-22T02:34:00Z">
        <w:r w:rsidRPr="006F08F4" w:rsidDel="00EC7FD0">
          <w:rPr>
            <w:rStyle w:val="Hyperlink"/>
            <w:noProof/>
          </w:rPr>
          <w:delText>Table 2</w:delText>
        </w:r>
        <w:r w:rsidRPr="006F08F4" w:rsidDel="00EC7FD0">
          <w:rPr>
            <w:rStyle w:val="Hyperlink"/>
            <w:noProof/>
          </w:rPr>
          <w:noBreakHyphen/>
          <w:delText>4. Extractable Information Nugget per Informative Tweet Category</w:delText>
        </w:r>
        <w:r w:rsidDel="00EC7FD0">
          <w:rPr>
            <w:noProof/>
            <w:webHidden/>
          </w:rPr>
          <w:tab/>
          <w:delText>2-11</w:delText>
        </w:r>
      </w:del>
    </w:p>
    <w:p w:rsidR="006E319B" w:rsidDel="00EC7FD0" w:rsidRDefault="006E319B">
      <w:pPr>
        <w:pStyle w:val="TableofFigures"/>
        <w:tabs>
          <w:tab w:val="right" w:leader="dot" w:pos="9350"/>
        </w:tabs>
        <w:rPr>
          <w:del w:id="3224" w:author="Vilson Lu" w:date="2014-08-22T02:34:00Z"/>
          <w:rFonts w:asciiTheme="minorHAnsi" w:eastAsiaTheme="minorEastAsia" w:hAnsiTheme="minorHAnsi" w:cstheme="minorBidi"/>
          <w:noProof/>
          <w:sz w:val="22"/>
          <w:szCs w:val="22"/>
          <w:lang w:val="en-PH" w:eastAsia="zh-CN"/>
        </w:rPr>
      </w:pPr>
      <w:del w:id="3225" w:author="Vilson Lu" w:date="2014-08-22T02:34:00Z">
        <w:r w:rsidRPr="006F08F4" w:rsidDel="00EC7FD0">
          <w:rPr>
            <w:rStyle w:val="Hyperlink"/>
            <w:noProof/>
          </w:rPr>
          <w:delText>Table 3</w:delText>
        </w:r>
        <w:r w:rsidRPr="006F08F4" w:rsidDel="00EC7FD0">
          <w:rPr>
            <w:rStyle w:val="Hyperlink"/>
            <w:noProof/>
          </w:rPr>
          <w:noBreakHyphen/>
          <w:delText>1. Examples of official government institution</w:delText>
        </w:r>
        <w:r w:rsidDel="00EC7FD0">
          <w:rPr>
            <w:noProof/>
            <w:webHidden/>
          </w:rPr>
          <w:tab/>
          <w:delText>3-16</w:delText>
        </w:r>
      </w:del>
    </w:p>
    <w:p w:rsidR="006E319B" w:rsidDel="00EC7FD0" w:rsidRDefault="006E319B">
      <w:pPr>
        <w:pStyle w:val="TableofFigures"/>
        <w:tabs>
          <w:tab w:val="right" w:leader="dot" w:pos="9350"/>
        </w:tabs>
        <w:rPr>
          <w:del w:id="3226" w:author="Vilson Lu" w:date="2014-08-22T02:34:00Z"/>
          <w:rFonts w:asciiTheme="minorHAnsi" w:eastAsiaTheme="minorEastAsia" w:hAnsiTheme="minorHAnsi" w:cstheme="minorBidi"/>
          <w:noProof/>
          <w:sz w:val="22"/>
          <w:szCs w:val="22"/>
          <w:lang w:val="en-PH" w:eastAsia="zh-CN"/>
        </w:rPr>
      </w:pPr>
      <w:del w:id="3227" w:author="Vilson Lu" w:date="2014-08-22T02:34:00Z">
        <w:r w:rsidRPr="006F08F4" w:rsidDel="00EC7FD0">
          <w:rPr>
            <w:rStyle w:val="Hyperlink"/>
            <w:noProof/>
          </w:rPr>
          <w:lastRenderedPageBreak/>
          <w:delText>Table 3</w:delText>
        </w:r>
        <w:r w:rsidRPr="006F08F4" w:rsidDel="00EC7FD0">
          <w:rPr>
            <w:rStyle w:val="Hyperlink"/>
            <w:noProof/>
          </w:rPr>
          <w:noBreakHyphen/>
          <w:delText>2. Examples of disaster-related tweets with extractable information</w:delText>
        </w:r>
        <w:r w:rsidDel="00EC7FD0">
          <w:rPr>
            <w:noProof/>
            <w:webHidden/>
          </w:rPr>
          <w:tab/>
          <w:delText>3-17</w:delText>
        </w:r>
      </w:del>
    </w:p>
    <w:p w:rsidR="006E319B" w:rsidDel="00EC7FD0" w:rsidRDefault="006E319B">
      <w:pPr>
        <w:pStyle w:val="TableofFigures"/>
        <w:tabs>
          <w:tab w:val="right" w:leader="dot" w:pos="9350"/>
        </w:tabs>
        <w:rPr>
          <w:del w:id="3228" w:author="Vilson Lu" w:date="2014-08-22T02:34:00Z"/>
          <w:rFonts w:asciiTheme="minorHAnsi" w:eastAsiaTheme="minorEastAsia" w:hAnsiTheme="minorHAnsi" w:cstheme="minorBidi"/>
          <w:noProof/>
          <w:sz w:val="22"/>
          <w:szCs w:val="22"/>
          <w:lang w:val="en-PH" w:eastAsia="zh-CN"/>
        </w:rPr>
      </w:pPr>
      <w:del w:id="3229" w:author="Vilson Lu" w:date="2014-08-22T02:34:00Z">
        <w:r w:rsidRPr="006F08F4" w:rsidDel="00EC7FD0">
          <w:rPr>
            <w:rStyle w:val="Hyperlink"/>
            <w:noProof/>
          </w:rPr>
          <w:delText>Table 3</w:delText>
        </w:r>
        <w:r w:rsidRPr="006F08F4" w:rsidDel="00EC7FD0">
          <w:rPr>
            <w:rStyle w:val="Hyperlink"/>
            <w:noProof/>
          </w:rPr>
          <w:noBreakHyphen/>
          <w:delText>3. Confusion Matrix (Davis and Goadrich, 2006)</w:delText>
        </w:r>
        <w:r w:rsidDel="00EC7FD0">
          <w:rPr>
            <w:noProof/>
            <w:webHidden/>
          </w:rPr>
          <w:tab/>
          <w:delText>3-19</w:delText>
        </w:r>
      </w:del>
    </w:p>
    <w:p w:rsidR="006E319B" w:rsidDel="00EC7FD0" w:rsidRDefault="006E319B">
      <w:pPr>
        <w:pStyle w:val="TableofFigures"/>
        <w:tabs>
          <w:tab w:val="right" w:leader="dot" w:pos="9350"/>
        </w:tabs>
        <w:rPr>
          <w:del w:id="3230" w:author="Vilson Lu" w:date="2014-08-22T02:34:00Z"/>
          <w:rFonts w:asciiTheme="minorHAnsi" w:eastAsiaTheme="minorEastAsia" w:hAnsiTheme="minorHAnsi" w:cstheme="minorBidi"/>
          <w:noProof/>
          <w:sz w:val="22"/>
          <w:szCs w:val="22"/>
          <w:lang w:val="en-PH" w:eastAsia="zh-CN"/>
        </w:rPr>
      </w:pPr>
      <w:del w:id="3231" w:author="Vilson Lu" w:date="2014-08-22T02:34:00Z">
        <w:r w:rsidRPr="006F08F4" w:rsidDel="00EC7FD0">
          <w:rPr>
            <w:rStyle w:val="Hyperlink"/>
            <w:noProof/>
          </w:rPr>
          <w:delText>Table 4</w:delText>
        </w:r>
        <w:r w:rsidRPr="006F08F4" w:rsidDel="00EC7FD0">
          <w:rPr>
            <w:rStyle w:val="Hyperlink"/>
            <w:noProof/>
          </w:rPr>
          <w:noBreakHyphen/>
          <w:delText>1. Sample Entries of Tweets in CSV File</w:delText>
        </w:r>
        <w:r w:rsidDel="00EC7FD0">
          <w:rPr>
            <w:noProof/>
            <w:webHidden/>
          </w:rPr>
          <w:tab/>
          <w:delText>4-4</w:delText>
        </w:r>
      </w:del>
    </w:p>
    <w:p w:rsidR="006E319B" w:rsidDel="00EC7FD0" w:rsidRDefault="006E319B">
      <w:pPr>
        <w:pStyle w:val="TableofFigures"/>
        <w:tabs>
          <w:tab w:val="right" w:leader="dot" w:pos="9350"/>
        </w:tabs>
        <w:rPr>
          <w:del w:id="3232" w:author="Vilson Lu" w:date="2014-08-22T02:34:00Z"/>
          <w:rFonts w:asciiTheme="minorHAnsi" w:eastAsiaTheme="minorEastAsia" w:hAnsiTheme="minorHAnsi" w:cstheme="minorBidi"/>
          <w:noProof/>
          <w:sz w:val="22"/>
          <w:szCs w:val="22"/>
          <w:lang w:val="en-PH" w:eastAsia="zh-CN"/>
        </w:rPr>
      </w:pPr>
      <w:del w:id="3233" w:author="Vilson Lu" w:date="2014-08-22T02:34:00Z">
        <w:r w:rsidRPr="006F08F4" w:rsidDel="00EC7FD0">
          <w:rPr>
            <w:rStyle w:val="Hyperlink"/>
            <w:noProof/>
          </w:rPr>
          <w:delText>Table 4</w:delText>
        </w:r>
        <w:r w:rsidRPr="006F08F4" w:rsidDel="00EC7FD0">
          <w:rPr>
            <w:rStyle w:val="Hyperlink"/>
            <w:noProof/>
          </w:rPr>
          <w:noBreakHyphen/>
          <w:delText>2. Sample Gazetter for Storm Names (Philippines)</w:delText>
        </w:r>
        <w:r w:rsidDel="00EC7FD0">
          <w:rPr>
            <w:noProof/>
            <w:webHidden/>
          </w:rPr>
          <w:tab/>
          <w:delText>4-4</w:delText>
        </w:r>
      </w:del>
    </w:p>
    <w:p w:rsidR="006E319B" w:rsidDel="00EC7FD0" w:rsidRDefault="006E319B">
      <w:pPr>
        <w:pStyle w:val="TableofFigures"/>
        <w:tabs>
          <w:tab w:val="right" w:leader="dot" w:pos="9350"/>
        </w:tabs>
        <w:rPr>
          <w:del w:id="3234" w:author="Vilson Lu" w:date="2014-08-22T02:34:00Z"/>
          <w:rFonts w:asciiTheme="minorHAnsi" w:eastAsiaTheme="minorEastAsia" w:hAnsiTheme="minorHAnsi" w:cstheme="minorBidi"/>
          <w:noProof/>
          <w:sz w:val="22"/>
          <w:szCs w:val="22"/>
          <w:lang w:val="en-PH" w:eastAsia="zh-CN"/>
        </w:rPr>
      </w:pPr>
      <w:del w:id="3235" w:author="Vilson Lu" w:date="2014-08-22T02:34:00Z">
        <w:r w:rsidRPr="006F08F4" w:rsidDel="00EC7FD0">
          <w:rPr>
            <w:rStyle w:val="Hyperlink"/>
            <w:noProof/>
          </w:rPr>
          <w:delText>Table 4</w:delText>
        </w:r>
        <w:r w:rsidRPr="006F08F4" w:rsidDel="00EC7FD0">
          <w:rPr>
            <w:rStyle w:val="Hyperlink"/>
            <w:noProof/>
          </w:rPr>
          <w:noBreakHyphen/>
          <w:delText>3. Sample Rules stored in the database</w:delText>
        </w:r>
        <w:r w:rsidDel="00EC7FD0">
          <w:rPr>
            <w:noProof/>
            <w:webHidden/>
          </w:rPr>
          <w:tab/>
          <w:delText>4-5</w:delText>
        </w:r>
      </w:del>
    </w:p>
    <w:p w:rsidR="006E319B" w:rsidDel="00EC7FD0" w:rsidRDefault="006E319B">
      <w:pPr>
        <w:pStyle w:val="TableofFigures"/>
        <w:tabs>
          <w:tab w:val="right" w:leader="dot" w:pos="9350"/>
        </w:tabs>
        <w:rPr>
          <w:del w:id="3236" w:author="Vilson Lu" w:date="2014-08-22T02:34:00Z"/>
          <w:rFonts w:asciiTheme="minorHAnsi" w:eastAsiaTheme="minorEastAsia" w:hAnsiTheme="minorHAnsi" w:cstheme="minorBidi"/>
          <w:noProof/>
          <w:sz w:val="22"/>
          <w:szCs w:val="22"/>
          <w:lang w:val="en-PH" w:eastAsia="zh-CN"/>
        </w:rPr>
      </w:pPr>
      <w:del w:id="3237" w:author="Vilson Lu" w:date="2014-08-22T02:34:00Z">
        <w:r w:rsidRPr="006F08F4" w:rsidDel="00EC7FD0">
          <w:rPr>
            <w:rStyle w:val="Hyperlink"/>
            <w:noProof/>
          </w:rPr>
          <w:delText>Table 4</w:delText>
        </w:r>
        <w:r w:rsidRPr="006F08F4" w:rsidDel="00EC7FD0">
          <w:rPr>
            <w:rStyle w:val="Hyperlink"/>
            <w:noProof/>
          </w:rPr>
          <w:noBreakHyphen/>
          <w:delText>4. Sample Input/Output for Text Normalizer</w:delText>
        </w:r>
        <w:r w:rsidDel="00EC7FD0">
          <w:rPr>
            <w:noProof/>
            <w:webHidden/>
          </w:rPr>
          <w:tab/>
          <w:delText>4-5</w:delText>
        </w:r>
      </w:del>
    </w:p>
    <w:p w:rsidR="006E319B" w:rsidDel="00EC7FD0" w:rsidRDefault="006E319B">
      <w:pPr>
        <w:pStyle w:val="TableofFigures"/>
        <w:tabs>
          <w:tab w:val="right" w:leader="dot" w:pos="9350"/>
        </w:tabs>
        <w:rPr>
          <w:del w:id="3238" w:author="Vilson Lu" w:date="2014-08-22T02:34:00Z"/>
          <w:rFonts w:asciiTheme="minorHAnsi" w:eastAsiaTheme="minorEastAsia" w:hAnsiTheme="minorHAnsi" w:cstheme="minorBidi"/>
          <w:noProof/>
          <w:sz w:val="22"/>
          <w:szCs w:val="22"/>
          <w:lang w:val="en-PH" w:eastAsia="zh-CN"/>
        </w:rPr>
      </w:pPr>
      <w:del w:id="3239" w:author="Vilson Lu" w:date="2014-08-22T02:34:00Z">
        <w:r w:rsidRPr="006F08F4" w:rsidDel="00EC7FD0">
          <w:rPr>
            <w:rStyle w:val="Hyperlink"/>
            <w:noProof/>
          </w:rPr>
          <w:delText>Table 4</w:delText>
        </w:r>
        <w:r w:rsidRPr="006F08F4" w:rsidDel="00EC7FD0">
          <w:rPr>
            <w:rStyle w:val="Hyperlink"/>
            <w:noProof/>
          </w:rPr>
          <w:noBreakHyphen/>
          <w:delText>5. Sample Input/Output Tokenizer</w:delText>
        </w:r>
        <w:r w:rsidDel="00EC7FD0">
          <w:rPr>
            <w:noProof/>
            <w:webHidden/>
          </w:rPr>
          <w:tab/>
          <w:delText>4-6</w:delText>
        </w:r>
      </w:del>
    </w:p>
    <w:p w:rsidR="006E319B" w:rsidDel="00EC7FD0" w:rsidRDefault="006E319B">
      <w:pPr>
        <w:pStyle w:val="TableofFigures"/>
        <w:tabs>
          <w:tab w:val="right" w:leader="dot" w:pos="9350"/>
        </w:tabs>
        <w:rPr>
          <w:del w:id="3240" w:author="Vilson Lu" w:date="2014-08-22T02:34:00Z"/>
          <w:rFonts w:asciiTheme="minorHAnsi" w:eastAsiaTheme="minorEastAsia" w:hAnsiTheme="minorHAnsi" w:cstheme="minorBidi"/>
          <w:noProof/>
          <w:sz w:val="22"/>
          <w:szCs w:val="22"/>
          <w:lang w:val="en-PH" w:eastAsia="zh-CN"/>
        </w:rPr>
      </w:pPr>
      <w:del w:id="3241" w:author="Vilson Lu" w:date="2014-08-22T02:34:00Z">
        <w:r w:rsidRPr="006F08F4" w:rsidDel="00EC7FD0">
          <w:rPr>
            <w:rStyle w:val="Hyperlink"/>
            <w:noProof/>
          </w:rPr>
          <w:delText>Table 4</w:delText>
        </w:r>
        <w:r w:rsidRPr="006F08F4" w:rsidDel="00EC7FD0">
          <w:rPr>
            <w:rStyle w:val="Hyperlink"/>
            <w:noProof/>
          </w:rPr>
          <w:noBreakHyphen/>
          <w:delText>6. Sample Input/Output POS Tagger</w:delText>
        </w:r>
        <w:r w:rsidDel="00EC7FD0">
          <w:rPr>
            <w:noProof/>
            <w:webHidden/>
          </w:rPr>
          <w:tab/>
          <w:delText>4-6</w:delText>
        </w:r>
      </w:del>
    </w:p>
    <w:p w:rsidR="006E319B" w:rsidDel="00EC7FD0" w:rsidRDefault="006E319B">
      <w:pPr>
        <w:pStyle w:val="TableofFigures"/>
        <w:tabs>
          <w:tab w:val="right" w:leader="dot" w:pos="9350"/>
        </w:tabs>
        <w:rPr>
          <w:del w:id="3242" w:author="Vilson Lu" w:date="2014-08-22T02:34:00Z"/>
          <w:rFonts w:asciiTheme="minorHAnsi" w:eastAsiaTheme="minorEastAsia" w:hAnsiTheme="minorHAnsi" w:cstheme="minorBidi"/>
          <w:noProof/>
          <w:sz w:val="22"/>
          <w:szCs w:val="22"/>
          <w:lang w:val="en-PH" w:eastAsia="zh-CN"/>
        </w:rPr>
      </w:pPr>
      <w:del w:id="3243" w:author="Vilson Lu" w:date="2014-08-22T02:34:00Z">
        <w:r w:rsidRPr="006F08F4" w:rsidDel="00EC7FD0">
          <w:rPr>
            <w:rStyle w:val="Hyperlink"/>
            <w:noProof/>
          </w:rPr>
          <w:delText>Table 4</w:delText>
        </w:r>
        <w:r w:rsidRPr="006F08F4" w:rsidDel="00EC7FD0">
          <w:rPr>
            <w:rStyle w:val="Hyperlink"/>
            <w:noProof/>
          </w:rPr>
          <w:noBreakHyphen/>
          <w:delText>7. Sample Input/Output for Filipino NER</w:delText>
        </w:r>
        <w:r w:rsidDel="00EC7FD0">
          <w:rPr>
            <w:noProof/>
            <w:webHidden/>
          </w:rPr>
          <w:tab/>
          <w:delText>4-7</w:delText>
        </w:r>
      </w:del>
    </w:p>
    <w:p w:rsidR="006E319B" w:rsidDel="00EC7FD0" w:rsidRDefault="006E319B">
      <w:pPr>
        <w:pStyle w:val="TableofFigures"/>
        <w:tabs>
          <w:tab w:val="right" w:leader="dot" w:pos="9350"/>
        </w:tabs>
        <w:rPr>
          <w:del w:id="3244" w:author="Vilson Lu" w:date="2014-08-22T02:34:00Z"/>
          <w:rFonts w:asciiTheme="minorHAnsi" w:eastAsiaTheme="minorEastAsia" w:hAnsiTheme="minorHAnsi" w:cstheme="minorBidi"/>
          <w:noProof/>
          <w:sz w:val="22"/>
          <w:szCs w:val="22"/>
          <w:lang w:val="en-PH" w:eastAsia="zh-CN"/>
        </w:rPr>
      </w:pPr>
      <w:del w:id="3245" w:author="Vilson Lu" w:date="2014-08-22T02:34:00Z">
        <w:r w:rsidRPr="006F08F4" w:rsidDel="00EC7FD0">
          <w:rPr>
            <w:rStyle w:val="Hyperlink"/>
            <w:noProof/>
          </w:rPr>
          <w:delText>Table 4</w:delText>
        </w:r>
        <w:r w:rsidRPr="006F08F4" w:rsidDel="00EC7FD0">
          <w:rPr>
            <w:rStyle w:val="Hyperlink"/>
            <w:noProof/>
          </w:rPr>
          <w:noBreakHyphen/>
          <w:delText>8. Sample Input/Output for Disaster Tagger</w:delText>
        </w:r>
        <w:r w:rsidDel="00EC7FD0">
          <w:rPr>
            <w:noProof/>
            <w:webHidden/>
          </w:rPr>
          <w:tab/>
          <w:delText>4-7</w:delText>
        </w:r>
      </w:del>
    </w:p>
    <w:p w:rsidR="006E319B" w:rsidDel="00EC7FD0" w:rsidRDefault="006E319B">
      <w:pPr>
        <w:pStyle w:val="TableofFigures"/>
        <w:tabs>
          <w:tab w:val="right" w:leader="dot" w:pos="9350"/>
        </w:tabs>
        <w:rPr>
          <w:del w:id="3246" w:author="Vilson Lu" w:date="2014-08-22T02:34:00Z"/>
          <w:rFonts w:asciiTheme="minorHAnsi" w:eastAsiaTheme="minorEastAsia" w:hAnsiTheme="minorHAnsi" w:cstheme="minorBidi"/>
          <w:noProof/>
          <w:sz w:val="22"/>
          <w:szCs w:val="22"/>
          <w:lang w:val="en-PH" w:eastAsia="zh-CN"/>
        </w:rPr>
      </w:pPr>
      <w:del w:id="3247" w:author="Vilson Lu" w:date="2014-08-22T02:34:00Z">
        <w:r w:rsidRPr="006F08F4" w:rsidDel="00EC7FD0">
          <w:rPr>
            <w:rStyle w:val="Hyperlink"/>
            <w:noProof/>
          </w:rPr>
          <w:delText>Table 4</w:delText>
        </w:r>
        <w:r w:rsidRPr="006F08F4" w:rsidDel="00EC7FD0">
          <w:rPr>
            <w:rStyle w:val="Hyperlink"/>
            <w:noProof/>
          </w:rPr>
          <w:noBreakHyphen/>
          <w:delText>9. Sample Features and Values</w:delText>
        </w:r>
        <w:r w:rsidDel="00EC7FD0">
          <w:rPr>
            <w:noProof/>
            <w:webHidden/>
          </w:rPr>
          <w:tab/>
          <w:delText>4-9</w:delText>
        </w:r>
      </w:del>
    </w:p>
    <w:p w:rsidR="006E319B" w:rsidDel="00EC7FD0" w:rsidRDefault="006E319B">
      <w:pPr>
        <w:pStyle w:val="TableofFigures"/>
        <w:tabs>
          <w:tab w:val="right" w:leader="dot" w:pos="9350"/>
        </w:tabs>
        <w:rPr>
          <w:del w:id="3248" w:author="Vilson Lu" w:date="2014-08-22T02:34:00Z"/>
          <w:rFonts w:asciiTheme="minorHAnsi" w:eastAsiaTheme="minorEastAsia" w:hAnsiTheme="minorHAnsi" w:cstheme="minorBidi"/>
          <w:noProof/>
          <w:sz w:val="22"/>
          <w:szCs w:val="22"/>
          <w:lang w:val="en-PH" w:eastAsia="zh-CN"/>
        </w:rPr>
      </w:pPr>
      <w:del w:id="3249" w:author="Vilson Lu" w:date="2014-08-22T02:34:00Z">
        <w:r w:rsidRPr="006F08F4" w:rsidDel="00EC7FD0">
          <w:rPr>
            <w:rStyle w:val="Hyperlink"/>
            <w:noProof/>
          </w:rPr>
          <w:delText>Table 4</w:delText>
        </w:r>
        <w:r w:rsidRPr="006F08F4" w:rsidDel="00EC7FD0">
          <w:rPr>
            <w:rStyle w:val="Hyperlink"/>
            <w:noProof/>
          </w:rPr>
          <w:noBreakHyphen/>
          <w:delText>11. Sample Generated Rules</w:delText>
        </w:r>
        <w:r w:rsidDel="00EC7FD0">
          <w:rPr>
            <w:noProof/>
            <w:webHidden/>
          </w:rPr>
          <w:tab/>
          <w:delText>4-10</w:delText>
        </w:r>
      </w:del>
    </w:p>
    <w:p w:rsidR="00751528" w:rsidDel="00EC7FD0" w:rsidRDefault="00372B98">
      <w:pPr>
        <w:pStyle w:val="TableofFigures"/>
        <w:tabs>
          <w:tab w:val="right" w:leader="dot" w:pos="9350"/>
        </w:tabs>
        <w:rPr>
          <w:del w:id="3250" w:author="Vilson Lu" w:date="2014-08-22T02:34:00Z"/>
          <w:rFonts w:asciiTheme="minorHAnsi" w:eastAsiaTheme="minorEastAsia" w:hAnsiTheme="minorHAnsi" w:cstheme="minorBidi"/>
          <w:noProof/>
          <w:sz w:val="22"/>
          <w:szCs w:val="22"/>
        </w:rPr>
      </w:pPr>
      <w:del w:id="3251" w:author="Vilson Lu" w:date="2014-08-22T02:34:00Z">
        <w:r w:rsidRPr="00372B98">
          <w:rPr>
            <w:rPrChange w:id="3252" w:author="Vilson Lu" w:date="2014-08-16T16:41:00Z">
              <w:rPr>
                <w:rStyle w:val="Hyperlink"/>
                <w:noProof/>
              </w:rPr>
            </w:rPrChange>
          </w:rPr>
          <w:delText>Table 1</w:delText>
        </w:r>
        <w:r w:rsidRPr="00372B98">
          <w:rPr>
            <w:rPrChange w:id="3253" w:author="Vilson Lu" w:date="2014-08-16T16:41:00Z">
              <w:rPr>
                <w:rStyle w:val="Hyperlink"/>
                <w:noProof/>
              </w:rPr>
            </w:rPrChange>
          </w:rPr>
          <w:noBreakHyphen/>
          <w:delText>1. Timetable of Activities (April 2014 - April 2015)</w:delText>
        </w:r>
        <w:r w:rsidR="00751528" w:rsidDel="00EC7FD0">
          <w:rPr>
            <w:noProof/>
            <w:webHidden/>
          </w:rPr>
          <w:tab/>
          <w:delText>1-7</w:delText>
        </w:r>
      </w:del>
    </w:p>
    <w:p w:rsidR="00751528" w:rsidDel="00EC7FD0" w:rsidRDefault="00372B98">
      <w:pPr>
        <w:pStyle w:val="TableofFigures"/>
        <w:tabs>
          <w:tab w:val="right" w:leader="dot" w:pos="9350"/>
        </w:tabs>
        <w:rPr>
          <w:del w:id="3254" w:author="Vilson Lu" w:date="2014-08-22T02:34:00Z"/>
          <w:rFonts w:asciiTheme="minorHAnsi" w:eastAsiaTheme="minorEastAsia" w:hAnsiTheme="minorHAnsi" w:cstheme="minorBidi"/>
          <w:noProof/>
          <w:sz w:val="22"/>
          <w:szCs w:val="22"/>
        </w:rPr>
      </w:pPr>
      <w:del w:id="3255" w:author="Vilson Lu" w:date="2014-08-22T02:34:00Z">
        <w:r w:rsidRPr="00372B98">
          <w:rPr>
            <w:rPrChange w:id="3256" w:author="Vilson Lu" w:date="2014-08-16T16:41:00Z">
              <w:rPr>
                <w:rStyle w:val="Hyperlink"/>
                <w:noProof/>
              </w:rPr>
            </w:rPrChange>
          </w:rPr>
          <w:delText>Table 2</w:delText>
        </w:r>
        <w:r w:rsidRPr="00372B98">
          <w:rPr>
            <w:rPrChange w:id="3257" w:author="Vilson Lu" w:date="2014-08-16T16:41:00Z">
              <w:rPr>
                <w:rStyle w:val="Hyperlink"/>
                <w:noProof/>
              </w:rPr>
            </w:rPrChange>
          </w:rPr>
          <w:noBreakHyphen/>
          <w:delText>1. Summary of Reviewed Information Extraction Systems</w:delText>
        </w:r>
        <w:r w:rsidR="00751528" w:rsidDel="00EC7FD0">
          <w:rPr>
            <w:noProof/>
            <w:webHidden/>
          </w:rPr>
          <w:tab/>
          <w:delText>2-6</w:delText>
        </w:r>
      </w:del>
    </w:p>
    <w:p w:rsidR="00751528" w:rsidDel="00EC7FD0" w:rsidRDefault="00372B98">
      <w:pPr>
        <w:pStyle w:val="TableofFigures"/>
        <w:tabs>
          <w:tab w:val="right" w:leader="dot" w:pos="9350"/>
        </w:tabs>
        <w:rPr>
          <w:del w:id="3258" w:author="Vilson Lu" w:date="2014-08-22T02:34:00Z"/>
          <w:rFonts w:asciiTheme="minorHAnsi" w:eastAsiaTheme="minorEastAsia" w:hAnsiTheme="minorHAnsi" w:cstheme="minorBidi"/>
          <w:noProof/>
          <w:sz w:val="22"/>
          <w:szCs w:val="22"/>
        </w:rPr>
      </w:pPr>
      <w:del w:id="3259" w:author="Vilson Lu" w:date="2014-08-22T02:34:00Z">
        <w:r w:rsidRPr="00372B98">
          <w:rPr>
            <w:rPrChange w:id="3260" w:author="Vilson Lu" w:date="2014-08-16T16:41:00Z">
              <w:rPr>
                <w:rStyle w:val="Hyperlink"/>
                <w:noProof/>
              </w:rPr>
            </w:rPrChange>
          </w:rPr>
          <w:delText>Table 2</w:delText>
        </w:r>
        <w:r w:rsidRPr="00372B98">
          <w:rPr>
            <w:rPrChange w:id="3261" w:author="Vilson Lu" w:date="2014-08-16T16:41:00Z">
              <w:rPr>
                <w:rStyle w:val="Hyperlink"/>
                <w:noProof/>
              </w:rPr>
            </w:rPrChange>
          </w:rPr>
          <w:noBreakHyphen/>
          <w:delText>2. Tweet Categories</w:delText>
        </w:r>
        <w:r w:rsidR="00751528" w:rsidDel="00EC7FD0">
          <w:rPr>
            <w:noProof/>
            <w:webHidden/>
          </w:rPr>
          <w:tab/>
          <w:delText>2-7</w:delText>
        </w:r>
      </w:del>
    </w:p>
    <w:p w:rsidR="00751528" w:rsidDel="00EC7FD0" w:rsidRDefault="00372B98">
      <w:pPr>
        <w:pStyle w:val="TableofFigures"/>
        <w:tabs>
          <w:tab w:val="right" w:leader="dot" w:pos="9350"/>
        </w:tabs>
        <w:rPr>
          <w:del w:id="3262" w:author="Vilson Lu" w:date="2014-08-22T02:34:00Z"/>
          <w:rFonts w:asciiTheme="minorHAnsi" w:eastAsiaTheme="minorEastAsia" w:hAnsiTheme="minorHAnsi" w:cstheme="minorBidi"/>
          <w:noProof/>
          <w:sz w:val="22"/>
          <w:szCs w:val="22"/>
        </w:rPr>
      </w:pPr>
      <w:del w:id="3263" w:author="Vilson Lu" w:date="2014-08-22T02:34:00Z">
        <w:r w:rsidRPr="00372B98">
          <w:rPr>
            <w:rPrChange w:id="3264" w:author="Vilson Lu" w:date="2014-08-16T16:41:00Z">
              <w:rPr>
                <w:rStyle w:val="Hyperlink"/>
                <w:noProof/>
              </w:rPr>
            </w:rPrChange>
          </w:rPr>
          <w:delText>Table 2</w:delText>
        </w:r>
        <w:r w:rsidRPr="00372B98">
          <w:rPr>
            <w:rPrChange w:id="3265" w:author="Vilson Lu" w:date="2014-08-16T16:41:00Z">
              <w:rPr>
                <w:rStyle w:val="Hyperlink"/>
                <w:noProof/>
              </w:rPr>
            </w:rPrChange>
          </w:rPr>
          <w:noBreakHyphen/>
          <w:delText>3. Informative Tweet Categories</w:delText>
        </w:r>
        <w:r w:rsidR="00751528" w:rsidDel="00EC7FD0">
          <w:rPr>
            <w:noProof/>
            <w:webHidden/>
          </w:rPr>
          <w:tab/>
          <w:delText>2-8</w:delText>
        </w:r>
      </w:del>
    </w:p>
    <w:p w:rsidR="00751528" w:rsidDel="00EC7FD0" w:rsidRDefault="00372B98">
      <w:pPr>
        <w:pStyle w:val="TableofFigures"/>
        <w:tabs>
          <w:tab w:val="right" w:leader="dot" w:pos="9350"/>
        </w:tabs>
        <w:rPr>
          <w:del w:id="3266" w:author="Vilson Lu" w:date="2014-08-22T02:34:00Z"/>
          <w:rFonts w:asciiTheme="minorHAnsi" w:eastAsiaTheme="minorEastAsia" w:hAnsiTheme="minorHAnsi" w:cstheme="minorBidi"/>
          <w:noProof/>
          <w:sz w:val="22"/>
          <w:szCs w:val="22"/>
        </w:rPr>
      </w:pPr>
      <w:del w:id="3267" w:author="Vilson Lu" w:date="2014-08-22T02:34:00Z">
        <w:r w:rsidRPr="00372B98">
          <w:rPr>
            <w:rPrChange w:id="3268" w:author="Vilson Lu" w:date="2014-08-16T16:41:00Z">
              <w:rPr>
                <w:rStyle w:val="Hyperlink"/>
                <w:noProof/>
              </w:rPr>
            </w:rPrChange>
          </w:rPr>
          <w:delText>Table 2</w:delText>
        </w:r>
        <w:r w:rsidRPr="00372B98">
          <w:rPr>
            <w:rPrChange w:id="3269" w:author="Vilson Lu" w:date="2014-08-16T16:41:00Z">
              <w:rPr>
                <w:rStyle w:val="Hyperlink"/>
                <w:noProof/>
              </w:rPr>
            </w:rPrChange>
          </w:rPr>
          <w:noBreakHyphen/>
          <w:delText>4. Extractable Information Nugget per Informative Tweet Category</w:delText>
        </w:r>
        <w:r w:rsidR="00751528" w:rsidDel="00EC7FD0">
          <w:rPr>
            <w:noProof/>
            <w:webHidden/>
          </w:rPr>
          <w:tab/>
          <w:delText>2-8</w:delText>
        </w:r>
      </w:del>
    </w:p>
    <w:p w:rsidR="00751528" w:rsidDel="00EC7FD0" w:rsidRDefault="00372B98">
      <w:pPr>
        <w:pStyle w:val="TableofFigures"/>
        <w:tabs>
          <w:tab w:val="right" w:leader="dot" w:pos="9350"/>
        </w:tabs>
        <w:rPr>
          <w:del w:id="3270" w:author="Vilson Lu" w:date="2014-08-22T02:34:00Z"/>
          <w:rFonts w:asciiTheme="minorHAnsi" w:eastAsiaTheme="minorEastAsia" w:hAnsiTheme="minorHAnsi" w:cstheme="minorBidi"/>
          <w:noProof/>
          <w:sz w:val="22"/>
          <w:szCs w:val="22"/>
        </w:rPr>
      </w:pPr>
      <w:del w:id="3271" w:author="Vilson Lu" w:date="2014-08-22T02:34:00Z">
        <w:r w:rsidRPr="00372B98">
          <w:rPr>
            <w:rPrChange w:id="3272" w:author="Vilson Lu" w:date="2014-08-16T16:41:00Z">
              <w:rPr>
                <w:rStyle w:val="Hyperlink"/>
                <w:noProof/>
              </w:rPr>
            </w:rPrChange>
          </w:rPr>
          <w:delText>Table 3</w:delText>
        </w:r>
        <w:r w:rsidRPr="00372B98">
          <w:rPr>
            <w:rPrChange w:id="3273" w:author="Vilson Lu" w:date="2014-08-16T16:41:00Z">
              <w:rPr>
                <w:rStyle w:val="Hyperlink"/>
                <w:noProof/>
              </w:rPr>
            </w:rPrChange>
          </w:rPr>
          <w:noBreakHyphen/>
          <w:delText>1. Examples of official government institution</w:delText>
        </w:r>
        <w:r w:rsidR="00751528" w:rsidDel="00EC7FD0">
          <w:rPr>
            <w:noProof/>
            <w:webHidden/>
          </w:rPr>
          <w:tab/>
          <w:delText>3-14</w:delText>
        </w:r>
      </w:del>
    </w:p>
    <w:p w:rsidR="00751528" w:rsidDel="00EC7FD0" w:rsidRDefault="00372B98">
      <w:pPr>
        <w:pStyle w:val="TableofFigures"/>
        <w:tabs>
          <w:tab w:val="right" w:leader="dot" w:pos="9350"/>
        </w:tabs>
        <w:rPr>
          <w:del w:id="3274" w:author="Vilson Lu" w:date="2014-08-22T02:34:00Z"/>
          <w:rFonts w:asciiTheme="minorHAnsi" w:eastAsiaTheme="minorEastAsia" w:hAnsiTheme="minorHAnsi" w:cstheme="minorBidi"/>
          <w:noProof/>
          <w:sz w:val="22"/>
          <w:szCs w:val="22"/>
        </w:rPr>
      </w:pPr>
      <w:del w:id="3275" w:author="Vilson Lu" w:date="2014-08-22T02:34:00Z">
        <w:r w:rsidRPr="00372B98">
          <w:rPr>
            <w:rPrChange w:id="3276" w:author="Vilson Lu" w:date="2014-08-16T16:41:00Z">
              <w:rPr>
                <w:rStyle w:val="Hyperlink"/>
                <w:noProof/>
              </w:rPr>
            </w:rPrChange>
          </w:rPr>
          <w:delText>Table 3</w:delText>
        </w:r>
        <w:r w:rsidRPr="00372B98">
          <w:rPr>
            <w:rPrChange w:id="3277" w:author="Vilson Lu" w:date="2014-08-16T16:41:00Z">
              <w:rPr>
                <w:rStyle w:val="Hyperlink"/>
                <w:noProof/>
              </w:rPr>
            </w:rPrChange>
          </w:rPr>
          <w:noBreakHyphen/>
          <w:delText>2. Examples of disaster-related tweets with extractable information</w:delText>
        </w:r>
        <w:r w:rsidR="00751528" w:rsidDel="00EC7FD0">
          <w:rPr>
            <w:noProof/>
            <w:webHidden/>
          </w:rPr>
          <w:tab/>
          <w:delText>3-15</w:delText>
        </w:r>
      </w:del>
    </w:p>
    <w:p w:rsidR="00751528" w:rsidDel="00EC7FD0" w:rsidRDefault="00372B98">
      <w:pPr>
        <w:pStyle w:val="TableofFigures"/>
        <w:tabs>
          <w:tab w:val="right" w:leader="dot" w:pos="9350"/>
        </w:tabs>
        <w:rPr>
          <w:del w:id="3278" w:author="Vilson Lu" w:date="2014-08-22T02:34:00Z"/>
          <w:rFonts w:asciiTheme="minorHAnsi" w:eastAsiaTheme="minorEastAsia" w:hAnsiTheme="minorHAnsi" w:cstheme="minorBidi"/>
          <w:noProof/>
          <w:sz w:val="22"/>
          <w:szCs w:val="22"/>
        </w:rPr>
      </w:pPr>
      <w:del w:id="3279" w:author="Vilson Lu" w:date="2014-08-22T02:34:00Z">
        <w:r w:rsidRPr="00372B98">
          <w:rPr>
            <w:rPrChange w:id="3280" w:author="Vilson Lu" w:date="2014-08-16T16:41:00Z">
              <w:rPr>
                <w:rStyle w:val="Hyperlink"/>
                <w:noProof/>
              </w:rPr>
            </w:rPrChange>
          </w:rPr>
          <w:delText>Table 3</w:delText>
        </w:r>
        <w:r w:rsidRPr="00372B98">
          <w:rPr>
            <w:rPrChange w:id="3281" w:author="Vilson Lu" w:date="2014-08-16T16:41:00Z">
              <w:rPr>
                <w:rStyle w:val="Hyperlink"/>
                <w:noProof/>
              </w:rPr>
            </w:rPrChange>
          </w:rPr>
          <w:noBreakHyphen/>
          <w:delText>3. Confusion Matrix (Davis and Goadrich, 2006)</w:delText>
        </w:r>
        <w:r w:rsidR="00751528" w:rsidDel="00EC7FD0">
          <w:rPr>
            <w:noProof/>
            <w:webHidden/>
          </w:rPr>
          <w:tab/>
          <w:delText>3-17</w:delText>
        </w:r>
      </w:del>
    </w:p>
    <w:p w:rsidR="00751528" w:rsidDel="00EC7FD0" w:rsidRDefault="00372B98">
      <w:pPr>
        <w:pStyle w:val="TableofFigures"/>
        <w:tabs>
          <w:tab w:val="right" w:leader="dot" w:pos="9350"/>
        </w:tabs>
        <w:rPr>
          <w:del w:id="3282" w:author="Vilson Lu" w:date="2014-08-22T02:34:00Z"/>
          <w:rFonts w:asciiTheme="minorHAnsi" w:eastAsiaTheme="minorEastAsia" w:hAnsiTheme="minorHAnsi" w:cstheme="minorBidi"/>
          <w:noProof/>
          <w:sz w:val="22"/>
          <w:szCs w:val="22"/>
        </w:rPr>
      </w:pPr>
      <w:del w:id="3283" w:author="Vilson Lu" w:date="2014-08-22T02:34:00Z">
        <w:r w:rsidRPr="00372B98">
          <w:rPr>
            <w:rPrChange w:id="3284" w:author="Vilson Lu" w:date="2014-08-16T16:41:00Z">
              <w:rPr>
                <w:rStyle w:val="Hyperlink"/>
                <w:noProof/>
              </w:rPr>
            </w:rPrChange>
          </w:rPr>
          <w:delText>Table 4</w:delText>
        </w:r>
        <w:r w:rsidRPr="00372B98">
          <w:rPr>
            <w:rPrChange w:id="3285" w:author="Vilson Lu" w:date="2014-08-16T16:41:00Z">
              <w:rPr>
                <w:rStyle w:val="Hyperlink"/>
                <w:noProof/>
              </w:rPr>
            </w:rPrChange>
          </w:rPr>
          <w:noBreakHyphen/>
          <w:delText>1. Sample Entries of Tweets in CSV File</w:delText>
        </w:r>
        <w:r w:rsidR="00751528" w:rsidDel="00EC7FD0">
          <w:rPr>
            <w:noProof/>
            <w:webHidden/>
          </w:rPr>
          <w:tab/>
          <w:delText>4-27</w:delText>
        </w:r>
      </w:del>
    </w:p>
    <w:p w:rsidR="00751528" w:rsidDel="00EC7FD0" w:rsidRDefault="00372B98">
      <w:pPr>
        <w:pStyle w:val="TableofFigures"/>
        <w:tabs>
          <w:tab w:val="right" w:leader="dot" w:pos="9350"/>
        </w:tabs>
        <w:rPr>
          <w:del w:id="3286" w:author="Vilson Lu" w:date="2014-08-22T02:34:00Z"/>
          <w:rFonts w:asciiTheme="minorHAnsi" w:eastAsiaTheme="minorEastAsia" w:hAnsiTheme="minorHAnsi" w:cstheme="minorBidi"/>
          <w:noProof/>
          <w:sz w:val="22"/>
          <w:szCs w:val="22"/>
        </w:rPr>
      </w:pPr>
      <w:del w:id="3287" w:author="Vilson Lu" w:date="2014-08-22T02:34:00Z">
        <w:r w:rsidRPr="00372B98">
          <w:rPr>
            <w:rPrChange w:id="3288" w:author="Vilson Lu" w:date="2014-08-16T16:41:00Z">
              <w:rPr>
                <w:rStyle w:val="Hyperlink"/>
                <w:noProof/>
              </w:rPr>
            </w:rPrChange>
          </w:rPr>
          <w:delText>Table 4</w:delText>
        </w:r>
        <w:r w:rsidRPr="00372B98">
          <w:rPr>
            <w:rPrChange w:id="3289" w:author="Vilson Lu" w:date="2014-08-16T16:41:00Z">
              <w:rPr>
                <w:rStyle w:val="Hyperlink"/>
                <w:noProof/>
              </w:rPr>
            </w:rPrChange>
          </w:rPr>
          <w:noBreakHyphen/>
          <w:delText>2. Sample Gazetter for Storm Names (Philippines)</w:delText>
        </w:r>
        <w:r w:rsidR="00751528" w:rsidDel="00EC7FD0">
          <w:rPr>
            <w:noProof/>
            <w:webHidden/>
          </w:rPr>
          <w:tab/>
          <w:delText>4-27</w:delText>
        </w:r>
      </w:del>
    </w:p>
    <w:p w:rsidR="00751528" w:rsidDel="00EC7FD0" w:rsidRDefault="00372B98">
      <w:pPr>
        <w:pStyle w:val="TableofFigures"/>
        <w:tabs>
          <w:tab w:val="right" w:leader="dot" w:pos="9350"/>
        </w:tabs>
        <w:rPr>
          <w:del w:id="3290" w:author="Vilson Lu" w:date="2014-08-22T02:34:00Z"/>
          <w:rFonts w:asciiTheme="minorHAnsi" w:eastAsiaTheme="minorEastAsia" w:hAnsiTheme="minorHAnsi" w:cstheme="minorBidi"/>
          <w:noProof/>
          <w:sz w:val="22"/>
          <w:szCs w:val="22"/>
        </w:rPr>
      </w:pPr>
      <w:del w:id="3291" w:author="Vilson Lu" w:date="2014-08-22T02:34:00Z">
        <w:r w:rsidRPr="00372B98">
          <w:rPr>
            <w:rPrChange w:id="3292" w:author="Vilson Lu" w:date="2014-08-16T16:41:00Z">
              <w:rPr>
                <w:rStyle w:val="Hyperlink"/>
                <w:noProof/>
              </w:rPr>
            </w:rPrChange>
          </w:rPr>
          <w:delText>Table 4</w:delText>
        </w:r>
        <w:r w:rsidRPr="00372B98">
          <w:rPr>
            <w:rPrChange w:id="3293" w:author="Vilson Lu" w:date="2014-08-16T16:41:00Z">
              <w:rPr>
                <w:rStyle w:val="Hyperlink"/>
                <w:noProof/>
              </w:rPr>
            </w:rPrChange>
          </w:rPr>
          <w:noBreakHyphen/>
          <w:delText>3. Sample Rules stored in the database</w:delText>
        </w:r>
        <w:r w:rsidR="00751528" w:rsidDel="00EC7FD0">
          <w:rPr>
            <w:noProof/>
            <w:webHidden/>
          </w:rPr>
          <w:tab/>
          <w:delText>4-28</w:delText>
        </w:r>
      </w:del>
    </w:p>
    <w:p w:rsidR="00751528" w:rsidDel="00EC7FD0" w:rsidRDefault="00372B98">
      <w:pPr>
        <w:pStyle w:val="TableofFigures"/>
        <w:tabs>
          <w:tab w:val="right" w:leader="dot" w:pos="9350"/>
        </w:tabs>
        <w:rPr>
          <w:del w:id="3294" w:author="Vilson Lu" w:date="2014-08-22T02:34:00Z"/>
          <w:rFonts w:asciiTheme="minorHAnsi" w:eastAsiaTheme="minorEastAsia" w:hAnsiTheme="minorHAnsi" w:cstheme="minorBidi"/>
          <w:noProof/>
          <w:sz w:val="22"/>
          <w:szCs w:val="22"/>
        </w:rPr>
      </w:pPr>
      <w:del w:id="3295" w:author="Vilson Lu" w:date="2014-08-22T02:34:00Z">
        <w:r w:rsidRPr="00372B98">
          <w:rPr>
            <w:rPrChange w:id="3296" w:author="Vilson Lu" w:date="2014-08-16T16:41:00Z">
              <w:rPr>
                <w:rStyle w:val="Hyperlink"/>
                <w:noProof/>
              </w:rPr>
            </w:rPrChange>
          </w:rPr>
          <w:delText>Table 4</w:delText>
        </w:r>
        <w:r w:rsidRPr="00372B98">
          <w:rPr>
            <w:rPrChange w:id="3297" w:author="Vilson Lu" w:date="2014-08-16T16:41:00Z">
              <w:rPr>
                <w:rStyle w:val="Hyperlink"/>
                <w:noProof/>
              </w:rPr>
            </w:rPrChange>
          </w:rPr>
          <w:noBreakHyphen/>
          <w:delText>4. Sample Input/Output for Text Normalizer</w:delText>
        </w:r>
        <w:r w:rsidR="00751528" w:rsidDel="00EC7FD0">
          <w:rPr>
            <w:noProof/>
            <w:webHidden/>
          </w:rPr>
          <w:tab/>
          <w:delText>4-28</w:delText>
        </w:r>
      </w:del>
    </w:p>
    <w:p w:rsidR="00751528" w:rsidDel="00EC7FD0" w:rsidRDefault="00372B98">
      <w:pPr>
        <w:pStyle w:val="TableofFigures"/>
        <w:tabs>
          <w:tab w:val="right" w:leader="dot" w:pos="9350"/>
        </w:tabs>
        <w:rPr>
          <w:del w:id="3298" w:author="Vilson Lu" w:date="2014-08-22T02:34:00Z"/>
          <w:rFonts w:asciiTheme="minorHAnsi" w:eastAsiaTheme="minorEastAsia" w:hAnsiTheme="minorHAnsi" w:cstheme="minorBidi"/>
          <w:noProof/>
          <w:sz w:val="22"/>
          <w:szCs w:val="22"/>
        </w:rPr>
      </w:pPr>
      <w:del w:id="3299" w:author="Vilson Lu" w:date="2014-08-22T02:34:00Z">
        <w:r w:rsidRPr="00372B98">
          <w:rPr>
            <w:rPrChange w:id="3300" w:author="Vilson Lu" w:date="2014-08-16T16:41:00Z">
              <w:rPr>
                <w:rStyle w:val="Hyperlink"/>
                <w:noProof/>
              </w:rPr>
            </w:rPrChange>
          </w:rPr>
          <w:delText>Table 4</w:delText>
        </w:r>
        <w:r w:rsidRPr="00372B98">
          <w:rPr>
            <w:rPrChange w:id="3301" w:author="Vilson Lu" w:date="2014-08-16T16:41:00Z">
              <w:rPr>
                <w:rStyle w:val="Hyperlink"/>
                <w:noProof/>
              </w:rPr>
            </w:rPrChange>
          </w:rPr>
          <w:noBreakHyphen/>
          <w:delText>5. Sample Input/Output Tokenizer</w:delText>
        </w:r>
        <w:r w:rsidR="00751528" w:rsidDel="00EC7FD0">
          <w:rPr>
            <w:noProof/>
            <w:webHidden/>
          </w:rPr>
          <w:tab/>
          <w:delText>4-29</w:delText>
        </w:r>
      </w:del>
    </w:p>
    <w:p w:rsidR="00751528" w:rsidDel="00EC7FD0" w:rsidRDefault="00372B98">
      <w:pPr>
        <w:pStyle w:val="TableofFigures"/>
        <w:tabs>
          <w:tab w:val="right" w:leader="dot" w:pos="9350"/>
        </w:tabs>
        <w:rPr>
          <w:del w:id="3302" w:author="Vilson Lu" w:date="2014-08-22T02:34:00Z"/>
          <w:rFonts w:asciiTheme="minorHAnsi" w:eastAsiaTheme="minorEastAsia" w:hAnsiTheme="minorHAnsi" w:cstheme="minorBidi"/>
          <w:noProof/>
          <w:sz w:val="22"/>
          <w:szCs w:val="22"/>
        </w:rPr>
      </w:pPr>
      <w:del w:id="3303" w:author="Vilson Lu" w:date="2014-08-22T02:34:00Z">
        <w:r w:rsidRPr="00372B98">
          <w:rPr>
            <w:rPrChange w:id="3304" w:author="Vilson Lu" w:date="2014-08-16T16:41:00Z">
              <w:rPr>
                <w:rStyle w:val="Hyperlink"/>
                <w:noProof/>
              </w:rPr>
            </w:rPrChange>
          </w:rPr>
          <w:delText>Table 4</w:delText>
        </w:r>
        <w:r w:rsidRPr="00372B98">
          <w:rPr>
            <w:rPrChange w:id="3305" w:author="Vilson Lu" w:date="2014-08-16T16:41:00Z">
              <w:rPr>
                <w:rStyle w:val="Hyperlink"/>
                <w:noProof/>
              </w:rPr>
            </w:rPrChange>
          </w:rPr>
          <w:noBreakHyphen/>
          <w:delText>6. Sample Input/Output POS Tagger</w:delText>
        </w:r>
        <w:r w:rsidR="00751528" w:rsidDel="00EC7FD0">
          <w:rPr>
            <w:noProof/>
            <w:webHidden/>
          </w:rPr>
          <w:tab/>
          <w:delText>4-29</w:delText>
        </w:r>
      </w:del>
    </w:p>
    <w:p w:rsidR="00751528" w:rsidDel="00EC7FD0" w:rsidRDefault="00372B98">
      <w:pPr>
        <w:pStyle w:val="TableofFigures"/>
        <w:tabs>
          <w:tab w:val="right" w:leader="dot" w:pos="9350"/>
        </w:tabs>
        <w:rPr>
          <w:del w:id="3306" w:author="Vilson Lu" w:date="2014-08-22T02:34:00Z"/>
          <w:rFonts w:asciiTheme="minorHAnsi" w:eastAsiaTheme="minorEastAsia" w:hAnsiTheme="minorHAnsi" w:cstheme="minorBidi"/>
          <w:noProof/>
          <w:sz w:val="22"/>
          <w:szCs w:val="22"/>
        </w:rPr>
      </w:pPr>
      <w:del w:id="3307" w:author="Vilson Lu" w:date="2014-08-22T02:34:00Z">
        <w:r w:rsidRPr="00372B98">
          <w:rPr>
            <w:rPrChange w:id="3308" w:author="Vilson Lu" w:date="2014-08-16T16:41:00Z">
              <w:rPr>
                <w:rStyle w:val="Hyperlink"/>
                <w:noProof/>
              </w:rPr>
            </w:rPrChange>
          </w:rPr>
          <w:delText>Table 4</w:delText>
        </w:r>
        <w:r w:rsidRPr="00372B98">
          <w:rPr>
            <w:rPrChange w:id="3309" w:author="Vilson Lu" w:date="2014-08-16T16:41:00Z">
              <w:rPr>
                <w:rStyle w:val="Hyperlink"/>
                <w:noProof/>
              </w:rPr>
            </w:rPrChange>
          </w:rPr>
          <w:noBreakHyphen/>
          <w:delText>7. Sample Input/Output for Filipino NER</w:delText>
        </w:r>
        <w:r w:rsidR="00751528" w:rsidDel="00EC7FD0">
          <w:rPr>
            <w:noProof/>
            <w:webHidden/>
          </w:rPr>
          <w:tab/>
          <w:delText>4-30</w:delText>
        </w:r>
      </w:del>
    </w:p>
    <w:p w:rsidR="00751528" w:rsidDel="00EC7FD0" w:rsidRDefault="00372B98">
      <w:pPr>
        <w:pStyle w:val="TableofFigures"/>
        <w:tabs>
          <w:tab w:val="right" w:leader="dot" w:pos="9350"/>
        </w:tabs>
        <w:rPr>
          <w:del w:id="3310" w:author="Vilson Lu" w:date="2014-08-22T02:34:00Z"/>
          <w:rFonts w:asciiTheme="minorHAnsi" w:eastAsiaTheme="minorEastAsia" w:hAnsiTheme="minorHAnsi" w:cstheme="minorBidi"/>
          <w:noProof/>
          <w:sz w:val="22"/>
          <w:szCs w:val="22"/>
        </w:rPr>
      </w:pPr>
      <w:del w:id="3311" w:author="Vilson Lu" w:date="2014-08-22T02:34:00Z">
        <w:r w:rsidRPr="00372B98">
          <w:rPr>
            <w:rPrChange w:id="3312" w:author="Vilson Lu" w:date="2014-08-16T16:41:00Z">
              <w:rPr>
                <w:rStyle w:val="Hyperlink"/>
                <w:noProof/>
              </w:rPr>
            </w:rPrChange>
          </w:rPr>
          <w:delText>Table 4</w:delText>
        </w:r>
        <w:r w:rsidRPr="00372B98">
          <w:rPr>
            <w:rPrChange w:id="3313" w:author="Vilson Lu" w:date="2014-08-16T16:41:00Z">
              <w:rPr>
                <w:rStyle w:val="Hyperlink"/>
                <w:noProof/>
              </w:rPr>
            </w:rPrChange>
          </w:rPr>
          <w:noBreakHyphen/>
          <w:delText>8. Sample Input/Output for Disaster Tagger</w:delText>
        </w:r>
        <w:r w:rsidR="00751528" w:rsidDel="00EC7FD0">
          <w:rPr>
            <w:noProof/>
            <w:webHidden/>
          </w:rPr>
          <w:tab/>
          <w:delText>4-30</w:delText>
        </w:r>
      </w:del>
    </w:p>
    <w:p w:rsidR="00751528" w:rsidDel="00EC7FD0" w:rsidRDefault="00372B98">
      <w:pPr>
        <w:pStyle w:val="TableofFigures"/>
        <w:tabs>
          <w:tab w:val="right" w:leader="dot" w:pos="9350"/>
        </w:tabs>
        <w:rPr>
          <w:del w:id="3314" w:author="Vilson Lu" w:date="2014-08-22T02:34:00Z"/>
          <w:rFonts w:asciiTheme="minorHAnsi" w:eastAsiaTheme="minorEastAsia" w:hAnsiTheme="minorHAnsi" w:cstheme="minorBidi"/>
          <w:noProof/>
          <w:sz w:val="22"/>
          <w:szCs w:val="22"/>
        </w:rPr>
      </w:pPr>
      <w:del w:id="3315" w:author="Vilson Lu" w:date="2014-08-22T02:34:00Z">
        <w:r w:rsidRPr="00372B98">
          <w:rPr>
            <w:rPrChange w:id="3316" w:author="Vilson Lu" w:date="2014-08-16T16:41:00Z">
              <w:rPr>
                <w:rStyle w:val="Hyperlink"/>
                <w:noProof/>
              </w:rPr>
            </w:rPrChange>
          </w:rPr>
          <w:delText>Table 4</w:delText>
        </w:r>
        <w:r w:rsidRPr="00372B98">
          <w:rPr>
            <w:rPrChange w:id="3317" w:author="Vilson Lu" w:date="2014-08-16T16:41:00Z">
              <w:rPr>
                <w:rStyle w:val="Hyperlink"/>
                <w:noProof/>
              </w:rPr>
            </w:rPrChange>
          </w:rPr>
          <w:noBreakHyphen/>
          <w:delText>9. Sample Features and Values</w:delText>
        </w:r>
        <w:r w:rsidR="00751528" w:rsidDel="00EC7FD0">
          <w:rPr>
            <w:noProof/>
            <w:webHidden/>
          </w:rPr>
          <w:tab/>
          <w:delText>4-32</w:delText>
        </w:r>
      </w:del>
    </w:p>
    <w:p w:rsidR="00751528" w:rsidDel="00EC7FD0" w:rsidRDefault="00372B98">
      <w:pPr>
        <w:pStyle w:val="TableofFigures"/>
        <w:tabs>
          <w:tab w:val="right" w:leader="dot" w:pos="9350"/>
        </w:tabs>
        <w:rPr>
          <w:del w:id="3318" w:author="Vilson Lu" w:date="2014-08-22T02:34:00Z"/>
          <w:rFonts w:asciiTheme="minorHAnsi" w:eastAsiaTheme="minorEastAsia" w:hAnsiTheme="minorHAnsi" w:cstheme="minorBidi"/>
          <w:noProof/>
          <w:sz w:val="22"/>
          <w:szCs w:val="22"/>
        </w:rPr>
      </w:pPr>
      <w:del w:id="3319" w:author="Vilson Lu" w:date="2014-08-22T02:34:00Z">
        <w:r w:rsidRPr="00372B98">
          <w:rPr>
            <w:rPrChange w:id="3320" w:author="Vilson Lu" w:date="2014-08-16T16:41:00Z">
              <w:rPr>
                <w:rStyle w:val="Hyperlink"/>
                <w:noProof/>
              </w:rPr>
            </w:rPrChange>
          </w:rPr>
          <w:delText>Table 4</w:delText>
        </w:r>
        <w:r w:rsidRPr="00372B98">
          <w:rPr>
            <w:rPrChange w:id="3321" w:author="Vilson Lu" w:date="2014-08-16T16:41:00Z">
              <w:rPr>
                <w:rStyle w:val="Hyperlink"/>
                <w:noProof/>
              </w:rPr>
            </w:rPrChange>
          </w:rPr>
          <w:noBreakHyphen/>
          <w:delText>10. Sample Input/Output for Tweet Classifier</w:delText>
        </w:r>
        <w:r w:rsidR="00751528" w:rsidDel="00EC7FD0">
          <w:rPr>
            <w:noProof/>
            <w:webHidden/>
          </w:rPr>
          <w:tab/>
          <w:delText>4-33</w:delText>
        </w:r>
      </w:del>
    </w:p>
    <w:p w:rsidR="00751528" w:rsidDel="00EC7FD0" w:rsidRDefault="00372B98">
      <w:pPr>
        <w:pStyle w:val="TableofFigures"/>
        <w:tabs>
          <w:tab w:val="right" w:leader="dot" w:pos="9350"/>
        </w:tabs>
        <w:rPr>
          <w:del w:id="3322" w:author="Vilson Lu" w:date="2014-08-22T02:34:00Z"/>
          <w:rFonts w:asciiTheme="minorHAnsi" w:eastAsiaTheme="minorEastAsia" w:hAnsiTheme="minorHAnsi" w:cstheme="minorBidi"/>
          <w:noProof/>
          <w:sz w:val="22"/>
          <w:szCs w:val="22"/>
        </w:rPr>
      </w:pPr>
      <w:del w:id="3323" w:author="Vilson Lu" w:date="2014-08-22T02:34:00Z">
        <w:r w:rsidRPr="00372B98">
          <w:rPr>
            <w:rPrChange w:id="3324" w:author="Vilson Lu" w:date="2014-08-16T16:41:00Z">
              <w:rPr>
                <w:rStyle w:val="Hyperlink"/>
                <w:noProof/>
              </w:rPr>
            </w:rPrChange>
          </w:rPr>
          <w:delText>Table 4</w:delText>
        </w:r>
        <w:r w:rsidRPr="00372B98">
          <w:rPr>
            <w:rPrChange w:id="3325" w:author="Vilson Lu" w:date="2014-08-16T16:41:00Z">
              <w:rPr>
                <w:rStyle w:val="Hyperlink"/>
                <w:noProof/>
              </w:rPr>
            </w:rPrChange>
          </w:rPr>
          <w:noBreakHyphen/>
          <w:delText>11. Sample Generated Rules</w:delText>
        </w:r>
        <w:r w:rsidR="00751528" w:rsidDel="00EC7FD0">
          <w:rPr>
            <w:noProof/>
            <w:webHidden/>
          </w:rPr>
          <w:tab/>
          <w:delText>4-33</w:delText>
        </w:r>
      </w:del>
    </w:p>
    <w:p w:rsidR="007E2298" w:rsidDel="00EC7FD0" w:rsidRDefault="007E2298">
      <w:pPr>
        <w:pStyle w:val="TableofFigures"/>
        <w:tabs>
          <w:tab w:val="right" w:leader="dot" w:pos="9350"/>
        </w:tabs>
        <w:rPr>
          <w:del w:id="3326" w:author="Vilson Lu" w:date="2014-08-22T02:34:00Z"/>
          <w:rFonts w:asciiTheme="minorHAnsi" w:eastAsiaTheme="minorEastAsia" w:hAnsiTheme="minorHAnsi" w:cstheme="minorBidi"/>
          <w:noProof/>
          <w:sz w:val="22"/>
          <w:szCs w:val="22"/>
        </w:rPr>
      </w:pPr>
      <w:del w:id="3327" w:author="Vilson Lu" w:date="2014-08-22T02:34:00Z">
        <w:r w:rsidRPr="00751528" w:rsidDel="00EC7FD0">
          <w:rPr>
            <w:rStyle w:val="Hyperlink"/>
            <w:noProof/>
          </w:rPr>
          <w:delText>Table 1</w:delText>
        </w:r>
        <w:r w:rsidRPr="00751528" w:rsidDel="00EC7FD0">
          <w:rPr>
            <w:rStyle w:val="Hyperlink"/>
            <w:noProof/>
          </w:rPr>
          <w:noBreakHyphen/>
          <w:delText>1. Timetable of Activities (April 2014 - April 2015)</w:delText>
        </w:r>
        <w:r w:rsidDel="00EC7FD0">
          <w:rPr>
            <w:noProof/>
            <w:webHidden/>
          </w:rPr>
          <w:tab/>
          <w:delText>1-7</w:delText>
        </w:r>
      </w:del>
    </w:p>
    <w:p w:rsidR="007E2298" w:rsidDel="00EC7FD0" w:rsidRDefault="007E2298">
      <w:pPr>
        <w:pStyle w:val="TableofFigures"/>
        <w:tabs>
          <w:tab w:val="right" w:leader="dot" w:pos="9350"/>
        </w:tabs>
        <w:rPr>
          <w:del w:id="3328" w:author="Vilson Lu" w:date="2014-08-22T02:34:00Z"/>
          <w:rFonts w:asciiTheme="minorHAnsi" w:eastAsiaTheme="minorEastAsia" w:hAnsiTheme="minorHAnsi" w:cstheme="minorBidi"/>
          <w:noProof/>
          <w:sz w:val="22"/>
          <w:szCs w:val="22"/>
        </w:rPr>
      </w:pPr>
      <w:del w:id="3329" w:author="Vilson Lu" w:date="2014-08-22T02:34:00Z">
        <w:r w:rsidRPr="00751528" w:rsidDel="00EC7FD0">
          <w:rPr>
            <w:rStyle w:val="Hyperlink"/>
            <w:noProof/>
          </w:rPr>
          <w:delText>Table 2</w:delText>
        </w:r>
        <w:r w:rsidRPr="00751528" w:rsidDel="00EC7FD0">
          <w:rPr>
            <w:rStyle w:val="Hyperlink"/>
            <w:noProof/>
          </w:rPr>
          <w:noBreakHyphen/>
          <w:delText>1. Summary of Reviewed Information Extraction Systems</w:delText>
        </w:r>
        <w:r w:rsidDel="00EC7FD0">
          <w:rPr>
            <w:noProof/>
            <w:webHidden/>
          </w:rPr>
          <w:tab/>
          <w:delText>2-6</w:delText>
        </w:r>
      </w:del>
    </w:p>
    <w:p w:rsidR="007E2298" w:rsidDel="00EC7FD0" w:rsidRDefault="007E2298">
      <w:pPr>
        <w:pStyle w:val="TableofFigures"/>
        <w:tabs>
          <w:tab w:val="right" w:leader="dot" w:pos="9350"/>
        </w:tabs>
        <w:rPr>
          <w:del w:id="3330" w:author="Vilson Lu" w:date="2014-08-22T02:34:00Z"/>
          <w:rFonts w:asciiTheme="minorHAnsi" w:eastAsiaTheme="minorEastAsia" w:hAnsiTheme="minorHAnsi" w:cstheme="minorBidi"/>
          <w:noProof/>
          <w:sz w:val="22"/>
          <w:szCs w:val="22"/>
        </w:rPr>
      </w:pPr>
      <w:del w:id="3331" w:author="Vilson Lu" w:date="2014-08-22T02:34:00Z">
        <w:r w:rsidRPr="00751528" w:rsidDel="00EC7FD0">
          <w:rPr>
            <w:rStyle w:val="Hyperlink"/>
            <w:noProof/>
          </w:rPr>
          <w:delText>Table 2</w:delText>
        </w:r>
        <w:r w:rsidRPr="00751528" w:rsidDel="00EC7FD0">
          <w:rPr>
            <w:rStyle w:val="Hyperlink"/>
            <w:noProof/>
          </w:rPr>
          <w:noBreakHyphen/>
          <w:delText>2. Tweet Categories</w:delText>
        </w:r>
        <w:r w:rsidDel="00EC7FD0">
          <w:rPr>
            <w:noProof/>
            <w:webHidden/>
          </w:rPr>
          <w:tab/>
          <w:delText>2-7</w:delText>
        </w:r>
      </w:del>
    </w:p>
    <w:p w:rsidR="007E2298" w:rsidDel="00EC7FD0" w:rsidRDefault="007E2298">
      <w:pPr>
        <w:pStyle w:val="TableofFigures"/>
        <w:tabs>
          <w:tab w:val="right" w:leader="dot" w:pos="9350"/>
        </w:tabs>
        <w:rPr>
          <w:del w:id="3332" w:author="Vilson Lu" w:date="2014-08-22T02:34:00Z"/>
          <w:rFonts w:asciiTheme="minorHAnsi" w:eastAsiaTheme="minorEastAsia" w:hAnsiTheme="minorHAnsi" w:cstheme="minorBidi"/>
          <w:noProof/>
          <w:sz w:val="22"/>
          <w:szCs w:val="22"/>
        </w:rPr>
      </w:pPr>
      <w:del w:id="3333" w:author="Vilson Lu" w:date="2014-08-22T02:34:00Z">
        <w:r w:rsidRPr="00751528" w:rsidDel="00EC7FD0">
          <w:rPr>
            <w:rStyle w:val="Hyperlink"/>
            <w:noProof/>
          </w:rPr>
          <w:delText>Table 2</w:delText>
        </w:r>
        <w:r w:rsidRPr="00751528" w:rsidDel="00EC7FD0">
          <w:rPr>
            <w:rStyle w:val="Hyperlink"/>
            <w:noProof/>
          </w:rPr>
          <w:noBreakHyphen/>
          <w:delText>3. Informative Tweet Categories</w:delText>
        </w:r>
        <w:r w:rsidDel="00EC7FD0">
          <w:rPr>
            <w:noProof/>
            <w:webHidden/>
          </w:rPr>
          <w:tab/>
          <w:delText>2-7</w:delText>
        </w:r>
      </w:del>
    </w:p>
    <w:p w:rsidR="007E2298" w:rsidDel="00EC7FD0" w:rsidRDefault="007E2298">
      <w:pPr>
        <w:pStyle w:val="TableofFigures"/>
        <w:tabs>
          <w:tab w:val="right" w:leader="dot" w:pos="9350"/>
        </w:tabs>
        <w:rPr>
          <w:del w:id="3334" w:author="Vilson Lu" w:date="2014-08-22T02:34:00Z"/>
          <w:rFonts w:asciiTheme="minorHAnsi" w:eastAsiaTheme="minorEastAsia" w:hAnsiTheme="minorHAnsi" w:cstheme="minorBidi"/>
          <w:noProof/>
          <w:sz w:val="22"/>
          <w:szCs w:val="22"/>
        </w:rPr>
      </w:pPr>
      <w:del w:id="3335" w:author="Vilson Lu" w:date="2014-08-22T02:34:00Z">
        <w:r w:rsidRPr="00751528" w:rsidDel="00EC7FD0">
          <w:rPr>
            <w:rStyle w:val="Hyperlink"/>
            <w:noProof/>
          </w:rPr>
          <w:delText>Table 2</w:delText>
        </w:r>
        <w:r w:rsidRPr="00751528" w:rsidDel="00EC7FD0">
          <w:rPr>
            <w:rStyle w:val="Hyperlink"/>
            <w:noProof/>
          </w:rPr>
          <w:noBreakHyphen/>
          <w:delText>4. Extractable Information Nugget per Informative Tweet Category</w:delText>
        </w:r>
        <w:r w:rsidDel="00EC7FD0">
          <w:rPr>
            <w:noProof/>
            <w:webHidden/>
          </w:rPr>
          <w:tab/>
          <w:delText>2-8</w:delText>
        </w:r>
      </w:del>
    </w:p>
    <w:p w:rsidR="007E2298" w:rsidDel="00EC7FD0" w:rsidRDefault="007E2298">
      <w:pPr>
        <w:pStyle w:val="TableofFigures"/>
        <w:tabs>
          <w:tab w:val="right" w:leader="dot" w:pos="9350"/>
        </w:tabs>
        <w:rPr>
          <w:del w:id="3336" w:author="Vilson Lu" w:date="2014-08-22T02:34:00Z"/>
          <w:rFonts w:asciiTheme="minorHAnsi" w:eastAsiaTheme="minorEastAsia" w:hAnsiTheme="minorHAnsi" w:cstheme="minorBidi"/>
          <w:noProof/>
          <w:sz w:val="22"/>
          <w:szCs w:val="22"/>
        </w:rPr>
      </w:pPr>
      <w:del w:id="3337" w:author="Vilson Lu" w:date="2014-08-22T02:34:00Z">
        <w:r w:rsidRPr="00751528" w:rsidDel="00EC7FD0">
          <w:rPr>
            <w:rStyle w:val="Hyperlink"/>
            <w:noProof/>
          </w:rPr>
          <w:delText>Table 3</w:delText>
        </w:r>
        <w:r w:rsidRPr="00751528" w:rsidDel="00EC7FD0">
          <w:rPr>
            <w:rStyle w:val="Hyperlink"/>
            <w:noProof/>
          </w:rPr>
          <w:noBreakHyphen/>
          <w:delText>1. Examples of official government institution</w:delText>
        </w:r>
        <w:r w:rsidDel="00EC7FD0">
          <w:rPr>
            <w:noProof/>
            <w:webHidden/>
          </w:rPr>
          <w:tab/>
          <w:delText>3-14</w:delText>
        </w:r>
      </w:del>
    </w:p>
    <w:p w:rsidR="007E2298" w:rsidDel="00EC7FD0" w:rsidRDefault="007E2298">
      <w:pPr>
        <w:pStyle w:val="TableofFigures"/>
        <w:tabs>
          <w:tab w:val="right" w:leader="dot" w:pos="9350"/>
        </w:tabs>
        <w:rPr>
          <w:del w:id="3338" w:author="Vilson Lu" w:date="2014-08-22T02:34:00Z"/>
          <w:rFonts w:asciiTheme="minorHAnsi" w:eastAsiaTheme="minorEastAsia" w:hAnsiTheme="minorHAnsi" w:cstheme="minorBidi"/>
          <w:noProof/>
          <w:sz w:val="22"/>
          <w:szCs w:val="22"/>
        </w:rPr>
      </w:pPr>
      <w:del w:id="3339" w:author="Vilson Lu" w:date="2014-08-22T02:34:00Z">
        <w:r w:rsidRPr="00751528" w:rsidDel="00EC7FD0">
          <w:rPr>
            <w:rStyle w:val="Hyperlink"/>
            <w:noProof/>
          </w:rPr>
          <w:delText>Table 3</w:delText>
        </w:r>
        <w:r w:rsidRPr="00751528" w:rsidDel="00EC7FD0">
          <w:rPr>
            <w:rStyle w:val="Hyperlink"/>
            <w:noProof/>
          </w:rPr>
          <w:noBreakHyphen/>
          <w:delText>2. Examples of disaster-related tweets with extractable information</w:delText>
        </w:r>
        <w:r w:rsidDel="00EC7FD0">
          <w:rPr>
            <w:noProof/>
            <w:webHidden/>
          </w:rPr>
          <w:tab/>
          <w:delText>3-15</w:delText>
        </w:r>
      </w:del>
    </w:p>
    <w:p w:rsidR="007E2298" w:rsidDel="00EC7FD0" w:rsidRDefault="007E2298">
      <w:pPr>
        <w:pStyle w:val="TableofFigures"/>
        <w:tabs>
          <w:tab w:val="right" w:leader="dot" w:pos="9350"/>
        </w:tabs>
        <w:rPr>
          <w:del w:id="3340" w:author="Vilson Lu" w:date="2014-08-22T02:34:00Z"/>
          <w:rFonts w:asciiTheme="minorHAnsi" w:eastAsiaTheme="minorEastAsia" w:hAnsiTheme="minorHAnsi" w:cstheme="minorBidi"/>
          <w:noProof/>
          <w:sz w:val="22"/>
          <w:szCs w:val="22"/>
        </w:rPr>
      </w:pPr>
      <w:del w:id="3341" w:author="Vilson Lu" w:date="2014-08-22T02:34:00Z">
        <w:r w:rsidRPr="00751528" w:rsidDel="00EC7FD0">
          <w:rPr>
            <w:rStyle w:val="Hyperlink"/>
            <w:noProof/>
          </w:rPr>
          <w:delText>Table 3</w:delText>
        </w:r>
        <w:r w:rsidRPr="00751528" w:rsidDel="00EC7FD0">
          <w:rPr>
            <w:rStyle w:val="Hyperlink"/>
            <w:noProof/>
          </w:rPr>
          <w:noBreakHyphen/>
          <w:delText>3. Confusion Matrix (Davis and Goadrich, 2006)</w:delText>
        </w:r>
        <w:r w:rsidDel="00EC7FD0">
          <w:rPr>
            <w:noProof/>
            <w:webHidden/>
          </w:rPr>
          <w:tab/>
          <w:delText>3-17</w:delText>
        </w:r>
      </w:del>
    </w:p>
    <w:p w:rsidR="007E2298" w:rsidDel="00EC7FD0" w:rsidRDefault="007E2298">
      <w:pPr>
        <w:pStyle w:val="TableofFigures"/>
        <w:tabs>
          <w:tab w:val="right" w:leader="dot" w:pos="9350"/>
        </w:tabs>
        <w:rPr>
          <w:del w:id="3342" w:author="Vilson Lu" w:date="2014-08-22T02:34:00Z"/>
          <w:rFonts w:asciiTheme="minorHAnsi" w:eastAsiaTheme="minorEastAsia" w:hAnsiTheme="minorHAnsi" w:cstheme="minorBidi"/>
          <w:noProof/>
          <w:sz w:val="22"/>
          <w:szCs w:val="22"/>
        </w:rPr>
      </w:pPr>
      <w:del w:id="3343" w:author="Vilson Lu" w:date="2014-08-22T02:34:00Z">
        <w:r w:rsidRPr="00751528" w:rsidDel="00EC7FD0">
          <w:rPr>
            <w:rStyle w:val="Hyperlink"/>
            <w:noProof/>
          </w:rPr>
          <w:delText>Table 4</w:delText>
        </w:r>
        <w:r w:rsidRPr="00751528" w:rsidDel="00EC7FD0">
          <w:rPr>
            <w:rStyle w:val="Hyperlink"/>
            <w:noProof/>
          </w:rPr>
          <w:noBreakHyphen/>
          <w:delText>1. Sample Entries of Tweets in CSV File</w:delText>
        </w:r>
        <w:r w:rsidDel="00EC7FD0">
          <w:rPr>
            <w:noProof/>
            <w:webHidden/>
          </w:rPr>
          <w:tab/>
          <w:delText>4-26</w:delText>
        </w:r>
      </w:del>
    </w:p>
    <w:p w:rsidR="007E2298" w:rsidDel="00EC7FD0" w:rsidRDefault="007E2298">
      <w:pPr>
        <w:pStyle w:val="TableofFigures"/>
        <w:tabs>
          <w:tab w:val="right" w:leader="dot" w:pos="9350"/>
        </w:tabs>
        <w:rPr>
          <w:del w:id="3344" w:author="Vilson Lu" w:date="2014-08-22T02:34:00Z"/>
          <w:rFonts w:asciiTheme="minorHAnsi" w:eastAsiaTheme="minorEastAsia" w:hAnsiTheme="minorHAnsi" w:cstheme="minorBidi"/>
          <w:noProof/>
          <w:sz w:val="22"/>
          <w:szCs w:val="22"/>
        </w:rPr>
      </w:pPr>
      <w:del w:id="3345" w:author="Vilson Lu" w:date="2014-08-22T02:34:00Z">
        <w:r w:rsidRPr="00751528" w:rsidDel="00EC7FD0">
          <w:rPr>
            <w:rStyle w:val="Hyperlink"/>
            <w:noProof/>
          </w:rPr>
          <w:delText>Table 4</w:delText>
        </w:r>
        <w:r w:rsidRPr="00751528" w:rsidDel="00EC7FD0">
          <w:rPr>
            <w:rStyle w:val="Hyperlink"/>
            <w:noProof/>
          </w:rPr>
          <w:noBreakHyphen/>
          <w:delText>2. Sample Gazetter for Storm Names (Philippines)</w:delText>
        </w:r>
        <w:r w:rsidDel="00EC7FD0">
          <w:rPr>
            <w:noProof/>
            <w:webHidden/>
          </w:rPr>
          <w:tab/>
          <w:delText>4-26</w:delText>
        </w:r>
      </w:del>
    </w:p>
    <w:p w:rsidR="007E2298" w:rsidDel="00EC7FD0" w:rsidRDefault="007E2298">
      <w:pPr>
        <w:pStyle w:val="TableofFigures"/>
        <w:tabs>
          <w:tab w:val="right" w:leader="dot" w:pos="9350"/>
        </w:tabs>
        <w:rPr>
          <w:del w:id="3346" w:author="Vilson Lu" w:date="2014-08-22T02:34:00Z"/>
          <w:rFonts w:asciiTheme="minorHAnsi" w:eastAsiaTheme="minorEastAsia" w:hAnsiTheme="minorHAnsi" w:cstheme="minorBidi"/>
          <w:noProof/>
          <w:sz w:val="22"/>
          <w:szCs w:val="22"/>
        </w:rPr>
      </w:pPr>
      <w:del w:id="3347" w:author="Vilson Lu" w:date="2014-08-22T02:34:00Z">
        <w:r w:rsidRPr="00751528" w:rsidDel="00EC7FD0">
          <w:rPr>
            <w:rStyle w:val="Hyperlink"/>
            <w:noProof/>
          </w:rPr>
          <w:delText>Table 4</w:delText>
        </w:r>
        <w:r w:rsidRPr="00751528" w:rsidDel="00EC7FD0">
          <w:rPr>
            <w:rStyle w:val="Hyperlink"/>
            <w:noProof/>
          </w:rPr>
          <w:noBreakHyphen/>
          <w:delText>3. Sample Rules stored in the database</w:delText>
        </w:r>
        <w:r w:rsidDel="00EC7FD0">
          <w:rPr>
            <w:noProof/>
            <w:webHidden/>
          </w:rPr>
          <w:tab/>
          <w:delText>4-27</w:delText>
        </w:r>
      </w:del>
    </w:p>
    <w:p w:rsidR="007E2298" w:rsidDel="00EC7FD0" w:rsidRDefault="007E2298">
      <w:pPr>
        <w:pStyle w:val="TableofFigures"/>
        <w:tabs>
          <w:tab w:val="right" w:leader="dot" w:pos="9350"/>
        </w:tabs>
        <w:rPr>
          <w:del w:id="3348" w:author="Vilson Lu" w:date="2014-08-22T02:34:00Z"/>
          <w:rFonts w:asciiTheme="minorHAnsi" w:eastAsiaTheme="minorEastAsia" w:hAnsiTheme="minorHAnsi" w:cstheme="minorBidi"/>
          <w:noProof/>
          <w:sz w:val="22"/>
          <w:szCs w:val="22"/>
        </w:rPr>
      </w:pPr>
      <w:del w:id="3349" w:author="Vilson Lu" w:date="2014-08-22T02:34:00Z">
        <w:r w:rsidRPr="00751528" w:rsidDel="00EC7FD0">
          <w:rPr>
            <w:rStyle w:val="Hyperlink"/>
            <w:noProof/>
          </w:rPr>
          <w:delText>Table 4</w:delText>
        </w:r>
        <w:r w:rsidRPr="00751528" w:rsidDel="00EC7FD0">
          <w:rPr>
            <w:rStyle w:val="Hyperlink"/>
            <w:noProof/>
          </w:rPr>
          <w:noBreakHyphen/>
          <w:delText>8. Sample Input/Output for Text Normalizer</w:delText>
        </w:r>
        <w:r w:rsidDel="00EC7FD0">
          <w:rPr>
            <w:noProof/>
            <w:webHidden/>
          </w:rPr>
          <w:tab/>
          <w:delText>4-27</w:delText>
        </w:r>
      </w:del>
    </w:p>
    <w:p w:rsidR="007E2298" w:rsidDel="00EC7FD0" w:rsidRDefault="007E2298">
      <w:pPr>
        <w:pStyle w:val="TableofFigures"/>
        <w:tabs>
          <w:tab w:val="right" w:leader="dot" w:pos="9350"/>
        </w:tabs>
        <w:rPr>
          <w:del w:id="3350" w:author="Vilson Lu" w:date="2014-08-22T02:34:00Z"/>
          <w:rFonts w:asciiTheme="minorHAnsi" w:eastAsiaTheme="minorEastAsia" w:hAnsiTheme="minorHAnsi" w:cstheme="minorBidi"/>
          <w:noProof/>
          <w:sz w:val="22"/>
          <w:szCs w:val="22"/>
        </w:rPr>
      </w:pPr>
      <w:del w:id="3351" w:author="Vilson Lu" w:date="2014-08-22T02:34:00Z">
        <w:r w:rsidRPr="00751528" w:rsidDel="00EC7FD0">
          <w:rPr>
            <w:rStyle w:val="Hyperlink"/>
            <w:noProof/>
          </w:rPr>
          <w:delText>Table 4</w:delText>
        </w:r>
        <w:r w:rsidRPr="00751528" w:rsidDel="00EC7FD0">
          <w:rPr>
            <w:rStyle w:val="Hyperlink"/>
            <w:noProof/>
          </w:rPr>
          <w:noBreakHyphen/>
          <w:delText>9. Sample Input/Output Tokenizer</w:delText>
        </w:r>
        <w:r w:rsidDel="00EC7FD0">
          <w:rPr>
            <w:noProof/>
            <w:webHidden/>
          </w:rPr>
          <w:tab/>
          <w:delText>4-28</w:delText>
        </w:r>
      </w:del>
    </w:p>
    <w:p w:rsidR="007E2298" w:rsidDel="00EC7FD0" w:rsidRDefault="007E2298">
      <w:pPr>
        <w:pStyle w:val="TableofFigures"/>
        <w:tabs>
          <w:tab w:val="right" w:leader="dot" w:pos="9350"/>
        </w:tabs>
        <w:rPr>
          <w:del w:id="3352" w:author="Vilson Lu" w:date="2014-08-22T02:34:00Z"/>
          <w:rFonts w:asciiTheme="minorHAnsi" w:eastAsiaTheme="minorEastAsia" w:hAnsiTheme="minorHAnsi" w:cstheme="minorBidi"/>
          <w:noProof/>
          <w:sz w:val="22"/>
          <w:szCs w:val="22"/>
        </w:rPr>
      </w:pPr>
      <w:del w:id="3353" w:author="Vilson Lu" w:date="2014-08-22T02:34:00Z">
        <w:r w:rsidRPr="00751528" w:rsidDel="00EC7FD0">
          <w:rPr>
            <w:rStyle w:val="Hyperlink"/>
            <w:noProof/>
          </w:rPr>
          <w:delText>Table 4</w:delText>
        </w:r>
        <w:r w:rsidRPr="00751528" w:rsidDel="00EC7FD0">
          <w:rPr>
            <w:rStyle w:val="Hyperlink"/>
            <w:noProof/>
          </w:rPr>
          <w:noBreakHyphen/>
          <w:delText>10. Sample Input/Output POS Tagger</w:delText>
        </w:r>
        <w:r w:rsidDel="00EC7FD0">
          <w:rPr>
            <w:noProof/>
            <w:webHidden/>
          </w:rPr>
          <w:tab/>
          <w:delText>4-28</w:delText>
        </w:r>
      </w:del>
    </w:p>
    <w:p w:rsidR="007E2298" w:rsidDel="00EC7FD0" w:rsidRDefault="007E2298">
      <w:pPr>
        <w:pStyle w:val="TableofFigures"/>
        <w:tabs>
          <w:tab w:val="right" w:leader="dot" w:pos="9350"/>
        </w:tabs>
        <w:rPr>
          <w:del w:id="3354" w:author="Vilson Lu" w:date="2014-08-22T02:34:00Z"/>
          <w:rFonts w:asciiTheme="minorHAnsi" w:eastAsiaTheme="minorEastAsia" w:hAnsiTheme="minorHAnsi" w:cstheme="minorBidi"/>
          <w:noProof/>
          <w:sz w:val="22"/>
          <w:szCs w:val="22"/>
        </w:rPr>
      </w:pPr>
      <w:del w:id="3355" w:author="Vilson Lu" w:date="2014-08-22T02:34:00Z">
        <w:r w:rsidRPr="00751528" w:rsidDel="00EC7FD0">
          <w:rPr>
            <w:rStyle w:val="Hyperlink"/>
            <w:noProof/>
          </w:rPr>
          <w:delText>Table 4</w:delText>
        </w:r>
        <w:r w:rsidRPr="00751528" w:rsidDel="00EC7FD0">
          <w:rPr>
            <w:rStyle w:val="Hyperlink"/>
            <w:noProof/>
          </w:rPr>
          <w:noBreakHyphen/>
          <w:delText>11. Sample Input/Output for Filipino NER</w:delText>
        </w:r>
        <w:r w:rsidDel="00EC7FD0">
          <w:rPr>
            <w:noProof/>
            <w:webHidden/>
          </w:rPr>
          <w:tab/>
          <w:delText>4-29</w:delText>
        </w:r>
      </w:del>
    </w:p>
    <w:p w:rsidR="007E2298" w:rsidDel="00EC7FD0" w:rsidRDefault="007E2298">
      <w:pPr>
        <w:pStyle w:val="TableofFigures"/>
        <w:tabs>
          <w:tab w:val="right" w:leader="dot" w:pos="9350"/>
        </w:tabs>
        <w:rPr>
          <w:del w:id="3356" w:author="Vilson Lu" w:date="2014-08-22T02:34:00Z"/>
          <w:rFonts w:asciiTheme="minorHAnsi" w:eastAsiaTheme="minorEastAsia" w:hAnsiTheme="minorHAnsi" w:cstheme="minorBidi"/>
          <w:noProof/>
          <w:sz w:val="22"/>
          <w:szCs w:val="22"/>
        </w:rPr>
      </w:pPr>
      <w:del w:id="3357" w:author="Vilson Lu" w:date="2014-08-22T02:34:00Z">
        <w:r w:rsidRPr="00751528" w:rsidDel="00EC7FD0">
          <w:rPr>
            <w:rStyle w:val="Hyperlink"/>
            <w:noProof/>
          </w:rPr>
          <w:lastRenderedPageBreak/>
          <w:delText>Table 4</w:delText>
        </w:r>
        <w:r w:rsidRPr="00751528" w:rsidDel="00EC7FD0">
          <w:rPr>
            <w:rStyle w:val="Hyperlink"/>
            <w:noProof/>
          </w:rPr>
          <w:noBreakHyphen/>
          <w:delText>12. Sample Input/Output Disaster Tagger</w:delText>
        </w:r>
        <w:r w:rsidDel="00EC7FD0">
          <w:rPr>
            <w:noProof/>
            <w:webHidden/>
          </w:rPr>
          <w:tab/>
          <w:delText>4-30</w:delText>
        </w:r>
      </w:del>
    </w:p>
    <w:p w:rsidR="007E2298" w:rsidDel="00EC7FD0" w:rsidRDefault="007E2298">
      <w:pPr>
        <w:pStyle w:val="TableofFigures"/>
        <w:tabs>
          <w:tab w:val="right" w:leader="dot" w:pos="9350"/>
        </w:tabs>
        <w:rPr>
          <w:del w:id="3358" w:author="Vilson Lu" w:date="2014-08-22T02:34:00Z"/>
          <w:rFonts w:asciiTheme="minorHAnsi" w:eastAsiaTheme="minorEastAsia" w:hAnsiTheme="minorHAnsi" w:cstheme="minorBidi"/>
          <w:noProof/>
          <w:sz w:val="22"/>
          <w:szCs w:val="22"/>
        </w:rPr>
      </w:pPr>
      <w:del w:id="3359" w:author="Vilson Lu" w:date="2014-08-22T02:34:00Z">
        <w:r w:rsidRPr="00751528" w:rsidDel="00EC7FD0">
          <w:rPr>
            <w:rStyle w:val="Hyperlink"/>
            <w:noProof/>
          </w:rPr>
          <w:delText>Table 4</w:delText>
        </w:r>
        <w:r w:rsidRPr="00751528" w:rsidDel="00EC7FD0">
          <w:rPr>
            <w:rStyle w:val="Hyperlink"/>
            <w:noProof/>
          </w:rPr>
          <w:noBreakHyphen/>
          <w:delText>13. Sample Features and Values</w:delText>
        </w:r>
        <w:r w:rsidDel="00EC7FD0">
          <w:rPr>
            <w:noProof/>
            <w:webHidden/>
          </w:rPr>
          <w:tab/>
          <w:delText>4-32</w:delText>
        </w:r>
      </w:del>
    </w:p>
    <w:p w:rsidR="007E2298" w:rsidDel="00EC7FD0" w:rsidRDefault="007E2298">
      <w:pPr>
        <w:pStyle w:val="TableofFigures"/>
        <w:tabs>
          <w:tab w:val="right" w:leader="dot" w:pos="9350"/>
        </w:tabs>
        <w:rPr>
          <w:del w:id="3360" w:author="Vilson Lu" w:date="2014-08-22T02:34:00Z"/>
          <w:rFonts w:asciiTheme="minorHAnsi" w:eastAsiaTheme="minorEastAsia" w:hAnsiTheme="minorHAnsi" w:cstheme="minorBidi"/>
          <w:noProof/>
          <w:sz w:val="22"/>
          <w:szCs w:val="22"/>
        </w:rPr>
      </w:pPr>
      <w:del w:id="3361" w:author="Vilson Lu" w:date="2014-08-22T02:34:00Z">
        <w:r w:rsidRPr="00751528" w:rsidDel="00EC7FD0">
          <w:rPr>
            <w:rStyle w:val="Hyperlink"/>
            <w:noProof/>
          </w:rPr>
          <w:delText>Table 4</w:delText>
        </w:r>
        <w:r w:rsidRPr="00751528" w:rsidDel="00EC7FD0">
          <w:rPr>
            <w:rStyle w:val="Hyperlink"/>
            <w:noProof/>
          </w:rPr>
          <w:noBreakHyphen/>
          <w:delText>15. Sample Generated Rules</w:delText>
        </w:r>
        <w:r w:rsidDel="00EC7FD0">
          <w:rPr>
            <w:noProof/>
            <w:webHidden/>
          </w:rPr>
          <w:tab/>
          <w:delText>4-34</w:delText>
        </w:r>
      </w:del>
    </w:p>
    <w:p w:rsidR="00D7332C" w:rsidRPr="00E45CE0" w:rsidDel="00EC7FD0" w:rsidRDefault="00372B98">
      <w:pPr>
        <w:pStyle w:val="TableofFigures"/>
        <w:tabs>
          <w:tab w:val="right" w:leader="dot" w:pos="9350"/>
        </w:tabs>
        <w:rPr>
          <w:del w:id="3362" w:author="Vilson Lu" w:date="2014-08-22T02:34:00Z"/>
          <w:noProof/>
        </w:rPr>
      </w:pPr>
      <w:del w:id="3363" w:author="Vilson Lu" w:date="2014-08-22T02:34:00Z">
        <w:r w:rsidRPr="00372B98">
          <w:rPr>
            <w:rPrChange w:id="3364" w:author="TinTin Kalaw" w:date="2014-08-16T12:59:00Z">
              <w:rPr>
                <w:rStyle w:val="Hyperlink"/>
                <w:noProof/>
              </w:rPr>
            </w:rPrChange>
          </w:rPr>
          <w:delText>Table 1</w:delText>
        </w:r>
        <w:r w:rsidRPr="00372B98">
          <w:rPr>
            <w:rPrChange w:id="3365" w:author="TinTin Kalaw" w:date="2014-08-16T12:59:00Z">
              <w:rPr>
                <w:rStyle w:val="Hyperlink"/>
                <w:noProof/>
              </w:rPr>
            </w:rPrChange>
          </w:rPr>
          <w:noBreakHyphen/>
          <w:delText>1. Timetable of Activities (April 2014 - April 2015)</w:delText>
        </w:r>
        <w:r w:rsidR="00D7332C" w:rsidRPr="00E45CE0" w:rsidDel="00EC7FD0">
          <w:rPr>
            <w:noProof/>
            <w:webHidden/>
          </w:rPr>
          <w:tab/>
          <w:delText>1-5</w:delText>
        </w:r>
      </w:del>
    </w:p>
    <w:p w:rsidR="004B7EB2" w:rsidRPr="00E45CE0" w:rsidRDefault="00372B98" w:rsidP="004B7EB2">
      <w:r w:rsidRPr="00E45CE0">
        <w:fldChar w:fldCharType="end"/>
      </w:r>
    </w:p>
    <w:p w:rsidR="004B7EB2" w:rsidRPr="00E45CE0" w:rsidRDefault="004B7EB2" w:rsidP="004B7EB2">
      <w:pPr>
        <w:sectPr w:rsidR="004B7EB2" w:rsidRPr="00E45CE0" w:rsidSect="004B7EB2">
          <w:pgSz w:w="12240" w:h="15840"/>
          <w:pgMar w:top="1440" w:right="1440" w:bottom="1440" w:left="1440" w:header="720" w:footer="720" w:gutter="0"/>
          <w:pgNumType w:start="1"/>
          <w:cols w:space="720"/>
          <w:docGrid w:linePitch="360"/>
        </w:sectPr>
      </w:pPr>
    </w:p>
    <w:p w:rsidR="004B7EB2" w:rsidRPr="00E45CE0" w:rsidRDefault="004B7EB2" w:rsidP="004B7EB2">
      <w:pPr>
        <w:pStyle w:val="TOCHeading1"/>
      </w:pPr>
      <w:r w:rsidRPr="00E45CE0">
        <w:lastRenderedPageBreak/>
        <w:t>List of Figures</w:t>
      </w:r>
    </w:p>
    <w:p w:rsidR="00D7332C" w:rsidRPr="00E45CE0" w:rsidRDefault="00D7332C" w:rsidP="004B7EB2">
      <w:pPr>
        <w:pStyle w:val="TOCHeading1"/>
      </w:pPr>
    </w:p>
    <w:p w:rsidR="00BA6627" w:rsidRDefault="00372B98">
      <w:pPr>
        <w:pStyle w:val="TableofFigures"/>
        <w:tabs>
          <w:tab w:val="right" w:leader="dot" w:pos="9350"/>
        </w:tabs>
        <w:rPr>
          <w:ins w:id="3366" w:author="Vilson Lu" w:date="2014-08-22T16:49:00Z"/>
          <w:rFonts w:asciiTheme="minorHAnsi" w:eastAsiaTheme="minorEastAsia" w:hAnsiTheme="minorHAnsi" w:cstheme="minorBidi"/>
          <w:noProof/>
          <w:sz w:val="22"/>
          <w:szCs w:val="22"/>
          <w:lang w:val="en-PH" w:eastAsia="zh-CN"/>
        </w:rPr>
      </w:pPr>
      <w:r w:rsidRPr="00E45CE0">
        <w:fldChar w:fldCharType="begin"/>
      </w:r>
      <w:r w:rsidR="004B7EB2" w:rsidRPr="00E45CE0">
        <w:instrText xml:space="preserve"> TOC \h \z \c "Figure" </w:instrText>
      </w:r>
      <w:r w:rsidRPr="00E45CE0">
        <w:fldChar w:fldCharType="separate"/>
      </w:r>
      <w:ins w:id="3367" w:author="Vilson Lu" w:date="2014-08-22T16:49:00Z">
        <w:r w:rsidRPr="006F0934">
          <w:rPr>
            <w:rStyle w:val="Hyperlink"/>
            <w:noProof/>
          </w:rPr>
          <w:fldChar w:fldCharType="begin"/>
        </w:r>
        <w:r w:rsidR="00BA6627">
          <w:rPr>
            <w:noProof/>
          </w:rPr>
          <w:instrText>HYPERLINK \l "_Toc396489881"</w:instrText>
        </w:r>
        <w:r w:rsidRPr="006F0934">
          <w:rPr>
            <w:rStyle w:val="Hyperlink"/>
            <w:noProof/>
          </w:rPr>
          <w:fldChar w:fldCharType="separate"/>
        </w:r>
        <w:r w:rsidR="00BA6627" w:rsidRPr="006F0934">
          <w:rPr>
            <w:rStyle w:val="Hyperlink"/>
            <w:noProof/>
          </w:rPr>
          <w:t>Figure 1</w:t>
        </w:r>
        <w:r w:rsidR="00BA6627" w:rsidRPr="006F0934">
          <w:rPr>
            <w:rStyle w:val="Hyperlink"/>
            <w:noProof/>
          </w:rPr>
          <w:noBreakHyphen/>
          <w:t>1. Research Methodology Phases</w:t>
        </w:r>
        <w:r w:rsidR="00BA6627">
          <w:rPr>
            <w:noProof/>
            <w:webHidden/>
          </w:rPr>
          <w:tab/>
        </w:r>
        <w:r>
          <w:rPr>
            <w:noProof/>
            <w:webHidden/>
          </w:rPr>
          <w:fldChar w:fldCharType="begin"/>
        </w:r>
        <w:r w:rsidR="00BA6627">
          <w:rPr>
            <w:noProof/>
            <w:webHidden/>
          </w:rPr>
          <w:instrText xml:space="preserve"> PAGEREF _Toc396489881 \h </w:instrText>
        </w:r>
      </w:ins>
      <w:r>
        <w:rPr>
          <w:noProof/>
          <w:webHidden/>
        </w:rPr>
      </w:r>
      <w:r>
        <w:rPr>
          <w:noProof/>
          <w:webHidden/>
        </w:rPr>
        <w:fldChar w:fldCharType="separate"/>
      </w:r>
      <w:ins w:id="3368" w:author="Vilson Lu" w:date="2014-08-22T16:55:00Z">
        <w:r w:rsidR="003160F5">
          <w:rPr>
            <w:noProof/>
            <w:webHidden/>
          </w:rPr>
          <w:t>1-4</w:t>
        </w:r>
      </w:ins>
      <w:ins w:id="3369"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370" w:author="Vilson Lu" w:date="2014-08-22T16:49:00Z"/>
          <w:rFonts w:asciiTheme="minorHAnsi" w:eastAsiaTheme="minorEastAsia" w:hAnsiTheme="minorHAnsi" w:cstheme="minorBidi"/>
          <w:noProof/>
          <w:sz w:val="22"/>
          <w:szCs w:val="22"/>
          <w:lang w:val="en-PH" w:eastAsia="zh-CN"/>
        </w:rPr>
      </w:pPr>
      <w:ins w:id="3371" w:author="Vilson Lu" w:date="2014-08-22T16:49:00Z">
        <w:r w:rsidRPr="006F0934">
          <w:rPr>
            <w:rStyle w:val="Hyperlink"/>
            <w:noProof/>
          </w:rPr>
          <w:fldChar w:fldCharType="begin"/>
        </w:r>
        <w:r w:rsidR="00BA6627">
          <w:rPr>
            <w:noProof/>
          </w:rPr>
          <w:instrText>HYPERLINK \l "_Toc396489882"</w:instrText>
        </w:r>
        <w:r w:rsidRPr="006F0934">
          <w:rPr>
            <w:rStyle w:val="Hyperlink"/>
            <w:noProof/>
          </w:rPr>
          <w:fldChar w:fldCharType="separate"/>
        </w:r>
        <w:r w:rsidR="00BA6627" w:rsidRPr="006F0934">
          <w:rPr>
            <w:rStyle w:val="Hyperlink"/>
            <w:noProof/>
          </w:rPr>
          <w:t>Figure 2</w:t>
        </w:r>
        <w:r w:rsidR="00BA6627" w:rsidRPr="006F0934">
          <w:rPr>
            <w:rStyle w:val="Hyperlink"/>
            <w:noProof/>
          </w:rPr>
          <w:noBreakHyphen/>
          <w:t>1. Poibeau's General Architecture</w:t>
        </w:r>
        <w:r w:rsidR="00BA6627">
          <w:rPr>
            <w:noProof/>
            <w:webHidden/>
          </w:rPr>
          <w:tab/>
        </w:r>
        <w:r>
          <w:rPr>
            <w:noProof/>
            <w:webHidden/>
          </w:rPr>
          <w:fldChar w:fldCharType="begin"/>
        </w:r>
        <w:r w:rsidR="00BA6627">
          <w:rPr>
            <w:noProof/>
            <w:webHidden/>
          </w:rPr>
          <w:instrText xml:space="preserve"> PAGEREF _Toc396489882 \h </w:instrText>
        </w:r>
      </w:ins>
      <w:r>
        <w:rPr>
          <w:noProof/>
          <w:webHidden/>
        </w:rPr>
      </w:r>
      <w:r>
        <w:rPr>
          <w:noProof/>
          <w:webHidden/>
        </w:rPr>
        <w:fldChar w:fldCharType="separate"/>
      </w:r>
      <w:ins w:id="3372" w:author="Vilson Lu" w:date="2014-08-22T16:55:00Z">
        <w:r w:rsidR="003160F5">
          <w:rPr>
            <w:noProof/>
            <w:webHidden/>
          </w:rPr>
          <w:t>2-5</w:t>
        </w:r>
      </w:ins>
      <w:ins w:id="3373"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374" w:author="Vilson Lu" w:date="2014-08-22T16:49:00Z"/>
          <w:rFonts w:asciiTheme="minorHAnsi" w:eastAsiaTheme="minorEastAsia" w:hAnsiTheme="minorHAnsi" w:cstheme="minorBidi"/>
          <w:noProof/>
          <w:sz w:val="22"/>
          <w:szCs w:val="22"/>
          <w:lang w:val="en-PH" w:eastAsia="zh-CN"/>
        </w:rPr>
      </w:pPr>
      <w:ins w:id="3375" w:author="Vilson Lu" w:date="2014-08-22T16:49:00Z">
        <w:r w:rsidRPr="006F0934">
          <w:rPr>
            <w:rStyle w:val="Hyperlink"/>
            <w:noProof/>
          </w:rPr>
          <w:fldChar w:fldCharType="begin"/>
        </w:r>
        <w:r w:rsidR="00BA6627">
          <w:rPr>
            <w:noProof/>
          </w:rPr>
          <w:instrText>HYPERLINK \l "_Toc396489883"</w:instrText>
        </w:r>
        <w:r w:rsidRPr="006F0934">
          <w:rPr>
            <w:rStyle w:val="Hyperlink"/>
            <w:noProof/>
          </w:rPr>
          <w:fldChar w:fldCharType="separate"/>
        </w:r>
        <w:r w:rsidR="00BA6627" w:rsidRPr="006F0934">
          <w:rPr>
            <w:rStyle w:val="Hyperlink"/>
            <w:noProof/>
          </w:rPr>
          <w:t>Figure 3</w:t>
        </w:r>
        <w:r w:rsidR="00BA6627" w:rsidRPr="006F0934">
          <w:rPr>
            <w:rStyle w:val="Hyperlink"/>
            <w:noProof/>
          </w:rPr>
          <w:noBreakHyphen/>
          <w:t>1. Structure of an Information Extraction System</w:t>
        </w:r>
        <w:r w:rsidR="00BA6627">
          <w:rPr>
            <w:noProof/>
            <w:webHidden/>
          </w:rPr>
          <w:tab/>
        </w:r>
        <w:r>
          <w:rPr>
            <w:noProof/>
            <w:webHidden/>
          </w:rPr>
          <w:fldChar w:fldCharType="begin"/>
        </w:r>
        <w:r w:rsidR="00BA6627">
          <w:rPr>
            <w:noProof/>
            <w:webHidden/>
          </w:rPr>
          <w:instrText xml:space="preserve"> PAGEREF _Toc396489883 \h </w:instrText>
        </w:r>
      </w:ins>
      <w:r>
        <w:rPr>
          <w:noProof/>
          <w:webHidden/>
        </w:rPr>
      </w:r>
      <w:r>
        <w:rPr>
          <w:noProof/>
          <w:webHidden/>
        </w:rPr>
        <w:fldChar w:fldCharType="separate"/>
      </w:r>
      <w:ins w:id="3376" w:author="Vilson Lu" w:date="2014-08-22T16:55:00Z">
        <w:r w:rsidR="003160F5">
          <w:rPr>
            <w:noProof/>
            <w:webHidden/>
          </w:rPr>
          <w:t>3-2</w:t>
        </w:r>
      </w:ins>
      <w:ins w:id="3377"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378" w:author="Vilson Lu" w:date="2014-08-22T16:49:00Z"/>
          <w:rFonts w:asciiTheme="minorHAnsi" w:eastAsiaTheme="minorEastAsia" w:hAnsiTheme="minorHAnsi" w:cstheme="minorBidi"/>
          <w:noProof/>
          <w:sz w:val="22"/>
          <w:szCs w:val="22"/>
          <w:lang w:val="en-PH" w:eastAsia="zh-CN"/>
        </w:rPr>
      </w:pPr>
      <w:ins w:id="3379" w:author="Vilson Lu" w:date="2014-08-22T16:49:00Z">
        <w:r w:rsidRPr="006F0934">
          <w:rPr>
            <w:rStyle w:val="Hyperlink"/>
            <w:noProof/>
          </w:rPr>
          <w:fldChar w:fldCharType="begin"/>
        </w:r>
        <w:r w:rsidR="00BA6627">
          <w:rPr>
            <w:noProof/>
          </w:rPr>
          <w:instrText>HYPERLINK \l "_Toc396489884"</w:instrText>
        </w:r>
        <w:r w:rsidRPr="006F0934">
          <w:rPr>
            <w:rStyle w:val="Hyperlink"/>
            <w:noProof/>
          </w:rPr>
          <w:fldChar w:fldCharType="separate"/>
        </w:r>
        <w:r w:rsidR="00BA6627" w:rsidRPr="006F0934">
          <w:rPr>
            <w:rStyle w:val="Hyperlink"/>
            <w:noProof/>
          </w:rPr>
          <w:t>Figure 3</w:t>
        </w:r>
        <w:r w:rsidR="00BA6627" w:rsidRPr="006F0934">
          <w:rPr>
            <w:rStyle w:val="Hyperlink"/>
            <w:noProof/>
          </w:rPr>
          <w:noBreakHyphen/>
          <w:t>2. StaLe Lemmatization Process</w:t>
        </w:r>
        <w:r w:rsidR="00BA6627">
          <w:rPr>
            <w:noProof/>
            <w:webHidden/>
          </w:rPr>
          <w:tab/>
        </w:r>
        <w:r>
          <w:rPr>
            <w:noProof/>
            <w:webHidden/>
          </w:rPr>
          <w:fldChar w:fldCharType="begin"/>
        </w:r>
        <w:r w:rsidR="00BA6627">
          <w:rPr>
            <w:noProof/>
            <w:webHidden/>
          </w:rPr>
          <w:instrText xml:space="preserve"> PAGEREF _Toc396489884 \h </w:instrText>
        </w:r>
      </w:ins>
      <w:r>
        <w:rPr>
          <w:noProof/>
          <w:webHidden/>
        </w:rPr>
      </w:r>
      <w:r>
        <w:rPr>
          <w:noProof/>
          <w:webHidden/>
        </w:rPr>
        <w:fldChar w:fldCharType="separate"/>
      </w:r>
      <w:ins w:id="3380" w:author="Vilson Lu" w:date="2014-08-22T16:55:00Z">
        <w:r w:rsidR="003160F5">
          <w:rPr>
            <w:noProof/>
            <w:webHidden/>
          </w:rPr>
          <w:t>3-4</w:t>
        </w:r>
      </w:ins>
      <w:ins w:id="3381"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382" w:author="Vilson Lu" w:date="2014-08-22T16:49:00Z"/>
          <w:rFonts w:asciiTheme="minorHAnsi" w:eastAsiaTheme="minorEastAsia" w:hAnsiTheme="minorHAnsi" w:cstheme="minorBidi"/>
          <w:noProof/>
          <w:sz w:val="22"/>
          <w:szCs w:val="22"/>
          <w:lang w:val="en-PH" w:eastAsia="zh-CN"/>
        </w:rPr>
      </w:pPr>
      <w:ins w:id="3383" w:author="Vilson Lu" w:date="2014-08-22T16:49:00Z">
        <w:r w:rsidRPr="006F0934">
          <w:rPr>
            <w:rStyle w:val="Hyperlink"/>
            <w:noProof/>
          </w:rPr>
          <w:fldChar w:fldCharType="begin"/>
        </w:r>
        <w:r w:rsidR="00BA6627">
          <w:rPr>
            <w:noProof/>
          </w:rPr>
          <w:instrText>HYPERLINK \l "_Toc396489885"</w:instrText>
        </w:r>
        <w:r w:rsidRPr="006F0934">
          <w:rPr>
            <w:rStyle w:val="Hyperlink"/>
            <w:noProof/>
          </w:rPr>
          <w:fldChar w:fldCharType="separate"/>
        </w:r>
        <w:r w:rsidR="00BA6627" w:rsidRPr="006F0934">
          <w:rPr>
            <w:rStyle w:val="Hyperlink"/>
            <w:noProof/>
          </w:rPr>
          <w:t>Figure 3</w:t>
        </w:r>
        <w:r w:rsidR="00BA6627" w:rsidRPr="006F0934">
          <w:rPr>
            <w:rStyle w:val="Hyperlink"/>
            <w:noProof/>
          </w:rPr>
          <w:noBreakHyphen/>
          <w:t>3. Architecture of LearningPinocchio</w:t>
        </w:r>
        <w:r w:rsidR="00BA6627">
          <w:rPr>
            <w:noProof/>
            <w:webHidden/>
          </w:rPr>
          <w:tab/>
        </w:r>
        <w:r>
          <w:rPr>
            <w:noProof/>
            <w:webHidden/>
          </w:rPr>
          <w:fldChar w:fldCharType="begin"/>
        </w:r>
        <w:r w:rsidR="00BA6627">
          <w:rPr>
            <w:noProof/>
            <w:webHidden/>
          </w:rPr>
          <w:instrText xml:space="preserve"> PAGEREF _Toc396489885 \h </w:instrText>
        </w:r>
      </w:ins>
      <w:r>
        <w:rPr>
          <w:noProof/>
          <w:webHidden/>
        </w:rPr>
      </w:r>
      <w:r>
        <w:rPr>
          <w:noProof/>
          <w:webHidden/>
        </w:rPr>
        <w:fldChar w:fldCharType="separate"/>
      </w:r>
      <w:ins w:id="3384" w:author="Vilson Lu" w:date="2014-08-22T16:55:00Z">
        <w:r w:rsidR="003160F5">
          <w:rPr>
            <w:noProof/>
            <w:webHidden/>
          </w:rPr>
          <w:t>3-7</w:t>
        </w:r>
      </w:ins>
      <w:ins w:id="3385"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386" w:author="Vilson Lu" w:date="2014-08-22T16:49:00Z"/>
          <w:rFonts w:asciiTheme="minorHAnsi" w:eastAsiaTheme="minorEastAsia" w:hAnsiTheme="minorHAnsi" w:cstheme="minorBidi"/>
          <w:noProof/>
          <w:sz w:val="22"/>
          <w:szCs w:val="22"/>
          <w:lang w:val="en-PH" w:eastAsia="zh-CN"/>
        </w:rPr>
      </w:pPr>
      <w:ins w:id="3387" w:author="Vilson Lu" w:date="2014-08-22T16:49:00Z">
        <w:r w:rsidRPr="006F0934">
          <w:rPr>
            <w:rStyle w:val="Hyperlink"/>
            <w:noProof/>
          </w:rPr>
          <w:fldChar w:fldCharType="begin"/>
        </w:r>
        <w:r w:rsidR="00BA6627">
          <w:rPr>
            <w:noProof/>
          </w:rPr>
          <w:instrText>HYPERLINK \l "_Toc396489886"</w:instrText>
        </w:r>
        <w:r w:rsidRPr="006F0934">
          <w:rPr>
            <w:rStyle w:val="Hyperlink"/>
            <w:noProof/>
          </w:rPr>
          <w:fldChar w:fldCharType="separate"/>
        </w:r>
        <w:r w:rsidR="00BA6627" w:rsidRPr="006F0934">
          <w:rPr>
            <w:rStyle w:val="Hyperlink"/>
            <w:noProof/>
          </w:rPr>
          <w:t>Figure 3</w:t>
        </w:r>
        <w:r w:rsidR="00BA6627" w:rsidRPr="006F0934">
          <w:rPr>
            <w:rStyle w:val="Hyperlink"/>
            <w:noProof/>
          </w:rPr>
          <w:noBreakHyphen/>
          <w:t>4. Rule Induction Step</w:t>
        </w:r>
        <w:r w:rsidR="00BA6627">
          <w:rPr>
            <w:noProof/>
            <w:webHidden/>
          </w:rPr>
          <w:tab/>
        </w:r>
        <w:r>
          <w:rPr>
            <w:noProof/>
            <w:webHidden/>
          </w:rPr>
          <w:fldChar w:fldCharType="begin"/>
        </w:r>
        <w:r w:rsidR="00BA6627">
          <w:rPr>
            <w:noProof/>
            <w:webHidden/>
          </w:rPr>
          <w:instrText xml:space="preserve"> PAGEREF _Toc396489886 \h </w:instrText>
        </w:r>
      </w:ins>
      <w:r>
        <w:rPr>
          <w:noProof/>
          <w:webHidden/>
        </w:rPr>
      </w:r>
      <w:r>
        <w:rPr>
          <w:noProof/>
          <w:webHidden/>
        </w:rPr>
        <w:fldChar w:fldCharType="separate"/>
      </w:r>
      <w:ins w:id="3388" w:author="Vilson Lu" w:date="2014-08-22T16:55:00Z">
        <w:r w:rsidR="003160F5">
          <w:rPr>
            <w:noProof/>
            <w:webHidden/>
          </w:rPr>
          <w:t>3-8</w:t>
        </w:r>
      </w:ins>
      <w:ins w:id="3389"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390" w:author="Vilson Lu" w:date="2014-08-22T16:49:00Z"/>
          <w:rFonts w:asciiTheme="minorHAnsi" w:eastAsiaTheme="minorEastAsia" w:hAnsiTheme="minorHAnsi" w:cstheme="minorBidi"/>
          <w:noProof/>
          <w:sz w:val="22"/>
          <w:szCs w:val="22"/>
          <w:lang w:val="en-PH" w:eastAsia="zh-CN"/>
        </w:rPr>
      </w:pPr>
      <w:ins w:id="3391" w:author="Vilson Lu" w:date="2014-08-22T16:49:00Z">
        <w:r w:rsidRPr="006F0934">
          <w:rPr>
            <w:rStyle w:val="Hyperlink"/>
            <w:noProof/>
          </w:rPr>
          <w:fldChar w:fldCharType="begin"/>
        </w:r>
        <w:r w:rsidR="00BA6627">
          <w:rPr>
            <w:noProof/>
          </w:rPr>
          <w:instrText>HYPERLINK \l "_Toc396489887"</w:instrText>
        </w:r>
        <w:r w:rsidRPr="006F0934">
          <w:rPr>
            <w:rStyle w:val="Hyperlink"/>
            <w:noProof/>
          </w:rPr>
          <w:fldChar w:fldCharType="separate"/>
        </w:r>
        <w:r w:rsidR="00BA6627" w:rsidRPr="006F0934">
          <w:rPr>
            <w:rStyle w:val="Hyperlink"/>
            <w:noProof/>
          </w:rPr>
          <w:t>Figure 3</w:t>
        </w:r>
        <w:r w:rsidR="00BA6627" w:rsidRPr="006F0934">
          <w:rPr>
            <w:rStyle w:val="Hyperlink"/>
            <w:noProof/>
          </w:rPr>
          <w:noBreakHyphen/>
          <w:t>5. Algorithm for Choosing the Best Rules</w:t>
        </w:r>
        <w:r w:rsidR="00BA6627">
          <w:rPr>
            <w:noProof/>
            <w:webHidden/>
          </w:rPr>
          <w:tab/>
        </w:r>
        <w:r>
          <w:rPr>
            <w:noProof/>
            <w:webHidden/>
          </w:rPr>
          <w:fldChar w:fldCharType="begin"/>
        </w:r>
        <w:r w:rsidR="00BA6627">
          <w:rPr>
            <w:noProof/>
            <w:webHidden/>
          </w:rPr>
          <w:instrText xml:space="preserve"> PAGEREF _Toc396489887 \h </w:instrText>
        </w:r>
      </w:ins>
      <w:r>
        <w:rPr>
          <w:noProof/>
          <w:webHidden/>
        </w:rPr>
      </w:r>
      <w:r>
        <w:rPr>
          <w:noProof/>
          <w:webHidden/>
        </w:rPr>
        <w:fldChar w:fldCharType="separate"/>
      </w:r>
      <w:ins w:id="3392" w:author="Vilson Lu" w:date="2014-08-22T16:55:00Z">
        <w:r w:rsidR="003160F5">
          <w:rPr>
            <w:noProof/>
            <w:webHidden/>
          </w:rPr>
          <w:t>3-9</w:t>
        </w:r>
      </w:ins>
      <w:ins w:id="3393"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394" w:author="Vilson Lu" w:date="2014-08-22T16:49:00Z"/>
          <w:rFonts w:asciiTheme="minorHAnsi" w:eastAsiaTheme="minorEastAsia" w:hAnsiTheme="minorHAnsi" w:cstheme="minorBidi"/>
          <w:noProof/>
          <w:sz w:val="22"/>
          <w:szCs w:val="22"/>
          <w:lang w:val="en-PH" w:eastAsia="zh-CN"/>
        </w:rPr>
      </w:pPr>
      <w:ins w:id="3395" w:author="Vilson Lu" w:date="2014-08-22T16:49:00Z">
        <w:r w:rsidRPr="006F0934">
          <w:rPr>
            <w:rStyle w:val="Hyperlink"/>
            <w:noProof/>
          </w:rPr>
          <w:fldChar w:fldCharType="begin"/>
        </w:r>
        <w:r w:rsidR="00BA6627">
          <w:rPr>
            <w:noProof/>
          </w:rPr>
          <w:instrText>HYPERLINK \l "_Toc396489888"</w:instrText>
        </w:r>
        <w:r w:rsidRPr="006F0934">
          <w:rPr>
            <w:rStyle w:val="Hyperlink"/>
            <w:noProof/>
          </w:rPr>
          <w:fldChar w:fldCharType="separate"/>
        </w:r>
        <w:r w:rsidR="00BA6627" w:rsidRPr="006F0934">
          <w:rPr>
            <w:rStyle w:val="Hyperlink"/>
            <w:noProof/>
          </w:rPr>
          <w:t>Figure 3</w:t>
        </w:r>
        <w:r w:rsidR="00BA6627" w:rsidRPr="006F0934">
          <w:rPr>
            <w:rStyle w:val="Hyperlink"/>
            <w:noProof/>
          </w:rPr>
          <w:noBreakHyphen/>
          <w:t>6. Information Extraction Process of LearningPinocchio</w:t>
        </w:r>
        <w:r w:rsidR="00BA6627">
          <w:rPr>
            <w:noProof/>
            <w:webHidden/>
          </w:rPr>
          <w:tab/>
        </w:r>
        <w:r>
          <w:rPr>
            <w:noProof/>
            <w:webHidden/>
          </w:rPr>
          <w:fldChar w:fldCharType="begin"/>
        </w:r>
        <w:r w:rsidR="00BA6627">
          <w:rPr>
            <w:noProof/>
            <w:webHidden/>
          </w:rPr>
          <w:instrText xml:space="preserve"> PAGEREF _Toc396489888 \h </w:instrText>
        </w:r>
      </w:ins>
      <w:r>
        <w:rPr>
          <w:noProof/>
          <w:webHidden/>
        </w:rPr>
      </w:r>
      <w:r>
        <w:rPr>
          <w:noProof/>
          <w:webHidden/>
        </w:rPr>
        <w:fldChar w:fldCharType="separate"/>
      </w:r>
      <w:ins w:id="3396" w:author="Vilson Lu" w:date="2014-08-22T16:55:00Z">
        <w:r w:rsidR="003160F5">
          <w:rPr>
            <w:noProof/>
            <w:webHidden/>
          </w:rPr>
          <w:t>3-9</w:t>
        </w:r>
      </w:ins>
      <w:ins w:id="3397"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398" w:author="Vilson Lu" w:date="2014-08-22T16:49:00Z"/>
          <w:rFonts w:asciiTheme="minorHAnsi" w:eastAsiaTheme="minorEastAsia" w:hAnsiTheme="minorHAnsi" w:cstheme="minorBidi"/>
          <w:noProof/>
          <w:sz w:val="22"/>
          <w:szCs w:val="22"/>
          <w:lang w:val="en-PH" w:eastAsia="zh-CN"/>
        </w:rPr>
      </w:pPr>
      <w:ins w:id="3399" w:author="Vilson Lu" w:date="2014-08-22T16:49:00Z">
        <w:r w:rsidRPr="006F0934">
          <w:rPr>
            <w:rStyle w:val="Hyperlink"/>
            <w:noProof/>
          </w:rPr>
          <w:fldChar w:fldCharType="begin"/>
        </w:r>
        <w:r w:rsidR="00BA6627">
          <w:rPr>
            <w:noProof/>
          </w:rPr>
          <w:instrText>HYPERLINK \l "_Toc396489889"</w:instrText>
        </w:r>
        <w:r w:rsidRPr="006F0934">
          <w:rPr>
            <w:rStyle w:val="Hyperlink"/>
            <w:noProof/>
          </w:rPr>
          <w:fldChar w:fldCharType="separate"/>
        </w:r>
        <w:r w:rsidR="00BA6627" w:rsidRPr="006F0934">
          <w:rPr>
            <w:rStyle w:val="Hyperlink"/>
            <w:noProof/>
          </w:rPr>
          <w:t>Figure 3</w:t>
        </w:r>
        <w:r w:rsidR="00BA6627" w:rsidRPr="006F0934">
          <w:rPr>
            <w:rStyle w:val="Hyperlink"/>
            <w:noProof/>
          </w:rPr>
          <w:noBreakHyphen/>
          <w:t>7. Figure 3 7. Architecture of IE2 Adaptive Information Extraction System</w:t>
        </w:r>
        <w:r w:rsidR="00BA6627">
          <w:rPr>
            <w:noProof/>
            <w:webHidden/>
          </w:rPr>
          <w:tab/>
        </w:r>
        <w:r>
          <w:rPr>
            <w:noProof/>
            <w:webHidden/>
          </w:rPr>
          <w:fldChar w:fldCharType="begin"/>
        </w:r>
        <w:r w:rsidR="00BA6627">
          <w:rPr>
            <w:noProof/>
            <w:webHidden/>
          </w:rPr>
          <w:instrText xml:space="preserve"> PAGEREF _Toc396489889 \h </w:instrText>
        </w:r>
      </w:ins>
      <w:r>
        <w:rPr>
          <w:noProof/>
          <w:webHidden/>
        </w:rPr>
      </w:r>
      <w:r>
        <w:rPr>
          <w:noProof/>
          <w:webHidden/>
        </w:rPr>
        <w:fldChar w:fldCharType="separate"/>
      </w:r>
      <w:ins w:id="3400" w:author="Vilson Lu" w:date="2014-08-22T16:55:00Z">
        <w:r w:rsidR="003160F5">
          <w:rPr>
            <w:noProof/>
            <w:webHidden/>
          </w:rPr>
          <w:t>3-11</w:t>
        </w:r>
      </w:ins>
      <w:ins w:id="3401"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402" w:author="Vilson Lu" w:date="2014-08-22T16:49:00Z"/>
          <w:rFonts w:asciiTheme="minorHAnsi" w:eastAsiaTheme="minorEastAsia" w:hAnsiTheme="minorHAnsi" w:cstheme="minorBidi"/>
          <w:noProof/>
          <w:sz w:val="22"/>
          <w:szCs w:val="22"/>
          <w:lang w:val="en-PH" w:eastAsia="zh-CN"/>
        </w:rPr>
      </w:pPr>
      <w:ins w:id="3403" w:author="Vilson Lu" w:date="2014-08-22T16:49:00Z">
        <w:r w:rsidRPr="006F0934">
          <w:rPr>
            <w:rStyle w:val="Hyperlink"/>
            <w:noProof/>
          </w:rPr>
          <w:fldChar w:fldCharType="begin"/>
        </w:r>
        <w:r w:rsidR="00BA6627">
          <w:rPr>
            <w:noProof/>
          </w:rPr>
          <w:instrText>HYPERLINK \l "_Toc396489890"</w:instrText>
        </w:r>
        <w:r w:rsidRPr="006F0934">
          <w:rPr>
            <w:rStyle w:val="Hyperlink"/>
            <w:noProof/>
          </w:rPr>
          <w:fldChar w:fldCharType="separate"/>
        </w:r>
        <w:r w:rsidR="00BA6627" w:rsidRPr="006F0934">
          <w:rPr>
            <w:rStyle w:val="Hyperlink"/>
            <w:noProof/>
          </w:rPr>
          <w:t>Figure 3</w:t>
        </w:r>
        <w:r w:rsidR="00BA6627" w:rsidRPr="006F0934">
          <w:rPr>
            <w:rStyle w:val="Hyperlink"/>
            <w:noProof/>
          </w:rPr>
          <w:noBreakHyphen/>
          <w:t>8. SOMIDIA's Architecture</w:t>
        </w:r>
        <w:r w:rsidR="00BA6627">
          <w:rPr>
            <w:noProof/>
            <w:webHidden/>
          </w:rPr>
          <w:tab/>
        </w:r>
        <w:r>
          <w:rPr>
            <w:noProof/>
            <w:webHidden/>
          </w:rPr>
          <w:fldChar w:fldCharType="begin"/>
        </w:r>
        <w:r w:rsidR="00BA6627">
          <w:rPr>
            <w:noProof/>
            <w:webHidden/>
          </w:rPr>
          <w:instrText xml:space="preserve"> PAGEREF _Toc396489890 \h </w:instrText>
        </w:r>
      </w:ins>
      <w:r>
        <w:rPr>
          <w:noProof/>
          <w:webHidden/>
        </w:rPr>
      </w:r>
      <w:r>
        <w:rPr>
          <w:noProof/>
          <w:webHidden/>
        </w:rPr>
        <w:fldChar w:fldCharType="separate"/>
      </w:r>
      <w:ins w:id="3404" w:author="Vilson Lu" w:date="2014-08-22T16:55:00Z">
        <w:r w:rsidR="003160F5">
          <w:rPr>
            <w:noProof/>
            <w:webHidden/>
          </w:rPr>
          <w:t>3-12</w:t>
        </w:r>
      </w:ins>
      <w:ins w:id="3405"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406" w:author="Vilson Lu" w:date="2014-08-22T16:49:00Z"/>
          <w:rFonts w:asciiTheme="minorHAnsi" w:eastAsiaTheme="minorEastAsia" w:hAnsiTheme="minorHAnsi" w:cstheme="minorBidi"/>
          <w:noProof/>
          <w:sz w:val="22"/>
          <w:szCs w:val="22"/>
          <w:lang w:val="en-PH" w:eastAsia="zh-CN"/>
        </w:rPr>
      </w:pPr>
      <w:ins w:id="3407" w:author="Vilson Lu" w:date="2014-08-22T16:49:00Z">
        <w:r w:rsidRPr="006F0934">
          <w:rPr>
            <w:rStyle w:val="Hyperlink"/>
            <w:noProof/>
          </w:rPr>
          <w:fldChar w:fldCharType="begin"/>
        </w:r>
        <w:r w:rsidR="00BA6627">
          <w:rPr>
            <w:noProof/>
          </w:rPr>
          <w:instrText>HYPERLINK \l "_Toc396489891"</w:instrText>
        </w:r>
        <w:r w:rsidRPr="006F0934">
          <w:rPr>
            <w:rStyle w:val="Hyperlink"/>
            <w:noProof/>
          </w:rPr>
          <w:fldChar w:fldCharType="separate"/>
        </w:r>
        <w:r w:rsidR="00BA6627" w:rsidRPr="006F0934">
          <w:rPr>
            <w:rStyle w:val="Hyperlink"/>
            <w:noProof/>
          </w:rPr>
          <w:t>Figure 3</w:t>
        </w:r>
        <w:r w:rsidR="00BA6627" w:rsidRPr="006F0934">
          <w:rPr>
            <w:rStyle w:val="Hyperlink"/>
            <w:noProof/>
          </w:rPr>
          <w:noBreakHyphen/>
          <w:t>9. Process of Semi-Automatic Ontology Population</w:t>
        </w:r>
        <w:r w:rsidR="00BA6627">
          <w:rPr>
            <w:noProof/>
            <w:webHidden/>
          </w:rPr>
          <w:tab/>
        </w:r>
        <w:r>
          <w:rPr>
            <w:noProof/>
            <w:webHidden/>
          </w:rPr>
          <w:fldChar w:fldCharType="begin"/>
        </w:r>
        <w:r w:rsidR="00BA6627">
          <w:rPr>
            <w:noProof/>
            <w:webHidden/>
          </w:rPr>
          <w:instrText xml:space="preserve"> PAGEREF _Toc396489891 \h </w:instrText>
        </w:r>
      </w:ins>
      <w:r>
        <w:rPr>
          <w:noProof/>
          <w:webHidden/>
        </w:rPr>
      </w:r>
      <w:r>
        <w:rPr>
          <w:noProof/>
          <w:webHidden/>
        </w:rPr>
        <w:fldChar w:fldCharType="separate"/>
      </w:r>
      <w:ins w:id="3408" w:author="Vilson Lu" w:date="2014-08-22T16:55:00Z">
        <w:r w:rsidR="003160F5">
          <w:rPr>
            <w:noProof/>
            <w:webHidden/>
          </w:rPr>
          <w:t>3-14</w:t>
        </w:r>
      </w:ins>
      <w:ins w:id="3409"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410" w:author="Vilson Lu" w:date="2014-08-22T16:49:00Z"/>
          <w:rFonts w:asciiTheme="minorHAnsi" w:eastAsiaTheme="minorEastAsia" w:hAnsiTheme="minorHAnsi" w:cstheme="minorBidi"/>
          <w:noProof/>
          <w:sz w:val="22"/>
          <w:szCs w:val="22"/>
          <w:lang w:val="en-PH" w:eastAsia="zh-CN"/>
        </w:rPr>
      </w:pPr>
      <w:ins w:id="3411" w:author="Vilson Lu" w:date="2014-08-22T16:49:00Z">
        <w:r w:rsidRPr="006F0934">
          <w:rPr>
            <w:rStyle w:val="Hyperlink"/>
            <w:noProof/>
          </w:rPr>
          <w:fldChar w:fldCharType="begin"/>
        </w:r>
        <w:r w:rsidR="00BA6627">
          <w:rPr>
            <w:noProof/>
          </w:rPr>
          <w:instrText>HYPERLINK \l "_Toc396489892"</w:instrText>
        </w:r>
        <w:r w:rsidRPr="006F0934">
          <w:rPr>
            <w:rStyle w:val="Hyperlink"/>
            <w:noProof/>
          </w:rPr>
          <w:fldChar w:fldCharType="separate"/>
        </w:r>
        <w:r w:rsidR="00BA6627" w:rsidRPr="006F0934">
          <w:rPr>
            <w:rStyle w:val="Hyperlink"/>
            <w:noProof/>
          </w:rPr>
          <w:t>Figure 4</w:t>
        </w:r>
        <w:r w:rsidR="00BA6627" w:rsidRPr="006F0934">
          <w:rPr>
            <w:rStyle w:val="Hyperlink"/>
            <w:noProof/>
          </w:rPr>
          <w:noBreakHyphen/>
          <w:t>1. Architectural Design</w:t>
        </w:r>
        <w:r w:rsidR="00BA6627">
          <w:rPr>
            <w:noProof/>
            <w:webHidden/>
          </w:rPr>
          <w:tab/>
        </w:r>
        <w:r>
          <w:rPr>
            <w:noProof/>
            <w:webHidden/>
          </w:rPr>
          <w:fldChar w:fldCharType="begin"/>
        </w:r>
        <w:r w:rsidR="00BA6627">
          <w:rPr>
            <w:noProof/>
            <w:webHidden/>
          </w:rPr>
          <w:instrText xml:space="preserve"> PAGEREF _Toc396489892 \h </w:instrText>
        </w:r>
      </w:ins>
      <w:r>
        <w:rPr>
          <w:noProof/>
          <w:webHidden/>
        </w:rPr>
      </w:r>
      <w:r>
        <w:rPr>
          <w:noProof/>
          <w:webHidden/>
        </w:rPr>
        <w:fldChar w:fldCharType="separate"/>
      </w:r>
      <w:ins w:id="3412" w:author="Vilson Lu" w:date="2014-08-22T16:55:00Z">
        <w:r w:rsidR="003160F5">
          <w:rPr>
            <w:noProof/>
            <w:webHidden/>
          </w:rPr>
          <w:t>4-3</w:t>
        </w:r>
      </w:ins>
      <w:ins w:id="3413"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414" w:author="Vilson Lu" w:date="2014-08-22T16:49:00Z"/>
          <w:rFonts w:asciiTheme="minorHAnsi" w:eastAsiaTheme="minorEastAsia" w:hAnsiTheme="minorHAnsi" w:cstheme="minorBidi"/>
          <w:noProof/>
          <w:sz w:val="22"/>
          <w:szCs w:val="22"/>
          <w:lang w:val="en-PH" w:eastAsia="zh-CN"/>
        </w:rPr>
      </w:pPr>
      <w:ins w:id="3415" w:author="Vilson Lu" w:date="2014-08-22T16:49:00Z">
        <w:r w:rsidRPr="006F0934">
          <w:rPr>
            <w:rStyle w:val="Hyperlink"/>
            <w:noProof/>
          </w:rPr>
          <w:fldChar w:fldCharType="begin"/>
        </w:r>
        <w:r w:rsidR="00BA6627">
          <w:rPr>
            <w:noProof/>
          </w:rPr>
          <w:instrText>HYPERLINK \l "_Toc396489893"</w:instrText>
        </w:r>
        <w:r w:rsidRPr="006F0934">
          <w:rPr>
            <w:rStyle w:val="Hyperlink"/>
            <w:noProof/>
          </w:rPr>
          <w:fldChar w:fldCharType="separate"/>
        </w:r>
        <w:r w:rsidR="00BA6627" w:rsidRPr="006F0934">
          <w:rPr>
            <w:rStyle w:val="Hyperlink"/>
            <w:noProof/>
          </w:rPr>
          <w:t>Figure 4</w:t>
        </w:r>
        <w:r w:rsidR="00BA6627" w:rsidRPr="006F0934">
          <w:rPr>
            <w:rStyle w:val="Hyperlink"/>
            <w:noProof/>
          </w:rPr>
          <w:noBreakHyphen/>
          <w:t>2. FILIET Ontology</w:t>
        </w:r>
        <w:r w:rsidR="00BA6627">
          <w:rPr>
            <w:noProof/>
            <w:webHidden/>
          </w:rPr>
          <w:tab/>
        </w:r>
        <w:r>
          <w:rPr>
            <w:noProof/>
            <w:webHidden/>
          </w:rPr>
          <w:fldChar w:fldCharType="begin"/>
        </w:r>
        <w:r w:rsidR="00BA6627">
          <w:rPr>
            <w:noProof/>
            <w:webHidden/>
          </w:rPr>
          <w:instrText xml:space="preserve"> PAGEREF _Toc396489893 \h </w:instrText>
        </w:r>
      </w:ins>
      <w:r>
        <w:rPr>
          <w:noProof/>
          <w:webHidden/>
        </w:rPr>
      </w:r>
      <w:r>
        <w:rPr>
          <w:noProof/>
          <w:webHidden/>
        </w:rPr>
        <w:fldChar w:fldCharType="separate"/>
      </w:r>
      <w:ins w:id="3416" w:author="Vilson Lu" w:date="2014-08-22T16:55:00Z">
        <w:r w:rsidR="003160F5">
          <w:rPr>
            <w:noProof/>
            <w:webHidden/>
          </w:rPr>
          <w:t>4-11</w:t>
        </w:r>
      </w:ins>
      <w:ins w:id="3417"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418" w:author="Vilson Lu" w:date="2014-08-22T16:49:00Z"/>
          <w:rFonts w:asciiTheme="minorHAnsi" w:eastAsiaTheme="minorEastAsia" w:hAnsiTheme="minorHAnsi" w:cstheme="minorBidi"/>
          <w:noProof/>
          <w:sz w:val="22"/>
          <w:szCs w:val="22"/>
          <w:lang w:val="en-PH" w:eastAsia="zh-CN"/>
        </w:rPr>
      </w:pPr>
      <w:ins w:id="3419" w:author="Vilson Lu" w:date="2014-08-22T16:49:00Z">
        <w:r w:rsidRPr="006F0934">
          <w:rPr>
            <w:rStyle w:val="Hyperlink"/>
            <w:noProof/>
          </w:rPr>
          <w:fldChar w:fldCharType="begin"/>
        </w:r>
        <w:r w:rsidR="00BA6627">
          <w:rPr>
            <w:noProof/>
          </w:rPr>
          <w:instrText>HYPERLINK \l "_Toc396489894"</w:instrText>
        </w:r>
        <w:r w:rsidRPr="006F0934">
          <w:rPr>
            <w:rStyle w:val="Hyperlink"/>
            <w:noProof/>
          </w:rPr>
          <w:fldChar w:fldCharType="separate"/>
        </w:r>
        <w:r w:rsidR="00BA6627" w:rsidRPr="006F0934">
          <w:rPr>
            <w:rStyle w:val="Hyperlink"/>
            <w:noProof/>
          </w:rPr>
          <w:t>Figure 4</w:t>
        </w:r>
        <w:r w:rsidR="00BA6627" w:rsidRPr="006F0934">
          <w:rPr>
            <w:rStyle w:val="Hyperlink"/>
            <w:noProof/>
          </w:rPr>
          <w:noBreakHyphen/>
          <w:t>3. Tweet Retrieval Screenshot</w:t>
        </w:r>
        <w:r w:rsidR="00BA6627">
          <w:rPr>
            <w:noProof/>
            <w:webHidden/>
          </w:rPr>
          <w:tab/>
        </w:r>
        <w:r>
          <w:rPr>
            <w:noProof/>
            <w:webHidden/>
          </w:rPr>
          <w:fldChar w:fldCharType="begin"/>
        </w:r>
        <w:r w:rsidR="00BA6627">
          <w:rPr>
            <w:noProof/>
            <w:webHidden/>
          </w:rPr>
          <w:instrText xml:space="preserve"> PAGEREF _Toc396489894 \h </w:instrText>
        </w:r>
      </w:ins>
      <w:r>
        <w:rPr>
          <w:noProof/>
          <w:webHidden/>
        </w:rPr>
      </w:r>
      <w:r>
        <w:rPr>
          <w:noProof/>
          <w:webHidden/>
        </w:rPr>
        <w:fldChar w:fldCharType="separate"/>
      </w:r>
      <w:ins w:id="3420" w:author="Vilson Lu" w:date="2014-08-22T16:55:00Z">
        <w:r w:rsidR="003160F5">
          <w:rPr>
            <w:noProof/>
            <w:webHidden/>
          </w:rPr>
          <w:t>4-12</w:t>
        </w:r>
      </w:ins>
      <w:ins w:id="3421"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422" w:author="Vilson Lu" w:date="2014-08-22T16:49:00Z"/>
          <w:rFonts w:asciiTheme="minorHAnsi" w:eastAsiaTheme="minorEastAsia" w:hAnsiTheme="minorHAnsi" w:cstheme="minorBidi"/>
          <w:noProof/>
          <w:sz w:val="22"/>
          <w:szCs w:val="22"/>
          <w:lang w:val="en-PH" w:eastAsia="zh-CN"/>
        </w:rPr>
      </w:pPr>
      <w:ins w:id="3423" w:author="Vilson Lu" w:date="2014-08-22T16:49:00Z">
        <w:r w:rsidRPr="006F0934">
          <w:rPr>
            <w:rStyle w:val="Hyperlink"/>
            <w:noProof/>
          </w:rPr>
          <w:fldChar w:fldCharType="begin"/>
        </w:r>
        <w:r w:rsidR="00BA6627">
          <w:rPr>
            <w:noProof/>
          </w:rPr>
          <w:instrText>HYPERLINK \l "_Toc396489895"</w:instrText>
        </w:r>
        <w:r w:rsidRPr="006F0934">
          <w:rPr>
            <w:rStyle w:val="Hyperlink"/>
            <w:noProof/>
          </w:rPr>
          <w:fldChar w:fldCharType="separate"/>
        </w:r>
        <w:r w:rsidR="00BA6627" w:rsidRPr="006F0934">
          <w:rPr>
            <w:rStyle w:val="Hyperlink"/>
            <w:noProof/>
          </w:rPr>
          <w:t>Figure 4</w:t>
        </w:r>
        <w:r w:rsidR="00BA6627" w:rsidRPr="006F0934">
          <w:rPr>
            <w:rStyle w:val="Hyperlink"/>
            <w:noProof/>
          </w:rPr>
          <w:noBreakHyphen/>
          <w:t>4. Information Extraction Screenshot</w:t>
        </w:r>
        <w:r w:rsidR="00BA6627">
          <w:rPr>
            <w:noProof/>
            <w:webHidden/>
          </w:rPr>
          <w:tab/>
        </w:r>
        <w:r>
          <w:rPr>
            <w:noProof/>
            <w:webHidden/>
          </w:rPr>
          <w:fldChar w:fldCharType="begin"/>
        </w:r>
        <w:r w:rsidR="00BA6627">
          <w:rPr>
            <w:noProof/>
            <w:webHidden/>
          </w:rPr>
          <w:instrText xml:space="preserve"> PAGEREF _Toc396489895 \h </w:instrText>
        </w:r>
      </w:ins>
      <w:r>
        <w:rPr>
          <w:noProof/>
          <w:webHidden/>
        </w:rPr>
      </w:r>
      <w:r>
        <w:rPr>
          <w:noProof/>
          <w:webHidden/>
        </w:rPr>
        <w:fldChar w:fldCharType="separate"/>
      </w:r>
      <w:ins w:id="3424" w:author="Vilson Lu" w:date="2014-08-22T16:55:00Z">
        <w:r w:rsidR="003160F5">
          <w:rPr>
            <w:noProof/>
            <w:webHidden/>
          </w:rPr>
          <w:t>4-12</w:t>
        </w:r>
      </w:ins>
      <w:ins w:id="3425"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426" w:author="Vilson Lu" w:date="2014-08-22T16:49:00Z"/>
          <w:rFonts w:asciiTheme="minorHAnsi" w:eastAsiaTheme="minorEastAsia" w:hAnsiTheme="minorHAnsi" w:cstheme="minorBidi"/>
          <w:noProof/>
          <w:sz w:val="22"/>
          <w:szCs w:val="22"/>
          <w:lang w:val="en-PH" w:eastAsia="zh-CN"/>
        </w:rPr>
      </w:pPr>
      <w:ins w:id="3427" w:author="Vilson Lu" w:date="2014-08-22T16:49:00Z">
        <w:r w:rsidRPr="006F0934">
          <w:rPr>
            <w:rStyle w:val="Hyperlink"/>
            <w:noProof/>
          </w:rPr>
          <w:fldChar w:fldCharType="begin"/>
        </w:r>
        <w:r w:rsidR="00BA6627">
          <w:rPr>
            <w:noProof/>
          </w:rPr>
          <w:instrText>HYPERLINK \l "_Toc396489896"</w:instrText>
        </w:r>
        <w:r w:rsidRPr="006F0934">
          <w:rPr>
            <w:rStyle w:val="Hyperlink"/>
            <w:noProof/>
          </w:rPr>
          <w:fldChar w:fldCharType="separate"/>
        </w:r>
        <w:r w:rsidR="00BA6627" w:rsidRPr="006F0934">
          <w:rPr>
            <w:rStyle w:val="Hyperlink"/>
            <w:noProof/>
          </w:rPr>
          <w:t>Figure 4</w:t>
        </w:r>
        <w:r w:rsidR="00BA6627" w:rsidRPr="006F0934">
          <w:rPr>
            <w:rStyle w:val="Hyperlink"/>
            <w:noProof/>
          </w:rPr>
          <w:noBreakHyphen/>
          <w:t>5. Ontology Population Screenshot</w:t>
        </w:r>
        <w:r w:rsidR="00BA6627">
          <w:rPr>
            <w:noProof/>
            <w:webHidden/>
          </w:rPr>
          <w:tab/>
        </w:r>
        <w:r>
          <w:rPr>
            <w:noProof/>
            <w:webHidden/>
          </w:rPr>
          <w:fldChar w:fldCharType="begin"/>
        </w:r>
        <w:r w:rsidR="00BA6627">
          <w:rPr>
            <w:noProof/>
            <w:webHidden/>
          </w:rPr>
          <w:instrText xml:space="preserve"> PAGEREF _Toc396489896 \h </w:instrText>
        </w:r>
      </w:ins>
      <w:r>
        <w:rPr>
          <w:noProof/>
          <w:webHidden/>
        </w:rPr>
      </w:r>
      <w:r>
        <w:rPr>
          <w:noProof/>
          <w:webHidden/>
        </w:rPr>
        <w:fldChar w:fldCharType="separate"/>
      </w:r>
      <w:ins w:id="3428" w:author="Vilson Lu" w:date="2014-08-22T16:55:00Z">
        <w:r w:rsidR="003160F5">
          <w:rPr>
            <w:noProof/>
            <w:webHidden/>
          </w:rPr>
          <w:t>4-13</w:t>
        </w:r>
      </w:ins>
      <w:ins w:id="3429" w:author="Vilson Lu" w:date="2014-08-22T16:49:00Z">
        <w:r>
          <w:rPr>
            <w:noProof/>
            <w:webHidden/>
          </w:rPr>
          <w:fldChar w:fldCharType="end"/>
        </w:r>
        <w:r w:rsidRPr="006F0934">
          <w:rPr>
            <w:rStyle w:val="Hyperlink"/>
            <w:noProof/>
          </w:rPr>
          <w:fldChar w:fldCharType="end"/>
        </w:r>
      </w:ins>
    </w:p>
    <w:p w:rsidR="00BA6627" w:rsidRDefault="00372B98">
      <w:pPr>
        <w:pStyle w:val="TableofFigures"/>
        <w:tabs>
          <w:tab w:val="right" w:leader="dot" w:pos="9350"/>
        </w:tabs>
        <w:rPr>
          <w:ins w:id="3430" w:author="Vilson Lu" w:date="2014-08-22T16:49:00Z"/>
          <w:rFonts w:asciiTheme="minorHAnsi" w:eastAsiaTheme="minorEastAsia" w:hAnsiTheme="minorHAnsi" w:cstheme="minorBidi"/>
          <w:noProof/>
          <w:sz w:val="22"/>
          <w:szCs w:val="22"/>
          <w:lang w:val="en-PH" w:eastAsia="zh-CN"/>
        </w:rPr>
      </w:pPr>
      <w:ins w:id="3431" w:author="Vilson Lu" w:date="2014-08-22T16:49:00Z">
        <w:r w:rsidRPr="006F0934">
          <w:rPr>
            <w:rStyle w:val="Hyperlink"/>
            <w:noProof/>
          </w:rPr>
          <w:fldChar w:fldCharType="begin"/>
        </w:r>
        <w:r w:rsidR="00BA6627">
          <w:rPr>
            <w:noProof/>
          </w:rPr>
          <w:instrText>HYPERLINK \l "_Toc396489897"</w:instrText>
        </w:r>
        <w:r w:rsidRPr="006F0934">
          <w:rPr>
            <w:rStyle w:val="Hyperlink"/>
            <w:noProof/>
          </w:rPr>
          <w:fldChar w:fldCharType="separate"/>
        </w:r>
        <w:r w:rsidR="00BA6627" w:rsidRPr="006F0934">
          <w:rPr>
            <w:rStyle w:val="Hyperlink"/>
            <w:noProof/>
          </w:rPr>
          <w:t>Figure 4</w:t>
        </w:r>
        <w:r w:rsidR="00BA6627" w:rsidRPr="006F0934">
          <w:rPr>
            <w:rStyle w:val="Hyperlink"/>
            <w:noProof/>
          </w:rPr>
          <w:noBreakHyphen/>
          <w:t>6. Ontology Access Screenshot</w:t>
        </w:r>
        <w:r w:rsidR="00BA6627">
          <w:rPr>
            <w:noProof/>
            <w:webHidden/>
          </w:rPr>
          <w:tab/>
        </w:r>
        <w:r>
          <w:rPr>
            <w:noProof/>
            <w:webHidden/>
          </w:rPr>
          <w:fldChar w:fldCharType="begin"/>
        </w:r>
        <w:r w:rsidR="00BA6627">
          <w:rPr>
            <w:noProof/>
            <w:webHidden/>
          </w:rPr>
          <w:instrText xml:space="preserve"> PAGEREF _Toc396489897 \h </w:instrText>
        </w:r>
      </w:ins>
      <w:r>
        <w:rPr>
          <w:noProof/>
          <w:webHidden/>
        </w:rPr>
      </w:r>
      <w:r>
        <w:rPr>
          <w:noProof/>
          <w:webHidden/>
        </w:rPr>
        <w:fldChar w:fldCharType="separate"/>
      </w:r>
      <w:ins w:id="3432" w:author="Vilson Lu" w:date="2014-08-22T16:55:00Z">
        <w:r w:rsidR="003160F5">
          <w:rPr>
            <w:noProof/>
            <w:webHidden/>
          </w:rPr>
          <w:t>4-13</w:t>
        </w:r>
      </w:ins>
      <w:ins w:id="3433" w:author="Vilson Lu" w:date="2014-08-22T16:49:00Z">
        <w:r>
          <w:rPr>
            <w:noProof/>
            <w:webHidden/>
          </w:rPr>
          <w:fldChar w:fldCharType="end"/>
        </w:r>
        <w:r w:rsidRPr="006F0934">
          <w:rPr>
            <w:rStyle w:val="Hyperlink"/>
            <w:noProof/>
          </w:rPr>
          <w:fldChar w:fldCharType="end"/>
        </w:r>
      </w:ins>
    </w:p>
    <w:p w:rsidR="006F08F4" w:rsidDel="007C3DF4" w:rsidRDefault="006F08F4">
      <w:pPr>
        <w:pStyle w:val="TableofFigures"/>
        <w:tabs>
          <w:tab w:val="right" w:leader="dot" w:pos="9350"/>
        </w:tabs>
        <w:rPr>
          <w:ins w:id="3434" w:author="TinTin Kalaw" w:date="2014-08-19T08:27:00Z"/>
          <w:del w:id="3435" w:author="Vilson Lu" w:date="2014-08-22T02:30:00Z"/>
          <w:rFonts w:asciiTheme="minorHAnsi" w:eastAsiaTheme="minorEastAsia" w:hAnsiTheme="minorHAnsi" w:cstheme="minorBidi"/>
          <w:noProof/>
          <w:sz w:val="22"/>
          <w:szCs w:val="22"/>
        </w:rPr>
      </w:pPr>
      <w:ins w:id="3436" w:author="TinTin Kalaw" w:date="2014-08-19T08:27:00Z">
        <w:del w:id="3437" w:author="Vilson Lu" w:date="2014-08-22T02:30:00Z">
          <w:r w:rsidRPr="007C3DF4" w:rsidDel="007C3DF4">
            <w:rPr>
              <w:rStyle w:val="Hyperlink"/>
              <w:noProof/>
            </w:rPr>
            <w:delText>Figure 1</w:delText>
          </w:r>
          <w:r w:rsidRPr="007C3DF4" w:rsidDel="007C3DF4">
            <w:rPr>
              <w:rStyle w:val="Hyperlink"/>
              <w:noProof/>
            </w:rPr>
            <w:noBreakHyphen/>
            <w:delText>1. Research Methodology Phases</w:delText>
          </w:r>
          <w:r w:rsidDel="007C3DF4">
            <w:rPr>
              <w:noProof/>
              <w:webHidden/>
            </w:rPr>
            <w:tab/>
            <w:delText>1-5</w:delText>
          </w:r>
        </w:del>
      </w:ins>
    </w:p>
    <w:p w:rsidR="006F08F4" w:rsidDel="007C3DF4" w:rsidRDefault="006F08F4">
      <w:pPr>
        <w:pStyle w:val="TableofFigures"/>
        <w:tabs>
          <w:tab w:val="right" w:leader="dot" w:pos="9350"/>
        </w:tabs>
        <w:rPr>
          <w:ins w:id="3438" w:author="TinTin Kalaw" w:date="2014-08-19T08:27:00Z"/>
          <w:del w:id="3439" w:author="Vilson Lu" w:date="2014-08-22T02:30:00Z"/>
          <w:rFonts w:asciiTheme="minorHAnsi" w:eastAsiaTheme="minorEastAsia" w:hAnsiTheme="minorHAnsi" w:cstheme="minorBidi"/>
          <w:noProof/>
          <w:sz w:val="22"/>
          <w:szCs w:val="22"/>
        </w:rPr>
      </w:pPr>
      <w:ins w:id="3440" w:author="TinTin Kalaw" w:date="2014-08-19T08:27:00Z">
        <w:del w:id="3441" w:author="Vilson Lu" w:date="2014-08-22T02:30:00Z">
          <w:r w:rsidRPr="007C3DF4" w:rsidDel="007C3DF4">
            <w:rPr>
              <w:rStyle w:val="Hyperlink"/>
              <w:noProof/>
            </w:rPr>
            <w:delText>Figure 3</w:delText>
          </w:r>
          <w:r w:rsidRPr="007C3DF4" w:rsidDel="007C3DF4">
            <w:rPr>
              <w:rStyle w:val="Hyperlink"/>
              <w:noProof/>
            </w:rPr>
            <w:noBreakHyphen/>
            <w:delText>1. Structure of an Information Extraction System</w:delText>
          </w:r>
          <w:r w:rsidDel="007C3DF4">
            <w:rPr>
              <w:noProof/>
              <w:webHidden/>
            </w:rPr>
            <w:tab/>
            <w:delText>3-2</w:delText>
          </w:r>
        </w:del>
      </w:ins>
    </w:p>
    <w:p w:rsidR="006F08F4" w:rsidDel="007C3DF4" w:rsidRDefault="006F08F4">
      <w:pPr>
        <w:pStyle w:val="TableofFigures"/>
        <w:tabs>
          <w:tab w:val="right" w:leader="dot" w:pos="9350"/>
        </w:tabs>
        <w:rPr>
          <w:ins w:id="3442" w:author="TinTin Kalaw" w:date="2014-08-19T08:27:00Z"/>
          <w:del w:id="3443" w:author="Vilson Lu" w:date="2014-08-22T02:30:00Z"/>
          <w:rFonts w:asciiTheme="minorHAnsi" w:eastAsiaTheme="minorEastAsia" w:hAnsiTheme="minorHAnsi" w:cstheme="minorBidi"/>
          <w:noProof/>
          <w:sz w:val="22"/>
          <w:szCs w:val="22"/>
        </w:rPr>
      </w:pPr>
      <w:ins w:id="3444" w:author="TinTin Kalaw" w:date="2014-08-19T08:27:00Z">
        <w:del w:id="3445" w:author="Vilson Lu" w:date="2014-08-22T02:30:00Z">
          <w:r w:rsidRPr="007C3DF4" w:rsidDel="007C3DF4">
            <w:rPr>
              <w:rStyle w:val="Hyperlink"/>
              <w:noProof/>
            </w:rPr>
            <w:delText>Figure 3</w:delText>
          </w:r>
          <w:r w:rsidRPr="007C3DF4" w:rsidDel="007C3DF4">
            <w:rPr>
              <w:rStyle w:val="Hyperlink"/>
              <w:noProof/>
            </w:rPr>
            <w:noBreakHyphen/>
            <w:delText>2. StaLe Lemmatization Process</w:delText>
          </w:r>
          <w:r w:rsidDel="007C3DF4">
            <w:rPr>
              <w:noProof/>
              <w:webHidden/>
            </w:rPr>
            <w:tab/>
            <w:delText>3-4</w:delText>
          </w:r>
        </w:del>
      </w:ins>
    </w:p>
    <w:p w:rsidR="006F08F4" w:rsidDel="007C3DF4" w:rsidRDefault="006F08F4">
      <w:pPr>
        <w:pStyle w:val="TableofFigures"/>
        <w:tabs>
          <w:tab w:val="right" w:leader="dot" w:pos="9350"/>
        </w:tabs>
        <w:rPr>
          <w:ins w:id="3446" w:author="TinTin Kalaw" w:date="2014-08-19T08:27:00Z"/>
          <w:del w:id="3447" w:author="Vilson Lu" w:date="2014-08-22T02:30:00Z"/>
          <w:rFonts w:asciiTheme="minorHAnsi" w:eastAsiaTheme="minorEastAsia" w:hAnsiTheme="minorHAnsi" w:cstheme="minorBidi"/>
          <w:noProof/>
          <w:sz w:val="22"/>
          <w:szCs w:val="22"/>
        </w:rPr>
      </w:pPr>
      <w:ins w:id="3448" w:author="TinTin Kalaw" w:date="2014-08-19T08:27:00Z">
        <w:del w:id="3449" w:author="Vilson Lu" w:date="2014-08-22T02:30:00Z">
          <w:r w:rsidRPr="007C3DF4" w:rsidDel="007C3DF4">
            <w:rPr>
              <w:rStyle w:val="Hyperlink"/>
              <w:noProof/>
            </w:rPr>
            <w:delText>Figure 3</w:delText>
          </w:r>
          <w:r w:rsidRPr="007C3DF4" w:rsidDel="007C3DF4">
            <w:rPr>
              <w:rStyle w:val="Hyperlink"/>
              <w:noProof/>
            </w:rPr>
            <w:noBreakHyphen/>
            <w:delText>3. Poibeau's General Architecture</w:delText>
          </w:r>
          <w:r w:rsidDel="007C3DF4">
            <w:rPr>
              <w:noProof/>
              <w:webHidden/>
            </w:rPr>
            <w:tab/>
            <w:delText>3-7</w:delText>
          </w:r>
        </w:del>
      </w:ins>
    </w:p>
    <w:p w:rsidR="006F08F4" w:rsidDel="007C3DF4" w:rsidRDefault="006F08F4">
      <w:pPr>
        <w:pStyle w:val="TableofFigures"/>
        <w:tabs>
          <w:tab w:val="right" w:leader="dot" w:pos="9350"/>
        </w:tabs>
        <w:rPr>
          <w:ins w:id="3450" w:author="TinTin Kalaw" w:date="2014-08-19T08:27:00Z"/>
          <w:del w:id="3451" w:author="Vilson Lu" w:date="2014-08-22T02:30:00Z"/>
          <w:rFonts w:asciiTheme="minorHAnsi" w:eastAsiaTheme="minorEastAsia" w:hAnsiTheme="minorHAnsi" w:cstheme="minorBidi"/>
          <w:noProof/>
          <w:sz w:val="22"/>
          <w:szCs w:val="22"/>
        </w:rPr>
      </w:pPr>
      <w:ins w:id="3452" w:author="TinTin Kalaw" w:date="2014-08-19T08:27:00Z">
        <w:del w:id="3453" w:author="Vilson Lu" w:date="2014-08-22T02:30:00Z">
          <w:r w:rsidRPr="007C3DF4" w:rsidDel="007C3DF4">
            <w:rPr>
              <w:rStyle w:val="Hyperlink"/>
              <w:noProof/>
            </w:rPr>
            <w:delText>Figure 3</w:delText>
          </w:r>
          <w:r w:rsidRPr="007C3DF4" w:rsidDel="007C3DF4">
            <w:rPr>
              <w:rStyle w:val="Hyperlink"/>
              <w:noProof/>
            </w:rPr>
            <w:noBreakHyphen/>
            <w:delText>4. Architecture of IE</w:delText>
          </w:r>
          <w:r w:rsidRPr="007C3DF4" w:rsidDel="007C3DF4">
            <w:rPr>
              <w:rStyle w:val="Hyperlink"/>
              <w:noProof/>
              <w:vertAlign w:val="superscript"/>
            </w:rPr>
            <w:delText>2</w:delText>
          </w:r>
          <w:r w:rsidRPr="007C3DF4" w:rsidDel="007C3DF4">
            <w:rPr>
              <w:rStyle w:val="Hyperlink"/>
              <w:noProof/>
            </w:rPr>
            <w:delText xml:space="preserve"> Adaptive Information Extraction System</w:delText>
          </w:r>
          <w:r w:rsidDel="007C3DF4">
            <w:rPr>
              <w:noProof/>
              <w:webHidden/>
            </w:rPr>
            <w:tab/>
            <w:delText>3-8</w:delText>
          </w:r>
        </w:del>
      </w:ins>
    </w:p>
    <w:p w:rsidR="006F08F4" w:rsidDel="007C3DF4" w:rsidRDefault="006F08F4">
      <w:pPr>
        <w:pStyle w:val="TableofFigures"/>
        <w:tabs>
          <w:tab w:val="right" w:leader="dot" w:pos="9350"/>
        </w:tabs>
        <w:rPr>
          <w:ins w:id="3454" w:author="TinTin Kalaw" w:date="2014-08-19T08:27:00Z"/>
          <w:del w:id="3455" w:author="Vilson Lu" w:date="2014-08-22T02:30:00Z"/>
          <w:rFonts w:asciiTheme="minorHAnsi" w:eastAsiaTheme="minorEastAsia" w:hAnsiTheme="minorHAnsi" w:cstheme="minorBidi"/>
          <w:noProof/>
          <w:sz w:val="22"/>
          <w:szCs w:val="22"/>
        </w:rPr>
      </w:pPr>
      <w:ins w:id="3456" w:author="TinTin Kalaw" w:date="2014-08-19T08:27:00Z">
        <w:del w:id="3457" w:author="Vilson Lu" w:date="2014-08-22T02:30:00Z">
          <w:r w:rsidRPr="007C3DF4" w:rsidDel="007C3DF4">
            <w:rPr>
              <w:rStyle w:val="Hyperlink"/>
              <w:noProof/>
            </w:rPr>
            <w:delText>Figure 3</w:delText>
          </w:r>
          <w:r w:rsidRPr="007C3DF4" w:rsidDel="007C3DF4">
            <w:rPr>
              <w:rStyle w:val="Hyperlink"/>
              <w:noProof/>
            </w:rPr>
            <w:noBreakHyphen/>
            <w:delText>5. Architecture of LearningPinocchio</w:delText>
          </w:r>
          <w:r w:rsidDel="007C3DF4">
            <w:rPr>
              <w:noProof/>
              <w:webHidden/>
            </w:rPr>
            <w:tab/>
            <w:delText>3-9</w:delText>
          </w:r>
        </w:del>
      </w:ins>
    </w:p>
    <w:p w:rsidR="006F08F4" w:rsidDel="007C3DF4" w:rsidRDefault="006F08F4">
      <w:pPr>
        <w:pStyle w:val="TableofFigures"/>
        <w:tabs>
          <w:tab w:val="right" w:leader="dot" w:pos="9350"/>
        </w:tabs>
        <w:rPr>
          <w:ins w:id="3458" w:author="TinTin Kalaw" w:date="2014-08-19T08:27:00Z"/>
          <w:del w:id="3459" w:author="Vilson Lu" w:date="2014-08-22T02:30:00Z"/>
          <w:rFonts w:asciiTheme="minorHAnsi" w:eastAsiaTheme="minorEastAsia" w:hAnsiTheme="minorHAnsi" w:cstheme="minorBidi"/>
          <w:noProof/>
          <w:sz w:val="22"/>
          <w:szCs w:val="22"/>
        </w:rPr>
      </w:pPr>
      <w:ins w:id="3460" w:author="TinTin Kalaw" w:date="2014-08-19T08:27:00Z">
        <w:del w:id="3461" w:author="Vilson Lu" w:date="2014-08-22T02:30:00Z">
          <w:r w:rsidRPr="007C3DF4" w:rsidDel="007C3DF4">
            <w:rPr>
              <w:rStyle w:val="Hyperlink"/>
              <w:noProof/>
            </w:rPr>
            <w:delText>Figure 3</w:delText>
          </w:r>
          <w:r w:rsidRPr="007C3DF4" w:rsidDel="007C3DF4">
            <w:rPr>
              <w:rStyle w:val="Hyperlink"/>
              <w:noProof/>
            </w:rPr>
            <w:noBreakHyphen/>
            <w:delText>6. Rule Induction Step</w:delText>
          </w:r>
          <w:r w:rsidDel="007C3DF4">
            <w:rPr>
              <w:noProof/>
              <w:webHidden/>
            </w:rPr>
            <w:tab/>
            <w:delText>3-10</w:delText>
          </w:r>
        </w:del>
      </w:ins>
    </w:p>
    <w:p w:rsidR="006F08F4" w:rsidDel="007C3DF4" w:rsidRDefault="006F08F4">
      <w:pPr>
        <w:pStyle w:val="TableofFigures"/>
        <w:tabs>
          <w:tab w:val="right" w:leader="dot" w:pos="9350"/>
        </w:tabs>
        <w:rPr>
          <w:ins w:id="3462" w:author="TinTin Kalaw" w:date="2014-08-19T08:27:00Z"/>
          <w:del w:id="3463" w:author="Vilson Lu" w:date="2014-08-22T02:30:00Z"/>
          <w:rFonts w:asciiTheme="minorHAnsi" w:eastAsiaTheme="minorEastAsia" w:hAnsiTheme="minorHAnsi" w:cstheme="minorBidi"/>
          <w:noProof/>
          <w:sz w:val="22"/>
          <w:szCs w:val="22"/>
        </w:rPr>
      </w:pPr>
      <w:ins w:id="3464" w:author="TinTin Kalaw" w:date="2014-08-19T08:27:00Z">
        <w:del w:id="3465" w:author="Vilson Lu" w:date="2014-08-22T02:30:00Z">
          <w:r w:rsidRPr="007C3DF4" w:rsidDel="007C3DF4">
            <w:rPr>
              <w:rStyle w:val="Hyperlink"/>
              <w:noProof/>
            </w:rPr>
            <w:delText>Figure 3</w:delText>
          </w:r>
          <w:r w:rsidRPr="007C3DF4" w:rsidDel="007C3DF4">
            <w:rPr>
              <w:rStyle w:val="Hyperlink"/>
              <w:noProof/>
            </w:rPr>
            <w:noBreakHyphen/>
            <w:delText>7. Algorithm for Choosing the Best Rules</w:delText>
          </w:r>
          <w:r w:rsidDel="007C3DF4">
            <w:rPr>
              <w:noProof/>
              <w:webHidden/>
            </w:rPr>
            <w:tab/>
            <w:delText>3-11</w:delText>
          </w:r>
        </w:del>
      </w:ins>
    </w:p>
    <w:p w:rsidR="006F08F4" w:rsidDel="007C3DF4" w:rsidRDefault="006F08F4">
      <w:pPr>
        <w:pStyle w:val="TableofFigures"/>
        <w:tabs>
          <w:tab w:val="right" w:leader="dot" w:pos="9350"/>
        </w:tabs>
        <w:rPr>
          <w:ins w:id="3466" w:author="TinTin Kalaw" w:date="2014-08-19T08:27:00Z"/>
          <w:del w:id="3467" w:author="Vilson Lu" w:date="2014-08-22T02:30:00Z"/>
          <w:rFonts w:asciiTheme="minorHAnsi" w:eastAsiaTheme="minorEastAsia" w:hAnsiTheme="minorHAnsi" w:cstheme="minorBidi"/>
          <w:noProof/>
          <w:sz w:val="22"/>
          <w:szCs w:val="22"/>
        </w:rPr>
      </w:pPr>
      <w:ins w:id="3468" w:author="TinTin Kalaw" w:date="2014-08-19T08:27:00Z">
        <w:del w:id="3469" w:author="Vilson Lu" w:date="2014-08-22T02:30:00Z">
          <w:r w:rsidRPr="007C3DF4" w:rsidDel="007C3DF4">
            <w:rPr>
              <w:rStyle w:val="Hyperlink"/>
              <w:noProof/>
            </w:rPr>
            <w:delText>Figure 3</w:delText>
          </w:r>
          <w:r w:rsidRPr="007C3DF4" w:rsidDel="007C3DF4">
            <w:rPr>
              <w:rStyle w:val="Hyperlink"/>
              <w:noProof/>
            </w:rPr>
            <w:noBreakHyphen/>
            <w:delText>8. Information Extraction Process of LearningPinocchio</w:delText>
          </w:r>
          <w:r w:rsidDel="007C3DF4">
            <w:rPr>
              <w:noProof/>
              <w:webHidden/>
            </w:rPr>
            <w:tab/>
            <w:delText>3-11</w:delText>
          </w:r>
        </w:del>
      </w:ins>
    </w:p>
    <w:p w:rsidR="006F08F4" w:rsidDel="007C3DF4" w:rsidRDefault="006F08F4">
      <w:pPr>
        <w:pStyle w:val="TableofFigures"/>
        <w:tabs>
          <w:tab w:val="right" w:leader="dot" w:pos="9350"/>
        </w:tabs>
        <w:rPr>
          <w:ins w:id="3470" w:author="TinTin Kalaw" w:date="2014-08-19T08:27:00Z"/>
          <w:del w:id="3471" w:author="Vilson Lu" w:date="2014-08-22T02:30:00Z"/>
          <w:rFonts w:asciiTheme="minorHAnsi" w:eastAsiaTheme="minorEastAsia" w:hAnsiTheme="minorHAnsi" w:cstheme="minorBidi"/>
          <w:noProof/>
          <w:sz w:val="22"/>
          <w:szCs w:val="22"/>
        </w:rPr>
      </w:pPr>
      <w:ins w:id="3472" w:author="TinTin Kalaw" w:date="2014-08-19T08:27:00Z">
        <w:del w:id="3473" w:author="Vilson Lu" w:date="2014-08-22T02:30:00Z">
          <w:r w:rsidRPr="007C3DF4" w:rsidDel="007C3DF4">
            <w:rPr>
              <w:rStyle w:val="Hyperlink"/>
              <w:noProof/>
            </w:rPr>
            <w:delText>Figure 3</w:delText>
          </w:r>
          <w:r w:rsidRPr="007C3DF4" w:rsidDel="007C3DF4">
            <w:rPr>
              <w:rStyle w:val="Hyperlink"/>
              <w:noProof/>
            </w:rPr>
            <w:noBreakHyphen/>
            <w:delText>9. SOMIDIA's Architecture</w:delText>
          </w:r>
          <w:r w:rsidDel="007C3DF4">
            <w:rPr>
              <w:noProof/>
              <w:webHidden/>
            </w:rPr>
            <w:tab/>
            <w:delText>3-13</w:delText>
          </w:r>
        </w:del>
      </w:ins>
    </w:p>
    <w:p w:rsidR="006F08F4" w:rsidDel="007C3DF4" w:rsidRDefault="006F08F4">
      <w:pPr>
        <w:pStyle w:val="TableofFigures"/>
        <w:tabs>
          <w:tab w:val="right" w:leader="dot" w:pos="9350"/>
        </w:tabs>
        <w:rPr>
          <w:ins w:id="3474" w:author="TinTin Kalaw" w:date="2014-08-19T08:27:00Z"/>
          <w:del w:id="3475" w:author="Vilson Lu" w:date="2014-08-22T02:30:00Z"/>
          <w:rFonts w:asciiTheme="minorHAnsi" w:eastAsiaTheme="minorEastAsia" w:hAnsiTheme="minorHAnsi" w:cstheme="minorBidi"/>
          <w:noProof/>
          <w:sz w:val="22"/>
          <w:szCs w:val="22"/>
        </w:rPr>
      </w:pPr>
      <w:ins w:id="3476" w:author="TinTin Kalaw" w:date="2014-08-19T08:27:00Z">
        <w:del w:id="3477" w:author="Vilson Lu" w:date="2014-08-22T02:30:00Z">
          <w:r w:rsidRPr="007C3DF4" w:rsidDel="007C3DF4">
            <w:rPr>
              <w:rStyle w:val="Hyperlink"/>
              <w:noProof/>
            </w:rPr>
            <w:delText>Figure 3</w:delText>
          </w:r>
          <w:r w:rsidRPr="007C3DF4" w:rsidDel="007C3DF4">
            <w:rPr>
              <w:rStyle w:val="Hyperlink"/>
              <w:noProof/>
            </w:rPr>
            <w:noBreakHyphen/>
            <w:delText>10. Process of Semi-Automatic Ontology Population</w:delText>
          </w:r>
          <w:r w:rsidDel="007C3DF4">
            <w:rPr>
              <w:noProof/>
              <w:webHidden/>
            </w:rPr>
            <w:tab/>
            <w:delText>3-15</w:delText>
          </w:r>
        </w:del>
      </w:ins>
    </w:p>
    <w:p w:rsidR="006F08F4" w:rsidDel="007C3DF4" w:rsidRDefault="006F08F4">
      <w:pPr>
        <w:pStyle w:val="TableofFigures"/>
        <w:tabs>
          <w:tab w:val="right" w:leader="dot" w:pos="9350"/>
        </w:tabs>
        <w:rPr>
          <w:ins w:id="3478" w:author="TinTin Kalaw" w:date="2014-08-19T08:27:00Z"/>
          <w:del w:id="3479" w:author="Vilson Lu" w:date="2014-08-22T02:30:00Z"/>
          <w:rFonts w:asciiTheme="minorHAnsi" w:eastAsiaTheme="minorEastAsia" w:hAnsiTheme="minorHAnsi" w:cstheme="minorBidi"/>
          <w:noProof/>
          <w:sz w:val="22"/>
          <w:szCs w:val="22"/>
        </w:rPr>
      </w:pPr>
      <w:ins w:id="3480" w:author="TinTin Kalaw" w:date="2014-08-19T08:27:00Z">
        <w:del w:id="3481" w:author="Vilson Lu" w:date="2014-08-22T02:30:00Z">
          <w:r w:rsidRPr="007C3DF4" w:rsidDel="007C3DF4">
            <w:rPr>
              <w:rStyle w:val="Hyperlink"/>
              <w:noProof/>
            </w:rPr>
            <w:delText>Figure 4</w:delText>
          </w:r>
          <w:r w:rsidRPr="007C3DF4" w:rsidDel="007C3DF4">
            <w:rPr>
              <w:rStyle w:val="Hyperlink"/>
              <w:noProof/>
            </w:rPr>
            <w:noBreakHyphen/>
            <w:delText>1. Architectural Design</w:delText>
          </w:r>
          <w:r w:rsidDel="007C3DF4">
            <w:rPr>
              <w:noProof/>
              <w:webHidden/>
            </w:rPr>
            <w:tab/>
            <w:delText>4-3</w:delText>
          </w:r>
        </w:del>
      </w:ins>
    </w:p>
    <w:p w:rsidR="006012EA" w:rsidDel="007C3DF4" w:rsidRDefault="006012EA">
      <w:pPr>
        <w:pStyle w:val="TableofFigures"/>
        <w:tabs>
          <w:tab w:val="right" w:leader="dot" w:pos="9350"/>
        </w:tabs>
        <w:rPr>
          <w:del w:id="3482" w:author="Vilson Lu" w:date="2014-08-22T02:30:00Z"/>
          <w:rFonts w:asciiTheme="minorHAnsi" w:eastAsiaTheme="minorEastAsia" w:hAnsiTheme="minorHAnsi" w:cstheme="minorBidi"/>
          <w:noProof/>
          <w:sz w:val="22"/>
          <w:szCs w:val="22"/>
          <w:lang w:val="en-PH" w:eastAsia="zh-CN"/>
        </w:rPr>
      </w:pPr>
      <w:del w:id="3483" w:author="Vilson Lu" w:date="2014-08-22T02:30:00Z">
        <w:r w:rsidRPr="006F08F4" w:rsidDel="007C3DF4">
          <w:rPr>
            <w:rStyle w:val="Hyperlink"/>
            <w:noProof/>
          </w:rPr>
          <w:delText>Figure 1</w:delText>
        </w:r>
        <w:r w:rsidRPr="006F08F4" w:rsidDel="007C3DF4">
          <w:rPr>
            <w:rStyle w:val="Hyperlink"/>
            <w:noProof/>
          </w:rPr>
          <w:noBreakHyphen/>
          <w:delText>1. Research Methodology Phases</w:delText>
        </w:r>
        <w:r w:rsidDel="007C3DF4">
          <w:rPr>
            <w:noProof/>
            <w:webHidden/>
          </w:rPr>
          <w:tab/>
          <w:delText>1-5</w:delText>
        </w:r>
      </w:del>
    </w:p>
    <w:p w:rsidR="006012EA" w:rsidDel="007C3DF4" w:rsidRDefault="006012EA">
      <w:pPr>
        <w:pStyle w:val="TableofFigures"/>
        <w:tabs>
          <w:tab w:val="right" w:leader="dot" w:pos="9350"/>
        </w:tabs>
        <w:rPr>
          <w:del w:id="3484" w:author="Vilson Lu" w:date="2014-08-22T02:30:00Z"/>
          <w:rFonts w:asciiTheme="minorHAnsi" w:eastAsiaTheme="minorEastAsia" w:hAnsiTheme="minorHAnsi" w:cstheme="minorBidi"/>
          <w:noProof/>
          <w:sz w:val="22"/>
          <w:szCs w:val="22"/>
          <w:lang w:val="en-PH" w:eastAsia="zh-CN"/>
        </w:rPr>
      </w:pPr>
      <w:del w:id="3485" w:author="Vilson Lu" w:date="2014-08-22T02:30:00Z">
        <w:r w:rsidRPr="006F08F4" w:rsidDel="007C3DF4">
          <w:rPr>
            <w:rStyle w:val="Hyperlink"/>
            <w:noProof/>
          </w:rPr>
          <w:delText>Figure 3</w:delText>
        </w:r>
        <w:r w:rsidRPr="006F08F4" w:rsidDel="007C3DF4">
          <w:rPr>
            <w:rStyle w:val="Hyperlink"/>
            <w:noProof/>
          </w:rPr>
          <w:noBreakHyphen/>
          <w:delText>1. Structure of an Information Extraction System</w:delText>
        </w:r>
        <w:r w:rsidDel="007C3DF4">
          <w:rPr>
            <w:noProof/>
            <w:webHidden/>
          </w:rPr>
          <w:tab/>
          <w:delText>3-2</w:delText>
        </w:r>
      </w:del>
    </w:p>
    <w:p w:rsidR="006012EA" w:rsidDel="007C3DF4" w:rsidRDefault="006012EA">
      <w:pPr>
        <w:pStyle w:val="TableofFigures"/>
        <w:tabs>
          <w:tab w:val="right" w:leader="dot" w:pos="9350"/>
        </w:tabs>
        <w:rPr>
          <w:del w:id="3486" w:author="Vilson Lu" w:date="2014-08-22T02:30:00Z"/>
          <w:rFonts w:asciiTheme="minorHAnsi" w:eastAsiaTheme="minorEastAsia" w:hAnsiTheme="minorHAnsi" w:cstheme="minorBidi"/>
          <w:noProof/>
          <w:sz w:val="22"/>
          <w:szCs w:val="22"/>
          <w:lang w:val="en-PH" w:eastAsia="zh-CN"/>
        </w:rPr>
      </w:pPr>
      <w:del w:id="3487" w:author="Vilson Lu" w:date="2014-08-22T02:30:00Z">
        <w:r w:rsidRPr="006F08F4" w:rsidDel="007C3DF4">
          <w:rPr>
            <w:rStyle w:val="Hyperlink"/>
            <w:noProof/>
          </w:rPr>
          <w:delText>Figure 3</w:delText>
        </w:r>
        <w:r w:rsidRPr="006F08F4" w:rsidDel="007C3DF4">
          <w:rPr>
            <w:rStyle w:val="Hyperlink"/>
            <w:noProof/>
          </w:rPr>
          <w:noBreakHyphen/>
          <w:delText>2. StaLe Lemmatization Process</w:delText>
        </w:r>
        <w:r w:rsidDel="007C3DF4">
          <w:rPr>
            <w:noProof/>
            <w:webHidden/>
          </w:rPr>
          <w:tab/>
          <w:delText>3-4</w:delText>
        </w:r>
      </w:del>
    </w:p>
    <w:p w:rsidR="006012EA" w:rsidDel="007C3DF4" w:rsidRDefault="006012EA">
      <w:pPr>
        <w:pStyle w:val="TableofFigures"/>
        <w:tabs>
          <w:tab w:val="right" w:leader="dot" w:pos="9350"/>
        </w:tabs>
        <w:rPr>
          <w:del w:id="3488" w:author="Vilson Lu" w:date="2014-08-22T02:30:00Z"/>
          <w:rFonts w:asciiTheme="minorHAnsi" w:eastAsiaTheme="minorEastAsia" w:hAnsiTheme="minorHAnsi" w:cstheme="minorBidi"/>
          <w:noProof/>
          <w:sz w:val="22"/>
          <w:szCs w:val="22"/>
          <w:lang w:val="en-PH" w:eastAsia="zh-CN"/>
        </w:rPr>
      </w:pPr>
      <w:del w:id="3489" w:author="Vilson Lu" w:date="2014-08-22T02:30:00Z">
        <w:r w:rsidRPr="006F08F4" w:rsidDel="007C3DF4">
          <w:rPr>
            <w:rStyle w:val="Hyperlink"/>
            <w:noProof/>
          </w:rPr>
          <w:delText>Figure 3</w:delText>
        </w:r>
        <w:r w:rsidRPr="006F08F4" w:rsidDel="007C3DF4">
          <w:rPr>
            <w:rStyle w:val="Hyperlink"/>
            <w:noProof/>
          </w:rPr>
          <w:noBreakHyphen/>
          <w:delText>3. Poibeau's General Architecture</w:delText>
        </w:r>
        <w:r w:rsidDel="007C3DF4">
          <w:rPr>
            <w:noProof/>
            <w:webHidden/>
          </w:rPr>
          <w:tab/>
          <w:delText>3-7</w:delText>
        </w:r>
      </w:del>
    </w:p>
    <w:p w:rsidR="006012EA" w:rsidDel="007C3DF4" w:rsidRDefault="006012EA">
      <w:pPr>
        <w:pStyle w:val="TableofFigures"/>
        <w:tabs>
          <w:tab w:val="right" w:leader="dot" w:pos="9350"/>
        </w:tabs>
        <w:rPr>
          <w:del w:id="3490" w:author="Vilson Lu" w:date="2014-08-22T02:30:00Z"/>
          <w:rFonts w:asciiTheme="minorHAnsi" w:eastAsiaTheme="minorEastAsia" w:hAnsiTheme="minorHAnsi" w:cstheme="minorBidi"/>
          <w:noProof/>
          <w:sz w:val="22"/>
          <w:szCs w:val="22"/>
          <w:lang w:val="en-PH" w:eastAsia="zh-CN"/>
        </w:rPr>
      </w:pPr>
      <w:del w:id="3491" w:author="Vilson Lu" w:date="2014-08-22T02:30:00Z">
        <w:r w:rsidRPr="006F08F4" w:rsidDel="007C3DF4">
          <w:rPr>
            <w:rStyle w:val="Hyperlink"/>
            <w:noProof/>
          </w:rPr>
          <w:delText>Figure 3</w:delText>
        </w:r>
        <w:r w:rsidRPr="006F08F4" w:rsidDel="007C3DF4">
          <w:rPr>
            <w:rStyle w:val="Hyperlink"/>
            <w:noProof/>
          </w:rPr>
          <w:noBreakHyphen/>
          <w:delText>4. Architecture of IE</w:delText>
        </w:r>
        <w:r w:rsidRPr="006F08F4" w:rsidDel="007C3DF4">
          <w:rPr>
            <w:rStyle w:val="Hyperlink"/>
            <w:noProof/>
            <w:vertAlign w:val="superscript"/>
          </w:rPr>
          <w:delText>2</w:delText>
        </w:r>
        <w:r w:rsidRPr="006F08F4" w:rsidDel="007C3DF4">
          <w:rPr>
            <w:rStyle w:val="Hyperlink"/>
            <w:noProof/>
          </w:rPr>
          <w:delText xml:space="preserve"> Adaptive Information Extraction System</w:delText>
        </w:r>
        <w:r w:rsidDel="007C3DF4">
          <w:rPr>
            <w:noProof/>
            <w:webHidden/>
          </w:rPr>
          <w:tab/>
          <w:delText>3-8</w:delText>
        </w:r>
      </w:del>
    </w:p>
    <w:p w:rsidR="006012EA" w:rsidDel="007C3DF4" w:rsidRDefault="006012EA">
      <w:pPr>
        <w:pStyle w:val="TableofFigures"/>
        <w:tabs>
          <w:tab w:val="right" w:leader="dot" w:pos="9350"/>
        </w:tabs>
        <w:rPr>
          <w:del w:id="3492" w:author="Vilson Lu" w:date="2014-08-22T02:30:00Z"/>
          <w:rFonts w:asciiTheme="minorHAnsi" w:eastAsiaTheme="minorEastAsia" w:hAnsiTheme="minorHAnsi" w:cstheme="minorBidi"/>
          <w:noProof/>
          <w:sz w:val="22"/>
          <w:szCs w:val="22"/>
          <w:lang w:val="en-PH" w:eastAsia="zh-CN"/>
        </w:rPr>
      </w:pPr>
      <w:del w:id="3493" w:author="Vilson Lu" w:date="2014-08-22T02:30:00Z">
        <w:r w:rsidRPr="006F08F4" w:rsidDel="007C3DF4">
          <w:rPr>
            <w:rStyle w:val="Hyperlink"/>
            <w:noProof/>
          </w:rPr>
          <w:delText>Figure 3</w:delText>
        </w:r>
        <w:r w:rsidRPr="006F08F4" w:rsidDel="007C3DF4">
          <w:rPr>
            <w:rStyle w:val="Hyperlink"/>
            <w:noProof/>
          </w:rPr>
          <w:noBreakHyphen/>
          <w:delText>5. Architecture of LearningPinocchio</w:delText>
        </w:r>
        <w:r w:rsidDel="007C3DF4">
          <w:rPr>
            <w:noProof/>
            <w:webHidden/>
          </w:rPr>
          <w:tab/>
          <w:delText>3-9</w:delText>
        </w:r>
      </w:del>
    </w:p>
    <w:p w:rsidR="006012EA" w:rsidDel="007C3DF4" w:rsidRDefault="006012EA">
      <w:pPr>
        <w:pStyle w:val="TableofFigures"/>
        <w:tabs>
          <w:tab w:val="right" w:leader="dot" w:pos="9350"/>
        </w:tabs>
        <w:rPr>
          <w:del w:id="3494" w:author="Vilson Lu" w:date="2014-08-22T02:30:00Z"/>
          <w:rFonts w:asciiTheme="minorHAnsi" w:eastAsiaTheme="minorEastAsia" w:hAnsiTheme="minorHAnsi" w:cstheme="minorBidi"/>
          <w:noProof/>
          <w:sz w:val="22"/>
          <w:szCs w:val="22"/>
          <w:lang w:val="en-PH" w:eastAsia="zh-CN"/>
        </w:rPr>
      </w:pPr>
      <w:del w:id="3495" w:author="Vilson Lu" w:date="2014-08-22T02:30:00Z">
        <w:r w:rsidRPr="006F08F4" w:rsidDel="007C3DF4">
          <w:rPr>
            <w:rStyle w:val="Hyperlink"/>
            <w:noProof/>
          </w:rPr>
          <w:delText>Figure 3</w:delText>
        </w:r>
        <w:r w:rsidRPr="006F08F4" w:rsidDel="007C3DF4">
          <w:rPr>
            <w:rStyle w:val="Hyperlink"/>
            <w:noProof/>
          </w:rPr>
          <w:noBreakHyphen/>
          <w:delText>6. Rule Induction Step</w:delText>
        </w:r>
        <w:r w:rsidDel="007C3DF4">
          <w:rPr>
            <w:noProof/>
            <w:webHidden/>
          </w:rPr>
          <w:tab/>
          <w:delText>3-10</w:delText>
        </w:r>
      </w:del>
    </w:p>
    <w:p w:rsidR="006012EA" w:rsidDel="007C3DF4" w:rsidRDefault="006012EA">
      <w:pPr>
        <w:pStyle w:val="TableofFigures"/>
        <w:tabs>
          <w:tab w:val="right" w:leader="dot" w:pos="9350"/>
        </w:tabs>
        <w:rPr>
          <w:del w:id="3496" w:author="Vilson Lu" w:date="2014-08-22T02:30:00Z"/>
          <w:rFonts w:asciiTheme="minorHAnsi" w:eastAsiaTheme="minorEastAsia" w:hAnsiTheme="minorHAnsi" w:cstheme="minorBidi"/>
          <w:noProof/>
          <w:sz w:val="22"/>
          <w:szCs w:val="22"/>
          <w:lang w:val="en-PH" w:eastAsia="zh-CN"/>
        </w:rPr>
      </w:pPr>
      <w:del w:id="3497" w:author="Vilson Lu" w:date="2014-08-22T02:30:00Z">
        <w:r w:rsidRPr="006F08F4" w:rsidDel="007C3DF4">
          <w:rPr>
            <w:rStyle w:val="Hyperlink"/>
            <w:noProof/>
          </w:rPr>
          <w:delText>Figure 3</w:delText>
        </w:r>
        <w:r w:rsidRPr="006F08F4" w:rsidDel="007C3DF4">
          <w:rPr>
            <w:rStyle w:val="Hyperlink"/>
            <w:noProof/>
          </w:rPr>
          <w:noBreakHyphen/>
          <w:delText>7. Algorithm for Choosing the Best Rules</w:delText>
        </w:r>
        <w:r w:rsidDel="007C3DF4">
          <w:rPr>
            <w:noProof/>
            <w:webHidden/>
          </w:rPr>
          <w:tab/>
          <w:delText>3-11</w:delText>
        </w:r>
      </w:del>
    </w:p>
    <w:p w:rsidR="006012EA" w:rsidDel="007C3DF4" w:rsidRDefault="006012EA">
      <w:pPr>
        <w:pStyle w:val="TableofFigures"/>
        <w:tabs>
          <w:tab w:val="right" w:leader="dot" w:pos="9350"/>
        </w:tabs>
        <w:rPr>
          <w:del w:id="3498" w:author="Vilson Lu" w:date="2014-08-22T02:30:00Z"/>
          <w:rFonts w:asciiTheme="minorHAnsi" w:eastAsiaTheme="minorEastAsia" w:hAnsiTheme="minorHAnsi" w:cstheme="minorBidi"/>
          <w:noProof/>
          <w:sz w:val="22"/>
          <w:szCs w:val="22"/>
          <w:lang w:val="en-PH" w:eastAsia="zh-CN"/>
        </w:rPr>
      </w:pPr>
      <w:del w:id="3499" w:author="Vilson Lu" w:date="2014-08-22T02:30:00Z">
        <w:r w:rsidRPr="006F08F4" w:rsidDel="007C3DF4">
          <w:rPr>
            <w:rStyle w:val="Hyperlink"/>
            <w:noProof/>
          </w:rPr>
          <w:delText>Figure 3</w:delText>
        </w:r>
        <w:r w:rsidRPr="006F08F4" w:rsidDel="007C3DF4">
          <w:rPr>
            <w:rStyle w:val="Hyperlink"/>
            <w:noProof/>
          </w:rPr>
          <w:noBreakHyphen/>
          <w:delText>8. Information Extraction Process of LearningPinocchio</w:delText>
        </w:r>
        <w:r w:rsidDel="007C3DF4">
          <w:rPr>
            <w:noProof/>
            <w:webHidden/>
          </w:rPr>
          <w:tab/>
          <w:delText>3-11</w:delText>
        </w:r>
      </w:del>
    </w:p>
    <w:p w:rsidR="006012EA" w:rsidDel="007C3DF4" w:rsidRDefault="006012EA">
      <w:pPr>
        <w:pStyle w:val="TableofFigures"/>
        <w:tabs>
          <w:tab w:val="right" w:leader="dot" w:pos="9350"/>
        </w:tabs>
        <w:rPr>
          <w:del w:id="3500" w:author="Vilson Lu" w:date="2014-08-22T02:30:00Z"/>
          <w:rFonts w:asciiTheme="minorHAnsi" w:eastAsiaTheme="minorEastAsia" w:hAnsiTheme="minorHAnsi" w:cstheme="minorBidi"/>
          <w:noProof/>
          <w:sz w:val="22"/>
          <w:szCs w:val="22"/>
          <w:lang w:val="en-PH" w:eastAsia="zh-CN"/>
        </w:rPr>
      </w:pPr>
      <w:del w:id="3501" w:author="Vilson Lu" w:date="2014-08-22T02:30:00Z">
        <w:r w:rsidRPr="006F08F4" w:rsidDel="007C3DF4">
          <w:rPr>
            <w:rStyle w:val="Hyperlink"/>
            <w:noProof/>
          </w:rPr>
          <w:delText>Figure 3</w:delText>
        </w:r>
        <w:r w:rsidRPr="006F08F4" w:rsidDel="007C3DF4">
          <w:rPr>
            <w:rStyle w:val="Hyperlink"/>
            <w:noProof/>
          </w:rPr>
          <w:noBreakHyphen/>
          <w:delText>9. SOMIDIA's Architecture</w:delText>
        </w:r>
        <w:r w:rsidDel="007C3DF4">
          <w:rPr>
            <w:noProof/>
            <w:webHidden/>
          </w:rPr>
          <w:tab/>
          <w:delText>3-14</w:delText>
        </w:r>
      </w:del>
    </w:p>
    <w:p w:rsidR="006012EA" w:rsidDel="007C3DF4" w:rsidRDefault="006012EA">
      <w:pPr>
        <w:pStyle w:val="TableofFigures"/>
        <w:tabs>
          <w:tab w:val="right" w:leader="dot" w:pos="9350"/>
        </w:tabs>
        <w:rPr>
          <w:del w:id="3502" w:author="Vilson Lu" w:date="2014-08-22T02:30:00Z"/>
          <w:rFonts w:asciiTheme="minorHAnsi" w:eastAsiaTheme="minorEastAsia" w:hAnsiTheme="minorHAnsi" w:cstheme="minorBidi"/>
          <w:noProof/>
          <w:sz w:val="22"/>
          <w:szCs w:val="22"/>
          <w:lang w:val="en-PH" w:eastAsia="zh-CN"/>
        </w:rPr>
      </w:pPr>
      <w:del w:id="3503" w:author="Vilson Lu" w:date="2014-08-22T02:30:00Z">
        <w:r w:rsidRPr="006F08F4" w:rsidDel="007C3DF4">
          <w:rPr>
            <w:rStyle w:val="Hyperlink"/>
            <w:noProof/>
          </w:rPr>
          <w:delText>Figure 3</w:delText>
        </w:r>
        <w:r w:rsidRPr="006F08F4" w:rsidDel="007C3DF4">
          <w:rPr>
            <w:rStyle w:val="Hyperlink"/>
            <w:noProof/>
          </w:rPr>
          <w:noBreakHyphen/>
          <w:delText>10. Process of Semi-Automatic Ontology Population</w:delText>
        </w:r>
        <w:r w:rsidDel="007C3DF4">
          <w:rPr>
            <w:noProof/>
            <w:webHidden/>
          </w:rPr>
          <w:tab/>
          <w:delText>3-16</w:delText>
        </w:r>
      </w:del>
    </w:p>
    <w:p w:rsidR="006012EA" w:rsidDel="007C3DF4" w:rsidRDefault="006012EA">
      <w:pPr>
        <w:pStyle w:val="TableofFigures"/>
        <w:tabs>
          <w:tab w:val="right" w:leader="dot" w:pos="9350"/>
        </w:tabs>
        <w:rPr>
          <w:del w:id="3504" w:author="Vilson Lu" w:date="2014-08-22T02:30:00Z"/>
          <w:rFonts w:asciiTheme="minorHAnsi" w:eastAsiaTheme="minorEastAsia" w:hAnsiTheme="minorHAnsi" w:cstheme="minorBidi"/>
          <w:noProof/>
          <w:sz w:val="22"/>
          <w:szCs w:val="22"/>
          <w:lang w:val="en-PH" w:eastAsia="zh-CN"/>
        </w:rPr>
      </w:pPr>
      <w:del w:id="3505" w:author="Vilson Lu" w:date="2014-08-22T02:30:00Z">
        <w:r w:rsidRPr="006F08F4" w:rsidDel="007C3DF4">
          <w:rPr>
            <w:rStyle w:val="Hyperlink"/>
            <w:noProof/>
          </w:rPr>
          <w:delText>Figure 4</w:delText>
        </w:r>
        <w:r w:rsidRPr="006F08F4" w:rsidDel="007C3DF4">
          <w:rPr>
            <w:rStyle w:val="Hyperlink"/>
            <w:noProof/>
          </w:rPr>
          <w:noBreakHyphen/>
          <w:delText>1. FILEIET Ontology</w:delText>
        </w:r>
        <w:r w:rsidDel="007C3DF4">
          <w:rPr>
            <w:noProof/>
            <w:webHidden/>
          </w:rPr>
          <w:tab/>
          <w:delText>4-15</w:delText>
        </w:r>
      </w:del>
    </w:p>
    <w:p w:rsidR="00751528" w:rsidDel="007C3DF4" w:rsidRDefault="00372B98">
      <w:pPr>
        <w:pStyle w:val="TableofFigures"/>
        <w:tabs>
          <w:tab w:val="right" w:leader="dot" w:pos="9350"/>
        </w:tabs>
        <w:rPr>
          <w:del w:id="3506" w:author="Vilson Lu" w:date="2014-08-22T02:30:00Z"/>
          <w:rFonts w:asciiTheme="minorHAnsi" w:eastAsiaTheme="minorEastAsia" w:hAnsiTheme="minorHAnsi" w:cstheme="minorBidi"/>
          <w:noProof/>
          <w:sz w:val="22"/>
          <w:szCs w:val="22"/>
        </w:rPr>
      </w:pPr>
      <w:del w:id="3507" w:author="Vilson Lu" w:date="2014-08-22T02:30:00Z">
        <w:r w:rsidRPr="00372B98">
          <w:rPr>
            <w:rPrChange w:id="3508" w:author="Vilson Lu" w:date="2014-08-16T16:42:00Z">
              <w:rPr>
                <w:rStyle w:val="Hyperlink"/>
                <w:noProof/>
              </w:rPr>
            </w:rPrChange>
          </w:rPr>
          <w:delText>Figure 1</w:delText>
        </w:r>
        <w:r w:rsidRPr="00372B98">
          <w:rPr>
            <w:rPrChange w:id="3509" w:author="Vilson Lu" w:date="2014-08-16T16:42:00Z">
              <w:rPr>
                <w:rStyle w:val="Hyperlink"/>
                <w:noProof/>
              </w:rPr>
            </w:rPrChange>
          </w:rPr>
          <w:noBreakHyphen/>
          <w:delText>1. Research Methodology Phases</w:delText>
        </w:r>
        <w:r w:rsidR="00751528" w:rsidDel="007C3DF4">
          <w:rPr>
            <w:noProof/>
            <w:webHidden/>
          </w:rPr>
          <w:tab/>
          <w:delText>1-4</w:delText>
        </w:r>
      </w:del>
    </w:p>
    <w:p w:rsidR="00751528" w:rsidDel="007C3DF4" w:rsidRDefault="00372B98">
      <w:pPr>
        <w:pStyle w:val="TableofFigures"/>
        <w:tabs>
          <w:tab w:val="right" w:leader="dot" w:pos="9350"/>
        </w:tabs>
        <w:rPr>
          <w:del w:id="3510" w:author="Vilson Lu" w:date="2014-08-22T02:30:00Z"/>
          <w:rFonts w:asciiTheme="minorHAnsi" w:eastAsiaTheme="minorEastAsia" w:hAnsiTheme="minorHAnsi" w:cstheme="minorBidi"/>
          <w:noProof/>
          <w:sz w:val="22"/>
          <w:szCs w:val="22"/>
        </w:rPr>
      </w:pPr>
      <w:del w:id="3511" w:author="Vilson Lu" w:date="2014-08-22T02:30:00Z">
        <w:r w:rsidRPr="00372B98">
          <w:rPr>
            <w:rPrChange w:id="3512" w:author="Vilson Lu" w:date="2014-08-16T16:42:00Z">
              <w:rPr>
                <w:rStyle w:val="Hyperlink"/>
                <w:noProof/>
              </w:rPr>
            </w:rPrChange>
          </w:rPr>
          <w:delText>Figure 3</w:delText>
        </w:r>
        <w:r w:rsidRPr="00372B98">
          <w:rPr>
            <w:rPrChange w:id="3513" w:author="Vilson Lu" w:date="2014-08-16T16:42:00Z">
              <w:rPr>
                <w:rStyle w:val="Hyperlink"/>
                <w:noProof/>
              </w:rPr>
            </w:rPrChange>
          </w:rPr>
          <w:noBreakHyphen/>
          <w:delText>1. Structure of an Information Extraction System</w:delText>
        </w:r>
        <w:r w:rsidR="00751528" w:rsidDel="007C3DF4">
          <w:rPr>
            <w:noProof/>
            <w:webHidden/>
          </w:rPr>
          <w:tab/>
          <w:delText>3-2</w:delText>
        </w:r>
      </w:del>
    </w:p>
    <w:p w:rsidR="00751528" w:rsidDel="007C3DF4" w:rsidRDefault="00372B98">
      <w:pPr>
        <w:pStyle w:val="TableofFigures"/>
        <w:tabs>
          <w:tab w:val="right" w:leader="dot" w:pos="9350"/>
        </w:tabs>
        <w:rPr>
          <w:del w:id="3514" w:author="Vilson Lu" w:date="2014-08-22T02:30:00Z"/>
          <w:rFonts w:asciiTheme="minorHAnsi" w:eastAsiaTheme="minorEastAsia" w:hAnsiTheme="minorHAnsi" w:cstheme="minorBidi"/>
          <w:noProof/>
          <w:sz w:val="22"/>
          <w:szCs w:val="22"/>
        </w:rPr>
      </w:pPr>
      <w:del w:id="3515" w:author="Vilson Lu" w:date="2014-08-22T02:30:00Z">
        <w:r w:rsidRPr="00372B98">
          <w:rPr>
            <w:rPrChange w:id="3516" w:author="Vilson Lu" w:date="2014-08-16T16:42:00Z">
              <w:rPr>
                <w:rStyle w:val="Hyperlink"/>
                <w:noProof/>
              </w:rPr>
            </w:rPrChange>
          </w:rPr>
          <w:delText>Figure 3</w:delText>
        </w:r>
        <w:r w:rsidRPr="00372B98">
          <w:rPr>
            <w:rPrChange w:id="3517" w:author="Vilson Lu" w:date="2014-08-16T16:42:00Z">
              <w:rPr>
                <w:rStyle w:val="Hyperlink"/>
                <w:noProof/>
              </w:rPr>
            </w:rPrChange>
          </w:rPr>
          <w:noBreakHyphen/>
          <w:delText>2. StaLe Lemmatization Process</w:delText>
        </w:r>
        <w:r w:rsidR="00751528" w:rsidDel="007C3DF4">
          <w:rPr>
            <w:noProof/>
            <w:webHidden/>
          </w:rPr>
          <w:tab/>
          <w:delText>3-4</w:delText>
        </w:r>
      </w:del>
    </w:p>
    <w:p w:rsidR="00751528" w:rsidDel="007C3DF4" w:rsidRDefault="00372B98">
      <w:pPr>
        <w:pStyle w:val="TableofFigures"/>
        <w:tabs>
          <w:tab w:val="right" w:leader="dot" w:pos="9350"/>
        </w:tabs>
        <w:rPr>
          <w:del w:id="3518" w:author="Vilson Lu" w:date="2014-08-22T02:30:00Z"/>
          <w:rFonts w:asciiTheme="minorHAnsi" w:eastAsiaTheme="minorEastAsia" w:hAnsiTheme="minorHAnsi" w:cstheme="minorBidi"/>
          <w:noProof/>
          <w:sz w:val="22"/>
          <w:szCs w:val="22"/>
        </w:rPr>
      </w:pPr>
      <w:del w:id="3519" w:author="Vilson Lu" w:date="2014-08-22T02:30:00Z">
        <w:r w:rsidRPr="00372B98">
          <w:rPr>
            <w:rPrChange w:id="3520" w:author="Vilson Lu" w:date="2014-08-16T16:42:00Z">
              <w:rPr>
                <w:rStyle w:val="Hyperlink"/>
                <w:noProof/>
              </w:rPr>
            </w:rPrChange>
          </w:rPr>
          <w:lastRenderedPageBreak/>
          <w:delText>Figure 3</w:delText>
        </w:r>
        <w:r w:rsidRPr="00372B98">
          <w:rPr>
            <w:rPrChange w:id="3521" w:author="Vilson Lu" w:date="2014-08-16T16:42:00Z">
              <w:rPr>
                <w:rStyle w:val="Hyperlink"/>
                <w:noProof/>
              </w:rPr>
            </w:rPrChange>
          </w:rPr>
          <w:noBreakHyphen/>
          <w:delText>3. Poibeau's General Architecture</w:delText>
        </w:r>
        <w:r w:rsidR="00751528" w:rsidDel="007C3DF4">
          <w:rPr>
            <w:noProof/>
            <w:webHidden/>
          </w:rPr>
          <w:tab/>
          <w:delText>3-7</w:delText>
        </w:r>
      </w:del>
    </w:p>
    <w:p w:rsidR="00751528" w:rsidDel="007C3DF4" w:rsidRDefault="00372B98">
      <w:pPr>
        <w:pStyle w:val="TableofFigures"/>
        <w:tabs>
          <w:tab w:val="right" w:leader="dot" w:pos="9350"/>
        </w:tabs>
        <w:rPr>
          <w:del w:id="3522" w:author="Vilson Lu" w:date="2014-08-22T02:30:00Z"/>
          <w:rFonts w:asciiTheme="minorHAnsi" w:eastAsiaTheme="minorEastAsia" w:hAnsiTheme="minorHAnsi" w:cstheme="minorBidi"/>
          <w:noProof/>
          <w:sz w:val="22"/>
          <w:szCs w:val="22"/>
        </w:rPr>
      </w:pPr>
      <w:del w:id="3523" w:author="Vilson Lu" w:date="2014-08-22T02:30:00Z">
        <w:r w:rsidRPr="00372B98">
          <w:rPr>
            <w:rPrChange w:id="3524" w:author="Vilson Lu" w:date="2014-08-16T16:42:00Z">
              <w:rPr>
                <w:rStyle w:val="Hyperlink"/>
                <w:noProof/>
              </w:rPr>
            </w:rPrChange>
          </w:rPr>
          <w:delText>Figure 3</w:delText>
        </w:r>
        <w:r w:rsidRPr="00372B98">
          <w:rPr>
            <w:rPrChange w:id="3525" w:author="Vilson Lu" w:date="2014-08-16T16:42:00Z">
              <w:rPr>
                <w:rStyle w:val="Hyperlink"/>
                <w:noProof/>
              </w:rPr>
            </w:rPrChange>
          </w:rPr>
          <w:noBreakHyphen/>
          <w:delText>4. Architecture of IE2 Adaptive Information Extraction System</w:delText>
        </w:r>
        <w:r w:rsidR="00751528" w:rsidDel="007C3DF4">
          <w:rPr>
            <w:noProof/>
            <w:webHidden/>
          </w:rPr>
          <w:tab/>
          <w:delText>3-8</w:delText>
        </w:r>
      </w:del>
    </w:p>
    <w:p w:rsidR="00751528" w:rsidDel="007C3DF4" w:rsidRDefault="00372B98">
      <w:pPr>
        <w:pStyle w:val="TableofFigures"/>
        <w:tabs>
          <w:tab w:val="right" w:leader="dot" w:pos="9350"/>
        </w:tabs>
        <w:rPr>
          <w:del w:id="3526" w:author="Vilson Lu" w:date="2014-08-22T02:30:00Z"/>
          <w:rFonts w:asciiTheme="minorHAnsi" w:eastAsiaTheme="minorEastAsia" w:hAnsiTheme="minorHAnsi" w:cstheme="minorBidi"/>
          <w:noProof/>
          <w:sz w:val="22"/>
          <w:szCs w:val="22"/>
        </w:rPr>
      </w:pPr>
      <w:del w:id="3527" w:author="Vilson Lu" w:date="2014-08-22T02:30:00Z">
        <w:r w:rsidRPr="00372B98">
          <w:rPr>
            <w:rPrChange w:id="3528" w:author="Vilson Lu" w:date="2014-08-16T16:42:00Z">
              <w:rPr>
                <w:rStyle w:val="Hyperlink"/>
                <w:noProof/>
              </w:rPr>
            </w:rPrChange>
          </w:rPr>
          <w:delText>Figure 3</w:delText>
        </w:r>
        <w:r w:rsidRPr="00372B98">
          <w:rPr>
            <w:rPrChange w:id="3529" w:author="Vilson Lu" w:date="2014-08-16T16:42:00Z">
              <w:rPr>
                <w:rStyle w:val="Hyperlink"/>
                <w:noProof/>
              </w:rPr>
            </w:rPrChange>
          </w:rPr>
          <w:noBreakHyphen/>
          <w:delText>5. Architecture of LearningPinocchio</w:delText>
        </w:r>
        <w:r w:rsidR="00751528" w:rsidDel="007C3DF4">
          <w:rPr>
            <w:noProof/>
            <w:webHidden/>
          </w:rPr>
          <w:tab/>
          <w:delText>3-9</w:delText>
        </w:r>
      </w:del>
    </w:p>
    <w:p w:rsidR="00751528" w:rsidDel="007C3DF4" w:rsidRDefault="00372B98">
      <w:pPr>
        <w:pStyle w:val="TableofFigures"/>
        <w:tabs>
          <w:tab w:val="right" w:leader="dot" w:pos="9350"/>
        </w:tabs>
        <w:rPr>
          <w:del w:id="3530" w:author="Vilson Lu" w:date="2014-08-22T02:30:00Z"/>
          <w:rFonts w:asciiTheme="minorHAnsi" w:eastAsiaTheme="minorEastAsia" w:hAnsiTheme="minorHAnsi" w:cstheme="minorBidi"/>
          <w:noProof/>
          <w:sz w:val="22"/>
          <w:szCs w:val="22"/>
        </w:rPr>
      </w:pPr>
      <w:del w:id="3531" w:author="Vilson Lu" w:date="2014-08-22T02:30:00Z">
        <w:r w:rsidRPr="00372B98">
          <w:rPr>
            <w:rPrChange w:id="3532" w:author="Vilson Lu" w:date="2014-08-16T16:42:00Z">
              <w:rPr>
                <w:rStyle w:val="Hyperlink"/>
                <w:noProof/>
              </w:rPr>
            </w:rPrChange>
          </w:rPr>
          <w:delText>Figure 3</w:delText>
        </w:r>
        <w:r w:rsidRPr="00372B98">
          <w:rPr>
            <w:rPrChange w:id="3533" w:author="Vilson Lu" w:date="2014-08-16T16:42:00Z">
              <w:rPr>
                <w:rStyle w:val="Hyperlink"/>
                <w:noProof/>
              </w:rPr>
            </w:rPrChange>
          </w:rPr>
          <w:noBreakHyphen/>
          <w:delText>6. Rule Induction Step</w:delText>
        </w:r>
        <w:r w:rsidR="00751528" w:rsidDel="007C3DF4">
          <w:rPr>
            <w:noProof/>
            <w:webHidden/>
          </w:rPr>
          <w:tab/>
          <w:delText>3-10</w:delText>
        </w:r>
      </w:del>
    </w:p>
    <w:p w:rsidR="00751528" w:rsidDel="007C3DF4" w:rsidRDefault="00372B98">
      <w:pPr>
        <w:pStyle w:val="TableofFigures"/>
        <w:tabs>
          <w:tab w:val="right" w:leader="dot" w:pos="9350"/>
        </w:tabs>
        <w:rPr>
          <w:del w:id="3534" w:author="Vilson Lu" w:date="2014-08-22T02:30:00Z"/>
          <w:rFonts w:asciiTheme="minorHAnsi" w:eastAsiaTheme="minorEastAsia" w:hAnsiTheme="minorHAnsi" w:cstheme="minorBidi"/>
          <w:noProof/>
          <w:sz w:val="22"/>
          <w:szCs w:val="22"/>
        </w:rPr>
      </w:pPr>
      <w:del w:id="3535" w:author="Vilson Lu" w:date="2014-08-22T02:30:00Z">
        <w:r w:rsidRPr="00372B98">
          <w:rPr>
            <w:rPrChange w:id="3536" w:author="Vilson Lu" w:date="2014-08-16T16:42:00Z">
              <w:rPr>
                <w:rStyle w:val="Hyperlink"/>
                <w:noProof/>
              </w:rPr>
            </w:rPrChange>
          </w:rPr>
          <w:delText>Figure 3</w:delText>
        </w:r>
        <w:r w:rsidRPr="00372B98">
          <w:rPr>
            <w:rPrChange w:id="3537" w:author="Vilson Lu" w:date="2014-08-16T16:42:00Z">
              <w:rPr>
                <w:rStyle w:val="Hyperlink"/>
                <w:noProof/>
              </w:rPr>
            </w:rPrChange>
          </w:rPr>
          <w:noBreakHyphen/>
          <w:delText>7. Algorithm for Choosing the Best Rules</w:delText>
        </w:r>
        <w:r w:rsidR="00751528" w:rsidDel="007C3DF4">
          <w:rPr>
            <w:noProof/>
            <w:webHidden/>
          </w:rPr>
          <w:tab/>
          <w:delText>3-11</w:delText>
        </w:r>
      </w:del>
    </w:p>
    <w:p w:rsidR="00751528" w:rsidDel="007C3DF4" w:rsidRDefault="00372B98">
      <w:pPr>
        <w:pStyle w:val="TableofFigures"/>
        <w:tabs>
          <w:tab w:val="right" w:leader="dot" w:pos="9350"/>
        </w:tabs>
        <w:rPr>
          <w:del w:id="3538" w:author="Vilson Lu" w:date="2014-08-22T02:30:00Z"/>
          <w:rFonts w:asciiTheme="minorHAnsi" w:eastAsiaTheme="minorEastAsia" w:hAnsiTheme="minorHAnsi" w:cstheme="minorBidi"/>
          <w:noProof/>
          <w:sz w:val="22"/>
          <w:szCs w:val="22"/>
        </w:rPr>
      </w:pPr>
      <w:del w:id="3539" w:author="Vilson Lu" w:date="2014-08-22T02:30:00Z">
        <w:r w:rsidRPr="00372B98">
          <w:rPr>
            <w:rPrChange w:id="3540" w:author="Vilson Lu" w:date="2014-08-16T16:42:00Z">
              <w:rPr>
                <w:rStyle w:val="Hyperlink"/>
                <w:noProof/>
              </w:rPr>
            </w:rPrChange>
          </w:rPr>
          <w:delText>Figure 3</w:delText>
        </w:r>
        <w:r w:rsidRPr="00372B98">
          <w:rPr>
            <w:rPrChange w:id="3541" w:author="Vilson Lu" w:date="2014-08-16T16:42:00Z">
              <w:rPr>
                <w:rStyle w:val="Hyperlink"/>
                <w:noProof/>
              </w:rPr>
            </w:rPrChange>
          </w:rPr>
          <w:noBreakHyphen/>
          <w:delText>8. Information Extraction Process of LearningPinocchio</w:delText>
        </w:r>
        <w:r w:rsidR="00751528" w:rsidDel="007C3DF4">
          <w:rPr>
            <w:noProof/>
            <w:webHidden/>
          </w:rPr>
          <w:tab/>
          <w:delText>3-11</w:delText>
        </w:r>
      </w:del>
    </w:p>
    <w:p w:rsidR="00751528" w:rsidDel="007C3DF4" w:rsidRDefault="00372B98">
      <w:pPr>
        <w:pStyle w:val="TableofFigures"/>
        <w:tabs>
          <w:tab w:val="right" w:leader="dot" w:pos="9350"/>
        </w:tabs>
        <w:rPr>
          <w:del w:id="3542" w:author="Vilson Lu" w:date="2014-08-22T02:30:00Z"/>
          <w:rFonts w:asciiTheme="minorHAnsi" w:eastAsiaTheme="minorEastAsia" w:hAnsiTheme="minorHAnsi" w:cstheme="minorBidi"/>
          <w:noProof/>
          <w:sz w:val="22"/>
          <w:szCs w:val="22"/>
        </w:rPr>
      </w:pPr>
      <w:del w:id="3543" w:author="Vilson Lu" w:date="2014-08-22T02:30:00Z">
        <w:r w:rsidRPr="00372B98">
          <w:rPr>
            <w:rPrChange w:id="3544" w:author="Vilson Lu" w:date="2014-08-16T16:42:00Z">
              <w:rPr>
                <w:rStyle w:val="Hyperlink"/>
                <w:noProof/>
              </w:rPr>
            </w:rPrChange>
          </w:rPr>
          <w:delText>Figure 3</w:delText>
        </w:r>
        <w:r w:rsidRPr="00372B98">
          <w:rPr>
            <w:rPrChange w:id="3545" w:author="Vilson Lu" w:date="2014-08-16T16:42:00Z">
              <w:rPr>
                <w:rStyle w:val="Hyperlink"/>
                <w:noProof/>
              </w:rPr>
            </w:rPrChange>
          </w:rPr>
          <w:noBreakHyphen/>
          <w:delText>9. SOMIDIA's Architecture</w:delText>
        </w:r>
        <w:r w:rsidR="00751528" w:rsidDel="007C3DF4">
          <w:rPr>
            <w:noProof/>
            <w:webHidden/>
          </w:rPr>
          <w:tab/>
          <w:delText>3-13</w:delText>
        </w:r>
      </w:del>
    </w:p>
    <w:p w:rsidR="007E2298" w:rsidDel="007C3DF4" w:rsidRDefault="007E2298">
      <w:pPr>
        <w:pStyle w:val="TableofFigures"/>
        <w:tabs>
          <w:tab w:val="right" w:leader="dot" w:pos="9350"/>
        </w:tabs>
        <w:rPr>
          <w:del w:id="3546" w:author="Vilson Lu" w:date="2014-08-22T02:30:00Z"/>
          <w:rFonts w:asciiTheme="minorHAnsi" w:eastAsiaTheme="minorEastAsia" w:hAnsiTheme="minorHAnsi" w:cstheme="minorBidi"/>
          <w:noProof/>
          <w:sz w:val="22"/>
          <w:szCs w:val="22"/>
        </w:rPr>
      </w:pPr>
      <w:del w:id="3547" w:author="Vilson Lu" w:date="2014-08-22T02:30:00Z">
        <w:r w:rsidRPr="00751528" w:rsidDel="007C3DF4">
          <w:rPr>
            <w:rStyle w:val="Hyperlink"/>
            <w:noProof/>
          </w:rPr>
          <w:delText>Figure 1</w:delText>
        </w:r>
        <w:r w:rsidRPr="00751528" w:rsidDel="007C3DF4">
          <w:rPr>
            <w:rStyle w:val="Hyperlink"/>
            <w:noProof/>
          </w:rPr>
          <w:noBreakHyphen/>
          <w:delText>1. Research Methodology Phases</w:delText>
        </w:r>
        <w:r w:rsidDel="007C3DF4">
          <w:rPr>
            <w:noProof/>
            <w:webHidden/>
          </w:rPr>
          <w:tab/>
          <w:delText>1-4</w:delText>
        </w:r>
      </w:del>
    </w:p>
    <w:p w:rsidR="007E2298" w:rsidDel="007C3DF4" w:rsidRDefault="007E2298">
      <w:pPr>
        <w:pStyle w:val="TableofFigures"/>
        <w:tabs>
          <w:tab w:val="right" w:leader="dot" w:pos="9350"/>
        </w:tabs>
        <w:rPr>
          <w:del w:id="3548" w:author="Vilson Lu" w:date="2014-08-22T02:30:00Z"/>
          <w:rFonts w:asciiTheme="minorHAnsi" w:eastAsiaTheme="minorEastAsia" w:hAnsiTheme="minorHAnsi" w:cstheme="minorBidi"/>
          <w:noProof/>
          <w:sz w:val="22"/>
          <w:szCs w:val="22"/>
        </w:rPr>
      </w:pPr>
      <w:del w:id="3549" w:author="Vilson Lu" w:date="2014-08-22T02:30:00Z">
        <w:r w:rsidRPr="00751528" w:rsidDel="007C3DF4">
          <w:rPr>
            <w:rStyle w:val="Hyperlink"/>
            <w:noProof/>
          </w:rPr>
          <w:delText>Figure 3</w:delText>
        </w:r>
        <w:r w:rsidRPr="00751528" w:rsidDel="007C3DF4">
          <w:rPr>
            <w:rStyle w:val="Hyperlink"/>
            <w:noProof/>
          </w:rPr>
          <w:noBreakHyphen/>
          <w:delText>1. Structure of an Information Extraction System</w:delText>
        </w:r>
        <w:r w:rsidDel="007C3DF4">
          <w:rPr>
            <w:noProof/>
            <w:webHidden/>
          </w:rPr>
          <w:tab/>
          <w:delText>3-2</w:delText>
        </w:r>
      </w:del>
    </w:p>
    <w:p w:rsidR="007E2298" w:rsidDel="007C3DF4" w:rsidRDefault="007E2298">
      <w:pPr>
        <w:pStyle w:val="TableofFigures"/>
        <w:tabs>
          <w:tab w:val="right" w:leader="dot" w:pos="9350"/>
        </w:tabs>
        <w:rPr>
          <w:del w:id="3550" w:author="Vilson Lu" w:date="2014-08-22T02:30:00Z"/>
          <w:rFonts w:asciiTheme="minorHAnsi" w:eastAsiaTheme="minorEastAsia" w:hAnsiTheme="minorHAnsi" w:cstheme="minorBidi"/>
          <w:noProof/>
          <w:sz w:val="22"/>
          <w:szCs w:val="22"/>
        </w:rPr>
      </w:pPr>
      <w:del w:id="3551" w:author="Vilson Lu" w:date="2014-08-22T02:30:00Z">
        <w:r w:rsidRPr="00751528" w:rsidDel="007C3DF4">
          <w:rPr>
            <w:rStyle w:val="Hyperlink"/>
            <w:noProof/>
          </w:rPr>
          <w:delText>Figure 3</w:delText>
        </w:r>
        <w:r w:rsidRPr="00751528" w:rsidDel="007C3DF4">
          <w:rPr>
            <w:rStyle w:val="Hyperlink"/>
            <w:noProof/>
          </w:rPr>
          <w:noBreakHyphen/>
          <w:delText>2. StaLe Lemmatization Process</w:delText>
        </w:r>
        <w:r w:rsidDel="007C3DF4">
          <w:rPr>
            <w:noProof/>
            <w:webHidden/>
          </w:rPr>
          <w:tab/>
          <w:delText>3-4</w:delText>
        </w:r>
      </w:del>
    </w:p>
    <w:p w:rsidR="007E2298" w:rsidDel="007C3DF4" w:rsidRDefault="007E2298">
      <w:pPr>
        <w:pStyle w:val="TableofFigures"/>
        <w:tabs>
          <w:tab w:val="right" w:leader="dot" w:pos="9350"/>
        </w:tabs>
        <w:rPr>
          <w:del w:id="3552" w:author="Vilson Lu" w:date="2014-08-22T02:30:00Z"/>
          <w:rFonts w:asciiTheme="minorHAnsi" w:eastAsiaTheme="minorEastAsia" w:hAnsiTheme="minorHAnsi" w:cstheme="minorBidi"/>
          <w:noProof/>
          <w:sz w:val="22"/>
          <w:szCs w:val="22"/>
        </w:rPr>
      </w:pPr>
      <w:del w:id="3553" w:author="Vilson Lu" w:date="2014-08-22T02:30:00Z">
        <w:r w:rsidRPr="00751528" w:rsidDel="007C3DF4">
          <w:rPr>
            <w:rStyle w:val="Hyperlink"/>
            <w:noProof/>
          </w:rPr>
          <w:delText>Figure 3</w:delText>
        </w:r>
        <w:r w:rsidRPr="00751528" w:rsidDel="007C3DF4">
          <w:rPr>
            <w:rStyle w:val="Hyperlink"/>
            <w:noProof/>
          </w:rPr>
          <w:noBreakHyphen/>
          <w:delText>3. Poibeau's General Architecture</w:delText>
        </w:r>
        <w:r w:rsidDel="007C3DF4">
          <w:rPr>
            <w:noProof/>
            <w:webHidden/>
          </w:rPr>
          <w:tab/>
          <w:delText>3-7</w:delText>
        </w:r>
      </w:del>
    </w:p>
    <w:p w:rsidR="007E2298" w:rsidDel="007C3DF4" w:rsidRDefault="007E2298">
      <w:pPr>
        <w:pStyle w:val="TableofFigures"/>
        <w:tabs>
          <w:tab w:val="right" w:leader="dot" w:pos="9350"/>
        </w:tabs>
        <w:rPr>
          <w:del w:id="3554" w:author="Vilson Lu" w:date="2014-08-22T02:30:00Z"/>
          <w:rFonts w:asciiTheme="minorHAnsi" w:eastAsiaTheme="minorEastAsia" w:hAnsiTheme="minorHAnsi" w:cstheme="minorBidi"/>
          <w:noProof/>
          <w:sz w:val="22"/>
          <w:szCs w:val="22"/>
        </w:rPr>
      </w:pPr>
      <w:del w:id="3555" w:author="Vilson Lu" w:date="2014-08-22T02:30:00Z">
        <w:r w:rsidRPr="00751528" w:rsidDel="007C3DF4">
          <w:rPr>
            <w:rStyle w:val="Hyperlink"/>
            <w:noProof/>
          </w:rPr>
          <w:delText>Figure 3</w:delText>
        </w:r>
        <w:r w:rsidRPr="00751528" w:rsidDel="007C3DF4">
          <w:rPr>
            <w:rStyle w:val="Hyperlink"/>
            <w:noProof/>
          </w:rPr>
          <w:noBreakHyphen/>
          <w:delText>4. Architecture of IE</w:delText>
        </w:r>
        <w:r w:rsidRPr="00751528" w:rsidDel="007C3DF4">
          <w:rPr>
            <w:rStyle w:val="Hyperlink"/>
            <w:noProof/>
            <w:vertAlign w:val="superscript"/>
          </w:rPr>
          <w:delText>2</w:delText>
        </w:r>
        <w:r w:rsidRPr="00751528" w:rsidDel="007C3DF4">
          <w:rPr>
            <w:rStyle w:val="Hyperlink"/>
            <w:noProof/>
          </w:rPr>
          <w:delText xml:space="preserve"> Adaptive Information Extraction System</w:delText>
        </w:r>
        <w:r w:rsidDel="007C3DF4">
          <w:rPr>
            <w:noProof/>
            <w:webHidden/>
          </w:rPr>
          <w:tab/>
          <w:delText>3-8</w:delText>
        </w:r>
      </w:del>
    </w:p>
    <w:p w:rsidR="007E2298" w:rsidDel="007C3DF4" w:rsidRDefault="007E2298">
      <w:pPr>
        <w:pStyle w:val="TableofFigures"/>
        <w:tabs>
          <w:tab w:val="right" w:leader="dot" w:pos="9350"/>
        </w:tabs>
        <w:rPr>
          <w:del w:id="3556" w:author="Vilson Lu" w:date="2014-08-22T02:30:00Z"/>
          <w:rFonts w:asciiTheme="minorHAnsi" w:eastAsiaTheme="minorEastAsia" w:hAnsiTheme="minorHAnsi" w:cstheme="minorBidi"/>
          <w:noProof/>
          <w:sz w:val="22"/>
          <w:szCs w:val="22"/>
        </w:rPr>
      </w:pPr>
      <w:del w:id="3557" w:author="Vilson Lu" w:date="2014-08-22T02:30:00Z">
        <w:r w:rsidRPr="00751528" w:rsidDel="007C3DF4">
          <w:rPr>
            <w:rStyle w:val="Hyperlink"/>
            <w:noProof/>
          </w:rPr>
          <w:delText>Figure 3</w:delText>
        </w:r>
        <w:r w:rsidRPr="00751528" w:rsidDel="007C3DF4">
          <w:rPr>
            <w:rStyle w:val="Hyperlink"/>
            <w:noProof/>
          </w:rPr>
          <w:noBreakHyphen/>
          <w:delText>5. Architecture of LearningPinocchio</w:delText>
        </w:r>
        <w:r w:rsidDel="007C3DF4">
          <w:rPr>
            <w:noProof/>
            <w:webHidden/>
          </w:rPr>
          <w:tab/>
          <w:delText>3-9</w:delText>
        </w:r>
      </w:del>
    </w:p>
    <w:p w:rsidR="007E2298" w:rsidDel="007C3DF4" w:rsidRDefault="007E2298">
      <w:pPr>
        <w:pStyle w:val="TableofFigures"/>
        <w:tabs>
          <w:tab w:val="right" w:leader="dot" w:pos="9350"/>
        </w:tabs>
        <w:rPr>
          <w:del w:id="3558" w:author="Vilson Lu" w:date="2014-08-22T02:30:00Z"/>
          <w:rFonts w:asciiTheme="minorHAnsi" w:eastAsiaTheme="minorEastAsia" w:hAnsiTheme="minorHAnsi" w:cstheme="minorBidi"/>
          <w:noProof/>
          <w:sz w:val="22"/>
          <w:szCs w:val="22"/>
        </w:rPr>
      </w:pPr>
      <w:del w:id="3559" w:author="Vilson Lu" w:date="2014-08-22T02:30:00Z">
        <w:r w:rsidRPr="00751528" w:rsidDel="007C3DF4">
          <w:rPr>
            <w:rStyle w:val="Hyperlink"/>
            <w:noProof/>
          </w:rPr>
          <w:delText>Figure 3</w:delText>
        </w:r>
        <w:r w:rsidRPr="00751528" w:rsidDel="007C3DF4">
          <w:rPr>
            <w:rStyle w:val="Hyperlink"/>
            <w:noProof/>
          </w:rPr>
          <w:noBreakHyphen/>
          <w:delText>6. Rule Induction Step</w:delText>
        </w:r>
        <w:r w:rsidDel="007C3DF4">
          <w:rPr>
            <w:noProof/>
            <w:webHidden/>
          </w:rPr>
          <w:tab/>
          <w:delText>3-10</w:delText>
        </w:r>
      </w:del>
    </w:p>
    <w:p w:rsidR="007E2298" w:rsidDel="007C3DF4" w:rsidRDefault="007E2298">
      <w:pPr>
        <w:pStyle w:val="TableofFigures"/>
        <w:tabs>
          <w:tab w:val="right" w:leader="dot" w:pos="9350"/>
        </w:tabs>
        <w:rPr>
          <w:del w:id="3560" w:author="Vilson Lu" w:date="2014-08-22T02:30:00Z"/>
          <w:rFonts w:asciiTheme="minorHAnsi" w:eastAsiaTheme="minorEastAsia" w:hAnsiTheme="minorHAnsi" w:cstheme="minorBidi"/>
          <w:noProof/>
          <w:sz w:val="22"/>
          <w:szCs w:val="22"/>
        </w:rPr>
      </w:pPr>
      <w:del w:id="3561" w:author="Vilson Lu" w:date="2014-08-22T02:30:00Z">
        <w:r w:rsidRPr="00751528" w:rsidDel="007C3DF4">
          <w:rPr>
            <w:rStyle w:val="Hyperlink"/>
            <w:noProof/>
          </w:rPr>
          <w:delText>Figure 3</w:delText>
        </w:r>
        <w:r w:rsidRPr="00751528" w:rsidDel="007C3DF4">
          <w:rPr>
            <w:rStyle w:val="Hyperlink"/>
            <w:noProof/>
          </w:rPr>
          <w:noBreakHyphen/>
          <w:delText>7. Algorithm for Choosing the Best Rules</w:delText>
        </w:r>
        <w:r w:rsidDel="007C3DF4">
          <w:rPr>
            <w:noProof/>
            <w:webHidden/>
          </w:rPr>
          <w:tab/>
          <w:delText>3-11</w:delText>
        </w:r>
      </w:del>
    </w:p>
    <w:p w:rsidR="007E2298" w:rsidDel="007C3DF4" w:rsidRDefault="007E2298">
      <w:pPr>
        <w:pStyle w:val="TableofFigures"/>
        <w:tabs>
          <w:tab w:val="right" w:leader="dot" w:pos="9350"/>
        </w:tabs>
        <w:rPr>
          <w:del w:id="3562" w:author="Vilson Lu" w:date="2014-08-22T02:30:00Z"/>
          <w:rFonts w:asciiTheme="minorHAnsi" w:eastAsiaTheme="minorEastAsia" w:hAnsiTheme="minorHAnsi" w:cstheme="minorBidi"/>
          <w:noProof/>
          <w:sz w:val="22"/>
          <w:szCs w:val="22"/>
        </w:rPr>
      </w:pPr>
      <w:del w:id="3563" w:author="Vilson Lu" w:date="2014-08-22T02:30:00Z">
        <w:r w:rsidRPr="00751528" w:rsidDel="007C3DF4">
          <w:rPr>
            <w:rStyle w:val="Hyperlink"/>
            <w:noProof/>
          </w:rPr>
          <w:delText>Figure 3</w:delText>
        </w:r>
        <w:r w:rsidRPr="00751528" w:rsidDel="007C3DF4">
          <w:rPr>
            <w:rStyle w:val="Hyperlink"/>
            <w:noProof/>
          </w:rPr>
          <w:noBreakHyphen/>
          <w:delText>8. Information Extraction Process of LearningPinocchio</w:delText>
        </w:r>
        <w:r w:rsidDel="007C3DF4">
          <w:rPr>
            <w:noProof/>
            <w:webHidden/>
          </w:rPr>
          <w:tab/>
          <w:delText>3-11</w:delText>
        </w:r>
      </w:del>
    </w:p>
    <w:p w:rsidR="007E2298" w:rsidDel="007C3DF4" w:rsidRDefault="007E2298">
      <w:pPr>
        <w:pStyle w:val="TableofFigures"/>
        <w:tabs>
          <w:tab w:val="right" w:leader="dot" w:pos="9350"/>
        </w:tabs>
        <w:rPr>
          <w:del w:id="3564" w:author="Vilson Lu" w:date="2014-08-22T02:30:00Z"/>
          <w:rFonts w:asciiTheme="minorHAnsi" w:eastAsiaTheme="minorEastAsia" w:hAnsiTheme="minorHAnsi" w:cstheme="minorBidi"/>
          <w:noProof/>
          <w:sz w:val="22"/>
          <w:szCs w:val="22"/>
        </w:rPr>
      </w:pPr>
      <w:del w:id="3565" w:author="Vilson Lu" w:date="2014-08-22T02:30:00Z">
        <w:r w:rsidRPr="00751528" w:rsidDel="007C3DF4">
          <w:rPr>
            <w:rStyle w:val="Hyperlink"/>
            <w:noProof/>
          </w:rPr>
          <w:delText>Figure 3</w:delText>
        </w:r>
        <w:r w:rsidRPr="00751528" w:rsidDel="007C3DF4">
          <w:rPr>
            <w:rStyle w:val="Hyperlink"/>
            <w:noProof/>
          </w:rPr>
          <w:noBreakHyphen/>
          <w:delText>9. SOMIDIA's Architecture</w:delText>
        </w:r>
        <w:r w:rsidDel="007C3DF4">
          <w:rPr>
            <w:noProof/>
            <w:webHidden/>
          </w:rPr>
          <w:tab/>
          <w:delText>3-13</w:delText>
        </w:r>
      </w:del>
    </w:p>
    <w:p w:rsidR="00D7332C" w:rsidRPr="00E45CE0" w:rsidDel="007C3DF4" w:rsidRDefault="00372B98">
      <w:pPr>
        <w:pStyle w:val="TableofFigures"/>
        <w:tabs>
          <w:tab w:val="right" w:leader="dot" w:pos="9350"/>
        </w:tabs>
        <w:rPr>
          <w:del w:id="3566" w:author="Vilson Lu" w:date="2014-08-22T02:30:00Z"/>
          <w:rFonts w:eastAsiaTheme="minorEastAsia" w:cstheme="minorBidi"/>
          <w:noProof/>
          <w:sz w:val="22"/>
          <w:szCs w:val="22"/>
        </w:rPr>
      </w:pPr>
      <w:del w:id="3567" w:author="Vilson Lu" w:date="2014-08-22T02:30:00Z">
        <w:r w:rsidRPr="00372B98">
          <w:rPr>
            <w:rPrChange w:id="3568" w:author="TinTin Kalaw" w:date="2014-08-16T12:59:00Z">
              <w:rPr>
                <w:rStyle w:val="Hyperlink"/>
                <w:noProof/>
              </w:rPr>
            </w:rPrChange>
          </w:rPr>
          <w:delText>Figure 1</w:delText>
        </w:r>
        <w:r w:rsidRPr="00372B98">
          <w:rPr>
            <w:rPrChange w:id="3569" w:author="TinTin Kalaw" w:date="2014-08-16T12:59:00Z">
              <w:rPr>
                <w:rStyle w:val="Hyperlink"/>
                <w:noProof/>
              </w:rPr>
            </w:rPrChange>
          </w:rPr>
          <w:noBreakHyphen/>
          <w:delText>1. Research Methodology Phases</w:delText>
        </w:r>
        <w:r w:rsidR="00D7332C" w:rsidRPr="00E45CE0" w:rsidDel="007C3DF4">
          <w:rPr>
            <w:noProof/>
            <w:webHidden/>
          </w:rPr>
          <w:tab/>
          <w:delText>1-2</w:delText>
        </w:r>
      </w:del>
    </w:p>
    <w:p w:rsidR="004B7EB2" w:rsidRPr="00E45CE0" w:rsidRDefault="00372B98" w:rsidP="004B7EB2">
      <w:r w:rsidRPr="00E45CE0">
        <w:fldChar w:fldCharType="end"/>
      </w:r>
    </w:p>
    <w:p w:rsidR="00E128ED" w:rsidRDefault="00E128ED">
      <w:pPr>
        <w:rPr>
          <w:ins w:id="3570" w:author="Vilson Lu" w:date="2014-08-22T00:38:00Z"/>
        </w:rPr>
      </w:pPr>
      <w:ins w:id="3571" w:author="Vilson Lu" w:date="2014-08-22T00:38:00Z">
        <w:r>
          <w:br w:type="page"/>
        </w:r>
      </w:ins>
    </w:p>
    <w:p w:rsidR="009F2668" w:rsidRDefault="009F2668">
      <w:pPr>
        <w:pStyle w:val="TableofFigures"/>
        <w:tabs>
          <w:tab w:val="right" w:leader="dot" w:pos="9350"/>
        </w:tabs>
        <w:rPr>
          <w:ins w:id="3572" w:author="Vilson Lu" w:date="2014-08-22T13:36:00Z"/>
        </w:rPr>
        <w:sectPr w:rsidR="009F2668" w:rsidSect="00D7332C">
          <w:pgSz w:w="12240" w:h="15840"/>
          <w:pgMar w:top="1440" w:right="1440" w:bottom="1440" w:left="1440" w:header="720" w:footer="720" w:gutter="0"/>
          <w:pgNumType w:start="1" w:chapStyle="1"/>
          <w:cols w:space="720"/>
          <w:docGrid w:linePitch="360"/>
        </w:sectPr>
      </w:pPr>
    </w:p>
    <w:p w:rsidR="00E128ED" w:rsidRDefault="00372B98">
      <w:pPr>
        <w:pStyle w:val="TableofFigures"/>
        <w:tabs>
          <w:tab w:val="right" w:leader="dot" w:pos="9350"/>
        </w:tabs>
        <w:rPr>
          <w:ins w:id="3573" w:author="Vilson Lu" w:date="2014-08-22T13:38:00Z"/>
          <w:b/>
        </w:rPr>
      </w:pPr>
      <w:ins w:id="3574" w:author="Vilson Lu" w:date="2014-08-22T00:38:00Z">
        <w:r w:rsidRPr="00372B98">
          <w:rPr>
            <w:b/>
            <w:rPrChange w:id="3575" w:author="Vilson Lu" w:date="2014-08-22T13:38:00Z">
              <w:rPr>
                <w:color w:val="0563C1" w:themeColor="hyperlink"/>
                <w:u w:val="single"/>
              </w:rPr>
            </w:rPrChange>
          </w:rPr>
          <w:lastRenderedPageBreak/>
          <w:t>List of Code Listing</w:t>
        </w:r>
      </w:ins>
    </w:p>
    <w:p w:rsidR="002F6E61" w:rsidRDefault="002F6E61">
      <w:pPr>
        <w:rPr>
          <w:ins w:id="3576" w:author="Vilson Lu" w:date="2014-08-22T00:38:00Z"/>
        </w:rPr>
        <w:pPrChange w:id="3577" w:author="Vilson Lu" w:date="2014-08-22T13:38:00Z">
          <w:pPr>
            <w:pStyle w:val="TableofFigures"/>
            <w:tabs>
              <w:tab w:val="right" w:leader="dot" w:pos="9350"/>
            </w:tabs>
          </w:pPr>
        </w:pPrChange>
      </w:pPr>
    </w:p>
    <w:p w:rsidR="00BA6627" w:rsidRDefault="00372B98">
      <w:pPr>
        <w:pStyle w:val="TableofFigures"/>
        <w:tabs>
          <w:tab w:val="right" w:leader="dot" w:pos="9350"/>
        </w:tabs>
        <w:rPr>
          <w:ins w:id="3578" w:author="Vilson Lu" w:date="2014-08-22T16:50:00Z"/>
          <w:rFonts w:asciiTheme="minorHAnsi" w:eastAsiaTheme="minorEastAsia" w:hAnsiTheme="minorHAnsi" w:cstheme="minorBidi"/>
          <w:noProof/>
          <w:sz w:val="22"/>
          <w:szCs w:val="22"/>
          <w:lang w:val="en-PH" w:eastAsia="zh-CN"/>
        </w:rPr>
      </w:pPr>
      <w:ins w:id="3579" w:author="Vilson Lu" w:date="2014-08-22T00:38:00Z">
        <w:r>
          <w:fldChar w:fldCharType="begin"/>
        </w:r>
        <w:r w:rsidR="00E128ED">
          <w:instrText xml:space="preserve"> TOC \h \z \c "Code Listing" </w:instrText>
        </w:r>
      </w:ins>
      <w:r>
        <w:fldChar w:fldCharType="separate"/>
      </w:r>
      <w:ins w:id="3580" w:author="Vilson Lu" w:date="2014-08-22T16:50:00Z">
        <w:r w:rsidRPr="00D979B4">
          <w:rPr>
            <w:rStyle w:val="Hyperlink"/>
            <w:noProof/>
          </w:rPr>
          <w:fldChar w:fldCharType="begin"/>
        </w:r>
        <w:r w:rsidR="00BA6627">
          <w:rPr>
            <w:noProof/>
          </w:rPr>
          <w:instrText>HYPERLINK \l "_Toc396489898"</w:instrText>
        </w:r>
        <w:r w:rsidRPr="00D979B4">
          <w:rPr>
            <w:rStyle w:val="Hyperlink"/>
            <w:noProof/>
          </w:rPr>
          <w:fldChar w:fldCharType="separate"/>
        </w:r>
        <w:r w:rsidR="00BA6627" w:rsidRPr="00D979B4">
          <w:rPr>
            <w:rStyle w:val="Hyperlink"/>
            <w:noProof/>
          </w:rPr>
          <w:t>Code Listing 3</w:t>
        </w:r>
        <w:r w:rsidR="00BA6627" w:rsidRPr="00D979B4">
          <w:rPr>
            <w:rStyle w:val="Hyperlink"/>
            <w:noProof/>
          </w:rPr>
          <w:noBreakHyphen/>
          <w:t>1. Example code to create an ontology</w:t>
        </w:r>
        <w:r w:rsidR="00BA6627">
          <w:rPr>
            <w:noProof/>
            <w:webHidden/>
          </w:rPr>
          <w:tab/>
        </w:r>
        <w:r>
          <w:rPr>
            <w:noProof/>
            <w:webHidden/>
          </w:rPr>
          <w:fldChar w:fldCharType="begin"/>
        </w:r>
        <w:r w:rsidR="00BA6627">
          <w:rPr>
            <w:noProof/>
            <w:webHidden/>
          </w:rPr>
          <w:instrText xml:space="preserve"> PAGEREF _Toc396489898 \h </w:instrText>
        </w:r>
      </w:ins>
      <w:r>
        <w:rPr>
          <w:noProof/>
          <w:webHidden/>
        </w:rPr>
      </w:r>
      <w:r>
        <w:rPr>
          <w:noProof/>
          <w:webHidden/>
        </w:rPr>
        <w:fldChar w:fldCharType="separate"/>
      </w:r>
      <w:ins w:id="3581" w:author="Vilson Lu" w:date="2014-08-22T16:55:00Z">
        <w:r w:rsidR="003160F5">
          <w:rPr>
            <w:noProof/>
            <w:webHidden/>
          </w:rPr>
          <w:t>3-19</w:t>
        </w:r>
      </w:ins>
      <w:ins w:id="3582" w:author="Vilson Lu" w:date="2014-08-22T16:50:00Z">
        <w:r>
          <w:rPr>
            <w:noProof/>
            <w:webHidden/>
          </w:rPr>
          <w:fldChar w:fldCharType="end"/>
        </w:r>
        <w:r w:rsidRPr="00D979B4">
          <w:rPr>
            <w:rStyle w:val="Hyperlink"/>
            <w:noProof/>
          </w:rPr>
          <w:fldChar w:fldCharType="end"/>
        </w:r>
      </w:ins>
    </w:p>
    <w:p w:rsidR="00BA6627" w:rsidRDefault="00372B98">
      <w:pPr>
        <w:pStyle w:val="TableofFigures"/>
        <w:tabs>
          <w:tab w:val="right" w:leader="dot" w:pos="9350"/>
        </w:tabs>
        <w:rPr>
          <w:ins w:id="3583" w:author="Vilson Lu" w:date="2014-08-22T16:50:00Z"/>
          <w:rFonts w:asciiTheme="minorHAnsi" w:eastAsiaTheme="minorEastAsia" w:hAnsiTheme="minorHAnsi" w:cstheme="minorBidi"/>
          <w:noProof/>
          <w:sz w:val="22"/>
          <w:szCs w:val="22"/>
          <w:lang w:val="en-PH" w:eastAsia="zh-CN"/>
        </w:rPr>
      </w:pPr>
      <w:ins w:id="3584" w:author="Vilson Lu" w:date="2014-08-22T16:50:00Z">
        <w:r w:rsidRPr="00D979B4">
          <w:rPr>
            <w:rStyle w:val="Hyperlink"/>
            <w:noProof/>
          </w:rPr>
          <w:fldChar w:fldCharType="begin"/>
        </w:r>
        <w:r w:rsidR="00BA6627">
          <w:rPr>
            <w:noProof/>
          </w:rPr>
          <w:instrText>HYPERLINK \l "_Toc396489899"</w:instrText>
        </w:r>
        <w:r w:rsidRPr="00D979B4">
          <w:rPr>
            <w:rStyle w:val="Hyperlink"/>
            <w:noProof/>
          </w:rPr>
          <w:fldChar w:fldCharType="separate"/>
        </w:r>
        <w:r w:rsidR="00BA6627" w:rsidRPr="00D979B4">
          <w:rPr>
            <w:rStyle w:val="Hyperlink"/>
            <w:noProof/>
          </w:rPr>
          <w:t>Code Listing 3</w:t>
        </w:r>
        <w:r w:rsidR="00BA6627" w:rsidRPr="00D979B4">
          <w:rPr>
            <w:rStyle w:val="Hyperlink"/>
            <w:noProof/>
          </w:rPr>
          <w:noBreakHyphen/>
          <w:t>2. Example code to create a class</w:t>
        </w:r>
        <w:r w:rsidR="00BA6627">
          <w:rPr>
            <w:noProof/>
            <w:webHidden/>
          </w:rPr>
          <w:tab/>
        </w:r>
        <w:r>
          <w:rPr>
            <w:noProof/>
            <w:webHidden/>
          </w:rPr>
          <w:fldChar w:fldCharType="begin"/>
        </w:r>
        <w:r w:rsidR="00BA6627">
          <w:rPr>
            <w:noProof/>
            <w:webHidden/>
          </w:rPr>
          <w:instrText xml:space="preserve"> PAGEREF _Toc396489899 \h </w:instrText>
        </w:r>
      </w:ins>
      <w:r>
        <w:rPr>
          <w:noProof/>
          <w:webHidden/>
        </w:rPr>
      </w:r>
      <w:r>
        <w:rPr>
          <w:noProof/>
          <w:webHidden/>
        </w:rPr>
        <w:fldChar w:fldCharType="separate"/>
      </w:r>
      <w:ins w:id="3585" w:author="Vilson Lu" w:date="2014-08-22T16:55:00Z">
        <w:r w:rsidR="003160F5">
          <w:rPr>
            <w:noProof/>
            <w:webHidden/>
          </w:rPr>
          <w:t>3-19</w:t>
        </w:r>
      </w:ins>
      <w:ins w:id="3586" w:author="Vilson Lu" w:date="2014-08-22T16:50:00Z">
        <w:r>
          <w:rPr>
            <w:noProof/>
            <w:webHidden/>
          </w:rPr>
          <w:fldChar w:fldCharType="end"/>
        </w:r>
        <w:r w:rsidRPr="00D979B4">
          <w:rPr>
            <w:rStyle w:val="Hyperlink"/>
            <w:noProof/>
          </w:rPr>
          <w:fldChar w:fldCharType="end"/>
        </w:r>
      </w:ins>
    </w:p>
    <w:p w:rsidR="00BA6627" w:rsidRDefault="00372B98">
      <w:pPr>
        <w:pStyle w:val="TableofFigures"/>
        <w:tabs>
          <w:tab w:val="right" w:leader="dot" w:pos="9350"/>
        </w:tabs>
        <w:rPr>
          <w:ins w:id="3587" w:author="Vilson Lu" w:date="2014-08-22T16:50:00Z"/>
          <w:rFonts w:asciiTheme="minorHAnsi" w:eastAsiaTheme="minorEastAsia" w:hAnsiTheme="minorHAnsi" w:cstheme="minorBidi"/>
          <w:noProof/>
          <w:sz w:val="22"/>
          <w:szCs w:val="22"/>
          <w:lang w:val="en-PH" w:eastAsia="zh-CN"/>
        </w:rPr>
      </w:pPr>
      <w:ins w:id="3588" w:author="Vilson Lu" w:date="2014-08-22T16:50:00Z">
        <w:r w:rsidRPr="00D979B4">
          <w:rPr>
            <w:rStyle w:val="Hyperlink"/>
            <w:noProof/>
          </w:rPr>
          <w:fldChar w:fldCharType="begin"/>
        </w:r>
        <w:r w:rsidR="00BA6627">
          <w:rPr>
            <w:noProof/>
          </w:rPr>
          <w:instrText>HYPERLINK \l "_Toc396489900"</w:instrText>
        </w:r>
        <w:r w:rsidRPr="00D979B4">
          <w:rPr>
            <w:rStyle w:val="Hyperlink"/>
            <w:noProof/>
          </w:rPr>
          <w:fldChar w:fldCharType="separate"/>
        </w:r>
        <w:r w:rsidR="00BA6627" w:rsidRPr="00D979B4">
          <w:rPr>
            <w:rStyle w:val="Hyperlink"/>
            <w:noProof/>
          </w:rPr>
          <w:t>Code Listing 3</w:t>
        </w:r>
        <w:r w:rsidR="00BA6627" w:rsidRPr="00D979B4">
          <w:rPr>
            <w:rStyle w:val="Hyperlink"/>
            <w:noProof/>
          </w:rPr>
          <w:noBreakHyphen/>
          <w:t>3. Example code to create object properties</w:t>
        </w:r>
        <w:r w:rsidR="00BA6627">
          <w:rPr>
            <w:noProof/>
            <w:webHidden/>
          </w:rPr>
          <w:tab/>
        </w:r>
        <w:r>
          <w:rPr>
            <w:noProof/>
            <w:webHidden/>
          </w:rPr>
          <w:fldChar w:fldCharType="begin"/>
        </w:r>
        <w:r w:rsidR="00BA6627">
          <w:rPr>
            <w:noProof/>
            <w:webHidden/>
          </w:rPr>
          <w:instrText xml:space="preserve"> PAGEREF _Toc396489900 \h </w:instrText>
        </w:r>
      </w:ins>
      <w:r>
        <w:rPr>
          <w:noProof/>
          <w:webHidden/>
        </w:rPr>
      </w:r>
      <w:r>
        <w:rPr>
          <w:noProof/>
          <w:webHidden/>
        </w:rPr>
        <w:fldChar w:fldCharType="separate"/>
      </w:r>
      <w:ins w:id="3589" w:author="Vilson Lu" w:date="2014-08-22T16:55:00Z">
        <w:r w:rsidR="003160F5">
          <w:rPr>
            <w:noProof/>
            <w:webHidden/>
          </w:rPr>
          <w:t>3-19</w:t>
        </w:r>
      </w:ins>
      <w:ins w:id="3590" w:author="Vilson Lu" w:date="2014-08-22T16:50:00Z">
        <w:r>
          <w:rPr>
            <w:noProof/>
            <w:webHidden/>
          </w:rPr>
          <w:fldChar w:fldCharType="end"/>
        </w:r>
        <w:r w:rsidRPr="00D979B4">
          <w:rPr>
            <w:rStyle w:val="Hyperlink"/>
            <w:noProof/>
          </w:rPr>
          <w:fldChar w:fldCharType="end"/>
        </w:r>
      </w:ins>
    </w:p>
    <w:p w:rsidR="00BA6627" w:rsidRDefault="00372B98">
      <w:pPr>
        <w:pStyle w:val="TableofFigures"/>
        <w:tabs>
          <w:tab w:val="right" w:leader="dot" w:pos="9350"/>
        </w:tabs>
        <w:rPr>
          <w:ins w:id="3591" w:author="Vilson Lu" w:date="2014-08-22T16:50:00Z"/>
          <w:rFonts w:asciiTheme="minorHAnsi" w:eastAsiaTheme="minorEastAsia" w:hAnsiTheme="minorHAnsi" w:cstheme="minorBidi"/>
          <w:noProof/>
          <w:sz w:val="22"/>
          <w:szCs w:val="22"/>
          <w:lang w:val="en-PH" w:eastAsia="zh-CN"/>
        </w:rPr>
      </w:pPr>
      <w:ins w:id="3592" w:author="Vilson Lu" w:date="2014-08-22T16:50:00Z">
        <w:r w:rsidRPr="00D979B4">
          <w:rPr>
            <w:rStyle w:val="Hyperlink"/>
            <w:noProof/>
          </w:rPr>
          <w:fldChar w:fldCharType="begin"/>
        </w:r>
        <w:r w:rsidR="00BA6627">
          <w:rPr>
            <w:noProof/>
          </w:rPr>
          <w:instrText>HYPERLINK \l "_Toc396489901"</w:instrText>
        </w:r>
        <w:r w:rsidRPr="00D979B4">
          <w:rPr>
            <w:rStyle w:val="Hyperlink"/>
            <w:noProof/>
          </w:rPr>
          <w:fldChar w:fldCharType="separate"/>
        </w:r>
        <w:r w:rsidR="00BA6627" w:rsidRPr="00D979B4">
          <w:rPr>
            <w:rStyle w:val="Hyperlink"/>
            <w:noProof/>
          </w:rPr>
          <w:t>Code Listing 3</w:t>
        </w:r>
        <w:r w:rsidR="00BA6627" w:rsidRPr="00D979B4">
          <w:rPr>
            <w:rStyle w:val="Hyperlink"/>
            <w:noProof/>
          </w:rPr>
          <w:noBreakHyphen/>
          <w:t>4. Example codes to create an instance</w:t>
        </w:r>
        <w:r w:rsidR="00BA6627">
          <w:rPr>
            <w:noProof/>
            <w:webHidden/>
          </w:rPr>
          <w:tab/>
        </w:r>
        <w:r>
          <w:rPr>
            <w:noProof/>
            <w:webHidden/>
          </w:rPr>
          <w:fldChar w:fldCharType="begin"/>
        </w:r>
        <w:r w:rsidR="00BA6627">
          <w:rPr>
            <w:noProof/>
            <w:webHidden/>
          </w:rPr>
          <w:instrText xml:space="preserve"> PAGEREF _Toc396489901 \h </w:instrText>
        </w:r>
      </w:ins>
      <w:r>
        <w:rPr>
          <w:noProof/>
          <w:webHidden/>
        </w:rPr>
      </w:r>
      <w:r>
        <w:rPr>
          <w:noProof/>
          <w:webHidden/>
        </w:rPr>
        <w:fldChar w:fldCharType="separate"/>
      </w:r>
      <w:ins w:id="3593" w:author="Vilson Lu" w:date="2014-08-22T16:55:00Z">
        <w:r w:rsidR="003160F5">
          <w:rPr>
            <w:noProof/>
            <w:webHidden/>
          </w:rPr>
          <w:t>3-19</w:t>
        </w:r>
      </w:ins>
      <w:ins w:id="3594" w:author="Vilson Lu" w:date="2014-08-22T16:50:00Z">
        <w:r>
          <w:rPr>
            <w:noProof/>
            <w:webHidden/>
          </w:rPr>
          <w:fldChar w:fldCharType="end"/>
        </w:r>
        <w:r w:rsidRPr="00D979B4">
          <w:rPr>
            <w:rStyle w:val="Hyperlink"/>
            <w:noProof/>
          </w:rPr>
          <w:fldChar w:fldCharType="end"/>
        </w:r>
      </w:ins>
    </w:p>
    <w:p w:rsidR="00BA6627" w:rsidRDefault="00372B98">
      <w:pPr>
        <w:pStyle w:val="TableofFigures"/>
        <w:tabs>
          <w:tab w:val="right" w:leader="dot" w:pos="9350"/>
        </w:tabs>
        <w:rPr>
          <w:ins w:id="3595" w:author="Vilson Lu" w:date="2014-08-22T16:50:00Z"/>
          <w:rFonts w:asciiTheme="minorHAnsi" w:eastAsiaTheme="minorEastAsia" w:hAnsiTheme="minorHAnsi" w:cstheme="minorBidi"/>
          <w:noProof/>
          <w:sz w:val="22"/>
          <w:szCs w:val="22"/>
          <w:lang w:val="en-PH" w:eastAsia="zh-CN"/>
        </w:rPr>
      </w:pPr>
      <w:ins w:id="3596" w:author="Vilson Lu" w:date="2014-08-22T16:50:00Z">
        <w:r w:rsidRPr="00D979B4">
          <w:rPr>
            <w:rStyle w:val="Hyperlink"/>
            <w:noProof/>
          </w:rPr>
          <w:fldChar w:fldCharType="begin"/>
        </w:r>
        <w:r w:rsidR="00BA6627">
          <w:rPr>
            <w:noProof/>
          </w:rPr>
          <w:instrText>HYPERLINK \l "_Toc396489902"</w:instrText>
        </w:r>
        <w:r w:rsidRPr="00D979B4">
          <w:rPr>
            <w:rStyle w:val="Hyperlink"/>
            <w:noProof/>
          </w:rPr>
          <w:fldChar w:fldCharType="separate"/>
        </w:r>
        <w:r w:rsidR="00BA6627" w:rsidRPr="00D979B4">
          <w:rPr>
            <w:rStyle w:val="Hyperlink"/>
            <w:noProof/>
          </w:rPr>
          <w:t>Code Listing 3</w:t>
        </w:r>
        <w:r w:rsidR="00BA6627" w:rsidRPr="00D979B4">
          <w:rPr>
            <w:rStyle w:val="Hyperlink"/>
            <w:noProof/>
          </w:rPr>
          <w:noBreakHyphen/>
          <w:t>5. Example code for tokenizing text.</w:t>
        </w:r>
        <w:r w:rsidR="00BA6627">
          <w:rPr>
            <w:noProof/>
            <w:webHidden/>
          </w:rPr>
          <w:tab/>
        </w:r>
        <w:r>
          <w:rPr>
            <w:noProof/>
            <w:webHidden/>
          </w:rPr>
          <w:fldChar w:fldCharType="begin"/>
        </w:r>
        <w:r w:rsidR="00BA6627">
          <w:rPr>
            <w:noProof/>
            <w:webHidden/>
          </w:rPr>
          <w:instrText xml:space="preserve"> PAGEREF _Toc396489902 \h </w:instrText>
        </w:r>
      </w:ins>
      <w:r>
        <w:rPr>
          <w:noProof/>
          <w:webHidden/>
        </w:rPr>
      </w:r>
      <w:r>
        <w:rPr>
          <w:noProof/>
          <w:webHidden/>
        </w:rPr>
        <w:fldChar w:fldCharType="separate"/>
      </w:r>
      <w:ins w:id="3597" w:author="Vilson Lu" w:date="2014-08-22T16:55:00Z">
        <w:r w:rsidR="003160F5">
          <w:rPr>
            <w:noProof/>
            <w:webHidden/>
          </w:rPr>
          <w:t>3-20</w:t>
        </w:r>
      </w:ins>
      <w:ins w:id="3598" w:author="Vilson Lu" w:date="2014-08-22T16:50:00Z">
        <w:r>
          <w:rPr>
            <w:noProof/>
            <w:webHidden/>
          </w:rPr>
          <w:fldChar w:fldCharType="end"/>
        </w:r>
        <w:r w:rsidRPr="00D979B4">
          <w:rPr>
            <w:rStyle w:val="Hyperlink"/>
            <w:noProof/>
          </w:rPr>
          <w:fldChar w:fldCharType="end"/>
        </w:r>
      </w:ins>
    </w:p>
    <w:p w:rsidR="00BA6627" w:rsidRDefault="00372B98">
      <w:pPr>
        <w:pStyle w:val="TableofFigures"/>
        <w:tabs>
          <w:tab w:val="right" w:leader="dot" w:pos="9350"/>
        </w:tabs>
        <w:rPr>
          <w:ins w:id="3599" w:author="Vilson Lu" w:date="2014-08-22T16:50:00Z"/>
          <w:rFonts w:asciiTheme="minorHAnsi" w:eastAsiaTheme="minorEastAsia" w:hAnsiTheme="minorHAnsi" w:cstheme="minorBidi"/>
          <w:noProof/>
          <w:sz w:val="22"/>
          <w:szCs w:val="22"/>
          <w:lang w:val="en-PH" w:eastAsia="zh-CN"/>
        </w:rPr>
      </w:pPr>
      <w:ins w:id="3600" w:author="Vilson Lu" w:date="2014-08-22T16:50:00Z">
        <w:r w:rsidRPr="00D979B4">
          <w:rPr>
            <w:rStyle w:val="Hyperlink"/>
            <w:noProof/>
          </w:rPr>
          <w:fldChar w:fldCharType="begin"/>
        </w:r>
        <w:r w:rsidR="00BA6627">
          <w:rPr>
            <w:noProof/>
          </w:rPr>
          <w:instrText>HYPERLINK \l "_Toc396489903"</w:instrText>
        </w:r>
        <w:r w:rsidRPr="00D979B4">
          <w:rPr>
            <w:rStyle w:val="Hyperlink"/>
            <w:noProof/>
          </w:rPr>
          <w:fldChar w:fldCharType="separate"/>
        </w:r>
        <w:r w:rsidR="00BA6627" w:rsidRPr="00D979B4">
          <w:rPr>
            <w:rStyle w:val="Hyperlink"/>
            <w:noProof/>
          </w:rPr>
          <w:t>Code Listing 6</w:t>
        </w:r>
        <w:r w:rsidR="00BA6627" w:rsidRPr="00D979B4">
          <w:rPr>
            <w:rStyle w:val="Hyperlink"/>
            <w:noProof/>
          </w:rPr>
          <w:noBreakHyphen/>
          <w:t>1. Representation of Ontology in OWL Format</w:t>
        </w:r>
        <w:r w:rsidR="00BA6627">
          <w:rPr>
            <w:noProof/>
            <w:webHidden/>
          </w:rPr>
          <w:tab/>
        </w:r>
        <w:r>
          <w:rPr>
            <w:noProof/>
            <w:webHidden/>
          </w:rPr>
          <w:fldChar w:fldCharType="begin"/>
        </w:r>
        <w:r w:rsidR="00BA6627">
          <w:rPr>
            <w:noProof/>
            <w:webHidden/>
          </w:rPr>
          <w:instrText xml:space="preserve"> PAGEREF _Toc396489903 \h </w:instrText>
        </w:r>
      </w:ins>
      <w:r>
        <w:rPr>
          <w:noProof/>
          <w:webHidden/>
        </w:rPr>
      </w:r>
      <w:r>
        <w:rPr>
          <w:noProof/>
          <w:webHidden/>
        </w:rPr>
        <w:fldChar w:fldCharType="separate"/>
      </w:r>
      <w:ins w:id="3601" w:author="Vilson Lu" w:date="2014-08-22T16:55:00Z">
        <w:r w:rsidR="003160F5">
          <w:rPr>
            <w:noProof/>
            <w:webHidden/>
          </w:rPr>
          <w:t>6-8</w:t>
        </w:r>
      </w:ins>
      <w:ins w:id="3602" w:author="Vilson Lu" w:date="2014-08-22T16:50:00Z">
        <w:r>
          <w:rPr>
            <w:noProof/>
            <w:webHidden/>
          </w:rPr>
          <w:fldChar w:fldCharType="end"/>
        </w:r>
        <w:r w:rsidRPr="00D979B4">
          <w:rPr>
            <w:rStyle w:val="Hyperlink"/>
            <w:noProof/>
          </w:rPr>
          <w:fldChar w:fldCharType="end"/>
        </w:r>
      </w:ins>
    </w:p>
    <w:p w:rsidR="00E128ED" w:rsidRDefault="00372B98">
      <w:pPr>
        <w:rPr>
          <w:ins w:id="3603" w:author="Vilson Lu" w:date="2014-08-22T00:38:00Z"/>
        </w:rPr>
      </w:pPr>
      <w:ins w:id="3604" w:author="Vilson Lu" w:date="2014-08-22T00:38:00Z">
        <w:r>
          <w:fldChar w:fldCharType="end"/>
        </w:r>
        <w:bookmarkStart w:id="3605" w:name="_GoBack"/>
        <w:bookmarkEnd w:id="3605"/>
        <w:r w:rsidR="00E128ED">
          <w:br w:type="page"/>
        </w:r>
      </w:ins>
    </w:p>
    <w:p w:rsidR="00684A6F" w:rsidRDefault="00684A6F" w:rsidP="004B7EB2">
      <w:pPr>
        <w:pStyle w:val="Heading1"/>
        <w:rPr>
          <w:ins w:id="3606" w:author="Vilson Lu" w:date="2014-08-22T13:38:00Z"/>
        </w:rPr>
        <w:sectPr w:rsidR="00684A6F" w:rsidSect="00D7332C">
          <w:pgSz w:w="12240" w:h="15840"/>
          <w:pgMar w:top="1440" w:right="1440" w:bottom="1440" w:left="1440" w:header="720" w:footer="720" w:gutter="0"/>
          <w:pgNumType w:start="1" w:chapStyle="1"/>
          <w:cols w:space="720"/>
          <w:docGrid w:linePitch="360"/>
        </w:sectPr>
      </w:pPr>
    </w:p>
    <w:p w:rsidR="004B7EB2" w:rsidRPr="00E45CE0" w:rsidDel="00E128ED" w:rsidRDefault="004B7EB2" w:rsidP="004B7EB2">
      <w:pPr>
        <w:rPr>
          <w:del w:id="3607" w:author="Vilson Lu" w:date="2014-08-22T00:38:00Z"/>
        </w:rPr>
        <w:sectPr w:rsidR="004B7EB2" w:rsidRPr="00E45CE0" w:rsidDel="00E128ED" w:rsidSect="004B7EB2">
          <w:pgSz w:w="12240" w:h="15840"/>
          <w:pgMar w:top="1440" w:right="1440" w:bottom="1440" w:left="1440" w:header="720" w:footer="720" w:gutter="0"/>
          <w:pgNumType w:start="1"/>
          <w:cols w:space="720"/>
          <w:docGrid w:linePitch="360"/>
        </w:sectPr>
      </w:pPr>
    </w:p>
    <w:p w:rsidR="004B7EB2" w:rsidRPr="00E45CE0" w:rsidRDefault="004B7EB2" w:rsidP="004B7EB2">
      <w:pPr>
        <w:pStyle w:val="Heading1"/>
      </w:pPr>
      <w:bookmarkStart w:id="3608" w:name="_Toc396444856"/>
      <w:bookmarkStart w:id="3609" w:name="_Toc396489504"/>
      <w:r w:rsidRPr="00E45CE0">
        <w:lastRenderedPageBreak/>
        <w:t>Research Description</w:t>
      </w:r>
      <w:bookmarkEnd w:id="3608"/>
      <w:bookmarkEnd w:id="3609"/>
    </w:p>
    <w:p w:rsidR="004B7EB2" w:rsidRPr="00E45CE0" w:rsidRDefault="004B7EB2" w:rsidP="009B6691">
      <w:pPr>
        <w:pStyle w:val="Content1"/>
      </w:pPr>
    </w:p>
    <w:p w:rsidR="002F6E61" w:rsidRDefault="004B7EB2">
      <w:pPr>
        <w:pStyle w:val="Content2"/>
        <w:pPrChange w:id="3610" w:author="Vilson Lu" w:date="2014-08-16T15:30:00Z">
          <w:pPr>
            <w:pStyle w:val="Content1"/>
          </w:pPr>
        </w:pPrChange>
      </w:pPr>
      <w:r w:rsidRPr="00E45CE0">
        <w:t xml:space="preserve">This chapter introduces the research </w:t>
      </w:r>
      <w:del w:id="3611" w:author="PF" w:date="2015-01-23T17:19:00Z">
        <w:r w:rsidRPr="00E45CE0" w:rsidDel="00845C4C">
          <w:delText>which will be</w:delText>
        </w:r>
      </w:del>
      <w:r w:rsidRPr="00E45CE0">
        <w:t xml:space="preserve"> undertaken in the field of </w:t>
      </w:r>
      <w:r w:rsidR="00D24411" w:rsidRPr="00E45CE0">
        <w:t>Text</w:t>
      </w:r>
      <w:r w:rsidRPr="00E45CE0">
        <w:t xml:space="preserve"> Classification</w:t>
      </w:r>
      <w:r w:rsidR="00B81167" w:rsidRPr="00E45CE0">
        <w:t xml:space="preserve"> (</w:t>
      </w:r>
      <w:r w:rsidR="00D24411" w:rsidRPr="00E45CE0">
        <w:t>T</w:t>
      </w:r>
      <w:r w:rsidR="00B81167" w:rsidRPr="00E45CE0">
        <w:t>C)</w:t>
      </w:r>
      <w:r w:rsidRPr="00E45CE0">
        <w:t xml:space="preserve"> and Information Extraction (IE) in Natural Language Processing (NLP) for disaster management. This chapter is divided into four sections. The first section </w:t>
      </w:r>
      <w:del w:id="3612" w:author="PF" w:date="2015-01-23T17:20:00Z">
        <w:r w:rsidR="00845C4C" w:rsidDel="00845C4C">
          <w:delText>will</w:delText>
        </w:r>
      </w:del>
      <w:r w:rsidRPr="00E45CE0">
        <w:t xml:space="preserve"> talk</w:t>
      </w:r>
      <w:ins w:id="3613" w:author="PF" w:date="2015-01-23T17:20:00Z">
        <w:r w:rsidR="00845C4C">
          <w:t>s</w:t>
        </w:r>
      </w:ins>
      <w:r w:rsidRPr="00E45CE0">
        <w:t xml:space="preserve"> about the motivations and the problem that needs to be addressed. The second section </w:t>
      </w:r>
      <w:del w:id="3614" w:author="PF" w:date="2015-01-23T17:20:00Z">
        <w:r w:rsidRPr="00E45CE0" w:rsidDel="00845C4C">
          <w:delText xml:space="preserve">will </w:delText>
        </w:r>
      </w:del>
      <w:r w:rsidRPr="00E45CE0">
        <w:t>discuss</w:t>
      </w:r>
      <w:ins w:id="3615" w:author="PF" w:date="2015-01-23T17:20:00Z">
        <w:r w:rsidR="00845C4C">
          <w:t>es</w:t>
        </w:r>
      </w:ins>
      <w:r w:rsidRPr="00E45CE0">
        <w:t xml:space="preserve"> the objectives of the research. The third section </w:t>
      </w:r>
      <w:del w:id="3616" w:author="PF" w:date="2015-01-23T17:21:00Z">
        <w:r w:rsidRPr="00E45CE0" w:rsidDel="00845C4C">
          <w:delText xml:space="preserve">will discuss </w:delText>
        </w:r>
      </w:del>
      <w:ins w:id="3617" w:author="PF" w:date="2015-01-23T17:21:00Z">
        <w:r w:rsidR="00845C4C">
          <w:t xml:space="preserve">details </w:t>
        </w:r>
      </w:ins>
      <w:r w:rsidRPr="00E45CE0">
        <w:t xml:space="preserve">the scope and limitations of the study. Lastly, the fourth section </w:t>
      </w:r>
      <w:del w:id="3618" w:author="PF" w:date="2015-01-23T17:21:00Z">
        <w:r w:rsidRPr="00E45CE0" w:rsidDel="00845C4C">
          <w:delText xml:space="preserve">will tackle </w:delText>
        </w:r>
      </w:del>
      <w:ins w:id="3619" w:author="PF" w:date="2015-01-23T17:21:00Z">
        <w:r w:rsidR="00845C4C">
          <w:t xml:space="preserve">tackles </w:t>
        </w:r>
      </w:ins>
      <w:r w:rsidRPr="00E45CE0">
        <w:t xml:space="preserve">the significance of the research </w:t>
      </w:r>
      <w:ins w:id="3620" w:author="PF" w:date="2015-01-23T17:21:00Z">
        <w:r w:rsidR="00845C4C">
          <w:t>and its benefits</w:t>
        </w:r>
      </w:ins>
      <w:del w:id="3621" w:author="PF" w:date="2015-01-23T17:21:00Z">
        <w:r w:rsidRPr="00E45CE0" w:rsidDel="00845C4C">
          <w:delText>with regard</w:delText>
        </w:r>
      </w:del>
      <w:del w:id="3622" w:author="PF" w:date="2014-12-29T13:29:00Z">
        <w:r w:rsidRPr="00E45CE0" w:rsidDel="00190051">
          <w:delText>s</w:delText>
        </w:r>
      </w:del>
      <w:r w:rsidRPr="00E45CE0">
        <w:t xml:space="preserve"> to </w:t>
      </w:r>
      <w:del w:id="3623" w:author="PF" w:date="2015-01-23T17:21:00Z">
        <w:r w:rsidRPr="00E45CE0" w:rsidDel="00845C4C">
          <w:delText xml:space="preserve">the </w:delText>
        </w:r>
      </w:del>
      <w:r w:rsidRPr="00E45CE0">
        <w:t>Philippine society.</w:t>
      </w:r>
    </w:p>
    <w:p w:rsidR="00B81167" w:rsidRPr="00E45CE0" w:rsidRDefault="00B81167" w:rsidP="009B6691">
      <w:pPr>
        <w:pStyle w:val="Content1"/>
      </w:pPr>
    </w:p>
    <w:p w:rsidR="009B6691" w:rsidRPr="00E45CE0" w:rsidRDefault="009B6691" w:rsidP="009B6691">
      <w:pPr>
        <w:pStyle w:val="Heading2"/>
      </w:pPr>
      <w:bookmarkStart w:id="3624" w:name="_Toc396444857"/>
      <w:bookmarkStart w:id="3625" w:name="_Toc396489505"/>
      <w:r w:rsidRPr="00E45CE0">
        <w:t>Overview of the Current State of Technology</w:t>
      </w:r>
      <w:bookmarkEnd w:id="3624"/>
      <w:bookmarkEnd w:id="3625"/>
      <w:ins w:id="3626" w:author="PF" w:date="2014-12-30T12:33:00Z">
        <w:r w:rsidR="00C059FE">
          <w:t xml:space="preserve"> </w:t>
        </w:r>
      </w:ins>
      <w:ins w:id="3627" w:author="PF" w:date="2014-12-30T12:34:00Z">
        <w:r w:rsidR="00C059FE">
          <w:t>Relative to Disaster Management</w:t>
        </w:r>
      </w:ins>
    </w:p>
    <w:p w:rsidR="009B6691" w:rsidRPr="00E45CE0" w:rsidRDefault="009B6691" w:rsidP="009B6691">
      <w:pPr>
        <w:pStyle w:val="Content1"/>
      </w:pPr>
    </w:p>
    <w:p w:rsidR="002F6E61" w:rsidRDefault="00D7332C">
      <w:pPr>
        <w:pStyle w:val="Content2"/>
        <w:pPrChange w:id="3628" w:author="Vilson Lu" w:date="2014-08-16T15:30:00Z">
          <w:pPr>
            <w:pStyle w:val="Content1"/>
          </w:pPr>
        </w:pPrChange>
      </w:pPr>
      <w:r w:rsidRPr="00E45CE0">
        <w:t>According to a report of the United Nations International Strategy for Disaster Reduction (UNISDR) Scientific and Technical Advisory Group, disasters have destroyed lives</w:t>
      </w:r>
      <w:ins w:id="3629" w:author="PF" w:date="2014-12-30T12:33:00Z">
        <w:r w:rsidR="00C059FE">
          <w:t>, properties,</w:t>
        </w:r>
      </w:ins>
      <w:del w:id="3630" w:author="PF" w:date="2014-12-30T12:33:00Z">
        <w:r w:rsidRPr="00E45CE0" w:rsidDel="00C059FE">
          <w:delText xml:space="preserve"> as well as</w:delText>
        </w:r>
      </w:del>
      <w:ins w:id="3631" w:author="PF" w:date="2014-12-30T12:33:00Z">
        <w:r w:rsidR="00C059FE">
          <w:t xml:space="preserve"> and</w:t>
        </w:r>
      </w:ins>
      <w:r w:rsidRPr="00E45CE0">
        <w:t xml:space="preserve"> livelihood across the world. Just between 2000 and 2012, about 2 million people </w:t>
      </w:r>
      <w:ins w:id="3632" w:author="PF" w:date="2014-12-29T13:30:00Z">
        <w:r w:rsidR="00190051">
          <w:t xml:space="preserve">have </w:t>
        </w:r>
      </w:ins>
      <w:r w:rsidRPr="00E45CE0">
        <w:t xml:space="preserve">died </w:t>
      </w:r>
      <w:ins w:id="3633" w:author="PF" w:date="2014-12-29T13:31:00Z">
        <w:r w:rsidR="00AD5A04">
          <w:t xml:space="preserve">during disasters </w:t>
        </w:r>
      </w:ins>
      <w:r w:rsidRPr="00E45CE0">
        <w:t>and an estimate</w:t>
      </w:r>
      <w:ins w:id="3634" w:author="PF" w:date="2014-12-29T13:30:00Z">
        <w:r w:rsidR="00AD5A04">
          <w:t>d</w:t>
        </w:r>
      </w:ins>
      <w:del w:id="3635" w:author="PF" w:date="2014-12-29T13:30:00Z">
        <w:r w:rsidRPr="00E45CE0" w:rsidDel="00AD5A04">
          <w:delText xml:space="preserve"> of</w:delText>
        </w:r>
      </w:del>
      <w:r w:rsidRPr="00E45CE0">
        <w:t xml:space="preserve"> US$ 1.7 trillion </w:t>
      </w:r>
      <w:del w:id="3636" w:author="PF" w:date="2014-12-29T13:31:00Z">
        <w:r w:rsidRPr="00E45CE0" w:rsidDel="00AD5A04">
          <w:delText xml:space="preserve">of </w:delText>
        </w:r>
      </w:del>
      <w:ins w:id="3637" w:author="PF" w:date="2014-12-29T13:31:00Z">
        <w:r w:rsidR="00AD5A04">
          <w:t xml:space="preserve">in </w:t>
        </w:r>
      </w:ins>
      <w:r w:rsidRPr="00E45CE0">
        <w:t>damage</w:t>
      </w:r>
      <w:ins w:id="3638" w:author="PF" w:date="2014-12-29T13:31:00Z">
        <w:r w:rsidR="00AD5A04">
          <w:t>s</w:t>
        </w:r>
      </w:ins>
      <w:r w:rsidRPr="00E45CE0">
        <w:t xml:space="preserve"> </w:t>
      </w:r>
      <w:del w:id="3639" w:author="PF" w:date="2014-12-30T12:33:00Z">
        <w:r w:rsidRPr="00E45CE0" w:rsidDel="00C059FE">
          <w:delText xml:space="preserve">were </w:delText>
        </w:r>
      </w:del>
      <w:ins w:id="3640" w:author="PF" w:date="2014-12-30T12:33:00Z">
        <w:r w:rsidR="00C059FE">
          <w:t xml:space="preserve">have been </w:t>
        </w:r>
      </w:ins>
      <w:del w:id="3641" w:author="PF" w:date="2014-12-29T13:31:00Z">
        <w:r w:rsidRPr="00E45CE0" w:rsidDel="00AD5A04">
          <w:delText xml:space="preserve">sustained </w:delText>
        </w:r>
      </w:del>
      <w:ins w:id="3642" w:author="PF" w:date="2014-12-29T13:31:00Z">
        <w:r w:rsidR="00AD5A04">
          <w:t>recorded.</w:t>
        </w:r>
      </w:ins>
      <w:del w:id="3643" w:author="PF" w:date="2014-12-29T13:31:00Z">
        <w:r w:rsidRPr="00E45CE0" w:rsidDel="00AD5A04">
          <w:delText>in disasters.</w:delText>
        </w:r>
      </w:del>
      <w:r w:rsidRPr="00E45CE0">
        <w:t xml:space="preserve"> In the same report, the UNISDR posits the use and research of new scientific and technological advancements in disaster management (Southgate et al., 2013).</w:t>
      </w:r>
    </w:p>
    <w:p w:rsidR="00D7332C" w:rsidRPr="00E45CE0" w:rsidRDefault="00D7332C" w:rsidP="00D7332C">
      <w:pPr>
        <w:pStyle w:val="Content1"/>
      </w:pPr>
    </w:p>
    <w:p w:rsidR="002F6E61" w:rsidRDefault="00D7332C">
      <w:pPr>
        <w:pStyle w:val="Content2"/>
        <w:pPrChange w:id="3644" w:author="Vilson Lu" w:date="2014-08-16T15:30:00Z">
          <w:pPr>
            <w:pStyle w:val="Content1"/>
          </w:pPr>
        </w:pPrChange>
      </w:pPr>
      <w:r w:rsidRPr="00E45CE0">
        <w:t>Social media are online applications</w:t>
      </w:r>
      <w:del w:id="3645" w:author="PF" w:date="2014-12-30T12:35:00Z">
        <w:r w:rsidRPr="00E45CE0" w:rsidDel="00C059FE">
          <w:delText>,</w:delText>
        </w:r>
      </w:del>
      <w:r w:rsidRPr="00E45CE0">
        <w:t xml:space="preserve"> </w:t>
      </w:r>
      <w:ins w:id="3646" w:author="PF" w:date="2014-12-30T12:35:00Z">
        <w:r w:rsidR="00C059FE">
          <w:t xml:space="preserve">and </w:t>
        </w:r>
      </w:ins>
      <w:r w:rsidRPr="00E45CE0">
        <w:t>platforms</w:t>
      </w:r>
      <w:del w:id="3647" w:author="PF" w:date="2014-12-30T12:35:00Z">
        <w:r w:rsidRPr="00E45CE0" w:rsidDel="00C059FE">
          <w:delText>, and media</w:delText>
        </w:r>
      </w:del>
      <w:r w:rsidRPr="00E45CE0">
        <w:t xml:space="preserve"> </w:t>
      </w:r>
      <w:del w:id="3648" w:author="PF" w:date="2014-12-30T12:34:00Z">
        <w:r w:rsidRPr="00E45CE0" w:rsidDel="00C059FE">
          <w:delText xml:space="preserve">which </w:delText>
        </w:r>
      </w:del>
      <w:ins w:id="3649" w:author="PF" w:date="2014-12-30T12:34:00Z">
        <w:r w:rsidR="00C059FE">
          <w:t xml:space="preserve">that </w:t>
        </w:r>
      </w:ins>
      <w:r w:rsidRPr="00E45CE0">
        <w:t>aim to facilitate interaction, collaboration</w:t>
      </w:r>
      <w:ins w:id="3650" w:author="PF" w:date="2014-12-30T12:35:00Z">
        <w:r w:rsidR="00C059FE">
          <w:t>,</w:t>
        </w:r>
      </w:ins>
      <w:r w:rsidRPr="00E45CE0">
        <w:t xml:space="preserve"> and </w:t>
      </w:r>
      <w:del w:id="3651" w:author="PF" w:date="2014-12-30T12:35:00Z">
        <w:r w:rsidRPr="00E45CE0" w:rsidDel="00C059FE">
          <w:delText xml:space="preserve">the </w:delText>
        </w:r>
      </w:del>
      <w:r w:rsidRPr="00E45CE0">
        <w:t xml:space="preserve">sharing of content. </w:t>
      </w:r>
      <w:r w:rsidR="005320E1" w:rsidRPr="00E45CE0">
        <w:t xml:space="preserve">Social media can be accessed by computers or by smart phones. </w:t>
      </w:r>
      <w:r w:rsidRPr="00E45CE0">
        <w:t xml:space="preserve">In a study of Universal McCann and an analysis of 24/7 Wall St., LLC about social media, the Philippines </w:t>
      </w:r>
      <w:del w:id="3652" w:author="PF" w:date="2014-12-30T12:40:00Z">
        <w:r w:rsidRPr="00E45CE0" w:rsidDel="00A85F9E">
          <w:delText xml:space="preserve">got </w:delText>
        </w:r>
      </w:del>
      <w:ins w:id="3653" w:author="PF" w:date="2014-12-30T12:40:00Z">
        <w:r w:rsidR="00A85F9E">
          <w:t xml:space="preserve">received </w:t>
        </w:r>
      </w:ins>
      <w:r w:rsidRPr="00E45CE0">
        <w:t>a high rank in most of the categories. This led to the country being dubbed as the “Social Media Capital of the World” (Universal McCann, 200</w:t>
      </w:r>
      <w:r w:rsidR="005320E1" w:rsidRPr="00E45CE0">
        <w:t>8; Stockdale &amp; McIntyre, 2011).</w:t>
      </w:r>
    </w:p>
    <w:p w:rsidR="005320E1" w:rsidRPr="00E45CE0" w:rsidRDefault="005320E1" w:rsidP="00D7332C">
      <w:pPr>
        <w:pStyle w:val="Content1"/>
      </w:pPr>
    </w:p>
    <w:p w:rsidR="002F6E61" w:rsidRDefault="00D7332C">
      <w:pPr>
        <w:pStyle w:val="Content2"/>
        <w:pPrChange w:id="3654" w:author="Vilson Lu" w:date="2014-08-16T15:30:00Z">
          <w:pPr>
            <w:pStyle w:val="Content1"/>
          </w:pPr>
        </w:pPrChange>
      </w:pPr>
      <w:r w:rsidRPr="00E45CE0">
        <w:t>Social media play</w:t>
      </w:r>
      <w:del w:id="3655" w:author="PF" w:date="2014-12-30T13:27:00Z">
        <w:r w:rsidRPr="00E45CE0" w:rsidDel="00294CB1">
          <w:delText>s</w:delText>
        </w:r>
      </w:del>
      <w:r w:rsidRPr="00E45CE0">
        <w:t xml:space="preserve"> a vital role in disaster management. For example, after the Haiti earthquake in 2010, numerous posts and photos were published in various social media sites. </w:t>
      </w:r>
      <w:ins w:id="3656" w:author="PF" w:date="2014-12-30T13:34:00Z">
        <w:r w:rsidR="00D070D8">
          <w:t xml:space="preserve">Just </w:t>
        </w:r>
      </w:ins>
      <w:r w:rsidR="00D070D8">
        <w:t xml:space="preserve">48 </w:t>
      </w:r>
      <w:r w:rsidRPr="00E45CE0">
        <w:t xml:space="preserve">hours later, the Red Cross has </w:t>
      </w:r>
      <w:del w:id="3657" w:author="PF" w:date="2015-01-23T17:22:00Z">
        <w:r w:rsidRPr="00E45CE0" w:rsidDel="00845C4C">
          <w:delText>received a donation</w:delText>
        </w:r>
      </w:del>
      <w:ins w:id="3658" w:author="PF" w:date="2015-01-23T17:22:00Z">
        <w:r w:rsidR="00845C4C">
          <w:t>raised</w:t>
        </w:r>
      </w:ins>
      <w:del w:id="3659" w:author="PF" w:date="2015-01-23T17:22:00Z">
        <w:r w:rsidRPr="00E45CE0" w:rsidDel="00845C4C">
          <w:delText xml:space="preserve"> of</w:delText>
        </w:r>
      </w:del>
      <w:r w:rsidRPr="00E45CE0">
        <w:t xml:space="preserve"> US$8 million. Social media ha</w:t>
      </w:r>
      <w:ins w:id="3660" w:author="PF" w:date="2014-12-30T13:27:00Z">
        <w:r w:rsidR="00294CB1">
          <w:t>ve</w:t>
        </w:r>
      </w:ins>
      <w:del w:id="3661" w:author="PF" w:date="2014-12-30T13:27:00Z">
        <w:r w:rsidRPr="00E45CE0" w:rsidDel="00294CB1">
          <w:delText>s</w:delText>
        </w:r>
      </w:del>
      <w:r w:rsidRPr="00E45CE0">
        <w:t xml:space="preserve"> </w:t>
      </w:r>
      <w:ins w:id="3662" w:author="PF" w:date="2014-12-30T13:35:00Z">
        <w:r w:rsidR="00D070D8">
          <w:t xml:space="preserve">also </w:t>
        </w:r>
      </w:ins>
      <w:r w:rsidRPr="00E45CE0">
        <w:t>enabled the generation of community crisis maps and interagency maps</w:t>
      </w:r>
      <w:ins w:id="3663" w:author="PF" w:date="2014-12-30T13:35:00Z">
        <w:r w:rsidR="00D070D8">
          <w:t xml:space="preserve">. </w:t>
        </w:r>
      </w:ins>
      <w:del w:id="3664" w:author="PF" w:date="2014-12-30T13:35:00Z">
        <w:r w:rsidRPr="00E45CE0" w:rsidDel="00D070D8">
          <w:delText xml:space="preserve">, </w:delText>
        </w:r>
      </w:del>
      <w:ins w:id="3665" w:author="PF" w:date="2014-12-30T13:35:00Z">
        <w:r w:rsidR="00D070D8">
          <w:t>They are</w:t>
        </w:r>
      </w:ins>
      <w:del w:id="3666" w:author="PF" w:date="2014-12-30T13:35:00Z">
        <w:r w:rsidRPr="00E45CE0" w:rsidDel="00D070D8">
          <w:delText>a</w:delText>
        </w:r>
      </w:del>
      <w:r w:rsidRPr="00E45CE0">
        <w:t xml:space="preserve"> map</w:t>
      </w:r>
      <w:ins w:id="3667" w:author="PF" w:date="2014-12-30T13:35:00Z">
        <w:r w:rsidR="00D070D8">
          <w:t>s</w:t>
        </w:r>
      </w:ins>
      <w:r w:rsidRPr="00E45CE0">
        <w:t xml:space="preserve"> that work</w:t>
      </w:r>
      <w:del w:id="3668" w:author="PF" w:date="2014-12-30T13:35:00Z">
        <w:r w:rsidRPr="00E45CE0" w:rsidDel="00D070D8">
          <w:delText>s</w:delText>
        </w:r>
      </w:del>
      <w:r w:rsidRPr="00E45CE0">
        <w:t xml:space="preserve"> as </w:t>
      </w:r>
      <w:del w:id="3669" w:author="PF" w:date="2015-01-23T17:23:00Z">
        <w:r w:rsidRPr="00E45CE0" w:rsidDel="00845C4C">
          <w:delText xml:space="preserve">an </w:delText>
        </w:r>
      </w:del>
      <w:r w:rsidRPr="00E45CE0">
        <w:t>intermediar</w:t>
      </w:r>
      <w:ins w:id="3670" w:author="PF" w:date="2014-12-30T13:35:00Z">
        <w:r w:rsidR="00D070D8">
          <w:t>ies</w:t>
        </w:r>
      </w:ins>
      <w:del w:id="3671" w:author="PF" w:date="2014-12-30T13:35:00Z">
        <w:r w:rsidRPr="00E45CE0" w:rsidDel="00D070D8">
          <w:delText>y</w:delText>
        </w:r>
      </w:del>
      <w:r w:rsidRPr="00E45CE0">
        <w:t xml:space="preserve"> between the public and relief organizations (Gao, Barbier &amp; Goolsby, 2011). Patrick Meier, a crisis mapper, makes use of social media to improve the efficiency of relief efforts. He launched the website MicroMappers</w:t>
      </w:r>
      <w:r w:rsidRPr="00E45CE0">
        <w:rPr>
          <w:rStyle w:val="FootnoteReference"/>
        </w:rPr>
        <w:footnoteReference w:id="2"/>
      </w:r>
      <w:r w:rsidRPr="00E45CE0">
        <w:t>, that quickly sort</w:t>
      </w:r>
      <w:ins w:id="3672" w:author="PF" w:date="2014-12-30T13:28:00Z">
        <w:r w:rsidR="00294CB1">
          <w:t>s</w:t>
        </w:r>
      </w:ins>
      <w:r w:rsidRPr="00E45CE0">
        <w:t xml:space="preserve"> through online data, from tweets to uploaded photos, and then display</w:t>
      </w:r>
      <w:ins w:id="3673" w:author="PF" w:date="2014-12-30T13:28:00Z">
        <w:r w:rsidR="00294CB1">
          <w:t>s</w:t>
        </w:r>
      </w:ins>
      <w:r w:rsidRPr="00E45CE0">
        <w:t xml:space="preserve"> the information on satellite maps, to assist in relief efforts during the disaster of Super Typhoon Haiyan (also called Yolanda) in the Philippines (Howard, 2013).</w:t>
      </w:r>
      <w:ins w:id="3674" w:author="PF" w:date="2014-12-30T13:29:00Z">
        <w:r w:rsidR="00294CB1">
          <w:t xml:space="preserve"> </w:t>
        </w:r>
      </w:ins>
      <w:ins w:id="3675" w:author="PF" w:date="2014-12-30T13:38:00Z">
        <w:r w:rsidR="00FC148B">
          <w:t xml:space="preserve">To illustrate </w:t>
        </w:r>
      </w:ins>
      <w:ins w:id="3676" w:author="PF" w:date="2014-12-30T13:39:00Z">
        <w:r w:rsidR="00FC148B">
          <w:t xml:space="preserve">further </w:t>
        </w:r>
      </w:ins>
      <w:ins w:id="3677" w:author="PF" w:date="2014-12-30T13:38:00Z">
        <w:r w:rsidR="00FC148B">
          <w:t>how social media are significantly regarded</w:t>
        </w:r>
      </w:ins>
      <w:ins w:id="3678" w:author="PF" w:date="2014-12-30T13:39:00Z">
        <w:r w:rsidR="00FC148B">
          <w:t xml:space="preserve">, </w:t>
        </w:r>
      </w:ins>
      <w:del w:id="3679" w:author="PF" w:date="2014-12-30T13:39:00Z">
        <w:r w:rsidR="009D3B09" w:rsidRPr="00E45CE0" w:rsidDel="00FC148B">
          <w:delText>I</w:delText>
        </w:r>
      </w:del>
      <w:ins w:id="3680" w:author="PF" w:date="2014-12-30T13:39:00Z">
        <w:r w:rsidR="00FC148B">
          <w:t>i</w:t>
        </w:r>
      </w:ins>
      <w:r w:rsidR="009D3B09" w:rsidRPr="00E45CE0">
        <w:t>n a study commissioned by the American Red Cross</w:t>
      </w:r>
      <w:r w:rsidR="009D3B09" w:rsidRPr="00E45CE0">
        <w:rPr>
          <w:rStyle w:val="FootnoteReference"/>
        </w:rPr>
        <w:footnoteReference w:id="3"/>
      </w:r>
      <w:r w:rsidR="009D3B09" w:rsidRPr="00E45CE0">
        <w:t>, it was revealed that 74% of the respondents expect response agencies to answer social media calls for help within an hour.</w:t>
      </w:r>
    </w:p>
    <w:p w:rsidR="009D3B09" w:rsidRPr="00E45CE0" w:rsidRDefault="009D3B09" w:rsidP="00D7332C">
      <w:pPr>
        <w:pStyle w:val="Content1"/>
      </w:pPr>
    </w:p>
    <w:p w:rsidR="002F6E61" w:rsidRDefault="004862F4">
      <w:pPr>
        <w:pStyle w:val="Content2"/>
        <w:rPr>
          <w:ins w:id="3681" w:author="TinTin Kalaw" w:date="2014-08-16T13:01:00Z"/>
        </w:rPr>
        <w:pPrChange w:id="3682" w:author="Vilson Lu" w:date="2014-08-16T15:30:00Z">
          <w:pPr>
            <w:pStyle w:val="Content1"/>
          </w:pPr>
        </w:pPrChange>
      </w:pPr>
      <w:r w:rsidRPr="00E45CE0">
        <w:t xml:space="preserve">Twitter is a social media microblogging platform where users can post statuses in real-time. In times of disaster, Twitter is used </w:t>
      </w:r>
      <w:ins w:id="3683" w:author="PF" w:date="2015-01-05T09:00:00Z">
        <w:r w:rsidR="001B5FDF">
          <w:t xml:space="preserve">to </w:t>
        </w:r>
      </w:ins>
      <w:r w:rsidRPr="00E45CE0">
        <w:t xml:space="preserve">share information regarding the disaster </w:t>
      </w:r>
      <w:del w:id="3684" w:author="PF" w:date="2015-01-05T09:01:00Z">
        <w:r w:rsidRPr="00E45CE0" w:rsidDel="001B5FDF">
          <w:delText xml:space="preserve">as well as </w:delText>
        </w:r>
      </w:del>
      <w:ins w:id="3685" w:author="PF" w:date="2015-01-05T09:01:00Z">
        <w:r w:rsidR="001B5FDF">
          <w:t xml:space="preserve">including updates on </w:t>
        </w:r>
      </w:ins>
      <w:r w:rsidRPr="00E45CE0">
        <w:t xml:space="preserve">response efforts. As part of the </w:t>
      </w:r>
      <w:ins w:id="3686" w:author="PF" w:date="2014-12-30T13:40:00Z">
        <w:r w:rsidR="00FC148B">
          <w:t xml:space="preserve">Philippine </w:t>
        </w:r>
      </w:ins>
      <w:r w:rsidRPr="00E45CE0">
        <w:t xml:space="preserve">disaster management </w:t>
      </w:r>
      <w:del w:id="3687" w:author="PF" w:date="2014-12-30T13:40:00Z">
        <w:r w:rsidRPr="00E45CE0" w:rsidDel="00FC148B">
          <w:delText xml:space="preserve">of the Philippines </w:delText>
        </w:r>
      </w:del>
      <w:r w:rsidRPr="00E45CE0">
        <w:t xml:space="preserve">for natural calamities, the government has released an </w:t>
      </w:r>
      <w:r w:rsidRPr="00E45CE0">
        <w:lastRenderedPageBreak/>
        <w:t xml:space="preserve">official newsletter </w:t>
      </w:r>
      <w:del w:id="3688" w:author="PF" w:date="2014-12-30T13:40:00Z">
        <w:r w:rsidRPr="00E45CE0" w:rsidDel="00FC148B">
          <w:delText xml:space="preserve">indicating </w:delText>
        </w:r>
      </w:del>
      <w:ins w:id="3689" w:author="PF" w:date="2014-12-30T13:40:00Z">
        <w:r w:rsidR="00FC148B">
          <w:t xml:space="preserve">detailing </w:t>
        </w:r>
      </w:ins>
      <w:r w:rsidRPr="00E45CE0">
        <w:t>the official social media accounts and hashtags</w:t>
      </w:r>
      <w:r w:rsidR="00F45262" w:rsidRPr="00E45CE0">
        <w:rPr>
          <w:rStyle w:val="FootnoteReference"/>
        </w:rPr>
        <w:footnoteReference w:id="4"/>
      </w:r>
      <w:r w:rsidRPr="00E45CE0">
        <w:t xml:space="preserve">. </w:t>
      </w:r>
      <w:del w:id="3690" w:author="PF" w:date="2014-12-30T13:40:00Z">
        <w:r w:rsidRPr="00E45CE0" w:rsidDel="00FC148B">
          <w:delText xml:space="preserve">The </w:delText>
        </w:r>
      </w:del>
      <w:r w:rsidRPr="00E45CE0">
        <w:t>Filipino Twitter users tend to post tweets about request</w:t>
      </w:r>
      <w:ins w:id="3691" w:author="PF" w:date="2015-01-05T09:02:00Z">
        <w:r w:rsidR="001B5FDF">
          <w:t>s</w:t>
        </w:r>
      </w:ins>
      <w:r w:rsidRPr="00E45CE0">
        <w:t xml:space="preserve"> for help and prayer. Other tweets pertain to traffic </w:t>
      </w:r>
      <w:del w:id="3692" w:author="PF" w:date="2015-01-05T09:02:00Z">
        <w:r w:rsidRPr="00E45CE0" w:rsidDel="001B5FDF">
          <w:delText xml:space="preserve">updates, </w:delText>
        </w:r>
      </w:del>
      <w:ins w:id="3693" w:author="PF" w:date="2015-01-05T09:02:00Z">
        <w:r w:rsidR="001B5FDF">
          <w:t xml:space="preserve">and </w:t>
        </w:r>
      </w:ins>
      <w:r w:rsidRPr="00E45CE0">
        <w:t xml:space="preserve">weather updates, </w:t>
      </w:r>
      <w:ins w:id="3694" w:author="PF" w:date="2015-01-05T09:02:00Z">
        <w:r w:rsidR="001B5FDF">
          <w:t xml:space="preserve">related </w:t>
        </w:r>
      </w:ins>
      <w:r w:rsidRPr="00E45CE0">
        <w:t>observations, and class suspensions.</w:t>
      </w:r>
      <w:ins w:id="3695" w:author="PF" w:date="2014-12-30T13:31:00Z">
        <w:r w:rsidR="00294CB1">
          <w:t xml:space="preserve"> </w:t>
        </w:r>
      </w:ins>
      <w:r w:rsidRPr="00E45CE0">
        <w:t xml:space="preserve">While some users </w:t>
      </w:r>
      <w:del w:id="3696" w:author="PF" w:date="2015-01-05T09:02:00Z">
        <w:r w:rsidRPr="00E45CE0" w:rsidDel="001B5FDF">
          <w:delText xml:space="preserve">have a </w:delText>
        </w:r>
      </w:del>
      <w:r w:rsidRPr="00E45CE0">
        <w:t>prefer</w:t>
      </w:r>
      <w:del w:id="3697" w:author="PF" w:date="2015-01-05T09:02:00Z">
        <w:r w:rsidRPr="00E45CE0" w:rsidDel="001B5FDF">
          <w:delText>ence</w:delText>
        </w:r>
      </w:del>
      <w:r w:rsidRPr="00E45CE0">
        <w:t xml:space="preserve"> to post </w:t>
      </w:r>
      <w:ins w:id="3698" w:author="PF" w:date="2015-01-05T09:02:00Z">
        <w:r w:rsidR="001B5FDF">
          <w:t xml:space="preserve">messages </w:t>
        </w:r>
      </w:ins>
      <w:r w:rsidRPr="00E45CE0">
        <w:t xml:space="preserve">in English, </w:t>
      </w:r>
      <w:del w:id="3699" w:author="PF" w:date="2015-01-05T09:02:00Z">
        <w:r w:rsidRPr="00E45CE0" w:rsidDel="001B5FDF">
          <w:delText xml:space="preserve">there is still </w:delText>
        </w:r>
      </w:del>
      <w:r w:rsidRPr="00E45CE0">
        <w:t>a large</w:t>
      </w:r>
      <w:del w:id="3700" w:author="PF" w:date="2015-01-05T09:03:00Z">
        <w:r w:rsidRPr="00E45CE0" w:rsidDel="001B5FDF">
          <w:delText>r</w:delText>
        </w:r>
      </w:del>
      <w:r w:rsidRPr="00E45CE0">
        <w:t xml:space="preserve"> number of user</w:t>
      </w:r>
      <w:ins w:id="3701" w:author="PF" w:date="2014-12-30T13:31:00Z">
        <w:r w:rsidR="00294CB1">
          <w:t>s</w:t>
        </w:r>
      </w:ins>
      <w:r w:rsidRPr="00E45CE0">
        <w:t xml:space="preserve"> </w:t>
      </w:r>
      <w:ins w:id="3702" w:author="PF" w:date="2015-01-05T09:03:00Z">
        <w:r w:rsidR="001B5FDF">
          <w:t xml:space="preserve">also </w:t>
        </w:r>
      </w:ins>
      <w:del w:id="3703" w:author="PF" w:date="2015-01-05T09:03:00Z">
        <w:r w:rsidRPr="00E45CE0" w:rsidDel="001B5FDF">
          <w:delText xml:space="preserve">that use </w:delText>
        </w:r>
      </w:del>
      <w:ins w:id="3704" w:author="PF" w:date="2015-01-05T09:03:00Z">
        <w:r w:rsidR="001B5FDF">
          <w:t xml:space="preserve">communicate with </w:t>
        </w:r>
      </w:ins>
      <w:r w:rsidRPr="00E45CE0">
        <w:t>their native language when tweeting during disasters (Lee et al., 2013).</w:t>
      </w:r>
    </w:p>
    <w:p w:rsidR="007E2298" w:rsidRDefault="007E2298" w:rsidP="00D7332C">
      <w:pPr>
        <w:pStyle w:val="Content1"/>
        <w:rPr>
          <w:ins w:id="3705" w:author="TinTin Kalaw" w:date="2014-08-16T13:01:00Z"/>
        </w:rPr>
      </w:pPr>
    </w:p>
    <w:p w:rsidR="002F6E61" w:rsidRDefault="003E4FF7">
      <w:pPr>
        <w:pStyle w:val="Content2"/>
        <w:rPr>
          <w:ins w:id="3706" w:author="Kyle Mc Hale Dela Cruz" w:date="2014-08-18T22:28:00Z"/>
        </w:rPr>
        <w:pPrChange w:id="3707" w:author="Vilson Lu" w:date="2014-08-16T15:30:00Z">
          <w:pPr>
            <w:pStyle w:val="Content1"/>
          </w:pPr>
        </w:pPrChange>
      </w:pPr>
      <w:ins w:id="3708" w:author="Kyle Mc Hale Dela Cruz" w:date="2014-08-18T22:28:00Z">
        <w:r>
          <w:t>Knowing that various emergency response organizations aim to, as much a</w:t>
        </w:r>
      </w:ins>
      <w:ins w:id="3709" w:author="Kyle Mc Hale Dela Cruz" w:date="2014-08-18T22:29:00Z">
        <w:r>
          <w:t>s</w:t>
        </w:r>
      </w:ins>
      <w:ins w:id="3710" w:author="Kyle Mc Hale Dela Cruz" w:date="2014-08-18T22:28:00Z">
        <w:r>
          <w:t xml:space="preserve"> possible</w:t>
        </w:r>
      </w:ins>
      <w:ins w:id="3711" w:author="Kyle Mc Hale Dela Cruz" w:date="2014-08-18T22:29:00Z">
        <w:r>
          <w:t>,</w:t>
        </w:r>
      </w:ins>
      <w:ins w:id="3712" w:author="Kyle Mc Hale Dela Cruz" w:date="2014-08-18T22:28:00Z">
        <w:r>
          <w:t xml:space="preserve"> attend to all </w:t>
        </w:r>
      </w:ins>
      <w:ins w:id="3713" w:author="Kyle Mc Hale Dela Cruz" w:date="2014-08-18T22:29:00Z">
        <w:r>
          <w:t>requests for help</w:t>
        </w:r>
        <w:del w:id="3714" w:author="PF" w:date="2015-01-05T09:04:00Z">
          <w:r w:rsidDel="001B5FDF">
            <w:delText xml:space="preserve"> from many people</w:delText>
          </w:r>
        </w:del>
        <w:r>
          <w:t xml:space="preserve">, it would be very </w:t>
        </w:r>
      </w:ins>
      <w:ins w:id="3715" w:author="Kyle Mc Hale Dela Cruz" w:date="2014-08-18T22:30:00Z">
        <w:r>
          <w:t xml:space="preserve">important and beneficial to have a system that </w:t>
        </w:r>
      </w:ins>
      <w:ins w:id="3716" w:author="Kyle Mc Hale Dela Cruz" w:date="2014-08-18T22:31:00Z">
        <w:r>
          <w:t xml:space="preserve">is </w:t>
        </w:r>
      </w:ins>
      <w:ins w:id="3717" w:author="Kyle Mc Hale Dela Cruz" w:date="2014-08-18T22:30:00Z">
        <w:r>
          <w:t>capable of extracting relevant disaster relief operation information from the content</w:t>
        </w:r>
      </w:ins>
      <w:ins w:id="3718" w:author="Kyle Mc Hale Dela Cruz" w:date="2014-08-18T22:32:00Z">
        <w:r>
          <w:t>s</w:t>
        </w:r>
      </w:ins>
      <w:ins w:id="3719" w:author="Kyle Mc Hale Dela Cruz" w:date="2014-08-18T22:30:00Z">
        <w:r>
          <w:t xml:space="preserve"> that </w:t>
        </w:r>
      </w:ins>
      <w:ins w:id="3720" w:author="Kyle Mc Hale Dela Cruz" w:date="2014-08-18T22:32:00Z">
        <w:r>
          <w:t>are</w:t>
        </w:r>
      </w:ins>
      <w:ins w:id="3721" w:author="Kyle Mc Hale Dela Cruz" w:date="2014-08-18T22:30:00Z">
        <w:r>
          <w:t xml:space="preserve"> posted by </w:t>
        </w:r>
        <w:del w:id="3722" w:author="PF" w:date="2014-12-30T13:32:00Z">
          <w:r w:rsidDel="004070C8">
            <w:delText xml:space="preserve">the </w:delText>
          </w:r>
        </w:del>
      </w:ins>
      <w:ins w:id="3723" w:author="Kyle Mc Hale Dela Cruz" w:date="2014-08-18T22:32:00Z">
        <w:r>
          <w:t>Filipino netizens in</w:t>
        </w:r>
      </w:ins>
      <w:ins w:id="3724" w:author="Kyle Mc Hale Dela Cruz" w:date="2014-08-18T22:30:00Z">
        <w:r>
          <w:t xml:space="preserve"> Twitter.</w:t>
        </w:r>
      </w:ins>
      <w:ins w:id="3725" w:author="Kyle Mc Hale Dela Cruz" w:date="2014-08-18T22:33:00Z">
        <w:r>
          <w:t xml:space="preserve"> Furthermore, it would be very </w:t>
        </w:r>
        <w:del w:id="3726" w:author="PF" w:date="2015-01-05T09:04:00Z">
          <w:r w:rsidDel="001B5FDF">
            <w:delText xml:space="preserve">beneficial and important </w:delText>
          </w:r>
        </w:del>
      </w:ins>
      <w:ins w:id="3727" w:author="PF" w:date="2015-01-05T09:04:00Z">
        <w:r w:rsidR="001B5FDF">
          <w:t xml:space="preserve">helpful </w:t>
        </w:r>
      </w:ins>
      <w:ins w:id="3728" w:author="Kyle Mc Hale Dela Cruz" w:date="2014-08-18T22:33:00Z">
        <w:r>
          <w:t xml:space="preserve">to have an information extraction system that is able to </w:t>
        </w:r>
        <w:del w:id="3729" w:author="PF" w:date="2015-01-05T09:05:00Z">
          <w:r w:rsidDel="001B5FDF">
            <w:delText xml:space="preserve">extract </w:delText>
          </w:r>
        </w:del>
      </w:ins>
      <w:ins w:id="3730" w:author="PF" w:date="2015-01-05T09:05:00Z">
        <w:r w:rsidR="001B5FDF">
          <w:t xml:space="preserve">mine </w:t>
        </w:r>
      </w:ins>
      <w:ins w:id="3731" w:author="Kyle Mc Hale Dela Cruz" w:date="2014-08-18T22:33:00Z">
        <w:r>
          <w:t>relevant information from the language that is dominant in the disaster-stricken areas, which, in the case of the Philippin</w:t>
        </w:r>
        <w:r w:rsidR="009404FE">
          <w:t xml:space="preserve">es, is the Filipino </w:t>
        </w:r>
        <w:r>
          <w:t>language and</w:t>
        </w:r>
      </w:ins>
      <w:ins w:id="3732" w:author="Kyle Mc Hale Dela Cruz" w:date="2014-08-18T22:36:00Z">
        <w:r>
          <w:t>,</w:t>
        </w:r>
      </w:ins>
      <w:ins w:id="3733" w:author="Kyle Mc Hale Dela Cruz" w:date="2014-08-18T22:33:00Z">
        <w:r>
          <w:t xml:space="preserve"> at the same time</w:t>
        </w:r>
      </w:ins>
      <w:ins w:id="3734" w:author="Kyle Mc Hale Dela Cruz" w:date="2014-08-18T22:36:00Z">
        <w:r>
          <w:t>,</w:t>
        </w:r>
      </w:ins>
      <w:ins w:id="3735" w:author="PF" w:date="2014-12-30T13:32:00Z">
        <w:r w:rsidR="004070C8">
          <w:t xml:space="preserve"> </w:t>
        </w:r>
      </w:ins>
      <w:ins w:id="3736" w:author="Kyle Mc Hale Dela Cruz" w:date="2014-08-18T22:35:00Z">
        <w:r>
          <w:t>support the way how content is posted in Twitter like having certain formats (</w:t>
        </w:r>
      </w:ins>
      <w:ins w:id="3737" w:author="Kyle Mc Hale Dela Cruz" w:date="2014-08-18T22:37:00Z">
        <w:r>
          <w:t>having #tags</w:t>
        </w:r>
      </w:ins>
      <w:ins w:id="3738" w:author="Kyle Mc Hale Dela Cruz" w:date="2014-08-18T22:35:00Z">
        <w:r>
          <w:t>)</w:t>
        </w:r>
      </w:ins>
      <w:ins w:id="3739" w:author="Kyle Mc Hale Dela Cruz" w:date="2014-08-18T22:37:00Z">
        <w:r>
          <w:t xml:space="preserve">, writing style (TXTSPK and </w:t>
        </w:r>
        <w:del w:id="3740" w:author="PF" w:date="2015-01-14T00:07:00Z">
          <w:r w:rsidDel="00E902CB">
            <w:delText>C</w:delText>
          </w:r>
        </w:del>
      </w:ins>
      <w:ins w:id="3741" w:author="PF" w:date="2015-01-14T00:07:00Z">
        <w:r w:rsidR="00E902CB">
          <w:t>c</w:t>
        </w:r>
      </w:ins>
      <w:ins w:id="3742" w:author="Kyle Mc Hale Dela Cruz" w:date="2014-08-18T22:37:00Z">
        <w:r>
          <w:t>ode</w:t>
        </w:r>
      </w:ins>
      <w:ins w:id="3743" w:author="PF" w:date="2015-01-14T00:07:00Z">
        <w:r w:rsidR="00E902CB">
          <w:t>-</w:t>
        </w:r>
      </w:ins>
      <w:ins w:id="3744" w:author="Kyle Mc Hale Dela Cruz" w:date="2014-08-18T22:37:00Z">
        <w:del w:id="3745" w:author="PF" w:date="2015-01-14T00:07:00Z">
          <w:r w:rsidDel="00E902CB">
            <w:delText xml:space="preserve"> </w:delText>
          </w:r>
        </w:del>
        <w:r>
          <w:t>switched styles)</w:t>
        </w:r>
      </w:ins>
      <w:ins w:id="3746" w:author="PF" w:date="2014-12-30T13:32:00Z">
        <w:r w:rsidR="004070C8">
          <w:t>,</w:t>
        </w:r>
      </w:ins>
      <w:ins w:id="3747" w:author="Kyle Mc Hale Dela Cruz" w:date="2014-08-18T22:37:00Z">
        <w:r>
          <w:t xml:space="preserve"> </w:t>
        </w:r>
        <w:del w:id="3748" w:author="PF" w:date="2014-12-30T13:32:00Z">
          <w:r w:rsidDel="004070C8">
            <w:delText xml:space="preserve">and </w:delText>
          </w:r>
        </w:del>
        <w:r>
          <w:t>etc.</w:t>
        </w:r>
      </w:ins>
      <w:ins w:id="3749" w:author="Kyle Mc Hale Dela Cruz" w:date="2014-08-18T22:38:00Z">
        <w:r w:rsidR="009404FE">
          <w:t xml:space="preserve"> In general, having this system can open up opportunities </w:t>
        </w:r>
        <w:del w:id="3750" w:author="PF" w:date="2015-01-14T00:08:00Z">
          <w:r w:rsidR="009404FE" w:rsidDel="00E902CB">
            <w:delText>of</w:delText>
          </w:r>
        </w:del>
      </w:ins>
      <w:ins w:id="3751" w:author="PF" w:date="2015-01-14T00:08:00Z">
        <w:r w:rsidR="00E902CB">
          <w:t>for</w:t>
        </w:r>
      </w:ins>
      <w:ins w:id="3752" w:author="Kyle Mc Hale Dela Cruz" w:date="2014-08-18T22:38:00Z">
        <w:r w:rsidR="009404FE">
          <w:t xml:space="preserve"> improving how disaster relief operations are planned and conducted in the Philippines</w:t>
        </w:r>
      </w:ins>
      <w:ins w:id="3753" w:author="PF" w:date="2014-12-30T13:32:00Z">
        <w:r w:rsidR="004070C8">
          <w:t>,</w:t>
        </w:r>
      </w:ins>
      <w:ins w:id="3754" w:author="Kyle Mc Hale Dela Cruz" w:date="2014-08-18T22:38:00Z">
        <w:r w:rsidR="009404FE">
          <w:t xml:space="preserve"> and eventually, </w:t>
        </w:r>
      </w:ins>
      <w:ins w:id="3755" w:author="Kyle Mc Hale Dela Cruz" w:date="2014-08-18T22:42:00Z">
        <w:r w:rsidR="009404FE">
          <w:t xml:space="preserve">can </w:t>
        </w:r>
      </w:ins>
      <w:ins w:id="3756" w:author="PF" w:date="2014-12-30T13:32:00Z">
        <w:r w:rsidR="004070C8">
          <w:t xml:space="preserve">help </w:t>
        </w:r>
      </w:ins>
      <w:ins w:id="3757" w:author="Kyle Mc Hale Dela Cruz" w:date="2014-08-18T22:38:00Z">
        <w:r w:rsidR="009404FE">
          <w:t xml:space="preserve">save </w:t>
        </w:r>
        <w:del w:id="3758" w:author="PF" w:date="2014-12-30T13:33:00Z">
          <w:r w:rsidR="009404FE" w:rsidDel="004070C8">
            <w:delText>a significant</w:delText>
          </w:r>
        </w:del>
      </w:ins>
      <w:ins w:id="3759" w:author="Kyle Mc Hale Dela Cruz" w:date="2014-08-18T22:42:00Z">
        <w:del w:id="3760" w:author="PF" w:date="2014-12-30T13:33:00Z">
          <w:r w:rsidR="009404FE" w:rsidDel="004070C8">
            <w:delText>ly</w:delText>
          </w:r>
        </w:del>
      </w:ins>
      <w:ins w:id="3761" w:author="Kyle Mc Hale Dela Cruz" w:date="2014-08-18T22:39:00Z">
        <w:del w:id="3762" w:author="PF" w:date="2014-12-30T13:33:00Z">
          <w:r w:rsidR="009404FE" w:rsidDel="004070C8">
            <w:delText xml:space="preserve"> large</w:delText>
          </w:r>
        </w:del>
      </w:ins>
      <w:ins w:id="3763" w:author="Kyle Mc Hale Dela Cruz" w:date="2014-08-18T22:42:00Z">
        <w:del w:id="3764" w:author="PF" w:date="2014-12-30T13:33:00Z">
          <w:r w:rsidR="009404FE" w:rsidDel="004070C8">
            <w:delText>number</w:delText>
          </w:r>
        </w:del>
      </w:ins>
      <w:ins w:id="3765" w:author="Kyle Mc Hale Dela Cruz" w:date="2014-08-18T22:39:00Z">
        <w:del w:id="3766" w:author="PF" w:date="2014-12-30T13:33:00Z">
          <w:r w:rsidR="009404FE" w:rsidDel="004070C8">
            <w:delText xml:space="preserve">of </w:delText>
          </w:r>
        </w:del>
        <w:r w:rsidR="009404FE">
          <w:t>lives.</w:t>
        </w:r>
      </w:ins>
    </w:p>
    <w:p w:rsidR="002F6E61" w:rsidRDefault="007E2298">
      <w:pPr>
        <w:pStyle w:val="Content2"/>
        <w:rPr>
          <w:del w:id="3767" w:author="Kyle Mc Hale Dela Cruz" w:date="2014-08-18T22:39:00Z"/>
        </w:rPr>
        <w:pPrChange w:id="3768" w:author="Vilson Lu" w:date="2014-08-16T15:30:00Z">
          <w:pPr>
            <w:pStyle w:val="Content1"/>
          </w:pPr>
        </w:pPrChange>
      </w:pPr>
      <w:ins w:id="3769" w:author="TinTin Kalaw" w:date="2014-08-16T13:01:00Z">
        <w:del w:id="3770" w:author="Kyle Mc Hale Dela Cruz" w:date="2014-08-18T22:39:00Z">
          <w:r w:rsidDel="009404FE">
            <w:delText xml:space="preserve">Knowing that </w:delText>
          </w:r>
        </w:del>
      </w:ins>
      <w:ins w:id="3771" w:author="TinTin Kalaw" w:date="2014-08-16T13:02:00Z">
        <w:del w:id="3772" w:author="Kyle Mc Hale Dela Cruz" w:date="2014-08-18T22:39:00Z">
          <w:r w:rsidDel="009404FE">
            <w:delText>people expect response agencies to answer social media calls for hel</w:delText>
          </w:r>
        </w:del>
      </w:ins>
      <w:ins w:id="3773" w:author="TinTin Kalaw" w:date="2014-08-16T13:03:00Z">
        <w:del w:id="3774" w:author="Kyle Mc Hale Dela Cruz" w:date="2014-08-18T22:39:00Z">
          <w:r w:rsidDel="009404FE">
            <w:delText>p</w:delText>
          </w:r>
        </w:del>
      </w:ins>
      <w:ins w:id="3775" w:author="TinTin Kalaw" w:date="2014-08-16T13:02:00Z">
        <w:del w:id="3776" w:author="Kyle Mc Hale Dela Cruz" w:date="2014-08-18T22:39:00Z">
          <w:r w:rsidDel="009404FE">
            <w:delText xml:space="preserve"> within </w:delText>
          </w:r>
        </w:del>
      </w:ins>
      <w:ins w:id="3777" w:author="TinTin Kalaw" w:date="2014-08-16T13:05:00Z">
        <w:del w:id="3778" w:author="Kyle Mc Hale Dela Cruz" w:date="2014-08-18T22:39:00Z">
          <w:r w:rsidDel="009404FE">
            <w:delText>one</w:delText>
          </w:r>
        </w:del>
      </w:ins>
      <w:ins w:id="3779" w:author="TinTin Kalaw" w:date="2014-08-16T13:03:00Z">
        <w:del w:id="3780" w:author="Kyle Mc Hale Dela Cruz" w:date="2014-08-18T22:39:00Z">
          <w:r w:rsidDel="009404FE">
            <w:delText>hour and that Filipinos tend to post in Twitter in both the Filipino and English language, it is important to have a system that extracts these relevant information in</w:delText>
          </w:r>
        </w:del>
      </w:ins>
      <w:ins w:id="3781" w:author="TinTin Kalaw" w:date="2014-08-16T13:04:00Z">
        <w:del w:id="3782" w:author="Kyle Mc Hale Dela Cruz" w:date="2014-08-18T22:39:00Z">
          <w:r w:rsidDel="009404FE">
            <w:delText xml:space="preserve"> the tweets in near real-time.</w:delText>
          </w:r>
        </w:del>
      </w:ins>
    </w:p>
    <w:p w:rsidR="00D7332C" w:rsidRPr="00E45CE0" w:rsidRDefault="00D7332C" w:rsidP="00D7332C">
      <w:pPr>
        <w:pStyle w:val="Content1"/>
      </w:pPr>
    </w:p>
    <w:p w:rsidR="009B6691" w:rsidRPr="00E45CE0" w:rsidRDefault="009B6691" w:rsidP="009B6691">
      <w:pPr>
        <w:pStyle w:val="Heading2"/>
      </w:pPr>
      <w:bookmarkStart w:id="3783" w:name="_Toc396444858"/>
      <w:bookmarkStart w:id="3784" w:name="_Toc396489506"/>
      <w:r w:rsidRPr="00E45CE0">
        <w:t>Research Objectives</w:t>
      </w:r>
      <w:bookmarkEnd w:id="3783"/>
      <w:bookmarkEnd w:id="3784"/>
    </w:p>
    <w:p w:rsidR="009B6691" w:rsidRPr="00E45CE0" w:rsidRDefault="009B6691" w:rsidP="009B6691">
      <w:pPr>
        <w:pStyle w:val="Content1"/>
      </w:pPr>
    </w:p>
    <w:p w:rsidR="002F6E61" w:rsidRDefault="009B6691">
      <w:pPr>
        <w:pStyle w:val="Content2"/>
        <w:pPrChange w:id="3785" w:author="Vilson Lu" w:date="2014-08-16T15:30:00Z">
          <w:pPr>
            <w:pStyle w:val="Content1"/>
          </w:pPr>
        </w:pPrChange>
      </w:pPr>
      <w:r w:rsidRPr="00E45CE0">
        <w:t>This section presents the general and specific objectives of the proposed research.</w:t>
      </w:r>
    </w:p>
    <w:p w:rsidR="009B6691" w:rsidRPr="00E45CE0" w:rsidRDefault="009B6691" w:rsidP="009B6691">
      <w:pPr>
        <w:pStyle w:val="Content1"/>
      </w:pPr>
    </w:p>
    <w:p w:rsidR="009B6691" w:rsidRPr="00E45CE0" w:rsidRDefault="009B6691" w:rsidP="009B6691">
      <w:pPr>
        <w:pStyle w:val="Heading3"/>
      </w:pPr>
      <w:bookmarkStart w:id="3786" w:name="_Toc396444859"/>
      <w:bookmarkStart w:id="3787" w:name="_Toc396489507"/>
      <w:commentRangeStart w:id="3788"/>
      <w:commentRangeStart w:id="3789"/>
      <w:r w:rsidRPr="00E45CE0">
        <w:t>General Objective</w:t>
      </w:r>
      <w:commentRangeEnd w:id="3788"/>
      <w:r w:rsidRPr="00E45CE0">
        <w:rPr>
          <w:rStyle w:val="CommentReference"/>
          <w:b w:val="0"/>
        </w:rPr>
        <w:commentReference w:id="3788"/>
      </w:r>
      <w:bookmarkEnd w:id="3786"/>
      <w:bookmarkEnd w:id="3787"/>
      <w:commentRangeEnd w:id="3789"/>
      <w:r w:rsidR="000766B5">
        <w:rPr>
          <w:rStyle w:val="CommentReference"/>
          <w:b w:val="0"/>
        </w:rPr>
        <w:commentReference w:id="3789"/>
      </w:r>
    </w:p>
    <w:p w:rsidR="009B6691" w:rsidRPr="00E45CE0" w:rsidRDefault="009B6691" w:rsidP="009B6691">
      <w:pPr>
        <w:pStyle w:val="Content2"/>
      </w:pPr>
    </w:p>
    <w:p w:rsidR="009B6691" w:rsidRPr="00E45CE0" w:rsidRDefault="009B6691" w:rsidP="00BF4C5E">
      <w:pPr>
        <w:pStyle w:val="Content2"/>
      </w:pPr>
      <w:r w:rsidRPr="00E45CE0">
        <w:t>To develop a</w:t>
      </w:r>
      <w:r w:rsidR="00D7332C" w:rsidRPr="00E45CE0">
        <w:t xml:space="preserve">n information extraction system that </w:t>
      </w:r>
      <w:r w:rsidR="003E0041" w:rsidRPr="00E45CE0">
        <w:t>extracts relevant relief effort</w:t>
      </w:r>
      <w:r w:rsidR="00D7332C" w:rsidRPr="00E45CE0">
        <w:t xml:space="preserve"> information from </w:t>
      </w:r>
      <w:del w:id="3790" w:author="TinTin Kalaw" w:date="2014-08-16T13:05:00Z">
        <w:r w:rsidR="00D7332C" w:rsidRPr="00E45CE0" w:rsidDel="00957CD2">
          <w:delText xml:space="preserve">Filipino </w:delText>
        </w:r>
      </w:del>
      <w:r w:rsidR="00D7332C" w:rsidRPr="00E45CE0">
        <w:t>disaster-related tweets.</w:t>
      </w:r>
    </w:p>
    <w:p w:rsidR="009B6691" w:rsidRPr="00E45CE0" w:rsidRDefault="009B6691" w:rsidP="009B6691">
      <w:pPr>
        <w:pStyle w:val="Content2"/>
      </w:pPr>
    </w:p>
    <w:p w:rsidR="009B6691" w:rsidRPr="00E45CE0" w:rsidRDefault="009B6691" w:rsidP="009B6691">
      <w:pPr>
        <w:pStyle w:val="Heading3"/>
      </w:pPr>
      <w:bookmarkStart w:id="3791" w:name="_Toc396444860"/>
      <w:bookmarkStart w:id="3792" w:name="_Toc396489508"/>
      <w:r w:rsidRPr="00E45CE0">
        <w:t>Specific Objectives</w:t>
      </w:r>
      <w:bookmarkEnd w:id="3791"/>
      <w:bookmarkEnd w:id="3792"/>
    </w:p>
    <w:p w:rsidR="009B6691" w:rsidRPr="00E45CE0" w:rsidRDefault="009B6691" w:rsidP="00BF4C5E">
      <w:pPr>
        <w:pStyle w:val="Content2"/>
      </w:pPr>
    </w:p>
    <w:p w:rsidR="009B6691" w:rsidRPr="00E45CE0" w:rsidRDefault="009B6691" w:rsidP="00497EF3">
      <w:pPr>
        <w:pStyle w:val="Content2"/>
      </w:pPr>
      <w:r w:rsidRPr="00E45CE0">
        <w:t>The following are the spec</w:t>
      </w:r>
      <w:r w:rsidR="000A1E0A" w:rsidRPr="00E45CE0">
        <w:t>ific objectives of the research:</w:t>
      </w:r>
    </w:p>
    <w:p w:rsidR="000A1E0A" w:rsidRPr="00E45CE0" w:rsidRDefault="000A1E0A">
      <w:pPr>
        <w:pStyle w:val="Content2"/>
      </w:pPr>
    </w:p>
    <w:p w:rsidR="002F6E61" w:rsidRDefault="008F0CD3">
      <w:pPr>
        <w:pStyle w:val="Content2"/>
        <w:numPr>
          <w:ilvl w:val="0"/>
          <w:numId w:val="27"/>
        </w:numPr>
        <w:pPrChange w:id="3793" w:author="TinTin Kalaw" w:date="2014-08-16T12:12:00Z">
          <w:pPr>
            <w:pStyle w:val="Content2"/>
            <w:numPr>
              <w:numId w:val="2"/>
            </w:numPr>
            <w:ind w:left="1800" w:hanging="360"/>
          </w:pPr>
        </w:pPrChange>
      </w:pPr>
      <w:r w:rsidRPr="00E45CE0">
        <w:t xml:space="preserve">To review different </w:t>
      </w:r>
      <w:r w:rsidR="000A1E0A" w:rsidRPr="00E45CE0">
        <w:t>information extraction systems;</w:t>
      </w:r>
    </w:p>
    <w:p w:rsidR="002F6E61" w:rsidRDefault="008F0CD3">
      <w:pPr>
        <w:pStyle w:val="Content2"/>
        <w:numPr>
          <w:ilvl w:val="0"/>
          <w:numId w:val="27"/>
        </w:numPr>
        <w:pPrChange w:id="3794" w:author="TinTin Kalaw" w:date="2014-08-16T12:12:00Z">
          <w:pPr>
            <w:pStyle w:val="Content2"/>
            <w:numPr>
              <w:numId w:val="2"/>
            </w:numPr>
            <w:ind w:left="1800" w:hanging="360"/>
          </w:pPr>
        </w:pPrChange>
      </w:pPr>
      <w:r w:rsidRPr="00E45CE0">
        <w:t xml:space="preserve">To identify the </w:t>
      </w:r>
      <w:r w:rsidR="009F6823" w:rsidRPr="00E45CE0">
        <w:t xml:space="preserve">different types of disaster-related tweets and the </w:t>
      </w:r>
      <w:r w:rsidRPr="00E45CE0">
        <w:t>relevant information needed in relief operations;</w:t>
      </w:r>
    </w:p>
    <w:p w:rsidR="002F6E61" w:rsidRDefault="00F45262">
      <w:pPr>
        <w:pStyle w:val="Content2"/>
        <w:numPr>
          <w:ilvl w:val="0"/>
          <w:numId w:val="27"/>
        </w:numPr>
        <w:pPrChange w:id="3795" w:author="TinTin Kalaw" w:date="2014-08-16T12:12:00Z">
          <w:pPr>
            <w:pStyle w:val="Content2"/>
            <w:numPr>
              <w:numId w:val="2"/>
            </w:numPr>
            <w:ind w:left="1800" w:hanging="360"/>
          </w:pPr>
        </w:pPrChange>
      </w:pPr>
      <w:r w:rsidRPr="00E45CE0">
        <w:t>To review different NLP techniques that are applicable in pre-processing Twitter data;</w:t>
      </w:r>
    </w:p>
    <w:p w:rsidR="002F6E61" w:rsidRDefault="008F0CD3">
      <w:pPr>
        <w:pStyle w:val="Content2"/>
        <w:numPr>
          <w:ilvl w:val="0"/>
          <w:numId w:val="27"/>
        </w:numPr>
        <w:pPrChange w:id="3796" w:author="TinTin Kalaw" w:date="2014-08-16T12:12:00Z">
          <w:pPr>
            <w:pStyle w:val="Content2"/>
            <w:numPr>
              <w:numId w:val="2"/>
            </w:numPr>
            <w:ind w:left="1800" w:hanging="360"/>
          </w:pPr>
        </w:pPrChange>
      </w:pPr>
      <w:r w:rsidRPr="00E45CE0">
        <w:t xml:space="preserve">To </w:t>
      </w:r>
      <w:del w:id="3797" w:author="PF" w:date="2015-01-14T00:10:00Z">
        <w:r w:rsidR="00F45262" w:rsidRPr="00E45CE0" w:rsidDel="00E902CB">
          <w:delText>review</w:delText>
        </w:r>
        <w:r w:rsidRPr="00E45CE0" w:rsidDel="00E902CB">
          <w:delText xml:space="preserve"> </w:delText>
        </w:r>
      </w:del>
      <w:ins w:id="3798" w:author="PF" w:date="2015-01-14T00:10:00Z">
        <w:r w:rsidR="00E902CB">
          <w:t xml:space="preserve">analyze </w:t>
        </w:r>
      </w:ins>
      <w:r w:rsidRPr="00E45CE0">
        <w:t xml:space="preserve">different approaches </w:t>
      </w:r>
      <w:r w:rsidR="007B40A6" w:rsidRPr="00E45CE0">
        <w:t xml:space="preserve">used in implementing an </w:t>
      </w:r>
      <w:r w:rsidR="00F45262" w:rsidRPr="00E45CE0">
        <w:t xml:space="preserve">information </w:t>
      </w:r>
      <w:r w:rsidR="007B40A6" w:rsidRPr="00E45CE0">
        <w:t>extraction system;</w:t>
      </w:r>
    </w:p>
    <w:p w:rsidR="002F6E61" w:rsidRDefault="007B40A6">
      <w:pPr>
        <w:pStyle w:val="Content2"/>
        <w:numPr>
          <w:ilvl w:val="0"/>
          <w:numId w:val="27"/>
        </w:numPr>
        <w:pPrChange w:id="3799" w:author="TinTin Kalaw" w:date="2014-08-16T12:12:00Z">
          <w:pPr>
            <w:pStyle w:val="Content"/>
            <w:numPr>
              <w:numId w:val="2"/>
            </w:numPr>
            <w:ind w:left="1800" w:hanging="360"/>
          </w:pPr>
        </w:pPrChange>
      </w:pPr>
      <w:r w:rsidRPr="00E45CE0">
        <w:t xml:space="preserve">To evaluate existing tools and resources </w:t>
      </w:r>
      <w:del w:id="3800" w:author="PF" w:date="2015-01-14T00:10:00Z">
        <w:r w:rsidRPr="00E45CE0" w:rsidDel="00E902CB">
          <w:delText xml:space="preserve">which </w:delText>
        </w:r>
      </w:del>
      <w:ins w:id="3801" w:author="PF" w:date="2015-01-14T00:10:00Z">
        <w:r w:rsidR="00E902CB">
          <w:t xml:space="preserve">that </w:t>
        </w:r>
      </w:ins>
      <w:r w:rsidRPr="00E45CE0">
        <w:t>could be incorporated in the information extraction components of the system;</w:t>
      </w:r>
    </w:p>
    <w:p w:rsidR="002F6E61" w:rsidRDefault="007B40A6">
      <w:pPr>
        <w:pStyle w:val="Content2"/>
        <w:numPr>
          <w:ilvl w:val="0"/>
          <w:numId w:val="27"/>
        </w:numPr>
        <w:pPrChange w:id="3802" w:author="TinTin Kalaw" w:date="2014-08-16T12:12:00Z">
          <w:pPr>
            <w:pStyle w:val="Content"/>
            <w:numPr>
              <w:numId w:val="2"/>
            </w:numPr>
            <w:ind w:left="1800" w:hanging="360"/>
          </w:pPr>
        </w:pPrChange>
      </w:pPr>
      <w:r w:rsidRPr="00E45CE0">
        <w:t xml:space="preserve">To determine the metrics for </w:t>
      </w:r>
      <w:del w:id="3803" w:author="PF" w:date="2015-01-14T00:10:00Z">
        <w:r w:rsidRPr="00E45CE0" w:rsidDel="00E902CB">
          <w:delText xml:space="preserve">evaluating </w:delText>
        </w:r>
      </w:del>
      <w:ins w:id="3804" w:author="PF" w:date="2015-01-14T00:10:00Z">
        <w:r w:rsidR="00E902CB">
          <w:t xml:space="preserve">assessing the performance or effectiveness of </w:t>
        </w:r>
      </w:ins>
      <w:r w:rsidRPr="00E45CE0">
        <w:t>the information extraction system</w:t>
      </w:r>
      <w:ins w:id="3805" w:author="PF" w:date="2015-01-14T00:09:00Z">
        <w:r w:rsidR="00E902CB">
          <w:t>.</w:t>
        </w:r>
      </w:ins>
      <w:del w:id="3806" w:author="PF" w:date="2015-01-14T00:09:00Z">
        <w:r w:rsidRPr="00E45CE0" w:rsidDel="00E902CB">
          <w:delText>;</w:delText>
        </w:r>
      </w:del>
    </w:p>
    <w:p w:rsidR="00F61695" w:rsidRPr="00E45CE0" w:rsidRDefault="00F61695" w:rsidP="00BF4C5E">
      <w:pPr>
        <w:pStyle w:val="Content2"/>
      </w:pPr>
    </w:p>
    <w:p w:rsidR="00F61695" w:rsidRPr="00E45CE0" w:rsidRDefault="00F61695" w:rsidP="00F61695">
      <w:pPr>
        <w:pStyle w:val="Heading2"/>
      </w:pPr>
      <w:bookmarkStart w:id="3807" w:name="_Toc396444861"/>
      <w:bookmarkStart w:id="3808" w:name="_Toc396489509"/>
      <w:r w:rsidRPr="00E45CE0">
        <w:t>Scope and Limitations of the Research</w:t>
      </w:r>
      <w:bookmarkEnd w:id="3807"/>
      <w:bookmarkEnd w:id="3808"/>
    </w:p>
    <w:p w:rsidR="00D4791C" w:rsidRPr="00E45CE0" w:rsidRDefault="00D4791C" w:rsidP="00D4791C">
      <w:pPr>
        <w:pStyle w:val="Content1"/>
      </w:pPr>
    </w:p>
    <w:p w:rsidR="002F6E61" w:rsidRDefault="00D4791C">
      <w:pPr>
        <w:pStyle w:val="Content2"/>
        <w:pPrChange w:id="3809" w:author="Vilson Lu" w:date="2014-08-16T15:32:00Z">
          <w:pPr>
            <w:pStyle w:val="Content1"/>
          </w:pPr>
        </w:pPrChange>
      </w:pPr>
      <w:r w:rsidRPr="00E45CE0">
        <w:t xml:space="preserve">The research </w:t>
      </w:r>
      <w:del w:id="3810" w:author="PF" w:date="2015-01-24T13:06:00Z">
        <w:r w:rsidRPr="00E45CE0" w:rsidDel="00BE2A8B">
          <w:delText>aim</w:delText>
        </w:r>
      </w:del>
      <w:del w:id="3811" w:author="PF" w:date="2015-01-24T13:01:00Z">
        <w:r w:rsidRPr="00E45CE0" w:rsidDel="000766B5">
          <w:delText xml:space="preserve">s </w:delText>
        </w:r>
      </w:del>
      <w:del w:id="3812" w:author="PF" w:date="2015-01-24T13:06:00Z">
        <w:r w:rsidRPr="00E45CE0" w:rsidDel="00BE2A8B">
          <w:delText xml:space="preserve">to </w:delText>
        </w:r>
      </w:del>
      <w:ins w:id="3813" w:author="PF" w:date="2015-01-24T13:06:00Z">
        <w:r w:rsidR="00BE2A8B">
          <w:t>is abou</w:t>
        </w:r>
      </w:ins>
      <w:ins w:id="3814" w:author="PF" w:date="2015-01-24T13:07:00Z">
        <w:r w:rsidR="00BE2A8B">
          <w:t>t</w:t>
        </w:r>
      </w:ins>
      <w:ins w:id="3815" w:author="PF" w:date="2015-01-24T13:06:00Z">
        <w:r w:rsidR="00BE2A8B">
          <w:t xml:space="preserve"> the </w:t>
        </w:r>
      </w:ins>
      <w:r w:rsidRPr="00E45CE0">
        <w:t xml:space="preserve">design </w:t>
      </w:r>
      <w:ins w:id="3816" w:author="PF" w:date="2015-01-24T13:10:00Z">
        <w:r w:rsidR="00BE2A8B">
          <w:t xml:space="preserve">of </w:t>
        </w:r>
      </w:ins>
      <w:r w:rsidRPr="00E45CE0">
        <w:t>an information extraction system for the Filipino</w:t>
      </w:r>
      <w:ins w:id="3817" w:author="TinTin Kalaw" w:date="2014-08-16T13:06:00Z">
        <w:del w:id="3818" w:author="Kyle Mc Hale Dela Cruz" w:date="2014-08-18T22:45:00Z">
          <w:r w:rsidR="00957CD2" w:rsidDel="00546C15">
            <w:delText>and English</w:delText>
          </w:r>
        </w:del>
      </w:ins>
      <w:ins w:id="3819" w:author="PF" w:date="2014-12-30T12:42:00Z">
        <w:r w:rsidR="00A85F9E">
          <w:t xml:space="preserve"> </w:t>
        </w:r>
      </w:ins>
      <w:r w:rsidRPr="00E45CE0">
        <w:t xml:space="preserve">language. </w:t>
      </w:r>
      <w:del w:id="3820" w:author="PF" w:date="2015-01-24T13:06:00Z">
        <w:r w:rsidRPr="00E45CE0" w:rsidDel="00BE2A8B">
          <w:delText xml:space="preserve">It </w:delText>
        </w:r>
      </w:del>
      <w:del w:id="3821" w:author="PF" w:date="2015-01-24T13:02:00Z">
        <w:r w:rsidRPr="00E45CE0" w:rsidDel="000766B5">
          <w:delText xml:space="preserve">will </w:delText>
        </w:r>
      </w:del>
      <w:del w:id="3822" w:author="PF" w:date="2015-01-24T13:06:00Z">
        <w:r w:rsidRPr="00E45CE0" w:rsidDel="00BE2A8B">
          <w:delText>cover the r</w:delText>
        </w:r>
      </w:del>
      <w:ins w:id="3823" w:author="PF" w:date="2015-01-24T13:06:00Z">
        <w:r w:rsidR="00BE2A8B">
          <w:t>R</w:t>
        </w:r>
      </w:ins>
      <w:r w:rsidRPr="00E45CE0">
        <w:t xml:space="preserve">eview of various information extraction systems </w:t>
      </w:r>
      <w:del w:id="3824" w:author="PF" w:date="2015-01-24T13:06:00Z">
        <w:r w:rsidRPr="00E45CE0" w:rsidDel="00BE2A8B">
          <w:delText xml:space="preserve">in order </w:delText>
        </w:r>
      </w:del>
      <w:r w:rsidRPr="00E45CE0">
        <w:t xml:space="preserve">to know the different approaches </w:t>
      </w:r>
      <w:del w:id="3825" w:author="PF" w:date="2015-01-14T00:11:00Z">
        <w:r w:rsidRPr="00E45CE0" w:rsidDel="00E902CB">
          <w:delText xml:space="preserve">on </w:delText>
        </w:r>
      </w:del>
      <w:ins w:id="3826" w:author="PF" w:date="2015-01-14T00:11:00Z">
        <w:r w:rsidR="00E902CB">
          <w:t xml:space="preserve">to </w:t>
        </w:r>
      </w:ins>
      <w:r w:rsidRPr="00E45CE0">
        <w:t>implement</w:t>
      </w:r>
      <w:ins w:id="3827" w:author="PF" w:date="2015-01-14T00:11:00Z">
        <w:r w:rsidR="00E902CB">
          <w:t>ation</w:t>
        </w:r>
      </w:ins>
      <w:del w:id="3828" w:author="PF" w:date="2015-01-14T00:11:00Z">
        <w:r w:rsidRPr="00E45CE0" w:rsidDel="00E902CB">
          <w:delText>ing them</w:delText>
        </w:r>
      </w:del>
      <w:ins w:id="3829" w:author="PF" w:date="2015-01-24T13:07:00Z">
        <w:r w:rsidR="00BE2A8B">
          <w:t xml:space="preserve"> was covered</w:t>
        </w:r>
      </w:ins>
      <w:r w:rsidRPr="00E45CE0">
        <w:t xml:space="preserve">. Different existing domain-independent, domain-dependent information extraction systems </w:t>
      </w:r>
      <w:del w:id="3830" w:author="PF" w:date="2015-01-24T13:02:00Z">
        <w:r w:rsidRPr="00E45CE0" w:rsidDel="000766B5">
          <w:delText xml:space="preserve">will be </w:delText>
        </w:r>
      </w:del>
      <w:ins w:id="3831" w:author="PF" w:date="2015-01-24T13:02:00Z">
        <w:r w:rsidR="000766B5">
          <w:t xml:space="preserve">were </w:t>
        </w:r>
      </w:ins>
      <w:ins w:id="3832" w:author="PF" w:date="2015-01-24T13:07:00Z">
        <w:r w:rsidR="00BE2A8B">
          <w:t xml:space="preserve">also </w:t>
        </w:r>
      </w:ins>
      <w:del w:id="3833" w:author="PF" w:date="2015-01-24T13:07:00Z">
        <w:r w:rsidRPr="00E45CE0" w:rsidDel="00BE2A8B">
          <w:delText xml:space="preserve">reviewed </w:delText>
        </w:r>
      </w:del>
      <w:ins w:id="3834" w:author="PF" w:date="2015-01-24T13:07:00Z">
        <w:r w:rsidR="00BE2A8B">
          <w:t xml:space="preserve">analyzed </w:t>
        </w:r>
      </w:ins>
      <w:del w:id="3835" w:author="PF" w:date="2015-01-14T00:12:00Z">
        <w:r w:rsidRPr="00E45CE0" w:rsidDel="00E902CB">
          <w:delText xml:space="preserve">in order </w:delText>
        </w:r>
      </w:del>
      <w:r w:rsidRPr="00E45CE0">
        <w:t>to understand the</w:t>
      </w:r>
      <w:ins w:id="3836" w:author="PF" w:date="2015-01-24T13:07:00Z">
        <w:r w:rsidR="00BE2A8B">
          <w:t>ir</w:t>
        </w:r>
      </w:ins>
      <w:r w:rsidRPr="00E45CE0">
        <w:t xml:space="preserve"> </w:t>
      </w:r>
      <w:ins w:id="3837" w:author="PF" w:date="2015-01-24T13:07:00Z">
        <w:r w:rsidR="00BE2A8B">
          <w:t xml:space="preserve">components, </w:t>
        </w:r>
      </w:ins>
      <w:r w:rsidRPr="00E45CE0">
        <w:t xml:space="preserve">architectures, </w:t>
      </w:r>
      <w:ins w:id="3838" w:author="PF" w:date="2015-01-24T13:07:00Z">
        <w:r w:rsidR="00BE2A8B">
          <w:t xml:space="preserve">and </w:t>
        </w:r>
      </w:ins>
      <w:r w:rsidRPr="00E45CE0">
        <w:t>implementation</w:t>
      </w:r>
      <w:ins w:id="3839" w:author="PF" w:date="2015-01-24T13:08:00Z">
        <w:r w:rsidR="00BE2A8B">
          <w:t>.</w:t>
        </w:r>
      </w:ins>
      <w:del w:id="3840" w:author="PF" w:date="2015-01-24T13:08:00Z">
        <w:r w:rsidRPr="00E45CE0" w:rsidDel="00BE2A8B">
          <w:delText xml:space="preserve"> and components of an information extraction system.</w:delText>
        </w:r>
      </w:del>
      <w:r w:rsidRPr="00E45CE0">
        <w:t xml:space="preserve"> </w:t>
      </w:r>
      <w:del w:id="3841" w:author="PF" w:date="2015-01-24T13:08:00Z">
        <w:r w:rsidRPr="00E45CE0" w:rsidDel="00BE2A8B">
          <w:delText xml:space="preserve">It </w:delText>
        </w:r>
      </w:del>
      <w:del w:id="3842" w:author="PF" w:date="2015-01-24T13:03:00Z">
        <w:r w:rsidRPr="00E45CE0" w:rsidDel="000766B5">
          <w:delText xml:space="preserve">will </w:delText>
        </w:r>
      </w:del>
      <w:del w:id="3843" w:author="PF" w:date="2015-01-24T13:08:00Z">
        <w:r w:rsidRPr="00E45CE0" w:rsidDel="00BE2A8B">
          <w:delText xml:space="preserve">also review </w:delText>
        </w:r>
      </w:del>
      <w:ins w:id="3844" w:author="PF" w:date="2015-01-24T13:08:00Z">
        <w:r w:rsidR="00BE2A8B">
          <w:t xml:space="preserve">Additionally, this study examined </w:t>
        </w:r>
      </w:ins>
      <w:r w:rsidRPr="00E45CE0">
        <w:t xml:space="preserve">information extraction for MRL </w:t>
      </w:r>
      <w:del w:id="3845" w:author="PF" w:date="2015-01-14T00:12:00Z">
        <w:r w:rsidRPr="00E45CE0" w:rsidDel="00E902CB">
          <w:delText xml:space="preserve">in order </w:delText>
        </w:r>
      </w:del>
      <w:r w:rsidRPr="00E45CE0">
        <w:t xml:space="preserve">to </w:t>
      </w:r>
      <w:del w:id="3846" w:author="PF" w:date="2015-01-14T00:13:00Z">
        <w:r w:rsidRPr="00E45CE0" w:rsidDel="008B6C18">
          <w:delText xml:space="preserve">understand </w:delText>
        </w:r>
      </w:del>
      <w:ins w:id="3847" w:author="PF" w:date="2015-01-14T00:13:00Z">
        <w:r w:rsidR="008B6C18">
          <w:t xml:space="preserve">grasp </w:t>
        </w:r>
      </w:ins>
      <w:r w:rsidRPr="00E45CE0">
        <w:t xml:space="preserve">the techniques used to extract from MRL </w:t>
      </w:r>
      <w:del w:id="3848" w:author="PF" w:date="2015-01-14T00:13:00Z">
        <w:r w:rsidRPr="00E45CE0" w:rsidDel="008B6C18">
          <w:delText xml:space="preserve">since </w:delText>
        </w:r>
      </w:del>
      <w:ins w:id="3849" w:author="PF" w:date="2015-01-24T13:08:00Z">
        <w:r w:rsidR="00BE2A8B">
          <w:t xml:space="preserve">given that </w:t>
        </w:r>
      </w:ins>
      <w:r w:rsidRPr="00E45CE0">
        <w:t xml:space="preserve">the Filipino language is considered </w:t>
      </w:r>
      <w:del w:id="3850" w:author="PF" w:date="2015-01-14T00:13:00Z">
        <w:r w:rsidRPr="00E45CE0" w:rsidDel="008B6C18">
          <w:delText xml:space="preserve">to be </w:delText>
        </w:r>
      </w:del>
      <w:r w:rsidRPr="00E45CE0">
        <w:t xml:space="preserve">an MRL. </w:t>
      </w:r>
    </w:p>
    <w:p w:rsidR="002F6E61" w:rsidRDefault="002F6E61">
      <w:pPr>
        <w:pStyle w:val="Content2"/>
        <w:pPrChange w:id="3851" w:author="Vilson Lu" w:date="2014-08-16T15:32:00Z">
          <w:pPr>
            <w:pStyle w:val="Content1"/>
          </w:pPr>
        </w:pPrChange>
      </w:pPr>
    </w:p>
    <w:p w:rsidR="002F6E61" w:rsidRDefault="001F79FF">
      <w:pPr>
        <w:pStyle w:val="Content2"/>
        <w:pPrChange w:id="3852" w:author="Vilson Lu" w:date="2014-08-16T15:32:00Z">
          <w:pPr>
            <w:pStyle w:val="Content1"/>
          </w:pPr>
        </w:pPrChange>
      </w:pPr>
      <w:del w:id="3853" w:author="PF" w:date="2015-01-14T00:13:00Z">
        <w:r w:rsidRPr="00E45CE0" w:rsidDel="008B6C18">
          <w:delText>In order to f</w:delText>
        </w:r>
      </w:del>
      <w:ins w:id="3854" w:author="PF" w:date="2015-01-14T00:13:00Z">
        <w:r w:rsidR="008B6C18">
          <w:t>F</w:t>
        </w:r>
      </w:ins>
      <w:r w:rsidRPr="00E45CE0">
        <w:t>or the system to extract relevant information, the r</w:t>
      </w:r>
      <w:r w:rsidR="00095B7A" w:rsidRPr="00E45CE0">
        <w:t xml:space="preserve">esearch </w:t>
      </w:r>
      <w:del w:id="3855" w:author="PF" w:date="2015-01-24T13:09:00Z">
        <w:r w:rsidR="00095B7A" w:rsidRPr="00E45CE0" w:rsidDel="00BE2A8B">
          <w:delText xml:space="preserve">must first </w:delText>
        </w:r>
      </w:del>
      <w:r w:rsidR="00095B7A" w:rsidRPr="00E45CE0">
        <w:t>determine</w:t>
      </w:r>
      <w:ins w:id="3856" w:author="PF" w:date="2015-01-24T13:09:00Z">
        <w:r w:rsidR="00BE2A8B">
          <w:t>d</w:t>
        </w:r>
      </w:ins>
      <w:r w:rsidR="00095B7A" w:rsidRPr="00E45CE0">
        <w:t xml:space="preserve"> which</w:t>
      </w:r>
      <w:r w:rsidRPr="00E45CE0">
        <w:t xml:space="preserve"> information </w:t>
      </w:r>
      <w:ins w:id="3857" w:author="PF" w:date="2015-01-14T00:13:00Z">
        <w:r w:rsidR="008B6C18">
          <w:t xml:space="preserve">details </w:t>
        </w:r>
      </w:ins>
      <w:r w:rsidRPr="00E45CE0">
        <w:t>are deemed relevant in times o</w:t>
      </w:r>
      <w:r w:rsidR="00D079B2" w:rsidRPr="00E45CE0">
        <w:t>f disaster, especially in relief operations.</w:t>
      </w:r>
      <w:r w:rsidR="00095B7A" w:rsidRPr="00E45CE0">
        <w:t xml:space="preserve"> </w:t>
      </w:r>
      <w:del w:id="3858" w:author="PF" w:date="2015-01-14T00:13:00Z">
        <w:r w:rsidR="00095B7A" w:rsidRPr="00E45CE0" w:rsidDel="008B6C18">
          <w:delText>Also, t</w:delText>
        </w:r>
      </w:del>
      <w:ins w:id="3859" w:author="PF" w:date="2015-01-14T00:13:00Z">
        <w:r w:rsidR="008B6C18">
          <w:t>T</w:t>
        </w:r>
      </w:ins>
      <w:r w:rsidR="00095B7A" w:rsidRPr="00E45CE0">
        <w:t xml:space="preserve">he research </w:t>
      </w:r>
      <w:del w:id="3860" w:author="PF" w:date="2015-01-24T13:10:00Z">
        <w:r w:rsidR="00095B7A" w:rsidRPr="00E45CE0" w:rsidDel="00BE2A8B">
          <w:delText xml:space="preserve">must </w:delText>
        </w:r>
      </w:del>
      <w:r w:rsidR="00095B7A" w:rsidRPr="00E45CE0">
        <w:t xml:space="preserve">also </w:t>
      </w:r>
      <w:del w:id="3861" w:author="PF" w:date="2015-01-24T13:09:00Z">
        <w:r w:rsidR="00095B7A" w:rsidRPr="00E45CE0" w:rsidDel="00BE2A8B">
          <w:delText xml:space="preserve">determine </w:delText>
        </w:r>
      </w:del>
      <w:ins w:id="3862" w:author="PF" w:date="2015-01-24T13:09:00Z">
        <w:r w:rsidR="00BE2A8B">
          <w:t xml:space="preserve">identified </w:t>
        </w:r>
      </w:ins>
      <w:r w:rsidR="00095B7A" w:rsidRPr="00E45CE0">
        <w:t xml:space="preserve">the different types of disaster-related Tweets </w:t>
      </w:r>
      <w:ins w:id="3863" w:author="PF" w:date="2015-01-24T13:09:00Z">
        <w:r w:rsidR="00BE2A8B">
          <w:t>to support the task of discerning</w:t>
        </w:r>
      </w:ins>
      <w:del w:id="3864" w:author="PF" w:date="2015-01-24T13:09:00Z">
        <w:r w:rsidR="00095B7A" w:rsidRPr="00E45CE0" w:rsidDel="00BE2A8B">
          <w:delText>as this will help in determining the</w:delText>
        </w:r>
      </w:del>
      <w:r w:rsidR="00095B7A" w:rsidRPr="00E45CE0">
        <w:t xml:space="preserve"> relevant information from the given tweets.</w:t>
      </w:r>
      <w:del w:id="3865" w:author="PF" w:date="2015-01-24T13:11:00Z">
        <w:r w:rsidR="009A1D38" w:rsidRPr="00E45CE0" w:rsidDel="00BE2A8B">
          <w:delText xml:space="preserve"> To do that, different information extraction systems that work with disaster-related domains shall be reviewed and evaluated.</w:delText>
        </w:r>
        <w:r w:rsidR="00A127AA" w:rsidRPr="00E45CE0" w:rsidDel="00BE2A8B">
          <w:delText xml:space="preserve"> Also,</w:delText>
        </w:r>
      </w:del>
      <w:r w:rsidR="00A127AA" w:rsidRPr="00E45CE0">
        <w:t xml:space="preserve"> </w:t>
      </w:r>
      <w:del w:id="3866" w:author="PF" w:date="2015-01-24T13:11:00Z">
        <w:r w:rsidR="00A127AA" w:rsidRPr="00E45CE0" w:rsidDel="00BE2A8B">
          <w:delText>o</w:delText>
        </w:r>
      </w:del>
      <w:ins w:id="3867" w:author="PF" w:date="2015-01-24T13:11:00Z">
        <w:r w:rsidR="00BE2A8B">
          <w:t>O</w:t>
        </w:r>
      </w:ins>
      <w:r w:rsidR="00A127AA" w:rsidRPr="00E45CE0">
        <w:t xml:space="preserve">ther researches </w:t>
      </w:r>
      <w:del w:id="3868" w:author="PF" w:date="2015-01-24T13:11:00Z">
        <w:r w:rsidR="00A127AA" w:rsidRPr="00E45CE0" w:rsidDel="00BE2A8B">
          <w:delText xml:space="preserve">about </w:delText>
        </w:r>
      </w:del>
      <w:ins w:id="3869" w:author="PF" w:date="2015-01-24T13:11:00Z">
        <w:r w:rsidR="00BE2A8B">
          <w:t xml:space="preserve">on </w:t>
        </w:r>
      </w:ins>
      <w:r w:rsidR="00A127AA" w:rsidRPr="00E45CE0">
        <w:t xml:space="preserve">the use of Twitter in disaster management </w:t>
      </w:r>
      <w:del w:id="3870" w:author="PF" w:date="2015-01-24T13:11:00Z">
        <w:r w:rsidR="00A127AA" w:rsidRPr="00E45CE0" w:rsidDel="00BE2A8B">
          <w:delText xml:space="preserve">shall be reviewed and </w:delText>
        </w:r>
      </w:del>
      <w:ins w:id="3871" w:author="PF" w:date="2015-01-24T13:11:00Z">
        <w:r w:rsidR="00BE2A8B">
          <w:t xml:space="preserve">were also </w:t>
        </w:r>
      </w:ins>
      <w:r w:rsidR="00A127AA" w:rsidRPr="00E45CE0">
        <w:t xml:space="preserve">evaluated to </w:t>
      </w:r>
      <w:del w:id="3872" w:author="PF" w:date="2015-01-24T13:11:00Z">
        <w:r w:rsidR="00A127AA" w:rsidRPr="00E45CE0" w:rsidDel="00BE2A8B">
          <w:delText xml:space="preserve">help the researchers in </w:delText>
        </w:r>
      </w:del>
      <w:ins w:id="3873" w:author="PF" w:date="2015-01-24T13:11:00Z">
        <w:r w:rsidR="00BE2A8B">
          <w:t xml:space="preserve">aid in the </w:t>
        </w:r>
      </w:ins>
      <w:r w:rsidR="00A127AA" w:rsidRPr="00E45CE0">
        <w:t>formulati</w:t>
      </w:r>
      <w:ins w:id="3874" w:author="PF" w:date="2015-01-24T13:11:00Z">
        <w:r w:rsidR="00BE2A8B">
          <w:t>on</w:t>
        </w:r>
      </w:ins>
      <w:del w:id="3875" w:author="PF" w:date="2015-01-24T13:11:00Z">
        <w:r w:rsidR="00A127AA" w:rsidRPr="00E45CE0" w:rsidDel="00BE2A8B">
          <w:delText>ng the</w:delText>
        </w:r>
      </w:del>
      <w:r w:rsidR="00A127AA" w:rsidRPr="00E45CE0">
        <w:t xml:space="preserve"> </w:t>
      </w:r>
      <w:ins w:id="3876" w:author="PF" w:date="2015-01-24T13:11:00Z">
        <w:r w:rsidR="00BE2A8B">
          <w:t xml:space="preserve">of </w:t>
        </w:r>
      </w:ins>
      <w:r w:rsidR="00A127AA" w:rsidRPr="00E45CE0">
        <w:t>ontologies of the information extraction system</w:t>
      </w:r>
      <w:ins w:id="3877" w:author="PF" w:date="2015-01-24T13:12:00Z">
        <w:r w:rsidR="00BE2A8B">
          <w:t xml:space="preserve"> developed in this study.</w:t>
        </w:r>
      </w:ins>
      <w:del w:id="3878" w:author="PF" w:date="2015-01-24T13:12:00Z">
        <w:r w:rsidR="00A127AA" w:rsidRPr="00E45CE0" w:rsidDel="00BE2A8B">
          <w:delText xml:space="preserve"> to be developed.</w:delText>
        </w:r>
      </w:del>
    </w:p>
    <w:p w:rsidR="002F6E61" w:rsidRDefault="002F6E61">
      <w:pPr>
        <w:pStyle w:val="Content2"/>
        <w:pPrChange w:id="3879" w:author="Vilson Lu" w:date="2014-08-16T15:32:00Z">
          <w:pPr>
            <w:pStyle w:val="Content1"/>
          </w:pPr>
        </w:pPrChange>
      </w:pPr>
    </w:p>
    <w:p w:rsidR="002F6E61" w:rsidRDefault="00D4791C">
      <w:pPr>
        <w:pStyle w:val="Content2"/>
        <w:pPrChange w:id="3880" w:author="Vilson Lu" w:date="2014-08-16T15:32:00Z">
          <w:pPr>
            <w:pStyle w:val="Content1"/>
          </w:pPr>
        </w:pPrChange>
      </w:pPr>
      <w:r w:rsidRPr="00E45CE0">
        <w:t xml:space="preserve">In </w:t>
      </w:r>
      <w:ins w:id="3881" w:author="PF" w:date="2015-01-14T00:14:00Z">
        <w:r w:rsidR="008B6C18">
          <w:t xml:space="preserve">terms of </w:t>
        </w:r>
      </w:ins>
      <w:del w:id="3882" w:author="PF" w:date="2015-01-14T00:15:00Z">
        <w:r w:rsidRPr="00E45CE0" w:rsidDel="008B6C18">
          <w:delText xml:space="preserve">order for the information extraction </w:delText>
        </w:r>
      </w:del>
      <w:r w:rsidRPr="00E45CE0">
        <w:t xml:space="preserve">system </w:t>
      </w:r>
      <w:del w:id="3883" w:author="PF" w:date="2015-01-14T00:15:00Z">
        <w:r w:rsidRPr="00E45CE0" w:rsidDel="008B6C18">
          <w:delText xml:space="preserve">to </w:delText>
        </w:r>
      </w:del>
      <w:r w:rsidRPr="00E45CE0">
        <w:t>perform</w:t>
      </w:r>
      <w:ins w:id="3884" w:author="PF" w:date="2015-01-14T00:15:00Z">
        <w:r w:rsidR="008B6C18">
          <w:t>ance</w:t>
        </w:r>
      </w:ins>
      <w:del w:id="3885" w:author="PF" w:date="2015-01-14T00:15:00Z">
        <w:r w:rsidRPr="00E45CE0" w:rsidDel="008B6C18">
          <w:delText xml:space="preserve"> better</w:delText>
        </w:r>
      </w:del>
      <w:r w:rsidRPr="00E45CE0">
        <w:t xml:space="preserve">, the research </w:t>
      </w:r>
      <w:del w:id="3886" w:author="PF" w:date="2015-01-24T13:13:00Z">
        <w:r w:rsidRPr="00E45CE0" w:rsidDel="00BE2A8B">
          <w:delText xml:space="preserve">will review </w:delText>
        </w:r>
      </w:del>
      <w:ins w:id="3887" w:author="PF" w:date="2015-01-24T13:13:00Z">
        <w:r w:rsidR="00BE2A8B">
          <w:t xml:space="preserve">looked into </w:t>
        </w:r>
      </w:ins>
      <w:r w:rsidRPr="00E45CE0">
        <w:t xml:space="preserve">different natural language processing techniques </w:t>
      </w:r>
      <w:del w:id="3888" w:author="PF" w:date="2015-01-24T13:13:00Z">
        <w:r w:rsidRPr="00E45CE0" w:rsidDel="00BE2A8B">
          <w:delText xml:space="preserve">that will </w:delText>
        </w:r>
      </w:del>
      <w:ins w:id="3889" w:author="PF" w:date="2015-01-24T13:13:00Z">
        <w:r w:rsidR="00BE2A8B">
          <w:t xml:space="preserve">used for data </w:t>
        </w:r>
      </w:ins>
      <w:r w:rsidRPr="00E45CE0">
        <w:t>preprocess</w:t>
      </w:r>
      <w:ins w:id="3890" w:author="PF" w:date="2015-01-24T13:13:00Z">
        <w:r w:rsidR="00BE2A8B">
          <w:t>i</w:t>
        </w:r>
      </w:ins>
      <w:ins w:id="3891" w:author="PF" w:date="2015-01-24T13:14:00Z">
        <w:r w:rsidR="00BE2A8B">
          <w:t>ng</w:t>
        </w:r>
      </w:ins>
      <w:del w:id="3892" w:author="PF" w:date="2015-01-24T13:14:00Z">
        <w:r w:rsidRPr="00E45CE0" w:rsidDel="00BE2A8B">
          <w:delText xml:space="preserve"> the data</w:delText>
        </w:r>
      </w:del>
      <w:r w:rsidRPr="00E45CE0">
        <w:t xml:space="preserve"> before feeding </w:t>
      </w:r>
      <w:del w:id="3893" w:author="PF" w:date="2015-01-14T00:15:00Z">
        <w:r w:rsidRPr="00E45CE0" w:rsidDel="008B6C18">
          <w:delText>it</w:delText>
        </w:r>
      </w:del>
      <w:ins w:id="3894" w:author="PF" w:date="2015-01-14T00:15:00Z">
        <w:r w:rsidR="008B6C18">
          <w:t>them</w:t>
        </w:r>
      </w:ins>
      <w:r w:rsidRPr="00E45CE0">
        <w:t xml:space="preserve"> </w:t>
      </w:r>
      <w:ins w:id="3895" w:author="PF" w:date="2015-01-24T13:14:00Z">
        <w:r w:rsidR="00BE2A8B">
          <w:t>in</w:t>
        </w:r>
      </w:ins>
      <w:r w:rsidRPr="00E45CE0">
        <w:t xml:space="preserve">to the information extraction system. Examples of the NLP techniques </w:t>
      </w:r>
      <w:del w:id="3896" w:author="PF" w:date="2015-01-24T13:15:00Z">
        <w:r w:rsidRPr="00E45CE0" w:rsidDel="009D1061">
          <w:delText xml:space="preserve">that will be reviewed </w:delText>
        </w:r>
      </w:del>
      <w:r w:rsidRPr="00E45CE0">
        <w:t>are text classification and text normalization.</w:t>
      </w:r>
      <w:commentRangeStart w:id="3897"/>
      <w:r w:rsidRPr="00E45CE0">
        <w:t xml:space="preserve"> </w:t>
      </w:r>
      <w:del w:id="3898" w:author="PF" w:date="2015-01-14T00:15:00Z">
        <w:r w:rsidRPr="00E45CE0" w:rsidDel="008B6C18">
          <w:delText xml:space="preserve"> </w:delText>
        </w:r>
      </w:del>
      <w:r w:rsidRPr="00E45CE0">
        <w:t xml:space="preserve">Text classification is the process of automatically assigning a text or document into a predefined category based on </w:t>
      </w:r>
      <w:del w:id="3899" w:author="PF" w:date="2015-01-14T00:15:00Z">
        <w:r w:rsidRPr="00E45CE0" w:rsidDel="008B6C18">
          <w:delText xml:space="preserve">their </w:delText>
        </w:r>
      </w:del>
      <w:ins w:id="3900" w:author="PF" w:date="2015-01-14T00:15:00Z">
        <w:r w:rsidR="008B6C18">
          <w:t xml:space="preserve">its </w:t>
        </w:r>
      </w:ins>
      <w:r w:rsidRPr="00E45CE0">
        <w:t>content (</w:t>
      </w:r>
      <w:r w:rsidRPr="00E45CE0">
        <w:rPr>
          <w:highlight w:val="white"/>
        </w:rPr>
        <w:t>Özsu</w:t>
      </w:r>
      <w:ins w:id="3901" w:author="PF" w:date="2014-12-30T14:18:00Z">
        <w:r w:rsidR="00471C83">
          <w:t xml:space="preserve"> </w:t>
        </w:r>
      </w:ins>
      <w:r w:rsidRPr="00E45CE0">
        <w:t xml:space="preserve">&amp; Liu, 2009). Texts may need to be classified according to categories so that the system can use appropriate algorithm to extract the information. Text normalization is the transforming of ill-formed words into their canonical forms (Han &amp; Baldwin, 2011). The information extraction system will need a text normalizer as data coming from </w:t>
      </w:r>
      <w:r w:rsidR="00D079B2" w:rsidRPr="00E45CE0">
        <w:t>Twitter</w:t>
      </w:r>
      <w:r w:rsidRPr="00E45CE0">
        <w:t xml:space="preserve"> are noisy. Most of the text has no structure, incorrectly spelled words, and invented terms. </w:t>
      </w:r>
      <w:commentRangeEnd w:id="3897"/>
      <w:r w:rsidR="009D1061">
        <w:rPr>
          <w:rStyle w:val="CommentReference"/>
        </w:rPr>
        <w:commentReference w:id="3897"/>
      </w:r>
    </w:p>
    <w:p w:rsidR="002F6E61" w:rsidRDefault="002F6E61">
      <w:pPr>
        <w:pStyle w:val="Content2"/>
        <w:pPrChange w:id="3902" w:author="Vilson Lu" w:date="2014-08-16T15:32:00Z">
          <w:pPr>
            <w:pStyle w:val="Content1"/>
          </w:pPr>
        </w:pPrChange>
      </w:pPr>
    </w:p>
    <w:p w:rsidR="002F6E61" w:rsidRDefault="00D4791C">
      <w:pPr>
        <w:pStyle w:val="Content2"/>
        <w:pPrChange w:id="3903" w:author="Vilson Lu" w:date="2014-08-16T15:32:00Z">
          <w:pPr>
            <w:pStyle w:val="Content1"/>
          </w:pPr>
        </w:pPrChange>
      </w:pPr>
      <w:del w:id="3904" w:author="PF" w:date="2015-01-24T13:19:00Z">
        <w:r w:rsidRPr="00E45CE0" w:rsidDel="009D1061">
          <w:delText>The research will review d</w:delText>
        </w:r>
      </w:del>
      <w:ins w:id="3905" w:author="PF" w:date="2015-01-24T13:19:00Z">
        <w:r w:rsidR="009D1061">
          <w:t>D</w:t>
        </w:r>
      </w:ins>
      <w:r w:rsidRPr="00E45CE0">
        <w:t>ifferent information extraction techniques</w:t>
      </w:r>
      <w:ins w:id="3906" w:author="PF" w:date="2015-01-24T13:20:00Z">
        <w:r w:rsidR="009D1061">
          <w:t xml:space="preserve"> were also examined.</w:t>
        </w:r>
      </w:ins>
      <w:del w:id="3907" w:author="PF" w:date="2015-01-24T13:19:00Z">
        <w:r w:rsidRPr="00E45CE0" w:rsidDel="009D1061">
          <w:delText xml:space="preserve"> that will be used for the information extraction systems</w:delText>
        </w:r>
      </w:del>
      <w:del w:id="3908" w:author="PF" w:date="2015-01-24T13:20:00Z">
        <w:r w:rsidRPr="00E45CE0" w:rsidDel="009D1061">
          <w:delText>.</w:delText>
        </w:r>
      </w:del>
      <w:r w:rsidRPr="00E45CE0">
        <w:t xml:space="preserve"> Some of the</w:t>
      </w:r>
      <w:ins w:id="3909" w:author="PF" w:date="2015-01-24T13:20:00Z">
        <w:r w:rsidR="009D1061">
          <w:t xml:space="preserve">se </w:t>
        </w:r>
      </w:ins>
      <w:del w:id="3910" w:author="PF" w:date="2015-01-24T13:20:00Z">
        <w:r w:rsidRPr="00E45CE0" w:rsidDel="009D1061">
          <w:delText xml:space="preserve"> techniques that will be reviewed </w:delText>
        </w:r>
      </w:del>
      <w:r w:rsidRPr="00E45CE0">
        <w:t>are Named Entity Recognition (NER), lexical analysis, and conference analysis.</w:t>
      </w:r>
      <w:commentRangeStart w:id="3911"/>
      <w:r w:rsidRPr="00E45CE0">
        <w:t xml:space="preserve"> Lexical analysis involves splitting up sentences into words and performing Part-Of-Speech tagging to each word (Grishman, 1997). NER is the classification of each word into a</w:t>
      </w:r>
      <w:r w:rsidR="00D079B2" w:rsidRPr="00E45CE0">
        <w:t xml:space="preserve"> category (Zhou &amp; Su, 2002). Co</w:t>
      </w:r>
      <w:ins w:id="3912" w:author="PF" w:date="2015-03-02T18:30:00Z">
        <w:r w:rsidR="001D1329">
          <w:t>-</w:t>
        </w:r>
      </w:ins>
      <w:r w:rsidR="00D079B2" w:rsidRPr="00E45CE0">
        <w:t>re</w:t>
      </w:r>
      <w:r w:rsidRPr="00E45CE0">
        <w:t>ference analysis is the resolving of references for the pronouns (Grishman, 1997).</w:t>
      </w:r>
      <w:commentRangeEnd w:id="3911"/>
      <w:r w:rsidR="009D1061">
        <w:rPr>
          <w:rStyle w:val="CommentReference"/>
        </w:rPr>
        <w:commentReference w:id="3911"/>
      </w:r>
    </w:p>
    <w:p w:rsidR="002F6E61" w:rsidRDefault="002F6E61">
      <w:pPr>
        <w:pStyle w:val="Content2"/>
        <w:pPrChange w:id="3913" w:author="Vilson Lu" w:date="2014-08-16T15:32:00Z">
          <w:pPr>
            <w:pStyle w:val="Content1"/>
          </w:pPr>
        </w:pPrChange>
      </w:pPr>
    </w:p>
    <w:p w:rsidR="002F6E61" w:rsidRDefault="00D4791C">
      <w:pPr>
        <w:pStyle w:val="Content2"/>
        <w:pPrChange w:id="3914" w:author="Vilson Lu" w:date="2014-08-16T15:32:00Z">
          <w:pPr>
            <w:pStyle w:val="Content1"/>
          </w:pPr>
        </w:pPrChange>
      </w:pPr>
      <w:r w:rsidRPr="00E45CE0">
        <w:t xml:space="preserve">Existing </w:t>
      </w:r>
      <w:ins w:id="3915" w:author="PF" w:date="2015-01-24T13:21:00Z">
        <w:r w:rsidR="009D1061">
          <w:t xml:space="preserve">NLP </w:t>
        </w:r>
      </w:ins>
      <w:r w:rsidRPr="00E45CE0">
        <w:t xml:space="preserve">tools </w:t>
      </w:r>
      <w:del w:id="3916" w:author="PF" w:date="2015-01-24T13:22:00Z">
        <w:r w:rsidRPr="00E45CE0" w:rsidDel="009D1061">
          <w:delText xml:space="preserve">that will be used in </w:delText>
        </w:r>
      </w:del>
      <w:ins w:id="3917" w:author="PF" w:date="2015-01-24T13:22:00Z">
        <w:r w:rsidR="009D1061">
          <w:t xml:space="preserve">for </w:t>
        </w:r>
      </w:ins>
      <w:r w:rsidRPr="00E45CE0">
        <w:t xml:space="preserve">building </w:t>
      </w:r>
      <w:del w:id="3918" w:author="PF" w:date="2015-01-24T13:22:00Z">
        <w:r w:rsidRPr="00E45CE0" w:rsidDel="009D1061">
          <w:delText xml:space="preserve">the </w:delText>
        </w:r>
      </w:del>
      <w:r w:rsidRPr="00E45CE0">
        <w:t>information extraction system</w:t>
      </w:r>
      <w:ins w:id="3919" w:author="PF" w:date="2015-01-24T13:22:00Z">
        <w:r w:rsidR="009D1061">
          <w:t>s</w:t>
        </w:r>
      </w:ins>
      <w:r w:rsidRPr="00E45CE0">
        <w:t xml:space="preserve"> </w:t>
      </w:r>
      <w:del w:id="3920" w:author="PF" w:date="2015-01-24T13:22:00Z">
        <w:r w:rsidRPr="00E45CE0" w:rsidDel="009D1061">
          <w:delText xml:space="preserve">will be </w:delText>
        </w:r>
      </w:del>
      <w:ins w:id="3921" w:author="PF" w:date="2015-01-24T13:22:00Z">
        <w:r w:rsidR="009D1061">
          <w:t xml:space="preserve">were also </w:t>
        </w:r>
      </w:ins>
      <w:r w:rsidRPr="00E45CE0">
        <w:t>reviewed</w:t>
      </w:r>
      <w:ins w:id="3922" w:author="PF" w:date="2015-01-24T13:22:00Z">
        <w:r w:rsidR="009D1061">
          <w:t>.</w:t>
        </w:r>
      </w:ins>
      <w:del w:id="3923" w:author="PF" w:date="2015-01-24T13:22:00Z">
        <w:r w:rsidRPr="00E45CE0" w:rsidDel="009D1061">
          <w:delText xml:space="preserve"> and evaluated.</w:delText>
        </w:r>
      </w:del>
      <w:r w:rsidRPr="00E45CE0">
        <w:t xml:space="preserve"> </w:t>
      </w:r>
      <w:r w:rsidR="00A127AA" w:rsidRPr="00E45CE0">
        <w:t xml:space="preserve">Examples of </w:t>
      </w:r>
      <w:ins w:id="3924" w:author="PF" w:date="2015-01-24T13:22:00Z">
        <w:r w:rsidR="009D1061">
          <w:t xml:space="preserve">these </w:t>
        </w:r>
      </w:ins>
      <w:del w:id="3925" w:author="PF" w:date="2015-01-24T13:22:00Z">
        <w:r w:rsidR="00A127AA" w:rsidRPr="00E45CE0" w:rsidDel="009D1061">
          <w:delText xml:space="preserve">NLP </w:delText>
        </w:r>
      </w:del>
      <w:r w:rsidR="00A127AA" w:rsidRPr="00E45CE0">
        <w:t>tools are</w:t>
      </w:r>
      <w:r w:rsidRPr="00E45CE0">
        <w:t xml:space="preserve"> OpenNLP and Lingpipe.</w:t>
      </w:r>
      <w:commentRangeStart w:id="3926"/>
      <w:r w:rsidRPr="00E45CE0">
        <w:t xml:space="preserve"> OpenNLP is a</w:t>
      </w:r>
      <w:r w:rsidRPr="00E45CE0">
        <w:rPr>
          <w:highlight w:val="white"/>
        </w:rPr>
        <w:t xml:space="preserve"> machine learning based toolkit for the processing of natural language text that can support a number of common NLP tasks like tokenization, sentence segmentation, part-of-speech tagging, named entity extraction, chunking, parsing, and co-reference resolution (Apache Software Foundation, 2010). On the other hand, Lingpipe is a toolkit for processing text using computational linguistics that can perform certain tasks like finding names of people/organizations/event, classify Twitter data, and check spellings (Alias-I, 2011).</w:t>
      </w:r>
      <w:commentRangeEnd w:id="3926"/>
      <w:r w:rsidR="009D1061">
        <w:rPr>
          <w:rStyle w:val="CommentReference"/>
        </w:rPr>
        <w:commentReference w:id="3926"/>
      </w:r>
    </w:p>
    <w:p w:rsidR="002F6E61" w:rsidRDefault="002F6E61">
      <w:pPr>
        <w:pStyle w:val="Content2"/>
        <w:pPrChange w:id="3927" w:author="Vilson Lu" w:date="2014-08-16T15:32:00Z">
          <w:pPr>
            <w:pStyle w:val="Content1"/>
          </w:pPr>
        </w:pPrChange>
      </w:pPr>
    </w:p>
    <w:p w:rsidR="002F6E61" w:rsidRDefault="009D1061">
      <w:pPr>
        <w:pStyle w:val="Content2"/>
        <w:pPrChange w:id="3928" w:author="Vilson Lu" w:date="2014-08-16T15:32:00Z">
          <w:pPr>
            <w:pStyle w:val="Content1"/>
          </w:pPr>
        </w:pPrChange>
      </w:pPr>
      <w:ins w:id="3929" w:author="PF" w:date="2015-01-24T13:22:00Z">
        <w:r>
          <w:t xml:space="preserve">Lastly, </w:t>
        </w:r>
      </w:ins>
      <w:ins w:id="3930" w:author="PF" w:date="2015-01-24T13:23:00Z">
        <w:r w:rsidR="0099516B">
          <w:t>metrics were determined to measure system performance, metrics were determined</w:t>
        </w:r>
      </w:ins>
      <w:ins w:id="3931" w:author="PF" w:date="2015-01-24T13:24:00Z">
        <w:r w:rsidR="0099516B">
          <w:t>.</w:t>
        </w:r>
      </w:ins>
      <w:del w:id="3932" w:author="PF" w:date="2015-01-24T13:24:00Z">
        <w:r w:rsidR="00D4791C" w:rsidRPr="00E45CE0" w:rsidDel="0099516B">
          <w:delText xml:space="preserve">In order to evaluate the information extraction system, the research will determine the </w:delText>
        </w:r>
        <w:r w:rsidR="00A127AA" w:rsidRPr="00E45CE0" w:rsidDel="0099516B">
          <w:delText xml:space="preserve">different </w:delText>
        </w:r>
        <w:r w:rsidR="00D4791C" w:rsidRPr="00E45CE0" w:rsidDel="0099516B">
          <w:delText>metrics</w:delText>
        </w:r>
        <w:r w:rsidR="00A127AA" w:rsidRPr="00E45CE0" w:rsidDel="0099516B">
          <w:delText xml:space="preserve"> that can be used</w:delText>
        </w:r>
        <w:r w:rsidR="00D4791C" w:rsidRPr="00E45CE0" w:rsidDel="0099516B">
          <w:delText xml:space="preserve"> to measure the system’s performance.</w:delText>
        </w:r>
      </w:del>
    </w:p>
    <w:p w:rsidR="00D4791C" w:rsidRPr="00E45CE0" w:rsidRDefault="00D4791C" w:rsidP="00D4791C">
      <w:pPr>
        <w:pStyle w:val="Content1"/>
      </w:pPr>
    </w:p>
    <w:p w:rsidR="00F61695" w:rsidRPr="00E45CE0" w:rsidRDefault="00F61695" w:rsidP="00F61695">
      <w:pPr>
        <w:pStyle w:val="Heading2"/>
      </w:pPr>
      <w:bookmarkStart w:id="3933" w:name="_Toc396444862"/>
      <w:bookmarkStart w:id="3934" w:name="_Toc396489510"/>
      <w:r w:rsidRPr="00E45CE0">
        <w:t>Significance of the Research</w:t>
      </w:r>
      <w:bookmarkEnd w:id="3933"/>
      <w:bookmarkEnd w:id="3934"/>
    </w:p>
    <w:p w:rsidR="00BD4AA3" w:rsidRPr="00E45CE0" w:rsidRDefault="00BD4AA3" w:rsidP="00BD4AA3"/>
    <w:p w:rsidR="002F6E61" w:rsidRDefault="00BD4AA3">
      <w:pPr>
        <w:pStyle w:val="Content2"/>
        <w:pPrChange w:id="3935" w:author="Vilson Lu" w:date="2014-08-16T15:32:00Z">
          <w:pPr>
            <w:pStyle w:val="Content1"/>
          </w:pPr>
        </w:pPrChange>
      </w:pPr>
      <w:r w:rsidRPr="00E45CE0">
        <w:t xml:space="preserve">Being the social media capital of the world, the Philippines generates a lot of diversified information that cannot be easily tapped because of the limited capabilities and tools that are available in processing the language unto which these information are written in, the Filipino language. </w:t>
      </w:r>
      <w:del w:id="3936" w:author="PF" w:date="2015-01-24T13:05:00Z">
        <w:r w:rsidRPr="00E45CE0" w:rsidDel="000766B5">
          <w:delText>And w</w:delText>
        </w:r>
      </w:del>
      <w:ins w:id="3937" w:author="PF" w:date="2015-01-24T13:05:00Z">
        <w:r w:rsidR="000766B5">
          <w:t>W</w:t>
        </w:r>
      </w:ins>
      <w:r w:rsidRPr="00E45CE0">
        <w:t xml:space="preserve">ith Twitter being one of the most commonly used social media platforms in the country, a new level of information dissemination has been established. With an information extraction system that is </w:t>
      </w:r>
      <w:del w:id="3938" w:author="TinTin Kalaw" w:date="2014-08-16T13:08:00Z">
        <w:r w:rsidRPr="00E45CE0" w:rsidDel="009F684C">
          <w:delText xml:space="preserve">specifically </w:delText>
        </w:r>
      </w:del>
      <w:r w:rsidRPr="00E45CE0">
        <w:t>built for the Filipino</w:t>
      </w:r>
      <w:ins w:id="3939" w:author="TinTin Kalaw" w:date="2014-08-16T13:08:00Z">
        <w:del w:id="3940" w:author="Kyle Mc Hale Dela Cruz" w:date="2014-08-18T22:46:00Z">
          <w:r w:rsidR="009F684C" w:rsidDel="00546C15">
            <w:delText xml:space="preserve"> and English</w:delText>
          </w:r>
        </w:del>
      </w:ins>
      <w:r w:rsidRPr="00E45CE0">
        <w:t xml:space="preserve"> language and at the same time for supporting texts that are found in Twitter, respective stakeholders can explore more possibilities and opportunities with regard</w:t>
      </w:r>
      <w:del w:id="3941" w:author="PF" w:date="2015-01-24T13:05:00Z">
        <w:r w:rsidRPr="00E45CE0" w:rsidDel="000766B5">
          <w:delText>s</w:delText>
        </w:r>
      </w:del>
      <w:r w:rsidRPr="00E45CE0">
        <w:t xml:space="preserve"> to effectively utilizing </w:t>
      </w:r>
      <w:del w:id="3942" w:author="PF" w:date="2015-01-24T13:25:00Z">
        <w:r w:rsidRPr="00E45CE0" w:rsidDel="00452C98">
          <w:delText xml:space="preserve">this </w:delText>
        </w:r>
      </w:del>
      <w:ins w:id="3943" w:author="PF" w:date="2015-01-24T13:25:00Z">
        <w:r w:rsidR="00452C98">
          <w:t xml:space="preserve">such </w:t>
        </w:r>
      </w:ins>
      <w:r w:rsidRPr="00E45CE0">
        <w:t xml:space="preserve">information from the web </w:t>
      </w:r>
      <w:del w:id="3944" w:author="PF" w:date="2015-01-24T13:05:00Z">
        <w:r w:rsidRPr="00E45CE0" w:rsidDel="000766B5">
          <w:delText xml:space="preserve">with regards to using </w:delText>
        </w:r>
      </w:del>
      <w:ins w:id="3945" w:author="PF" w:date="2015-01-24T13:05:00Z">
        <w:r w:rsidR="000766B5">
          <w:t xml:space="preserve">and use </w:t>
        </w:r>
      </w:ins>
      <w:r w:rsidRPr="00E45CE0">
        <w:t>them for disaster management purposes.</w:t>
      </w:r>
    </w:p>
    <w:p w:rsidR="002F6E61" w:rsidRDefault="002F6E61">
      <w:pPr>
        <w:pStyle w:val="Content2"/>
        <w:pPrChange w:id="3946" w:author="Vilson Lu" w:date="2014-08-16T15:32:00Z">
          <w:pPr>
            <w:pStyle w:val="Content1"/>
          </w:pPr>
        </w:pPrChange>
      </w:pPr>
    </w:p>
    <w:p w:rsidR="002F6E61" w:rsidRDefault="00BD4AA3">
      <w:pPr>
        <w:pStyle w:val="Content2"/>
        <w:pPrChange w:id="3947" w:author="Vilson Lu" w:date="2014-08-16T15:32:00Z">
          <w:pPr>
            <w:pStyle w:val="Content1"/>
          </w:pPr>
        </w:pPrChange>
      </w:pPr>
      <w:del w:id="3948" w:author="PF" w:date="2015-01-24T13:25:00Z">
        <w:r w:rsidRPr="00E45CE0" w:rsidDel="00452C98">
          <w:delText xml:space="preserve">In the </w:delText>
        </w:r>
      </w:del>
      <w:ins w:id="3949" w:author="PF" w:date="2015-01-24T13:25:00Z">
        <w:r w:rsidR="00452C98">
          <w:t xml:space="preserve">From a </w:t>
        </w:r>
      </w:ins>
      <w:r w:rsidRPr="00E45CE0">
        <w:t xml:space="preserve">disaster management standpoint, there are a number of advantages to having an information extraction system that is specifically made to work with Twitter texts that are written in </w:t>
      </w:r>
      <w:ins w:id="3950" w:author="TinTin Kalaw" w:date="2014-08-16T13:10:00Z">
        <w:del w:id="3951" w:author="Kyle Mc Hale Dela Cruz" w:date="2014-08-18T22:46:00Z">
          <w:r w:rsidR="009F684C" w:rsidDel="00546C15">
            <w:delText xml:space="preserve">both </w:delText>
          </w:r>
        </w:del>
      </w:ins>
      <w:r w:rsidRPr="00E45CE0">
        <w:t>the Filipino</w:t>
      </w:r>
      <w:ins w:id="3952" w:author="PF" w:date="2015-01-14T00:16:00Z">
        <w:r w:rsidR="008B6C18">
          <w:t xml:space="preserve"> </w:t>
        </w:r>
      </w:ins>
      <w:ins w:id="3953" w:author="TinTin Kalaw" w:date="2014-08-16T13:10:00Z">
        <w:del w:id="3954" w:author="Kyle Mc Hale Dela Cruz" w:date="2014-08-18T22:46:00Z">
          <w:r w:rsidR="009F684C" w:rsidDel="00546C15">
            <w:delText>and English</w:delText>
          </w:r>
        </w:del>
      </w:ins>
      <w:r w:rsidRPr="00E45CE0">
        <w:t>language.</w:t>
      </w:r>
    </w:p>
    <w:p w:rsidR="002F6E61" w:rsidRDefault="002F6E61">
      <w:pPr>
        <w:pStyle w:val="Content2"/>
        <w:pPrChange w:id="3955" w:author="Vilson Lu" w:date="2014-08-16T15:32:00Z">
          <w:pPr>
            <w:pStyle w:val="Content1"/>
          </w:pPr>
        </w:pPrChange>
      </w:pPr>
    </w:p>
    <w:p w:rsidR="002F6E61" w:rsidRDefault="00BD4AA3">
      <w:pPr>
        <w:pStyle w:val="Content2"/>
        <w:pPrChange w:id="3956" w:author="Vilson Lu" w:date="2014-08-16T15:32:00Z">
          <w:pPr>
            <w:pStyle w:val="Content1"/>
          </w:pPr>
        </w:pPrChange>
      </w:pPr>
      <w:commentRangeStart w:id="3957"/>
      <w:r w:rsidRPr="00E45CE0">
        <w:t xml:space="preserve">First, </w:t>
      </w:r>
      <w:commentRangeStart w:id="3958"/>
      <w:r w:rsidRPr="00E45CE0">
        <w:t>respective stakeholders</w:t>
      </w:r>
      <w:commentRangeEnd w:id="3958"/>
      <w:r w:rsidR="00BD4C49">
        <w:rPr>
          <w:rStyle w:val="CommentReference"/>
        </w:rPr>
        <w:commentReference w:id="3958"/>
      </w:r>
      <w:r w:rsidRPr="00E45CE0">
        <w:t xml:space="preserve"> can collect disaster-related information in a way that is less strict because with an information extraction system </w:t>
      </w:r>
      <w:del w:id="3959" w:author="TinTin Kalaw" w:date="2014-08-16T13:10:00Z">
        <w:r w:rsidRPr="00E45CE0" w:rsidDel="009F684C">
          <w:delText xml:space="preserve">specifically </w:delText>
        </w:r>
      </w:del>
      <w:r w:rsidRPr="00E45CE0">
        <w:t xml:space="preserve">built for the </w:t>
      </w:r>
      <w:del w:id="3960" w:author="TinTin Kalaw" w:date="2014-08-16T13:10:00Z">
        <w:r w:rsidRPr="00E45CE0" w:rsidDel="009F684C">
          <w:delText xml:space="preserve">Filipino </w:delText>
        </w:r>
      </w:del>
      <w:ins w:id="3961" w:author="TinTin Kalaw" w:date="2014-08-16T13:10:00Z">
        <w:r w:rsidR="009F684C">
          <w:t>two</w:t>
        </w:r>
      </w:ins>
      <w:ins w:id="3962" w:author="PF" w:date="2015-01-24T13:27:00Z">
        <w:r w:rsidR="00452C98">
          <w:t xml:space="preserve"> </w:t>
        </w:r>
      </w:ins>
      <w:r w:rsidRPr="00E45CE0">
        <w:t>language</w:t>
      </w:r>
      <w:ins w:id="3963" w:author="TinTin Kalaw" w:date="2014-08-16T13:10:00Z">
        <w:r w:rsidR="009F684C">
          <w:t>s</w:t>
        </w:r>
      </w:ins>
      <w:r w:rsidRPr="00E45CE0">
        <w:t xml:space="preserve">, </w:t>
      </w:r>
      <w:del w:id="3964" w:author="PF" w:date="2015-01-24T13:31:00Z">
        <w:r w:rsidRPr="00E45CE0" w:rsidDel="00977108">
          <w:delText xml:space="preserve">these </w:delText>
        </w:r>
      </w:del>
      <w:r w:rsidRPr="00E45CE0">
        <w:t xml:space="preserve">stakeholders can effortlessly accept and process information that are written in a much more natural and open way. With this, they can reach out to more people and to more places because they can have a system that can extract information from how Filipinos speak and communicate through the different social media platforms available, and to be specific, in Twitter. </w:t>
      </w:r>
    </w:p>
    <w:p w:rsidR="002F6E61" w:rsidRDefault="002F6E61">
      <w:pPr>
        <w:pStyle w:val="Content2"/>
        <w:pPrChange w:id="3965" w:author="Vilson Lu" w:date="2014-08-16T15:32:00Z">
          <w:pPr>
            <w:pStyle w:val="Content1"/>
          </w:pPr>
        </w:pPrChange>
      </w:pPr>
    </w:p>
    <w:p w:rsidR="002F6E61" w:rsidRDefault="00BD4AA3">
      <w:pPr>
        <w:pStyle w:val="Content2"/>
        <w:pPrChange w:id="3966" w:author="Vilson Lu" w:date="2014-08-16T15:32:00Z">
          <w:pPr>
            <w:pStyle w:val="Content1"/>
          </w:pPr>
        </w:pPrChange>
      </w:pPr>
      <w:r w:rsidRPr="00E45CE0">
        <w:t xml:space="preserve">Second, with an information extraction system, respective stakeholders can easily make use of the information that are written in the format of the different variations </w:t>
      </w:r>
      <w:del w:id="3967" w:author="TinTin Kalaw" w:date="2014-08-16T13:11:00Z">
        <w:r w:rsidRPr="00E45CE0" w:rsidDel="009F684C">
          <w:delText xml:space="preserve">in </w:delText>
        </w:r>
      </w:del>
      <w:ins w:id="3968" w:author="TinTin Kalaw" w:date="2014-08-16T13:11:00Z">
        <w:r w:rsidR="009F684C">
          <w:t>of</w:t>
        </w:r>
      </w:ins>
      <w:ins w:id="3969" w:author="PF" w:date="2015-01-24T13:34:00Z">
        <w:r w:rsidR="00977108">
          <w:t xml:space="preserve"> </w:t>
        </w:r>
      </w:ins>
      <w:r w:rsidRPr="00E45CE0">
        <w:t xml:space="preserve">the </w:t>
      </w:r>
      <w:del w:id="3970" w:author="TinTin Kalaw" w:date="2014-08-16T13:11:00Z">
        <w:r w:rsidRPr="00E45CE0" w:rsidDel="009F684C">
          <w:delText xml:space="preserve">Filipino </w:delText>
        </w:r>
      </w:del>
      <w:r w:rsidRPr="00E45CE0">
        <w:t>language</w:t>
      </w:r>
      <w:ins w:id="3971" w:author="TinTin Kalaw" w:date="2014-08-16T13:11:00Z">
        <w:r w:rsidR="009F684C">
          <w:t>s</w:t>
        </w:r>
      </w:ins>
      <w:r w:rsidRPr="00E45CE0">
        <w:t xml:space="preserve"> like the ‘TXTSPK’ and ‘Code Switching’. With a custom-built information extraction algorithm, the information extraction system will be able to increase the probability of accurately and precisely extracting relevant information</w:t>
      </w:r>
      <w:ins w:id="3972" w:author="PF" w:date="2015-01-24T13:33:00Z">
        <w:r w:rsidR="00977108">
          <w:t>.</w:t>
        </w:r>
      </w:ins>
      <w:del w:id="3973" w:author="TinTin Kalaw" w:date="2014-08-16T13:11:00Z">
        <w:r w:rsidRPr="00E45CE0" w:rsidDel="009F684C">
          <w:delText xml:space="preserve"> from the normal Filipino language and at the same time, include support for the different variations like the ‘TXTSPK’ and ‘Code Switching’</w:delText>
        </w:r>
      </w:del>
      <w:del w:id="3974" w:author="PF" w:date="2015-01-24T13:33:00Z">
        <w:r w:rsidRPr="00E45CE0" w:rsidDel="00977108">
          <w:delText>.</w:delText>
        </w:r>
      </w:del>
    </w:p>
    <w:p w:rsidR="002F6E61" w:rsidRDefault="002F6E61">
      <w:pPr>
        <w:pStyle w:val="Content2"/>
        <w:pPrChange w:id="3975" w:author="Vilson Lu" w:date="2014-08-16T15:32:00Z">
          <w:pPr>
            <w:pStyle w:val="Content1"/>
          </w:pPr>
        </w:pPrChange>
      </w:pPr>
    </w:p>
    <w:p w:rsidR="002F6E61" w:rsidRDefault="00BD4AA3">
      <w:pPr>
        <w:pStyle w:val="Content2"/>
        <w:pPrChange w:id="3976" w:author="Vilson Lu" w:date="2014-08-16T15:32:00Z">
          <w:pPr>
            <w:pStyle w:val="Content1"/>
          </w:pPr>
        </w:pPrChange>
      </w:pPr>
      <w:r w:rsidRPr="00E45CE0">
        <w:t>Third, the information that can be extracted from Twitter can be further utilized to help in disaster relief efforts. With a system that can further categorize tweets automatically can help in extracting more straightforward and meaningful information about the current state of disasters. Certain types of tweets can indicate a specific set of relevant information that can be extracted. Take, for instance, Disaster Information Tweets. Information that can be extracted from this kind of tweets can include, but not limited to, the type of disaster, location of disaster and etc. Or take, for instance, Casualty Report Tweets. Information like the number of casualties or the names of missing people can be extracted from this type of tweets.</w:t>
      </w:r>
    </w:p>
    <w:p w:rsidR="002F6E61" w:rsidRDefault="002F6E61">
      <w:pPr>
        <w:pStyle w:val="Content2"/>
        <w:pPrChange w:id="3977" w:author="Vilson Lu" w:date="2014-08-16T15:32:00Z">
          <w:pPr>
            <w:pStyle w:val="Content1"/>
          </w:pPr>
        </w:pPrChange>
      </w:pPr>
    </w:p>
    <w:p w:rsidR="002F6E61" w:rsidRDefault="00BD4AA3">
      <w:pPr>
        <w:pStyle w:val="Content2"/>
        <w:pPrChange w:id="3978" w:author="Vilson Lu" w:date="2014-08-16T15:32:00Z">
          <w:pPr>
            <w:pStyle w:val="Content1"/>
          </w:pPr>
        </w:pPrChange>
      </w:pPr>
      <w:r w:rsidRPr="00E45CE0">
        <w:t>Lastly, with can information extraction system that can organize the extracted relevant information, respective stakeholders can now expedite the process of conducting relief operations since they can be presented with information that has already been processed to be easily read and understood by the normal people. With this information extraction system, the process of consolidating necessary relevant disaster-related information can be more intuitive and faster.</w:t>
      </w:r>
      <w:commentRangeEnd w:id="3957"/>
      <w:r w:rsidR="00977108">
        <w:rPr>
          <w:rStyle w:val="CommentReference"/>
        </w:rPr>
        <w:commentReference w:id="3957"/>
      </w:r>
    </w:p>
    <w:p w:rsidR="00BD4AA3" w:rsidRPr="00E45CE0" w:rsidRDefault="00BD4AA3" w:rsidP="00BD4AA3">
      <w:pPr>
        <w:pStyle w:val="Content1"/>
      </w:pPr>
    </w:p>
    <w:p w:rsidR="00F61695" w:rsidRPr="00E45CE0" w:rsidRDefault="00F61695" w:rsidP="00F61695">
      <w:pPr>
        <w:pStyle w:val="Heading2"/>
      </w:pPr>
      <w:bookmarkStart w:id="3979" w:name="_Toc396444863"/>
      <w:bookmarkStart w:id="3980" w:name="_Toc396489511"/>
      <w:r w:rsidRPr="00E45CE0">
        <w:t>Research Methodology</w:t>
      </w:r>
      <w:bookmarkEnd w:id="3979"/>
      <w:bookmarkEnd w:id="3980"/>
    </w:p>
    <w:p w:rsidR="00F61695" w:rsidRPr="00E45CE0" w:rsidRDefault="00F61695" w:rsidP="00BF4C5E">
      <w:pPr>
        <w:pStyle w:val="Content1"/>
      </w:pPr>
    </w:p>
    <w:p w:rsidR="002F6E61" w:rsidRDefault="00F61695">
      <w:pPr>
        <w:pStyle w:val="Content2"/>
        <w:rPr>
          <w:del w:id="3981" w:author="Vilson Lu" w:date="2014-08-22T16:45:00Z"/>
        </w:rPr>
        <w:pPrChange w:id="3982" w:author="Vilson Lu" w:date="2014-08-16T15:32:00Z">
          <w:pPr>
            <w:pStyle w:val="Content1"/>
          </w:pPr>
        </w:pPrChange>
      </w:pPr>
      <w:del w:id="3983" w:author="PF" w:date="2015-01-24T13:35:00Z">
        <w:r w:rsidRPr="00E45CE0" w:rsidDel="00977108">
          <w:delText xml:space="preserve">This section discusses the different activities that will be performed throughout the research. </w:delText>
        </w:r>
      </w:del>
      <w:r w:rsidRPr="00E45CE0">
        <w:t xml:space="preserve">Scrum-based methodology, an iterative software development life cycle, </w:t>
      </w:r>
      <w:del w:id="3984" w:author="PF" w:date="2015-01-24T13:36:00Z">
        <w:r w:rsidRPr="00E45CE0" w:rsidDel="00977108">
          <w:delText xml:space="preserve">will be </w:delText>
        </w:r>
      </w:del>
      <w:ins w:id="3985" w:author="PF" w:date="2015-01-24T13:36:00Z">
        <w:r w:rsidR="00977108">
          <w:t xml:space="preserve">was </w:t>
        </w:r>
      </w:ins>
      <w:r w:rsidRPr="00E45CE0">
        <w:t>applied in the course of this research</w:t>
      </w:r>
      <w:ins w:id="3986" w:author="PF" w:date="2015-01-24T13:36:00Z">
        <w:r w:rsidR="00977108">
          <w:t>.</w:t>
        </w:r>
      </w:ins>
      <w:commentRangeStart w:id="3987"/>
      <w:del w:id="3988" w:author="PF" w:date="2015-01-24T13:36:00Z">
        <w:r w:rsidRPr="00E45CE0" w:rsidDel="00977108">
          <w:delText xml:space="preserve"> </w:delText>
        </w:r>
      </w:del>
      <w:del w:id="3989" w:author="PF" w:date="2015-01-14T00:16:00Z">
        <w:r w:rsidRPr="00E45CE0" w:rsidDel="008B6C18">
          <w:delText xml:space="preserve">in order </w:delText>
        </w:r>
      </w:del>
      <w:del w:id="3990" w:author="PF" w:date="2015-01-24T13:36:00Z">
        <w:r w:rsidRPr="00E45CE0" w:rsidDel="00977108">
          <w:delText>to ensure that the research will be able to adapt to changes in requirements.</w:delText>
        </w:r>
      </w:del>
      <w:commentRangeEnd w:id="3987"/>
      <w:r w:rsidR="00977108">
        <w:rPr>
          <w:rStyle w:val="CommentReference"/>
        </w:rPr>
        <w:commentReference w:id="3987"/>
      </w:r>
    </w:p>
    <w:p w:rsidR="002F6E61" w:rsidRDefault="002F6E61">
      <w:pPr>
        <w:pStyle w:val="Content2"/>
        <w:pPrChange w:id="3991" w:author="Vilson Lu" w:date="2014-08-22T16:45:00Z">
          <w:pPr/>
        </w:pPrChange>
      </w:pPr>
    </w:p>
    <w:moveFromRangeStart w:id="3992" w:author="Vilson Lu" w:date="2014-08-22T16:45:00Z" w:name="move396489279"/>
    <w:p w:rsidR="002F6E61" w:rsidRDefault="00372B98">
      <w:pPr>
        <w:pStyle w:val="Content2"/>
        <w:pPrChange w:id="3993" w:author="Vilson Lu" w:date="2014-08-16T15:32:00Z">
          <w:pPr>
            <w:pStyle w:val="Content1"/>
          </w:pPr>
        </w:pPrChange>
      </w:pPr>
      <w:moveFrom w:id="3994" w:author="Vilson Lu" w:date="2014-08-22T16:45:00Z">
        <w:r w:rsidRPr="00E45CE0" w:rsidDel="00CB1536">
          <w:fldChar w:fldCharType="begin"/>
        </w:r>
        <w:r w:rsidR="00D7332C" w:rsidRPr="00E45CE0" w:rsidDel="00CB1536">
          <w:instrText xml:space="preserve"> REF _Ref395779620 \h </w:instrText>
        </w:r>
        <w:r w:rsidR="00BF4C5E" w:rsidDel="00CB1536">
          <w:instrText xml:space="preserve"> \* MERGEFORMAT </w:instrText>
        </w:r>
      </w:moveFrom>
      <w:del w:id="3995" w:author="Vilson Lu" w:date="2014-08-22T16:45:00Z"/>
      <w:moveFrom w:id="3996" w:author="Vilson Lu" w:date="2014-08-22T16:45:00Z">
        <w:r w:rsidRPr="00E45CE0" w:rsidDel="00CB1536">
          <w:fldChar w:fldCharType="separate"/>
        </w:r>
        <w:r w:rsidR="00D7332C" w:rsidRPr="00E45CE0" w:rsidDel="0068488C">
          <w:t xml:space="preserve">Figure </w:t>
        </w:r>
        <w:r w:rsidR="00D7332C" w:rsidRPr="00E45CE0" w:rsidDel="0068488C">
          <w:rPr>
            <w:noProof/>
          </w:rPr>
          <w:t>1</w:t>
        </w:r>
        <w:r w:rsidR="00D7332C" w:rsidRPr="00E45CE0" w:rsidDel="0068488C">
          <w:noBreakHyphen/>
        </w:r>
        <w:r w:rsidR="00D7332C" w:rsidRPr="00E45CE0" w:rsidDel="0068488C">
          <w:rPr>
            <w:noProof/>
          </w:rPr>
          <w:t>1</w:t>
        </w:r>
        <w:r w:rsidRPr="00E45CE0" w:rsidDel="00CB1536">
          <w:fldChar w:fldCharType="end"/>
        </w:r>
        <w:r w:rsidR="00F61695" w:rsidRPr="00E45CE0" w:rsidDel="00CB1536">
          <w:t>shows a diagram of the phases the research will undergo. The phases are as follows: investigation and research analysis, system design, system development, system integration and testing, system evaluation, and documentation. Regular consultation with the thesis adviser will also be conducted in order to keep the research on track for the whole duration of the thesis.</w:t>
        </w:r>
      </w:moveFrom>
    </w:p>
    <w:moveFromRangeEnd w:id="3992"/>
    <w:p w:rsidR="002F6E61" w:rsidRDefault="002F6E61">
      <w:pPr>
        <w:rPr>
          <w:del w:id="3997" w:author="Vilson Lu" w:date="2014-08-22T16:45:00Z"/>
        </w:rPr>
        <w:pPrChange w:id="3998" w:author="Vilson Lu" w:date="2014-08-22T16:45:00Z">
          <w:pPr>
            <w:ind w:left="720"/>
          </w:pPr>
        </w:pPrChange>
      </w:pPr>
    </w:p>
    <w:p w:rsidR="002F6E61" w:rsidRDefault="002F6E61">
      <w:pPr>
        <w:pStyle w:val="NoSpacing"/>
        <w:rPr>
          <w:sz w:val="24"/>
          <w:szCs w:val="24"/>
        </w:rPr>
        <w:pPrChange w:id="3999" w:author="Vilson Lu" w:date="2014-08-22T16:45:00Z">
          <w:pPr>
            <w:pStyle w:val="NoSpacing"/>
            <w:jc w:val="center"/>
          </w:pPr>
        </w:pPrChange>
      </w:pPr>
    </w:p>
    <w:p w:rsidR="00F61695" w:rsidRPr="00E45CE0" w:rsidDel="00CB1536" w:rsidRDefault="00F61695" w:rsidP="00AB6FDF">
      <w:pPr>
        <w:pStyle w:val="Caption"/>
      </w:pPr>
      <w:bookmarkStart w:id="4000" w:name="_Ref396189570"/>
      <w:bookmarkStart w:id="4001" w:name="_Ref395779620"/>
      <w:bookmarkStart w:id="4002" w:name="_Toc395181735"/>
      <w:moveFromRangeStart w:id="4003" w:author="Vilson Lu" w:date="2014-08-22T16:45:00Z" w:name="move396489251"/>
      <w:moveFrom w:id="4004" w:author="Vilson Lu" w:date="2014-08-22T16:45:00Z">
        <w:r w:rsidRPr="00E45CE0" w:rsidDel="00CB1536">
          <w:t xml:space="preserve">Figure </w:t>
        </w:r>
        <w:bookmarkEnd w:id="4000"/>
        <w:r w:rsidR="00372B98" w:rsidDel="003F1C01">
          <w:fldChar w:fldCharType="begin"/>
        </w:r>
        <w:r w:rsidR="00750DB1" w:rsidDel="003F1C01">
          <w:instrText xml:space="preserve"> STYLEREF 1 \s </w:instrText>
        </w:r>
        <w:r w:rsidR="00372B98" w:rsidDel="003F1C01">
          <w:fldChar w:fldCharType="separate"/>
        </w:r>
        <w:r w:rsidRPr="00E45CE0" w:rsidDel="003F1C01">
          <w:rPr>
            <w:noProof/>
          </w:rPr>
          <w:t>1</w:t>
        </w:r>
        <w:r w:rsidR="00372B98" w:rsidDel="003F1C01">
          <w:rPr>
            <w:noProof/>
          </w:rPr>
          <w:fldChar w:fldCharType="end"/>
        </w:r>
        <w:r w:rsidRPr="00E45CE0" w:rsidDel="003F1C01">
          <w:noBreakHyphen/>
        </w:r>
        <w:r w:rsidR="00372B98" w:rsidDel="003F1C01">
          <w:fldChar w:fldCharType="begin"/>
        </w:r>
        <w:r w:rsidR="00750DB1" w:rsidDel="003F1C01">
          <w:instrText xml:space="preserve"> SEQ Figure \* ARABIC \s 1 </w:instrText>
        </w:r>
        <w:r w:rsidR="00372B98" w:rsidDel="003F1C01">
          <w:fldChar w:fldCharType="separate"/>
        </w:r>
        <w:r w:rsidRPr="00E45CE0" w:rsidDel="003F1C01">
          <w:rPr>
            <w:noProof/>
          </w:rPr>
          <w:t>1</w:t>
        </w:r>
        <w:r w:rsidR="00372B98" w:rsidDel="003F1C01">
          <w:rPr>
            <w:noProof/>
          </w:rPr>
          <w:fldChar w:fldCharType="end"/>
        </w:r>
        <w:bookmarkEnd w:id="4001"/>
        <w:r w:rsidRPr="00E45CE0" w:rsidDel="00CB1536">
          <w:t>. Research Methodology Phases</w:t>
        </w:r>
      </w:moveFrom>
      <w:bookmarkEnd w:id="4002"/>
    </w:p>
    <w:moveFromRangeEnd w:id="4003"/>
    <w:p w:rsidR="00F61695" w:rsidRPr="00E45CE0" w:rsidRDefault="00F61695" w:rsidP="00AB6FDF">
      <w:pPr>
        <w:pStyle w:val="NoSpacing"/>
        <w:ind w:left="1080"/>
        <w:jc w:val="center"/>
        <w:rPr>
          <w:sz w:val="24"/>
          <w:szCs w:val="24"/>
        </w:rPr>
      </w:pPr>
      <w:r w:rsidRPr="00E45CE0">
        <w:rPr>
          <w:noProof/>
          <w:sz w:val="24"/>
          <w:szCs w:val="24"/>
        </w:rPr>
        <w:drawing>
          <wp:inline distT="0" distB="0" distL="0" distR="0">
            <wp:extent cx="4532368" cy="2696662"/>
            <wp:effectExtent l="25400" t="25400" r="14605" b="215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thodology.png"/>
                    <pic:cNvPicPr/>
                  </pic:nvPicPr>
                  <pic:blipFill>
                    <a:blip r:embed="rId11">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41762" cy="2702251"/>
                    </a:xfrm>
                    <a:prstGeom prst="rect">
                      <a:avLst/>
                    </a:prstGeom>
                    <a:ln w="28575" cmpd="sng">
                      <a:solidFill>
                        <a:schemeClr val="tx1"/>
                      </a:solidFill>
                    </a:ln>
                  </pic:spPr>
                </pic:pic>
              </a:graphicData>
            </a:graphic>
          </wp:inline>
        </w:drawing>
      </w:r>
    </w:p>
    <w:p w:rsidR="00CB1536" w:rsidRDefault="00CB1536" w:rsidP="00CB1536">
      <w:pPr>
        <w:pStyle w:val="Caption"/>
        <w:rPr>
          <w:ins w:id="4005" w:author="Vilson Lu" w:date="2014-08-22T16:45:00Z"/>
        </w:rPr>
      </w:pPr>
      <w:bookmarkStart w:id="4006" w:name="_Toc396489881"/>
      <w:moveToRangeStart w:id="4007" w:author="Vilson Lu" w:date="2014-08-22T16:45:00Z" w:name="move396489251"/>
      <w:moveTo w:id="4008" w:author="Vilson Lu" w:date="2014-08-22T16:45:00Z">
        <w:r w:rsidRPr="00E45CE0">
          <w:t xml:space="preserve">Figure </w:t>
        </w:r>
        <w:r w:rsidR="00372B98">
          <w:fldChar w:fldCharType="begin"/>
        </w:r>
        <w:r>
          <w:instrText xml:space="preserve"> STYLEREF 1 \s </w:instrText>
        </w:r>
        <w:r w:rsidR="00372B98">
          <w:fldChar w:fldCharType="separate"/>
        </w:r>
      </w:moveTo>
      <w:r w:rsidR="003160F5">
        <w:rPr>
          <w:noProof/>
        </w:rPr>
        <w:t>1</w:t>
      </w:r>
      <w:moveTo w:id="4009" w:author="Vilson Lu" w:date="2014-08-22T16:45:00Z">
        <w:r w:rsidR="00372B98">
          <w:fldChar w:fldCharType="end"/>
        </w:r>
        <w:r>
          <w:noBreakHyphen/>
        </w:r>
        <w:r w:rsidR="00372B98">
          <w:fldChar w:fldCharType="begin"/>
        </w:r>
        <w:r>
          <w:instrText xml:space="preserve"> SEQ Figure \* ARABIC \s 1 </w:instrText>
        </w:r>
        <w:r w:rsidR="00372B98">
          <w:fldChar w:fldCharType="separate"/>
        </w:r>
      </w:moveTo>
      <w:ins w:id="4010" w:author="Vilson Lu" w:date="2014-08-22T16:55:00Z">
        <w:r w:rsidR="003160F5">
          <w:rPr>
            <w:noProof/>
          </w:rPr>
          <w:t>1</w:t>
        </w:r>
      </w:ins>
      <w:moveTo w:id="4011" w:author="Vilson Lu" w:date="2014-08-22T16:45:00Z">
        <w:r w:rsidR="00372B98">
          <w:fldChar w:fldCharType="end"/>
        </w:r>
        <w:r w:rsidRPr="00E45CE0">
          <w:t>. Research Methodology Phases</w:t>
        </w:r>
      </w:moveTo>
      <w:bookmarkEnd w:id="4006"/>
    </w:p>
    <w:p w:rsidR="002F6E61" w:rsidRDefault="002F6E61">
      <w:pPr>
        <w:pPrChange w:id="4012" w:author="Vilson Lu" w:date="2014-08-22T16:45:00Z">
          <w:pPr>
            <w:pStyle w:val="Caption"/>
          </w:pPr>
        </w:pPrChange>
      </w:pPr>
    </w:p>
    <w:moveToRangeEnd w:id="4007"/>
    <w:p w:rsidR="00F61695" w:rsidDel="00CB1536" w:rsidRDefault="00F61695" w:rsidP="00F61695">
      <w:pPr>
        <w:pStyle w:val="NoSpacing"/>
        <w:jc w:val="center"/>
        <w:rPr>
          <w:del w:id="4013" w:author="Kyle Mc Hale Dela Cruz" w:date="2014-08-15T16:43:00Z"/>
          <w:sz w:val="24"/>
          <w:szCs w:val="24"/>
        </w:rPr>
      </w:pPr>
    </w:p>
    <w:moveToRangeStart w:id="4014" w:author="Vilson Lu" w:date="2014-08-22T16:45:00Z" w:name="move396489279"/>
    <w:p w:rsidR="00CB1536" w:rsidRPr="00E45CE0" w:rsidDel="00CB1536" w:rsidRDefault="00372B98" w:rsidP="00CB1536">
      <w:pPr>
        <w:pStyle w:val="Content2"/>
        <w:rPr>
          <w:del w:id="4015" w:author="Vilson Lu" w:date="2014-08-22T16:45:00Z"/>
        </w:rPr>
      </w:pPr>
      <w:moveTo w:id="4016" w:author="Vilson Lu" w:date="2014-08-22T16:45:00Z">
        <w:r w:rsidRPr="00E45CE0">
          <w:fldChar w:fldCharType="begin"/>
        </w:r>
        <w:r w:rsidR="00CB1536" w:rsidRPr="00E45CE0">
          <w:instrText xml:space="preserve"> REF _Ref395779620 \h </w:instrText>
        </w:r>
        <w:r w:rsidR="00CB1536">
          <w:instrText xml:space="preserve"> \* MERGEFORMAT </w:instrText>
        </w:r>
      </w:moveTo>
      <w:moveTo w:id="4017" w:author="Vilson Lu" w:date="2014-08-22T16:45:00Z">
        <w:del w:id="4018" w:author="Vilson Lu" w:date="2014-08-22T16:50:00Z">
          <w:r w:rsidRPr="00E45CE0">
            <w:fldChar w:fldCharType="separate"/>
          </w:r>
          <w:r w:rsidR="00CB1536" w:rsidRPr="00E45CE0" w:rsidDel="00BA6627">
            <w:delText xml:space="preserve">Figure </w:delText>
          </w:r>
          <w:r w:rsidR="00CB1536" w:rsidDel="00BA6627">
            <w:rPr>
              <w:noProof/>
            </w:rPr>
            <w:delText>1</w:delText>
          </w:r>
          <w:r w:rsidR="00CB1536" w:rsidDel="00BA6627">
            <w:rPr>
              <w:noProof/>
            </w:rPr>
            <w:noBreakHyphen/>
            <w:delText>1</w:delText>
          </w:r>
        </w:del>
        <w:r w:rsidRPr="00E45CE0">
          <w:fldChar w:fldCharType="end"/>
        </w:r>
        <w:r w:rsidR="00CB1536" w:rsidRPr="00E45CE0">
          <w:t xml:space="preserve"> shows a diagram of the phases the research will undergo. The phases are as follows: investigation and research analysis, system design, system development, system integration and testing, system evaluation, and documentation.</w:t>
        </w:r>
        <w:commentRangeStart w:id="4019"/>
        <w:r w:rsidR="00CB1536" w:rsidRPr="00E45CE0">
          <w:t xml:space="preserve"> </w:t>
        </w:r>
      </w:moveTo>
      <w:ins w:id="4020" w:author="PF" w:date="2015-01-24T13:38:00Z">
        <w:r w:rsidR="00977108">
          <w:t>[</w:t>
        </w:r>
      </w:ins>
      <w:moveTo w:id="4021" w:author="Vilson Lu" w:date="2014-08-22T16:45:00Z">
        <w:r w:rsidR="00CB1536" w:rsidRPr="00E45CE0">
          <w:t>Regular consultation with the thesis adviser will also be conducted in order to keep the research on track for the whole duration of the thesis.</w:t>
        </w:r>
      </w:moveTo>
      <w:ins w:id="4022" w:author="PF" w:date="2015-01-24T13:38:00Z">
        <w:r w:rsidR="00977108">
          <w:t>]</w:t>
        </w:r>
        <w:commentRangeEnd w:id="4019"/>
        <w:r w:rsidR="00977108">
          <w:rPr>
            <w:rStyle w:val="CommentReference"/>
          </w:rPr>
          <w:commentReference w:id="4019"/>
        </w:r>
      </w:ins>
    </w:p>
    <w:moveToRangeEnd w:id="4014"/>
    <w:p w:rsidR="002F6E61" w:rsidRDefault="002F6E61">
      <w:pPr>
        <w:pStyle w:val="Content2"/>
        <w:rPr>
          <w:ins w:id="4023" w:author="Vilson Lu" w:date="2014-08-22T16:45:00Z"/>
        </w:rPr>
        <w:pPrChange w:id="4024" w:author="Vilson Lu" w:date="2014-08-22T16:45:00Z">
          <w:pPr>
            <w:pStyle w:val="NoSpacing"/>
            <w:jc w:val="center"/>
          </w:pPr>
        </w:pPrChange>
      </w:pPr>
    </w:p>
    <w:p w:rsidR="009F684C" w:rsidRDefault="009F684C" w:rsidP="00F61695">
      <w:pPr>
        <w:pStyle w:val="NoSpacing"/>
        <w:jc w:val="center"/>
        <w:rPr>
          <w:ins w:id="4025" w:author="TinTin Kalaw" w:date="2014-08-16T13:12:00Z"/>
          <w:sz w:val="24"/>
          <w:szCs w:val="24"/>
        </w:rPr>
      </w:pPr>
    </w:p>
    <w:p w:rsidR="009F684C" w:rsidRPr="00E45CE0" w:rsidDel="003F1C01" w:rsidRDefault="009F684C" w:rsidP="00F61695">
      <w:pPr>
        <w:pStyle w:val="NoSpacing"/>
        <w:jc w:val="center"/>
        <w:rPr>
          <w:ins w:id="4026" w:author="TinTin Kalaw" w:date="2014-08-16T13:12:00Z"/>
          <w:del w:id="4027" w:author="Vilson Lu" w:date="2014-08-16T16:46:00Z"/>
          <w:sz w:val="24"/>
          <w:szCs w:val="24"/>
        </w:rPr>
      </w:pPr>
      <w:bookmarkStart w:id="4028" w:name="_Toc396184274"/>
      <w:bookmarkStart w:id="4029" w:name="_Toc396193940"/>
      <w:bookmarkStart w:id="4030" w:name="_Toc396200101"/>
      <w:bookmarkStart w:id="4031" w:name="_Toc396444864"/>
      <w:bookmarkStart w:id="4032" w:name="_Toc396452984"/>
      <w:bookmarkStart w:id="4033" w:name="_Toc396476008"/>
      <w:bookmarkStart w:id="4034" w:name="_Toc396478067"/>
      <w:bookmarkStart w:id="4035" w:name="_Toc396489512"/>
      <w:bookmarkEnd w:id="4028"/>
      <w:bookmarkEnd w:id="4029"/>
      <w:bookmarkEnd w:id="4030"/>
      <w:bookmarkEnd w:id="4031"/>
      <w:bookmarkEnd w:id="4032"/>
      <w:bookmarkEnd w:id="4033"/>
      <w:bookmarkEnd w:id="4034"/>
      <w:bookmarkEnd w:id="4035"/>
    </w:p>
    <w:p w:rsidR="0007279C" w:rsidRPr="00E45CE0" w:rsidDel="0065467F" w:rsidRDefault="0007279C" w:rsidP="00F61695">
      <w:pPr>
        <w:pStyle w:val="NoSpacing"/>
        <w:jc w:val="center"/>
        <w:rPr>
          <w:del w:id="4036" w:author="Kyle Mc Hale Dela Cruz" w:date="2014-08-15T16:43:00Z"/>
          <w:sz w:val="24"/>
          <w:szCs w:val="24"/>
        </w:rPr>
      </w:pPr>
      <w:bookmarkStart w:id="4037" w:name="_Toc396184275"/>
      <w:bookmarkStart w:id="4038" w:name="_Toc396193941"/>
      <w:bookmarkStart w:id="4039" w:name="_Toc396200102"/>
      <w:bookmarkStart w:id="4040" w:name="_Toc396444865"/>
      <w:bookmarkStart w:id="4041" w:name="_Toc396452985"/>
      <w:bookmarkStart w:id="4042" w:name="_Toc396476009"/>
      <w:bookmarkStart w:id="4043" w:name="_Toc396478068"/>
      <w:bookmarkStart w:id="4044" w:name="_Toc396489513"/>
      <w:bookmarkEnd w:id="4037"/>
      <w:bookmarkEnd w:id="4038"/>
      <w:bookmarkEnd w:id="4039"/>
      <w:bookmarkEnd w:id="4040"/>
      <w:bookmarkEnd w:id="4041"/>
      <w:bookmarkEnd w:id="4042"/>
      <w:bookmarkEnd w:id="4043"/>
      <w:bookmarkEnd w:id="4044"/>
    </w:p>
    <w:p w:rsidR="0007279C" w:rsidRPr="00E45CE0" w:rsidDel="0065467F" w:rsidRDefault="0007279C" w:rsidP="00F61695">
      <w:pPr>
        <w:pStyle w:val="NoSpacing"/>
        <w:jc w:val="center"/>
        <w:rPr>
          <w:del w:id="4045" w:author="Kyle Mc Hale Dela Cruz" w:date="2014-08-15T16:43:00Z"/>
          <w:sz w:val="24"/>
          <w:szCs w:val="24"/>
        </w:rPr>
      </w:pPr>
      <w:bookmarkStart w:id="4046" w:name="_Toc396184276"/>
      <w:bookmarkStart w:id="4047" w:name="_Toc396193942"/>
      <w:bookmarkStart w:id="4048" w:name="_Toc396200103"/>
      <w:bookmarkStart w:id="4049" w:name="_Toc396444866"/>
      <w:bookmarkStart w:id="4050" w:name="_Toc396452986"/>
      <w:bookmarkStart w:id="4051" w:name="_Toc396476010"/>
      <w:bookmarkStart w:id="4052" w:name="_Toc396478069"/>
      <w:bookmarkStart w:id="4053" w:name="_Toc396489514"/>
      <w:bookmarkEnd w:id="4046"/>
      <w:bookmarkEnd w:id="4047"/>
      <w:bookmarkEnd w:id="4048"/>
      <w:bookmarkEnd w:id="4049"/>
      <w:bookmarkEnd w:id="4050"/>
      <w:bookmarkEnd w:id="4051"/>
      <w:bookmarkEnd w:id="4052"/>
      <w:bookmarkEnd w:id="4053"/>
    </w:p>
    <w:p w:rsidR="002F6E61" w:rsidRDefault="002F6E61">
      <w:pPr>
        <w:pStyle w:val="NoSpacing"/>
        <w:rPr>
          <w:del w:id="4054" w:author="Vilson Lu" w:date="2014-08-16T16:46:00Z"/>
          <w:sz w:val="24"/>
          <w:szCs w:val="24"/>
        </w:rPr>
        <w:pPrChange w:id="4055" w:author="Kyle Mc Hale Dela Cruz" w:date="2014-08-15T16:43:00Z">
          <w:pPr>
            <w:pStyle w:val="NoSpacing"/>
            <w:jc w:val="center"/>
          </w:pPr>
        </w:pPrChange>
      </w:pPr>
      <w:bookmarkStart w:id="4056" w:name="_Toc396184277"/>
      <w:bookmarkStart w:id="4057" w:name="_Toc396193943"/>
      <w:bookmarkStart w:id="4058" w:name="_Toc396200104"/>
      <w:bookmarkStart w:id="4059" w:name="_Toc396444867"/>
      <w:bookmarkStart w:id="4060" w:name="_Toc396452987"/>
      <w:bookmarkStart w:id="4061" w:name="_Toc396476011"/>
      <w:bookmarkStart w:id="4062" w:name="_Toc396478070"/>
      <w:bookmarkStart w:id="4063" w:name="_Toc396489515"/>
      <w:bookmarkEnd w:id="4056"/>
      <w:bookmarkEnd w:id="4057"/>
      <w:bookmarkEnd w:id="4058"/>
      <w:bookmarkEnd w:id="4059"/>
      <w:bookmarkEnd w:id="4060"/>
      <w:bookmarkEnd w:id="4061"/>
      <w:bookmarkEnd w:id="4062"/>
      <w:bookmarkEnd w:id="4063"/>
    </w:p>
    <w:p w:rsidR="00F61695" w:rsidRPr="00E45CE0" w:rsidRDefault="00F61695" w:rsidP="00F61695">
      <w:pPr>
        <w:pStyle w:val="Heading3"/>
      </w:pPr>
      <w:bookmarkStart w:id="4064" w:name="_Toc395181682"/>
      <w:bookmarkStart w:id="4065" w:name="_Toc396444868"/>
      <w:bookmarkStart w:id="4066" w:name="_Toc396489516"/>
      <w:r w:rsidRPr="00E45CE0">
        <w:t>Investigation and Research Analysis</w:t>
      </w:r>
      <w:bookmarkEnd w:id="4064"/>
      <w:bookmarkEnd w:id="4065"/>
      <w:bookmarkEnd w:id="4066"/>
    </w:p>
    <w:p w:rsidR="002F6E61" w:rsidRDefault="002F6E61">
      <w:pPr>
        <w:pStyle w:val="Content2"/>
        <w:pPrChange w:id="4067" w:author="TinTin Kalaw" w:date="2014-08-16T12:14:00Z">
          <w:pPr>
            <w:ind w:left="720" w:firstLine="720"/>
          </w:pPr>
        </w:pPrChange>
      </w:pPr>
    </w:p>
    <w:p w:rsidR="002F6E61" w:rsidRDefault="00F61695">
      <w:pPr>
        <w:pStyle w:val="Content2"/>
        <w:pPrChange w:id="4068" w:author="TinTin Kalaw" w:date="2014-08-16T12:14:00Z">
          <w:pPr>
            <w:ind w:left="720"/>
          </w:pPr>
        </w:pPrChange>
      </w:pPr>
      <w:r w:rsidRPr="00E45CE0">
        <w:t xml:space="preserve">This phase involves the study and understanding of the fundamental knowledge of the concepts, algorithms, techniques, and tools </w:t>
      </w:r>
      <w:del w:id="4069" w:author="PF" w:date="2015-01-24T13:39:00Z">
        <w:r w:rsidRPr="00E45CE0" w:rsidDel="004D6144">
          <w:delText xml:space="preserve">which </w:delText>
        </w:r>
      </w:del>
      <w:ins w:id="4070" w:author="PF" w:date="2015-01-24T13:39:00Z">
        <w:r w:rsidR="004D6144">
          <w:t xml:space="preserve">that </w:t>
        </w:r>
      </w:ins>
      <w:r w:rsidRPr="00E45CE0">
        <w:t xml:space="preserve">can be used to implement the system as well as identifying the modules and requirements of the system to be developed. The </w:t>
      </w:r>
      <w:del w:id="4071" w:author="PF" w:date="2015-01-24T13:40:00Z">
        <w:r w:rsidRPr="00E45CE0" w:rsidDel="004D6144">
          <w:delText xml:space="preserve">main </w:delText>
        </w:r>
      </w:del>
      <w:r w:rsidRPr="00E45CE0">
        <w:t xml:space="preserve">key activity involved in this phase is </w:t>
      </w:r>
      <w:del w:id="4072" w:author="PF" w:date="2015-01-24T13:40:00Z">
        <w:r w:rsidRPr="00E45CE0" w:rsidDel="004D6144">
          <w:delText xml:space="preserve">various </w:delText>
        </w:r>
      </w:del>
      <w:r w:rsidRPr="00E45CE0">
        <w:t xml:space="preserve">literature reviews of related works. </w:t>
      </w:r>
      <w:ins w:id="4073" w:author="PF" w:date="2015-01-24T13:44:00Z">
        <w:r w:rsidR="00996797">
          <w:t>From the review process, th</w:t>
        </w:r>
      </w:ins>
      <w:ins w:id="4074" w:author="PF" w:date="2015-01-24T13:45:00Z">
        <w:r w:rsidR="00996797">
          <w:t>e techniques, tools, and metrics were then compared to verify which can be ad</w:t>
        </w:r>
      </w:ins>
      <w:ins w:id="4075" w:author="PF" w:date="2015-01-24T13:46:00Z">
        <w:r w:rsidR="00996797">
          <w:t>a</w:t>
        </w:r>
      </w:ins>
      <w:ins w:id="4076" w:author="PF" w:date="2015-01-24T13:45:00Z">
        <w:r w:rsidR="00996797">
          <w:t>pted to the system.</w:t>
        </w:r>
      </w:ins>
      <w:del w:id="4077" w:author="PF" w:date="2015-01-24T13:45:00Z">
        <w:r w:rsidRPr="00E45CE0" w:rsidDel="00996797">
          <w:delText>From those related works, the pre-processing techniques, information extraction techniques, tools, and evaluation metrics used are identified. The listed techniques, tools, and metrics are then compared and evaluated to see which ones can be adopted to the system.</w:delText>
        </w:r>
      </w:del>
    </w:p>
    <w:p w:rsidR="002F6E61" w:rsidRDefault="002F6E61">
      <w:pPr>
        <w:pStyle w:val="Content2"/>
        <w:pPrChange w:id="4078" w:author="TinTin Kalaw" w:date="2014-08-16T12:14:00Z">
          <w:pPr>
            <w:ind w:left="720"/>
          </w:pPr>
        </w:pPrChange>
      </w:pPr>
    </w:p>
    <w:p w:rsidR="00F61695" w:rsidRPr="00E45CE0" w:rsidRDefault="00F61695" w:rsidP="00F61695">
      <w:pPr>
        <w:pStyle w:val="Heading3"/>
      </w:pPr>
      <w:bookmarkStart w:id="4079" w:name="_Toc395181683"/>
      <w:bookmarkStart w:id="4080" w:name="_Toc396444869"/>
      <w:bookmarkStart w:id="4081" w:name="_Toc396489517"/>
      <w:r w:rsidRPr="00E45CE0">
        <w:lastRenderedPageBreak/>
        <w:t>System Design</w:t>
      </w:r>
      <w:bookmarkEnd w:id="4079"/>
      <w:bookmarkEnd w:id="4080"/>
      <w:bookmarkEnd w:id="4081"/>
    </w:p>
    <w:p w:rsidR="002F6E61" w:rsidRDefault="002F6E61">
      <w:pPr>
        <w:pStyle w:val="Content2"/>
        <w:pPrChange w:id="4082" w:author="TinTin Kalaw" w:date="2014-08-16T12:15:00Z">
          <w:pPr/>
        </w:pPrChange>
      </w:pPr>
    </w:p>
    <w:p w:rsidR="00F61695" w:rsidRPr="00E45CE0" w:rsidRDefault="00992624">
      <w:pPr>
        <w:pStyle w:val="Content2"/>
      </w:pPr>
      <w:ins w:id="4083" w:author="PF" w:date="2015-01-24T13:54:00Z">
        <w:r>
          <w:t xml:space="preserve">With </w:t>
        </w:r>
      </w:ins>
      <w:ins w:id="4084" w:author="PF" w:date="2015-01-24T13:53:00Z">
        <w:r>
          <w:t xml:space="preserve">the information takeaways </w:t>
        </w:r>
      </w:ins>
      <w:ins w:id="4085" w:author="PF" w:date="2015-01-24T13:54:00Z">
        <w:r>
          <w:t xml:space="preserve">from the earlier phase, </w:t>
        </w:r>
      </w:ins>
      <w:del w:id="4086" w:author="PF" w:date="2015-01-24T13:54:00Z">
        <w:r w:rsidR="00F61695" w:rsidRPr="00E45CE0" w:rsidDel="00992624">
          <w:delText xml:space="preserve">In this phase, the </w:delText>
        </w:r>
      </w:del>
      <w:r w:rsidR="00F61695" w:rsidRPr="00E45CE0">
        <w:t>system</w:t>
      </w:r>
      <w:ins w:id="4087" w:author="PF" w:date="2015-01-24T13:54:00Z">
        <w:r>
          <w:t xml:space="preserve"> design commences.</w:t>
        </w:r>
      </w:ins>
      <w:del w:id="4088" w:author="PF" w:date="2015-01-24T13:54:00Z">
        <w:r w:rsidR="00F61695" w:rsidRPr="00E45CE0" w:rsidDel="00992624">
          <w:delText xml:space="preserve"> will be designed according to the information gathered during the course of the Investigation and Research Analysis phase.</w:delText>
        </w:r>
      </w:del>
      <w:r w:rsidR="00F61695" w:rsidRPr="00E45CE0">
        <w:t xml:space="preserve"> </w:t>
      </w:r>
      <w:del w:id="4089" w:author="PF" w:date="2015-01-24T13:47:00Z">
        <w:r w:rsidR="00F61695" w:rsidRPr="00E45CE0" w:rsidDel="00A15CB6">
          <w:delText>It is i</w:delText>
        </w:r>
      </w:del>
      <w:ins w:id="4090" w:author="PF" w:date="2015-01-24T13:47:00Z">
        <w:r w:rsidR="00A15CB6">
          <w:t>I</w:t>
        </w:r>
      </w:ins>
      <w:r w:rsidR="00F61695" w:rsidRPr="00E45CE0">
        <w:t>n this phase</w:t>
      </w:r>
      <w:ins w:id="4091" w:author="PF" w:date="2015-01-24T13:47:00Z">
        <w:r w:rsidR="00A15CB6">
          <w:t>,</w:t>
        </w:r>
      </w:ins>
      <w:r w:rsidR="00F61695" w:rsidRPr="00E45CE0">
        <w:t xml:space="preserve"> </w:t>
      </w:r>
      <w:del w:id="4092" w:author="PF" w:date="2015-01-24T13:47:00Z">
        <w:r w:rsidR="00F61695" w:rsidRPr="00E45CE0" w:rsidDel="00A15CB6">
          <w:delText xml:space="preserve">where </w:delText>
        </w:r>
      </w:del>
      <w:r w:rsidR="00F61695" w:rsidRPr="00E45CE0">
        <w:t xml:space="preserve">appropriate architectures, algorithms, information extraction techniques, and other necessary tools </w:t>
      </w:r>
      <w:del w:id="4093" w:author="PF" w:date="2015-01-24T13:48:00Z">
        <w:r w:rsidR="00F61695" w:rsidRPr="00E45CE0" w:rsidDel="00A15CB6">
          <w:delText xml:space="preserve">shall be </w:delText>
        </w:r>
      </w:del>
      <w:ins w:id="4094" w:author="PF" w:date="2015-01-24T13:48:00Z">
        <w:r w:rsidR="00A15CB6">
          <w:t xml:space="preserve">are </w:t>
        </w:r>
      </w:ins>
      <w:r w:rsidR="00F61695" w:rsidRPr="00E45CE0">
        <w:t xml:space="preserve">identified so that they can be effectively utilized in </w:t>
      </w:r>
      <w:del w:id="4095" w:author="PF" w:date="2015-01-24T13:55:00Z">
        <w:r w:rsidR="00F61695" w:rsidRPr="00E45CE0" w:rsidDel="00992624">
          <w:delText xml:space="preserve">the making of the </w:delText>
        </w:r>
      </w:del>
      <w:r w:rsidR="00F61695" w:rsidRPr="00E45CE0">
        <w:t>system</w:t>
      </w:r>
      <w:ins w:id="4096" w:author="PF" w:date="2015-01-24T13:55:00Z">
        <w:r>
          <w:t xml:space="preserve"> creatio</w:t>
        </w:r>
      </w:ins>
      <w:ins w:id="4097" w:author="PF" w:date="2015-01-24T13:57:00Z">
        <w:r w:rsidR="004C09B2">
          <w:t>n</w:t>
        </w:r>
      </w:ins>
      <w:r w:rsidR="00F61695" w:rsidRPr="00E45CE0">
        <w:t>.</w:t>
      </w:r>
      <w:ins w:id="4098" w:author="PF" w:date="2015-01-24T13:55:00Z">
        <w:r w:rsidR="008176C1">
          <w:t xml:space="preserve"> </w:t>
        </w:r>
      </w:ins>
      <w:del w:id="4099" w:author="PF" w:date="2015-01-24T13:55:00Z">
        <w:r w:rsidR="00F61695" w:rsidRPr="00E45CE0" w:rsidDel="008176C1">
          <w:delText xml:space="preserve"> Also</w:delText>
        </w:r>
      </w:del>
      <w:ins w:id="4100" w:author="PF" w:date="2015-01-24T13:55:00Z">
        <w:r w:rsidR="008176C1">
          <w:t>In addition</w:t>
        </w:r>
      </w:ins>
      <w:r w:rsidR="00F61695" w:rsidRPr="00E45CE0">
        <w:t xml:space="preserve">, </w:t>
      </w:r>
      <w:del w:id="4101" w:author="PF" w:date="2015-01-24T14:50:00Z">
        <w:r w:rsidR="00F61695" w:rsidRPr="00E45CE0" w:rsidDel="003F42C0">
          <w:delText xml:space="preserve">it is </w:delText>
        </w:r>
      </w:del>
      <w:r w:rsidR="00F61695" w:rsidRPr="00E45CE0">
        <w:t>in this phase</w:t>
      </w:r>
      <w:ins w:id="4102" w:author="PF" w:date="2015-01-24T14:50:00Z">
        <w:r w:rsidR="003F42C0">
          <w:t>,</w:t>
        </w:r>
      </w:ins>
      <w:del w:id="4103" w:author="PF" w:date="2015-01-24T14:51:00Z">
        <w:r w:rsidR="00F61695" w:rsidRPr="00E45CE0" w:rsidDel="003F42C0">
          <w:delText xml:space="preserve"> where</w:delText>
        </w:r>
      </w:del>
      <w:r w:rsidR="00F61695" w:rsidRPr="00E45CE0">
        <w:t xml:space="preserve"> necessary modules for the system </w:t>
      </w:r>
      <w:del w:id="4104" w:author="PF" w:date="2015-01-24T13:56:00Z">
        <w:r w:rsidR="00F61695" w:rsidRPr="00E45CE0" w:rsidDel="00DF0CE4">
          <w:delText xml:space="preserve">will be </w:delText>
        </w:r>
      </w:del>
      <w:ins w:id="4105" w:author="PF" w:date="2015-01-24T13:56:00Z">
        <w:r w:rsidR="00DF0CE4">
          <w:t xml:space="preserve">are also </w:t>
        </w:r>
      </w:ins>
      <w:r w:rsidR="00F61695" w:rsidRPr="00E45CE0">
        <w:t xml:space="preserve">identified based on the different processes and features that will be built into the system. </w:t>
      </w:r>
      <w:del w:id="4106" w:author="PF" w:date="2015-01-24T14:55:00Z">
        <w:r w:rsidR="00F61695" w:rsidRPr="00E45CE0" w:rsidDel="003F42C0">
          <w:delText>This phase will cover t</w:delText>
        </w:r>
      </w:del>
      <w:ins w:id="4107" w:author="PF" w:date="2015-01-24T14:55:00Z">
        <w:r w:rsidR="003F42C0">
          <w:t>T</w:t>
        </w:r>
      </w:ins>
      <w:r w:rsidR="00F61695" w:rsidRPr="00E45CE0">
        <w:t xml:space="preserve">he designs of the User Interfaces and the basic architecture for the databases </w:t>
      </w:r>
      <w:ins w:id="4108" w:author="PF" w:date="2015-01-24T14:56:00Z">
        <w:r w:rsidR="003F42C0">
          <w:t>are also covered in this stage.</w:t>
        </w:r>
      </w:ins>
      <w:del w:id="4109" w:author="PF" w:date="2015-01-24T14:56:00Z">
        <w:r w:rsidR="00F61695" w:rsidRPr="00E45CE0" w:rsidDel="003F42C0">
          <w:delText>that will store the data that will be gathered and used by the system.</w:delText>
        </w:r>
      </w:del>
      <w:r w:rsidR="00F61695" w:rsidRPr="00E45CE0">
        <w:t xml:space="preserve"> Finally, this phase </w:t>
      </w:r>
      <w:del w:id="4110" w:author="PF" w:date="2015-01-24T14:57:00Z">
        <w:r w:rsidR="00F61695" w:rsidRPr="00E45CE0" w:rsidDel="003F42C0">
          <w:delText xml:space="preserve">will </w:delText>
        </w:r>
      </w:del>
      <w:r w:rsidR="00F61695" w:rsidRPr="00E45CE0">
        <w:t xml:space="preserve">also </w:t>
      </w:r>
      <w:del w:id="4111" w:author="PF" w:date="2015-01-24T14:57:00Z">
        <w:r w:rsidR="00F61695" w:rsidRPr="00E45CE0" w:rsidDel="003F42C0">
          <w:delText xml:space="preserve">cover the </w:delText>
        </w:r>
      </w:del>
      <w:ins w:id="4112" w:author="PF" w:date="2015-01-24T14:57:00Z">
        <w:r w:rsidR="003F42C0">
          <w:t xml:space="preserve">addressed data source </w:t>
        </w:r>
      </w:ins>
      <w:r w:rsidR="00F61695" w:rsidRPr="00E45CE0">
        <w:t xml:space="preserve">identification </w:t>
      </w:r>
      <w:del w:id="4113" w:author="PF" w:date="2015-01-24T14:57:00Z">
        <w:r w:rsidR="00F61695" w:rsidRPr="00E45CE0" w:rsidDel="003F42C0">
          <w:delText xml:space="preserve">of the source of the data that will be </w:delText>
        </w:r>
      </w:del>
      <w:ins w:id="4114" w:author="PF" w:date="2015-01-24T14:57:00Z">
        <w:r w:rsidR="003F42C0">
          <w:t xml:space="preserve">for </w:t>
        </w:r>
      </w:ins>
      <w:r w:rsidR="00F61695" w:rsidRPr="00E45CE0">
        <w:t>use</w:t>
      </w:r>
      <w:del w:id="4115" w:author="PF" w:date="2015-01-24T14:57:00Z">
        <w:r w:rsidR="00F61695" w:rsidRPr="00E45CE0" w:rsidDel="003F42C0">
          <w:delText>d</w:delText>
        </w:r>
      </w:del>
      <w:r w:rsidR="00F61695" w:rsidRPr="00E45CE0">
        <w:t xml:space="preserve"> and process</w:t>
      </w:r>
      <w:ins w:id="4116" w:author="PF" w:date="2015-01-24T14:57:00Z">
        <w:r w:rsidR="003F42C0">
          <w:t>ing</w:t>
        </w:r>
      </w:ins>
      <w:del w:id="4117" w:author="PF" w:date="2015-01-24T14:57:00Z">
        <w:r w:rsidR="00F61695" w:rsidRPr="00E45CE0" w:rsidDel="003F42C0">
          <w:delText xml:space="preserve">ed </w:delText>
        </w:r>
      </w:del>
      <w:ins w:id="4118" w:author="PF" w:date="2015-01-24T14:57:00Z">
        <w:r w:rsidR="003F42C0">
          <w:t xml:space="preserve"> </w:t>
        </w:r>
      </w:ins>
      <w:r w:rsidR="00F61695" w:rsidRPr="00E45CE0">
        <w:t xml:space="preserve">by the system. </w:t>
      </w:r>
      <w:del w:id="4119" w:author="PF" w:date="2015-01-24T13:49:00Z">
        <w:r w:rsidR="00F61695" w:rsidRPr="00E45CE0" w:rsidDel="00F85186">
          <w:delText>And o</w:delText>
        </w:r>
      </w:del>
      <w:ins w:id="4120" w:author="PF" w:date="2015-01-24T13:49:00Z">
        <w:r w:rsidR="00F85186">
          <w:t>O</w:t>
        </w:r>
      </w:ins>
      <w:r w:rsidR="00F61695" w:rsidRPr="00E45CE0">
        <w:t xml:space="preserve">nce the data sources have been identified, data collection </w:t>
      </w:r>
      <w:del w:id="4121" w:author="PF" w:date="2015-01-24T14:58:00Z">
        <w:r w:rsidR="00F61695" w:rsidRPr="00E45CE0" w:rsidDel="003F42C0">
          <w:delText xml:space="preserve">will </w:delText>
        </w:r>
      </w:del>
      <w:r w:rsidR="00F61695" w:rsidRPr="00E45CE0">
        <w:t>immediately commence</w:t>
      </w:r>
      <w:ins w:id="4122" w:author="PF" w:date="2015-01-24T14:58:00Z">
        <w:r w:rsidR="003F42C0">
          <w:t>s</w:t>
        </w:r>
      </w:ins>
      <w:r w:rsidR="00F61695" w:rsidRPr="00E45CE0">
        <w:t>.</w:t>
      </w:r>
    </w:p>
    <w:p w:rsidR="002F6E61" w:rsidRDefault="002F6E61">
      <w:pPr>
        <w:pStyle w:val="Content2"/>
        <w:pPrChange w:id="4123" w:author="TinTin Kalaw" w:date="2014-08-16T12:15:00Z">
          <w:pPr>
            <w:ind w:left="720"/>
          </w:pPr>
        </w:pPrChange>
      </w:pPr>
    </w:p>
    <w:p w:rsidR="00F61695" w:rsidRPr="00E45CE0" w:rsidRDefault="00F61695" w:rsidP="00F61695">
      <w:pPr>
        <w:pStyle w:val="Heading3"/>
      </w:pPr>
      <w:bookmarkStart w:id="4124" w:name="_Toc395181684"/>
      <w:bookmarkStart w:id="4125" w:name="_Toc396444870"/>
      <w:bookmarkStart w:id="4126" w:name="_Toc396489518"/>
      <w:r w:rsidRPr="00E45CE0">
        <w:t>Sprints</w:t>
      </w:r>
      <w:bookmarkEnd w:id="4124"/>
      <w:bookmarkEnd w:id="4125"/>
      <w:bookmarkEnd w:id="4126"/>
    </w:p>
    <w:p w:rsidR="002F6E61" w:rsidRDefault="002F6E61">
      <w:pPr>
        <w:pStyle w:val="Content2"/>
        <w:pPrChange w:id="4127" w:author="TinTin Kalaw" w:date="2014-08-16T12:15:00Z">
          <w:pPr/>
        </w:pPrChange>
      </w:pPr>
    </w:p>
    <w:p w:rsidR="00F61695" w:rsidDel="00CB1536" w:rsidRDefault="00A15CB6">
      <w:pPr>
        <w:pStyle w:val="Content2"/>
        <w:rPr>
          <w:ins w:id="4128" w:author="TinTin Kalaw" w:date="2014-08-19T08:17:00Z"/>
          <w:del w:id="4129" w:author="Vilson Lu" w:date="2014-08-22T16:45:00Z"/>
        </w:rPr>
      </w:pPr>
      <w:ins w:id="4130" w:author="PF" w:date="2015-01-24T13:49:00Z">
        <w:r>
          <w:t xml:space="preserve">There is </w:t>
        </w:r>
      </w:ins>
      <w:del w:id="4131" w:author="PF" w:date="2015-01-24T13:49:00Z">
        <w:r w:rsidR="00F61695" w:rsidRPr="00E45CE0" w:rsidDel="00A15CB6">
          <w:delText>A</w:delText>
        </w:r>
      </w:del>
      <w:ins w:id="4132" w:author="PF" w:date="2015-01-24T13:49:00Z">
        <w:r>
          <w:t>a</w:t>
        </w:r>
      </w:ins>
      <w:r w:rsidR="00F61695" w:rsidRPr="00E45CE0">
        <w:t xml:space="preserve"> two-week timeframe for each sprint</w:t>
      </w:r>
      <w:del w:id="4133" w:author="PF" w:date="2015-01-24T13:49:00Z">
        <w:r w:rsidR="00F61695" w:rsidRPr="00E45CE0" w:rsidDel="00A15CB6">
          <w:delText xml:space="preserve"> will be used.</w:delText>
        </w:r>
      </w:del>
      <w:del w:id="4134" w:author="PF" w:date="2015-01-24T13:50:00Z">
        <w:r w:rsidR="00F61695" w:rsidRPr="00E45CE0" w:rsidDel="00992624">
          <w:delText xml:space="preserve"> This is</w:delText>
        </w:r>
      </w:del>
      <w:r w:rsidR="00F61695" w:rsidRPr="00E45CE0">
        <w:t xml:space="preserve"> to ensure that there is progress in the research. Each member is expected to produce a working output based on the tasks assigned to him during the sprint planning meetings. The tasks may vary from developing a part of the system </w:t>
      </w:r>
      <w:del w:id="4135" w:author="PF" w:date="2015-01-24T13:52:00Z">
        <w:r w:rsidR="00F61695" w:rsidRPr="00E45CE0" w:rsidDel="00992624">
          <w:delText xml:space="preserve">or </w:delText>
        </w:r>
      </w:del>
      <w:r w:rsidR="00F61695" w:rsidRPr="00E45CE0">
        <w:t>to conduct</w:t>
      </w:r>
      <w:ins w:id="4136" w:author="PF" w:date="2015-01-24T13:52:00Z">
        <w:r w:rsidR="00992624">
          <w:t>ing</w:t>
        </w:r>
      </w:ins>
      <w:r w:rsidR="00F61695" w:rsidRPr="00E45CE0">
        <w:t xml:space="preserve"> further study regarding a certain concept.</w:t>
      </w:r>
    </w:p>
    <w:p w:rsidR="006F08F4" w:rsidDel="00CB1536" w:rsidRDefault="006F08F4">
      <w:pPr>
        <w:pStyle w:val="Content2"/>
        <w:rPr>
          <w:ins w:id="4137" w:author="TinTin Kalaw" w:date="2014-08-19T08:17:00Z"/>
          <w:del w:id="4138" w:author="Vilson Lu" w:date="2014-08-22T16:45:00Z"/>
        </w:rPr>
      </w:pPr>
    </w:p>
    <w:p w:rsidR="000438F4" w:rsidRDefault="000438F4">
      <w:pPr>
        <w:pStyle w:val="Content2"/>
      </w:pPr>
    </w:p>
    <w:p w:rsidR="002F6E61" w:rsidRDefault="002F6E61">
      <w:pPr>
        <w:pStyle w:val="Content2"/>
        <w:pPrChange w:id="4139" w:author="TinTin Kalaw" w:date="2014-08-16T12:15:00Z">
          <w:pPr/>
        </w:pPrChange>
      </w:pPr>
    </w:p>
    <w:p w:rsidR="00F61695" w:rsidRPr="00E45CE0" w:rsidRDefault="00F61695" w:rsidP="00F61695">
      <w:pPr>
        <w:pStyle w:val="Heading3"/>
      </w:pPr>
      <w:bookmarkStart w:id="4140" w:name="_Toc395181685"/>
      <w:bookmarkStart w:id="4141" w:name="_Toc396444871"/>
      <w:bookmarkStart w:id="4142" w:name="_Toc396489519"/>
      <w:r w:rsidRPr="00E45CE0">
        <w:t>Sprint Planning Meetings</w:t>
      </w:r>
      <w:bookmarkEnd w:id="4140"/>
      <w:bookmarkEnd w:id="4141"/>
      <w:bookmarkEnd w:id="4142"/>
    </w:p>
    <w:p w:rsidR="002F6E61" w:rsidRDefault="002F6E61">
      <w:pPr>
        <w:pStyle w:val="Content2"/>
        <w:pPrChange w:id="4143" w:author="TinTin Kalaw" w:date="2014-08-16T12:15:00Z">
          <w:pPr/>
        </w:pPrChange>
      </w:pPr>
    </w:p>
    <w:p w:rsidR="00F61695" w:rsidRPr="00E45CE0" w:rsidRDefault="00F61695">
      <w:pPr>
        <w:pStyle w:val="Content2"/>
      </w:pPr>
      <w:r w:rsidRPr="00E45CE0">
        <w:t xml:space="preserve">At the beginning of each sprint, a </w:t>
      </w:r>
      <w:r w:rsidR="0007279C" w:rsidRPr="00E45CE0">
        <w:t>sprint-planning</w:t>
      </w:r>
      <w:r w:rsidRPr="00E45CE0">
        <w:t xml:space="preserve"> meeting is conducted. Tasks that must be accomplished for the current sprint </w:t>
      </w:r>
      <w:del w:id="4144" w:author="PF" w:date="2015-01-24T14:01:00Z">
        <w:r w:rsidRPr="00E45CE0" w:rsidDel="000479E1">
          <w:delText xml:space="preserve">will be </w:delText>
        </w:r>
      </w:del>
      <w:ins w:id="4145" w:author="PF" w:date="2015-01-24T14:01:00Z">
        <w:r w:rsidR="000479E1">
          <w:t xml:space="preserve">are </w:t>
        </w:r>
      </w:ins>
      <w:r w:rsidRPr="00E45CE0">
        <w:t>discussed here. Included in these meeting</w:t>
      </w:r>
      <w:ins w:id="4146" w:author="PF" w:date="2015-01-24T14:00:00Z">
        <w:r w:rsidR="000479E1">
          <w:t>s</w:t>
        </w:r>
      </w:ins>
      <w:r w:rsidRPr="00E45CE0">
        <w:t xml:space="preserve"> is the assignment and division of the tasks among the members of the team. </w:t>
      </w:r>
      <w:del w:id="4147" w:author="PF" w:date="2015-01-24T14:00:00Z">
        <w:r w:rsidRPr="00E45CE0" w:rsidDel="000479E1">
          <w:delText>Also, t</w:delText>
        </w:r>
      </w:del>
      <w:ins w:id="4148" w:author="PF" w:date="2015-01-24T14:00:00Z">
        <w:r w:rsidR="000479E1">
          <w:t>T</w:t>
        </w:r>
      </w:ins>
      <w:r w:rsidRPr="00E45CE0">
        <w:t xml:space="preserve">he </w:t>
      </w:r>
      <w:r w:rsidR="0007279C" w:rsidRPr="00E45CE0">
        <w:t xml:space="preserve">evaluation of </w:t>
      </w:r>
      <w:del w:id="4149" w:author="PF" w:date="2015-01-24T14:00:00Z">
        <w:r w:rsidR="0007279C" w:rsidRPr="00E45CE0" w:rsidDel="000479E1">
          <w:delText xml:space="preserve">the </w:delText>
        </w:r>
      </w:del>
      <w:r w:rsidR="0007279C" w:rsidRPr="00E45CE0">
        <w:t xml:space="preserve">tasks </w:t>
      </w:r>
      <w:del w:id="4150" w:author="PF" w:date="2015-01-24T14:00:00Z">
        <w:r w:rsidR="0007279C" w:rsidRPr="00E45CE0" w:rsidDel="000479E1">
          <w:delText xml:space="preserve">in </w:delText>
        </w:r>
      </w:del>
      <w:ins w:id="4151" w:author="PF" w:date="2015-01-24T14:00:00Z">
        <w:r w:rsidR="000479E1">
          <w:t xml:space="preserve">from </w:t>
        </w:r>
      </w:ins>
      <w:r w:rsidR="0007279C" w:rsidRPr="00E45CE0">
        <w:t>the previous sprint is</w:t>
      </w:r>
      <w:r w:rsidRPr="00E45CE0">
        <w:t xml:space="preserve"> </w:t>
      </w:r>
      <w:ins w:id="4152" w:author="PF" w:date="2015-01-24T14:00:00Z">
        <w:r w:rsidR="000479E1">
          <w:t xml:space="preserve">also </w:t>
        </w:r>
      </w:ins>
      <w:r w:rsidRPr="00E45CE0">
        <w:t>done here. If there are any unmet tasks, these will be carried over to the next sprint.</w:t>
      </w:r>
    </w:p>
    <w:p w:rsidR="002F6E61" w:rsidRDefault="002F6E61">
      <w:pPr>
        <w:pStyle w:val="Content2"/>
        <w:pPrChange w:id="4153" w:author="TinTin Kalaw" w:date="2014-08-16T12:15:00Z">
          <w:pPr/>
        </w:pPrChange>
      </w:pPr>
    </w:p>
    <w:p w:rsidR="00F61695" w:rsidRPr="00E45CE0" w:rsidRDefault="00F61695" w:rsidP="00F61695">
      <w:pPr>
        <w:pStyle w:val="Heading3"/>
      </w:pPr>
      <w:bookmarkStart w:id="4154" w:name="_Toc395181686"/>
      <w:bookmarkStart w:id="4155" w:name="_Toc396444872"/>
      <w:bookmarkStart w:id="4156" w:name="_Toc396489520"/>
      <w:r w:rsidRPr="00E45CE0">
        <w:t>Scrum Meetings</w:t>
      </w:r>
      <w:bookmarkEnd w:id="4154"/>
      <w:bookmarkEnd w:id="4155"/>
      <w:bookmarkEnd w:id="4156"/>
    </w:p>
    <w:p w:rsidR="002F6E61" w:rsidRDefault="002F6E61">
      <w:pPr>
        <w:pStyle w:val="Content2"/>
        <w:pPrChange w:id="4157" w:author="TinTin Kalaw" w:date="2014-08-16T12:15:00Z">
          <w:pPr/>
        </w:pPrChange>
      </w:pPr>
    </w:p>
    <w:p w:rsidR="00F61695" w:rsidRDefault="00F61695">
      <w:pPr>
        <w:pStyle w:val="Content2"/>
        <w:rPr>
          <w:ins w:id="4158" w:author="Vilson Lu" w:date="2014-08-22T16:46:00Z"/>
        </w:rPr>
      </w:pPr>
      <w:r w:rsidRPr="00E45CE0">
        <w:t xml:space="preserve">Scrum meetings of 10-15 minutes in duration </w:t>
      </w:r>
      <w:del w:id="4159" w:author="PF" w:date="2015-01-24T14:01:00Z">
        <w:r w:rsidRPr="00E45CE0" w:rsidDel="000479E1">
          <w:delText xml:space="preserve">will be </w:delText>
        </w:r>
      </w:del>
      <w:ins w:id="4160" w:author="PF" w:date="2015-01-24T14:01:00Z">
        <w:r w:rsidR="000479E1">
          <w:t xml:space="preserve">are </w:t>
        </w:r>
      </w:ins>
      <w:r w:rsidRPr="00E45CE0">
        <w:t xml:space="preserve">conducted daily. The purpose </w:t>
      </w:r>
      <w:del w:id="4161" w:author="PF" w:date="2015-01-24T14:01:00Z">
        <w:r w:rsidRPr="00E45CE0" w:rsidDel="000479E1">
          <w:delText xml:space="preserve">of this </w:delText>
        </w:r>
      </w:del>
      <w:r w:rsidRPr="00E45CE0">
        <w:t xml:space="preserve">is to update each member </w:t>
      </w:r>
      <w:ins w:id="4162" w:author="PF" w:date="2015-01-24T14:03:00Z">
        <w:r w:rsidR="000479E1">
          <w:t xml:space="preserve">about </w:t>
        </w:r>
      </w:ins>
      <w:r w:rsidRPr="00E45CE0">
        <w:t>what has or has not been accomplished yet in the assigned task</w:t>
      </w:r>
      <w:ins w:id="4163" w:author="PF" w:date="2015-01-24T14:01:00Z">
        <w:r w:rsidR="000479E1">
          <w:t>s</w:t>
        </w:r>
      </w:ins>
      <w:r w:rsidRPr="00E45CE0">
        <w:t xml:space="preserve">. This ensures that there is daily progress and if there are </w:t>
      </w:r>
      <w:r w:rsidR="0007279C" w:rsidRPr="00E45CE0">
        <w:t>issues that hinder</w:t>
      </w:r>
      <w:r w:rsidRPr="00E45CE0">
        <w:t xml:space="preserve"> </w:t>
      </w:r>
      <w:del w:id="4164" w:author="PF" w:date="2015-01-24T14:02:00Z">
        <w:r w:rsidRPr="00E45CE0" w:rsidDel="000479E1">
          <w:delText xml:space="preserve">a </w:delText>
        </w:r>
      </w:del>
      <w:r w:rsidRPr="00E45CE0">
        <w:t>member</w:t>
      </w:r>
      <w:ins w:id="4165" w:author="PF" w:date="2015-01-24T14:02:00Z">
        <w:r w:rsidR="000479E1">
          <w:t>s</w:t>
        </w:r>
      </w:ins>
      <w:r w:rsidRPr="00E45CE0">
        <w:t xml:space="preserve"> from accomplishing </w:t>
      </w:r>
      <w:del w:id="4166" w:author="PF" w:date="2015-01-24T14:02:00Z">
        <w:r w:rsidRPr="00E45CE0" w:rsidDel="000479E1">
          <w:delText xml:space="preserve">his </w:delText>
        </w:r>
      </w:del>
      <w:ins w:id="4167" w:author="PF" w:date="2015-01-24T14:02:00Z">
        <w:r w:rsidR="000479E1">
          <w:t xml:space="preserve">their </w:t>
        </w:r>
      </w:ins>
      <w:r w:rsidRPr="00E45CE0">
        <w:t>assigned task</w:t>
      </w:r>
      <w:ins w:id="4168" w:author="PF" w:date="2015-01-24T14:02:00Z">
        <w:r w:rsidR="000479E1">
          <w:t>s so that they can be assisted</w:t>
        </w:r>
      </w:ins>
      <w:r w:rsidRPr="00E45CE0">
        <w:t>.</w:t>
      </w:r>
    </w:p>
    <w:p w:rsidR="00CB1536" w:rsidRDefault="00CB1536">
      <w:pPr>
        <w:pStyle w:val="Content2"/>
        <w:rPr>
          <w:ins w:id="4169" w:author="Vilson Lu" w:date="2014-08-22T16:46:00Z"/>
        </w:rPr>
      </w:pPr>
    </w:p>
    <w:p w:rsidR="00CB1536" w:rsidRPr="00E45CE0" w:rsidRDefault="00CB1536">
      <w:pPr>
        <w:pStyle w:val="Content2"/>
      </w:pPr>
    </w:p>
    <w:p w:rsidR="002F6E61" w:rsidRDefault="002F6E61">
      <w:pPr>
        <w:pStyle w:val="Content2"/>
        <w:pPrChange w:id="4170" w:author="TinTin Kalaw" w:date="2014-08-16T12:15:00Z">
          <w:pPr>
            <w:ind w:left="720"/>
          </w:pPr>
        </w:pPrChange>
      </w:pPr>
    </w:p>
    <w:p w:rsidR="00F61695" w:rsidRPr="00E45CE0" w:rsidRDefault="00F61695" w:rsidP="00F61695">
      <w:pPr>
        <w:pStyle w:val="Heading3"/>
      </w:pPr>
      <w:bookmarkStart w:id="4171" w:name="_Toc395181687"/>
      <w:bookmarkStart w:id="4172" w:name="_Toc396444873"/>
      <w:bookmarkStart w:id="4173" w:name="_Toc396489521"/>
      <w:r w:rsidRPr="00E45CE0">
        <w:t>System Development</w:t>
      </w:r>
      <w:bookmarkEnd w:id="4171"/>
      <w:bookmarkEnd w:id="4172"/>
      <w:bookmarkEnd w:id="4173"/>
    </w:p>
    <w:p w:rsidR="002F6E61" w:rsidRDefault="002F6E61">
      <w:pPr>
        <w:pStyle w:val="Content2"/>
        <w:pPrChange w:id="4174" w:author="TinTin Kalaw" w:date="2014-08-16T12:16:00Z">
          <w:pPr/>
        </w:pPrChange>
      </w:pPr>
    </w:p>
    <w:p w:rsidR="00F61695" w:rsidDel="00BF4C5E" w:rsidRDefault="00980EDB">
      <w:pPr>
        <w:pStyle w:val="Content2"/>
        <w:rPr>
          <w:del w:id="4175" w:author="TinTin Kalaw" w:date="2014-08-16T12:15:00Z"/>
        </w:rPr>
      </w:pPr>
      <w:ins w:id="4176" w:author="PF" w:date="2015-01-24T14:03:00Z">
        <w:r>
          <w:rPr>
            <w:rStyle w:val="ContentChar"/>
          </w:rPr>
          <w:t>From the design phase, system development follows.</w:t>
        </w:r>
      </w:ins>
      <w:del w:id="4177" w:author="PF" w:date="2015-01-24T14:04:00Z">
        <w:r w:rsidR="00F61695" w:rsidRPr="00E45CE0" w:rsidDel="00980EDB">
          <w:rPr>
            <w:rStyle w:val="ContentChar"/>
          </w:rPr>
          <w:delText>In this phase, actual development of the system will be done. It will follow the design made during the System Design phase.</w:delText>
        </w:r>
      </w:del>
      <w:r w:rsidR="00F61695" w:rsidRPr="00E45CE0">
        <w:rPr>
          <w:rStyle w:val="ContentChar"/>
        </w:rPr>
        <w:t xml:space="preserve"> Data collection will also be done in this phase. Each </w:t>
      </w:r>
      <w:ins w:id="4178" w:author="PF" w:date="2015-01-24T14:04:00Z">
        <w:r>
          <w:rPr>
            <w:rStyle w:val="ContentChar"/>
          </w:rPr>
          <w:t xml:space="preserve">team </w:t>
        </w:r>
      </w:ins>
      <w:r w:rsidR="00F61695" w:rsidRPr="00E45CE0">
        <w:rPr>
          <w:rStyle w:val="ContentChar"/>
        </w:rPr>
        <w:t xml:space="preserve">member </w:t>
      </w:r>
      <w:del w:id="4179" w:author="PF" w:date="2015-01-24T14:04:00Z">
        <w:r w:rsidR="00F61695" w:rsidRPr="00E45CE0" w:rsidDel="00980EDB">
          <w:rPr>
            <w:rStyle w:val="ContentChar"/>
          </w:rPr>
          <w:delText xml:space="preserve">of the team will be </w:delText>
        </w:r>
      </w:del>
      <w:ins w:id="4180" w:author="PF" w:date="2015-01-24T14:04:00Z">
        <w:r>
          <w:rPr>
            <w:rStyle w:val="ContentChar"/>
          </w:rPr>
          <w:t xml:space="preserve">is </w:t>
        </w:r>
      </w:ins>
      <w:r w:rsidR="00F61695" w:rsidRPr="00E45CE0">
        <w:rPr>
          <w:rStyle w:val="ContentChar"/>
        </w:rPr>
        <w:t xml:space="preserve">assigned to modules. The development of the system </w:t>
      </w:r>
      <w:del w:id="4181" w:author="PF" w:date="2015-01-24T14:04:00Z">
        <w:r w:rsidR="00F61695" w:rsidRPr="00E45CE0" w:rsidDel="00980EDB">
          <w:rPr>
            <w:rStyle w:val="ContentChar"/>
          </w:rPr>
          <w:delText xml:space="preserve">will </w:delText>
        </w:r>
      </w:del>
      <w:r w:rsidR="00F61695" w:rsidRPr="00E45CE0">
        <w:rPr>
          <w:rStyle w:val="ContentChar"/>
        </w:rPr>
        <w:t>follow</w:t>
      </w:r>
      <w:ins w:id="4182" w:author="PF" w:date="2015-01-24T14:04:00Z">
        <w:r>
          <w:rPr>
            <w:rStyle w:val="ContentChar"/>
          </w:rPr>
          <w:t>s</w:t>
        </w:r>
      </w:ins>
      <w:r w:rsidR="00F61695" w:rsidRPr="00E45CE0">
        <w:rPr>
          <w:rStyle w:val="ContentChar"/>
        </w:rPr>
        <w:t xml:space="preserve"> a scrum-based methodology wherein the system is developed in an iterative manner. Daily and weekly meetings, as well as regular consultations with the adviser, are conducted </w:t>
      </w:r>
      <w:del w:id="4183" w:author="PF" w:date="2015-01-24T14:04:00Z">
        <w:r w:rsidR="00F61695" w:rsidRPr="00E45CE0" w:rsidDel="00980EDB">
          <w:rPr>
            <w:rStyle w:val="ContentChar"/>
          </w:rPr>
          <w:delText xml:space="preserve">in order </w:delText>
        </w:r>
      </w:del>
      <w:r w:rsidR="00F61695" w:rsidRPr="00E45CE0">
        <w:rPr>
          <w:rStyle w:val="ContentChar"/>
        </w:rPr>
        <w:t>to assess the progress of the thesis and to plan the succeeding tasks</w:t>
      </w:r>
      <w:r w:rsidR="00F61695" w:rsidRPr="00E45CE0">
        <w:t>.</w:t>
      </w:r>
    </w:p>
    <w:p w:rsidR="002F6E61" w:rsidRDefault="002F6E61">
      <w:pPr>
        <w:pStyle w:val="Content2"/>
        <w:rPr>
          <w:ins w:id="4184" w:author="TinTin Kalaw" w:date="2014-08-16T12:16:00Z"/>
        </w:rPr>
        <w:pPrChange w:id="4185" w:author="TinTin Kalaw" w:date="2014-08-16T12:16:00Z">
          <w:pPr>
            <w:pStyle w:val="Heading3"/>
          </w:pPr>
        </w:pPrChange>
      </w:pPr>
    </w:p>
    <w:p w:rsidR="00BF4C5E" w:rsidRPr="00497EF3" w:rsidRDefault="00BF4C5E">
      <w:pPr>
        <w:pStyle w:val="Content2"/>
        <w:rPr>
          <w:ins w:id="4186" w:author="TinTin Kalaw" w:date="2014-08-16T12:16:00Z"/>
        </w:rPr>
      </w:pPr>
    </w:p>
    <w:p w:rsidR="002F6E61" w:rsidRDefault="002F6E61">
      <w:pPr>
        <w:pStyle w:val="Content2"/>
        <w:ind w:left="0"/>
        <w:rPr>
          <w:ins w:id="4187" w:author="Kyle Mc Hale Dela Cruz" w:date="2014-08-15T16:43:00Z"/>
          <w:del w:id="4188" w:author="TinTin Kalaw" w:date="2014-08-16T12:15:00Z"/>
        </w:rPr>
        <w:pPrChange w:id="4189" w:author="TinTin Kalaw" w:date="2014-08-16T12:15:00Z">
          <w:pPr>
            <w:ind w:firstLine="720"/>
          </w:pPr>
        </w:pPrChange>
      </w:pPr>
      <w:bookmarkStart w:id="4190" w:name="_Toc395957292"/>
      <w:bookmarkStart w:id="4191" w:name="_Toc395961153"/>
      <w:bookmarkStart w:id="4192" w:name="_Toc395961234"/>
      <w:bookmarkStart w:id="4193" w:name="_Toc395961411"/>
      <w:bookmarkStart w:id="4194" w:name="_Toc395961894"/>
      <w:bookmarkStart w:id="4195" w:name="_Toc396184284"/>
      <w:bookmarkStart w:id="4196" w:name="_Toc396193950"/>
      <w:bookmarkStart w:id="4197" w:name="_Toc396200111"/>
      <w:bookmarkStart w:id="4198" w:name="_Toc396444874"/>
      <w:bookmarkStart w:id="4199" w:name="_Toc396452994"/>
      <w:bookmarkStart w:id="4200" w:name="_Toc396476018"/>
      <w:bookmarkStart w:id="4201" w:name="_Toc396478077"/>
      <w:bookmarkStart w:id="4202" w:name="_Toc396489522"/>
      <w:bookmarkEnd w:id="4190"/>
      <w:bookmarkEnd w:id="4191"/>
      <w:bookmarkEnd w:id="4192"/>
      <w:bookmarkEnd w:id="4193"/>
      <w:bookmarkEnd w:id="4194"/>
      <w:bookmarkEnd w:id="4195"/>
      <w:bookmarkEnd w:id="4196"/>
      <w:bookmarkEnd w:id="4197"/>
      <w:bookmarkEnd w:id="4198"/>
      <w:bookmarkEnd w:id="4199"/>
      <w:bookmarkEnd w:id="4200"/>
      <w:bookmarkEnd w:id="4201"/>
      <w:bookmarkEnd w:id="4202"/>
    </w:p>
    <w:p w:rsidR="002F6E61" w:rsidRDefault="002F6E61">
      <w:pPr>
        <w:rPr>
          <w:ins w:id="4203" w:author="Kyle Mc Hale Dela Cruz" w:date="2014-08-15T16:43:00Z"/>
          <w:del w:id="4204" w:author="TinTin Kalaw" w:date="2014-08-16T12:15:00Z"/>
        </w:rPr>
        <w:pPrChange w:id="4205" w:author="TinTin Kalaw" w:date="2014-08-16T12:15:00Z">
          <w:pPr>
            <w:ind w:firstLine="720"/>
          </w:pPr>
        </w:pPrChange>
      </w:pPr>
      <w:bookmarkStart w:id="4206" w:name="_Toc395957293"/>
      <w:bookmarkStart w:id="4207" w:name="_Toc395961154"/>
      <w:bookmarkStart w:id="4208" w:name="_Toc395961235"/>
      <w:bookmarkStart w:id="4209" w:name="_Toc395961412"/>
      <w:bookmarkStart w:id="4210" w:name="_Toc395961895"/>
      <w:bookmarkStart w:id="4211" w:name="_Toc396184285"/>
      <w:bookmarkStart w:id="4212" w:name="_Toc396193951"/>
      <w:bookmarkStart w:id="4213" w:name="_Toc396200112"/>
      <w:bookmarkStart w:id="4214" w:name="_Toc396444875"/>
      <w:bookmarkStart w:id="4215" w:name="_Toc396452995"/>
      <w:bookmarkStart w:id="4216" w:name="_Toc396476019"/>
      <w:bookmarkStart w:id="4217" w:name="_Toc396478078"/>
      <w:bookmarkStart w:id="4218" w:name="_Toc396489523"/>
      <w:bookmarkEnd w:id="4206"/>
      <w:bookmarkEnd w:id="4207"/>
      <w:bookmarkEnd w:id="4208"/>
      <w:bookmarkEnd w:id="4209"/>
      <w:bookmarkEnd w:id="4210"/>
      <w:bookmarkEnd w:id="4211"/>
      <w:bookmarkEnd w:id="4212"/>
      <w:bookmarkEnd w:id="4213"/>
      <w:bookmarkEnd w:id="4214"/>
      <w:bookmarkEnd w:id="4215"/>
      <w:bookmarkEnd w:id="4216"/>
      <w:bookmarkEnd w:id="4217"/>
      <w:bookmarkEnd w:id="4218"/>
    </w:p>
    <w:p w:rsidR="002F6E61" w:rsidRDefault="002F6E61">
      <w:pPr>
        <w:rPr>
          <w:del w:id="4219" w:author="TinTin Kalaw" w:date="2014-08-16T12:15:00Z"/>
        </w:rPr>
        <w:pPrChange w:id="4220" w:author="TinTin Kalaw" w:date="2014-08-16T12:15:00Z">
          <w:pPr>
            <w:ind w:firstLine="720"/>
          </w:pPr>
        </w:pPrChange>
      </w:pPr>
      <w:bookmarkStart w:id="4221" w:name="_Toc395957294"/>
      <w:bookmarkStart w:id="4222" w:name="_Toc395961155"/>
      <w:bookmarkStart w:id="4223" w:name="_Toc395961236"/>
      <w:bookmarkStart w:id="4224" w:name="_Toc395961413"/>
      <w:bookmarkStart w:id="4225" w:name="_Toc395961896"/>
      <w:bookmarkStart w:id="4226" w:name="_Toc396184286"/>
      <w:bookmarkStart w:id="4227" w:name="_Toc396193952"/>
      <w:bookmarkStart w:id="4228" w:name="_Toc396200113"/>
      <w:bookmarkStart w:id="4229" w:name="_Toc396444876"/>
      <w:bookmarkStart w:id="4230" w:name="_Toc396452996"/>
      <w:bookmarkStart w:id="4231" w:name="_Toc396476020"/>
      <w:bookmarkStart w:id="4232" w:name="_Toc396478079"/>
      <w:bookmarkStart w:id="4233" w:name="_Toc396489524"/>
      <w:bookmarkEnd w:id="4221"/>
      <w:bookmarkEnd w:id="4222"/>
      <w:bookmarkEnd w:id="4223"/>
      <w:bookmarkEnd w:id="4224"/>
      <w:bookmarkEnd w:id="4225"/>
      <w:bookmarkEnd w:id="4226"/>
      <w:bookmarkEnd w:id="4227"/>
      <w:bookmarkEnd w:id="4228"/>
      <w:bookmarkEnd w:id="4229"/>
      <w:bookmarkEnd w:id="4230"/>
      <w:bookmarkEnd w:id="4231"/>
      <w:bookmarkEnd w:id="4232"/>
      <w:bookmarkEnd w:id="4233"/>
    </w:p>
    <w:p w:rsidR="00F61695" w:rsidRPr="00E45CE0" w:rsidRDefault="00F61695" w:rsidP="00F61695">
      <w:pPr>
        <w:pStyle w:val="Heading3"/>
      </w:pPr>
      <w:bookmarkStart w:id="4234" w:name="_Toc395181688"/>
      <w:bookmarkStart w:id="4235" w:name="_Toc396444877"/>
      <w:bookmarkStart w:id="4236" w:name="_Toc396489525"/>
      <w:r w:rsidRPr="00E45CE0">
        <w:t>System Integration and Testing</w:t>
      </w:r>
      <w:bookmarkEnd w:id="4234"/>
      <w:bookmarkEnd w:id="4235"/>
      <w:bookmarkEnd w:id="4236"/>
    </w:p>
    <w:p w:rsidR="002F6E61" w:rsidRDefault="002F6E61">
      <w:pPr>
        <w:pStyle w:val="Content2"/>
        <w:pPrChange w:id="4237" w:author="TinTin Kalaw" w:date="2014-08-16T12:16:00Z">
          <w:pPr/>
        </w:pPrChange>
      </w:pPr>
    </w:p>
    <w:p w:rsidR="00F61695" w:rsidRPr="00BF4C5E" w:rsidRDefault="00F61695">
      <w:pPr>
        <w:pStyle w:val="Content2"/>
      </w:pPr>
      <w:del w:id="4238" w:author="PF" w:date="2015-01-24T14:06:00Z">
        <w:r w:rsidRPr="00BF4C5E" w:rsidDel="00980EDB">
          <w:delText>In this phase, a</w:delText>
        </w:r>
      </w:del>
      <w:ins w:id="4239" w:author="PF" w:date="2015-01-24T14:06:00Z">
        <w:r w:rsidR="00980EDB">
          <w:t>A</w:t>
        </w:r>
      </w:ins>
      <w:r w:rsidRPr="00BF4C5E">
        <w:t xml:space="preserve">ll the modules that have been developed </w:t>
      </w:r>
      <w:del w:id="4240" w:author="PF" w:date="2015-01-24T14:06:00Z">
        <w:r w:rsidRPr="00BF4C5E" w:rsidDel="00980EDB">
          <w:delText xml:space="preserve">during the System Development phase will be </w:delText>
        </w:r>
      </w:del>
      <w:ins w:id="4241" w:author="PF" w:date="2015-01-24T14:06:00Z">
        <w:r w:rsidR="00980EDB">
          <w:t xml:space="preserve">are </w:t>
        </w:r>
      </w:ins>
      <w:r w:rsidRPr="00BF4C5E">
        <w:t xml:space="preserve">integrated into one system. This phase </w:t>
      </w:r>
      <w:ins w:id="4242" w:author="PF" w:date="2015-01-24T14:07:00Z">
        <w:r w:rsidR="00980EDB">
          <w:t>is also about</w:t>
        </w:r>
      </w:ins>
      <w:del w:id="4243" w:author="PF" w:date="2015-01-24T14:07:00Z">
        <w:r w:rsidRPr="00BF4C5E" w:rsidDel="00980EDB">
          <w:delText>will cover</w:delText>
        </w:r>
      </w:del>
      <w:r w:rsidRPr="00BF4C5E">
        <w:t xml:space="preserve"> unit testing processes for each module to ensure that there will be no significant bugs that can be found after integration processes are completed. After finishing </w:t>
      </w:r>
      <w:del w:id="4244" w:author="PF" w:date="2015-01-24T14:08:00Z">
        <w:r w:rsidRPr="00BF4C5E" w:rsidDel="00980EDB">
          <w:delText xml:space="preserve">the </w:delText>
        </w:r>
      </w:del>
      <w:r w:rsidRPr="00BF4C5E">
        <w:t>integration</w:t>
      </w:r>
      <w:ins w:id="4245" w:author="PF" w:date="2015-01-24T14:08:00Z">
        <w:r w:rsidR="00980EDB">
          <w:t>,</w:t>
        </w:r>
      </w:ins>
      <w:del w:id="4246" w:author="PF" w:date="2015-01-24T14:08:00Z">
        <w:r w:rsidRPr="00BF4C5E" w:rsidDel="00980EDB">
          <w:delText xml:space="preserve"> process,</w:delText>
        </w:r>
      </w:del>
      <w:r w:rsidRPr="00BF4C5E">
        <w:t xml:space="preserve"> the system </w:t>
      </w:r>
      <w:del w:id="4247" w:author="PF" w:date="2015-01-24T14:07:00Z">
        <w:r w:rsidRPr="00BF4C5E" w:rsidDel="00980EDB">
          <w:delText xml:space="preserve">will be </w:delText>
        </w:r>
      </w:del>
      <w:ins w:id="4248" w:author="PF" w:date="2015-01-24T14:07:00Z">
        <w:r w:rsidR="00980EDB">
          <w:t xml:space="preserve">is then </w:t>
        </w:r>
      </w:ins>
      <w:r w:rsidRPr="00BF4C5E">
        <w:t xml:space="preserve">subjected to another round of tests to check </w:t>
      </w:r>
      <w:ins w:id="4249" w:author="PF" w:date="2015-01-24T14:08:00Z">
        <w:r w:rsidR="00980EDB">
          <w:t xml:space="preserve">again </w:t>
        </w:r>
      </w:ins>
      <w:r w:rsidRPr="00BF4C5E">
        <w:t>for any faulty integration and bugs</w:t>
      </w:r>
      <w:ins w:id="4250" w:author="PF" w:date="2015-01-24T14:09:00Z">
        <w:r w:rsidR="00980EDB">
          <w:t>.</w:t>
        </w:r>
      </w:ins>
      <w:del w:id="4251" w:author="PF" w:date="2015-01-24T14:09:00Z">
        <w:r w:rsidRPr="00BF4C5E" w:rsidDel="00980EDB">
          <w:delText xml:space="preserve"> that may have arose during the integration process.</w:delText>
        </w:r>
      </w:del>
      <w:r w:rsidRPr="00BF4C5E">
        <w:t xml:space="preserve"> </w:t>
      </w:r>
    </w:p>
    <w:p w:rsidR="002F6E61" w:rsidRDefault="002F6E61">
      <w:pPr>
        <w:pStyle w:val="Content2"/>
        <w:pPrChange w:id="4252" w:author="TinTin Kalaw" w:date="2014-08-16T12:16:00Z">
          <w:pPr>
            <w:ind w:left="720"/>
          </w:pPr>
        </w:pPrChange>
      </w:pPr>
    </w:p>
    <w:p w:rsidR="00F61695" w:rsidRPr="00E45CE0" w:rsidRDefault="00F61695" w:rsidP="00F61695">
      <w:pPr>
        <w:pStyle w:val="Heading3"/>
      </w:pPr>
      <w:bookmarkStart w:id="4253" w:name="_Toc395181689"/>
      <w:bookmarkStart w:id="4254" w:name="_Toc396444878"/>
      <w:bookmarkStart w:id="4255" w:name="_Toc396489526"/>
      <w:r w:rsidRPr="00E45CE0">
        <w:t>System Evaluation</w:t>
      </w:r>
      <w:bookmarkEnd w:id="4253"/>
      <w:bookmarkEnd w:id="4254"/>
      <w:bookmarkEnd w:id="4255"/>
    </w:p>
    <w:p w:rsidR="002F6E61" w:rsidRDefault="002F6E61">
      <w:pPr>
        <w:pStyle w:val="Content2"/>
        <w:pPrChange w:id="4256" w:author="TinTin Kalaw" w:date="2014-08-16T12:16:00Z">
          <w:pPr/>
        </w:pPrChange>
      </w:pPr>
    </w:p>
    <w:p w:rsidR="00F61695" w:rsidRPr="00E45CE0" w:rsidRDefault="00E475F8">
      <w:pPr>
        <w:pStyle w:val="Content2"/>
      </w:pPr>
      <w:ins w:id="4257" w:author="PF" w:date="2015-01-24T14:59:00Z">
        <w:r>
          <w:t xml:space="preserve">This phase is system </w:t>
        </w:r>
      </w:ins>
      <w:ins w:id="4258" w:author="PF" w:date="2015-01-24T15:00:00Z">
        <w:r>
          <w:t>performance evaluation following the metrics selected and reviewed.</w:t>
        </w:r>
      </w:ins>
      <w:del w:id="4259" w:author="PF" w:date="2015-01-24T15:00:00Z">
        <w:r w:rsidR="00F61695" w:rsidRPr="00E45CE0" w:rsidDel="00E475F8">
          <w:delText>In this phase, the system's performance will be evaluated based on the metrics that were chosen. As of the moment, the metrics that will be used in this phase will be the</w:delText>
        </w:r>
      </w:del>
      <w:ins w:id="4260" w:author="PF" w:date="2015-01-24T15:00:00Z">
        <w:r>
          <w:t xml:space="preserve"> The following metrics have been identified so far:</w:t>
        </w:r>
      </w:ins>
      <w:r w:rsidR="00F61695" w:rsidRPr="00E45CE0">
        <w:t xml:space="preserve"> Precision, Recall</w:t>
      </w:r>
      <w:ins w:id="4261" w:author="PF" w:date="2015-01-24T15:00:00Z">
        <w:r>
          <w:t>,</w:t>
        </w:r>
      </w:ins>
      <w:r w:rsidR="00F61695" w:rsidRPr="00E45CE0">
        <w:t xml:space="preserve"> and F-measure results of the information extracted by the system.</w:t>
      </w:r>
      <w:ins w:id="4262" w:author="PF" w:date="2015-01-24T15:01:00Z">
        <w:r>
          <w:t xml:space="preserve"> A number of tests </w:t>
        </w:r>
      </w:ins>
      <w:ins w:id="4263" w:author="PF" w:date="2015-01-24T15:03:00Z">
        <w:r>
          <w:t xml:space="preserve">of information extracted manually and those from </w:t>
        </w:r>
      </w:ins>
      <w:ins w:id="4264" w:author="PF" w:date="2015-01-24T15:04:00Z">
        <w:r>
          <w:t xml:space="preserve">the training set </w:t>
        </w:r>
      </w:ins>
      <w:ins w:id="4265" w:author="PF" w:date="2015-01-24T15:01:00Z">
        <w:r>
          <w:t>are undertaken to compare and validate results. The met</w:t>
        </w:r>
      </w:ins>
      <w:ins w:id="4266" w:author="PF" w:date="2015-01-24T15:02:00Z">
        <w:r>
          <w:t>rics can also be modified as needed depending on additional tests and findings in the future.</w:t>
        </w:r>
      </w:ins>
      <w:del w:id="4267" w:author="PF" w:date="2015-01-24T15:05:00Z">
        <w:r w:rsidR="00F61695" w:rsidRPr="00E45CE0" w:rsidDel="00E475F8">
          <w:delText xml:space="preserve"> The information that were extracted by the system </w:delText>
        </w:r>
      </w:del>
      <w:del w:id="4268" w:author="PF" w:date="2015-01-24T15:02:00Z">
        <w:r w:rsidR="00F61695" w:rsidRPr="00E45CE0" w:rsidDel="00E475F8">
          <w:delText>will be</w:delText>
        </w:r>
      </w:del>
      <w:del w:id="4269" w:author="PF" w:date="2015-01-24T15:05:00Z">
        <w:r w:rsidR="00F61695" w:rsidRPr="00E45CE0" w:rsidDel="00E475F8">
          <w:delText xml:space="preserve"> subjected to a number of tests that will test its Precision, Recall and F-measure when compared to the information that were extracted manually and to those that are extracted from the training set. Although, the set of metrics that will be used might change during the course of the research as these metrics will be modified to fit the needs in accurately measuring the performance of the system to be developed.</w:delText>
        </w:r>
      </w:del>
    </w:p>
    <w:p w:rsidR="002F6E61" w:rsidRDefault="002F6E61">
      <w:pPr>
        <w:pStyle w:val="Content2"/>
        <w:pPrChange w:id="4270" w:author="TinTin Kalaw" w:date="2014-08-16T12:16:00Z">
          <w:pPr/>
        </w:pPrChange>
      </w:pPr>
    </w:p>
    <w:p w:rsidR="00F61695" w:rsidRPr="00E45CE0" w:rsidRDefault="00F61695" w:rsidP="00F61695">
      <w:pPr>
        <w:pStyle w:val="Heading3"/>
      </w:pPr>
      <w:bookmarkStart w:id="4271" w:name="_Toc395181690"/>
      <w:bookmarkStart w:id="4272" w:name="_Toc396444879"/>
      <w:bookmarkStart w:id="4273" w:name="_Toc396489527"/>
      <w:r w:rsidRPr="00E45CE0">
        <w:t>Documentation</w:t>
      </w:r>
      <w:bookmarkEnd w:id="4271"/>
      <w:bookmarkEnd w:id="4272"/>
      <w:bookmarkEnd w:id="4273"/>
    </w:p>
    <w:p w:rsidR="002F6E61" w:rsidRDefault="002F6E61">
      <w:pPr>
        <w:pStyle w:val="Content2"/>
        <w:pPrChange w:id="4274" w:author="TinTin Kalaw" w:date="2014-08-16T12:16:00Z">
          <w:pPr/>
        </w:pPrChange>
      </w:pPr>
    </w:p>
    <w:p w:rsidR="00F61695" w:rsidRPr="00E45CE0" w:rsidRDefault="00427BD0">
      <w:pPr>
        <w:pStyle w:val="Content2"/>
      </w:pPr>
      <w:ins w:id="4275" w:author="PF" w:date="2015-01-24T15:06:00Z">
        <w:r>
          <w:t>Documentation of ac</w:t>
        </w:r>
      </w:ins>
      <w:ins w:id="4276" w:author="PF" w:date="2015-01-24T15:07:00Z">
        <w:r>
          <w:t>tivities, methodologies, and of the system developed is important for monitoring and modification or improvement purposes.</w:t>
        </w:r>
      </w:ins>
      <w:ins w:id="4277" w:author="PF" w:date="2015-01-24T15:08:00Z">
        <w:r>
          <w:t xml:space="preserve"> </w:t>
        </w:r>
      </w:ins>
      <w:del w:id="4278" w:author="PF" w:date="2015-01-24T15:08:00Z">
        <w:r w:rsidR="00F61695" w:rsidRPr="00E45CE0" w:rsidDel="00427BD0">
          <w:delText>Every activity or methodology that is performed will be fully documented so that they can be monitored when it comes to the modifications and progress that are made in accomplishing the documents and the system proposed in this research.</w:delText>
        </w:r>
      </w:del>
      <w:r w:rsidR="00F61695" w:rsidRPr="00E45CE0">
        <w:t xml:space="preserve"> </w:t>
      </w:r>
      <w:del w:id="4279" w:author="PF" w:date="2015-01-24T15:08:00Z">
        <w:r w:rsidR="00F61695" w:rsidRPr="00E45CE0" w:rsidDel="00427BD0">
          <w:delText xml:space="preserve">Also, the documentation </w:delText>
        </w:r>
      </w:del>
      <w:ins w:id="4280" w:author="PF" w:date="2015-01-24T15:08:00Z">
        <w:r>
          <w:t xml:space="preserve">It </w:t>
        </w:r>
      </w:ins>
      <w:r w:rsidR="00F61695" w:rsidRPr="00E45CE0">
        <w:t xml:space="preserve">will </w:t>
      </w:r>
      <w:ins w:id="4281" w:author="PF" w:date="2015-01-24T15:08:00Z">
        <w:r>
          <w:t xml:space="preserve">also </w:t>
        </w:r>
      </w:ins>
      <w:r w:rsidR="00F61695" w:rsidRPr="00E45CE0">
        <w:t>be used for further reference</w:t>
      </w:r>
      <w:del w:id="4282" w:author="PF" w:date="2015-01-24T15:08:00Z">
        <w:r w:rsidR="00F61695" w:rsidRPr="00E45CE0" w:rsidDel="00427BD0">
          <w:delText>s</w:delText>
        </w:r>
      </w:del>
      <w:r w:rsidR="00F61695" w:rsidRPr="00E45CE0">
        <w:t>, in case there is a need to validate or cross-reference any future work</w:t>
      </w:r>
      <w:ins w:id="4283" w:author="PF" w:date="2015-01-24T15:08:00Z">
        <w:r>
          <w:t>.</w:t>
        </w:r>
      </w:ins>
      <w:del w:id="4284" w:author="PF" w:date="2015-01-24T15:08:00Z">
        <w:r w:rsidR="00F61695" w:rsidRPr="00E45CE0" w:rsidDel="00427BD0">
          <w:delText xml:space="preserve"> that is in mind.</w:delText>
        </w:r>
      </w:del>
    </w:p>
    <w:p w:rsidR="002F6E61" w:rsidRDefault="002F6E61">
      <w:pPr>
        <w:pStyle w:val="Content2"/>
        <w:pPrChange w:id="4285" w:author="TinTin Kalaw" w:date="2014-08-16T12:16:00Z">
          <w:pPr>
            <w:ind w:left="720"/>
          </w:pPr>
        </w:pPrChange>
      </w:pPr>
    </w:p>
    <w:p w:rsidR="00F61695" w:rsidRPr="00E45CE0" w:rsidRDefault="00F61695">
      <w:pPr>
        <w:pStyle w:val="Content2"/>
        <w:sectPr w:rsidR="00F61695" w:rsidRPr="00E45CE0" w:rsidSect="00D7332C">
          <w:footerReference w:type="default" r:id="rId12"/>
          <w:pgSz w:w="12240" w:h="15840"/>
          <w:pgMar w:top="1440" w:right="1440" w:bottom="1440" w:left="1440" w:header="720" w:footer="720" w:gutter="0"/>
          <w:pgNumType w:start="1" w:chapStyle="1"/>
          <w:cols w:space="720"/>
          <w:docGrid w:linePitch="360"/>
        </w:sectPr>
      </w:pPr>
    </w:p>
    <w:p w:rsidR="00F61695" w:rsidRPr="00E45CE0" w:rsidRDefault="00F61695" w:rsidP="00F61695">
      <w:pPr>
        <w:pStyle w:val="Heading3"/>
      </w:pPr>
      <w:bookmarkStart w:id="4291" w:name="_Toc395181691"/>
      <w:bookmarkStart w:id="4292" w:name="_Toc396444880"/>
      <w:bookmarkStart w:id="4293" w:name="_Toc396489528"/>
      <w:r w:rsidRPr="00E45CE0">
        <w:lastRenderedPageBreak/>
        <w:t>Calendar of Activities</w:t>
      </w:r>
      <w:bookmarkEnd w:id="4291"/>
      <w:bookmarkEnd w:id="4292"/>
      <w:bookmarkEnd w:id="4293"/>
    </w:p>
    <w:p w:rsidR="002F6E61" w:rsidRDefault="002F6E61">
      <w:pPr>
        <w:pStyle w:val="Content2"/>
        <w:pPrChange w:id="4294" w:author="TinTin Kalaw" w:date="2014-08-16T12:16:00Z">
          <w:pPr/>
        </w:pPrChange>
      </w:pPr>
    </w:p>
    <w:p w:rsidR="00F61695" w:rsidRPr="00E45CE0" w:rsidRDefault="00F61695">
      <w:pPr>
        <w:pStyle w:val="Content2"/>
      </w:pPr>
      <w:del w:id="4295" w:author="TinTin Kalaw" w:date="2014-08-16T13:07:00Z">
        <w:r w:rsidRPr="00E45CE0" w:rsidDel="009F684C">
          <w:delText xml:space="preserve">Table 1-1 </w:delText>
        </w:r>
      </w:del>
      <w:ins w:id="4296" w:author="TinTin Kalaw" w:date="2014-08-16T13:08:00Z">
        <w:r w:rsidR="00372B98">
          <w:fldChar w:fldCharType="begin"/>
        </w:r>
        <w:r w:rsidR="009F684C">
          <w:instrText xml:space="preserve"> REF _Ref395957811 \h </w:instrText>
        </w:r>
      </w:ins>
      <w:r w:rsidR="00372B98">
        <w:fldChar w:fldCharType="separate"/>
      </w:r>
      <w:ins w:id="4297" w:author="Vilson Lu" w:date="2014-08-22T16:55:00Z">
        <w:r w:rsidR="003160F5" w:rsidRPr="00E45CE0">
          <w:t xml:space="preserve">Table </w:t>
        </w:r>
        <w:r w:rsidR="003160F5">
          <w:rPr>
            <w:noProof/>
          </w:rPr>
          <w:t>1</w:t>
        </w:r>
        <w:r w:rsidR="003160F5">
          <w:noBreakHyphen/>
        </w:r>
        <w:r w:rsidR="003160F5">
          <w:rPr>
            <w:noProof/>
          </w:rPr>
          <w:t>1</w:t>
        </w:r>
      </w:ins>
      <w:ins w:id="4298" w:author="TinTin Kalaw" w:date="2014-08-16T13:08:00Z">
        <w:del w:id="4299" w:author="Vilson Lu" w:date="2014-08-16T16:50:00Z">
          <w:r w:rsidR="009F684C" w:rsidRPr="00E45CE0" w:rsidDel="0068488C">
            <w:delText xml:space="preserve">Table </w:delText>
          </w:r>
          <w:r w:rsidR="009F684C" w:rsidRPr="00E45CE0" w:rsidDel="0068488C">
            <w:rPr>
              <w:noProof/>
            </w:rPr>
            <w:delText>1</w:delText>
          </w:r>
          <w:r w:rsidR="009F684C" w:rsidRPr="00E45CE0" w:rsidDel="0068488C">
            <w:noBreakHyphen/>
          </w:r>
          <w:r w:rsidR="009F684C" w:rsidRPr="00E45CE0" w:rsidDel="0068488C">
            <w:rPr>
              <w:noProof/>
            </w:rPr>
            <w:delText>1</w:delText>
          </w:r>
        </w:del>
        <w:r w:rsidR="00372B98">
          <w:fldChar w:fldCharType="end"/>
        </w:r>
      </w:ins>
      <w:r w:rsidRPr="00E45CE0">
        <w:t>shows a Gantt chart of the activities for the thesis period. Each bullet represents one week worth of activities</w:t>
      </w:r>
    </w:p>
    <w:p w:rsidR="002F6E61" w:rsidRDefault="002F6E61">
      <w:pPr>
        <w:pStyle w:val="Content2"/>
        <w:pPrChange w:id="4300" w:author="TinTin Kalaw" w:date="2014-08-16T12:16:00Z">
          <w:pPr>
            <w:ind w:left="720"/>
          </w:pPr>
        </w:pPrChange>
      </w:pPr>
    </w:p>
    <w:p w:rsidR="00F61695" w:rsidRPr="00E45CE0" w:rsidRDefault="00F61695" w:rsidP="00AB6FDF">
      <w:pPr>
        <w:pStyle w:val="Caption"/>
        <w:ind w:left="0"/>
      </w:pPr>
      <w:bookmarkStart w:id="4301" w:name="_Ref395957811"/>
      <w:bookmarkStart w:id="4302" w:name="_Toc395094917"/>
      <w:bookmarkStart w:id="4303" w:name="_Toc396489861"/>
      <w:r w:rsidRPr="00E45CE0">
        <w:t xml:space="preserve">Table </w:t>
      </w:r>
      <w:ins w:id="4304" w:author="Vilson Lu" w:date="2014-08-22T16:11:00Z">
        <w:r w:rsidR="00372B98">
          <w:fldChar w:fldCharType="begin"/>
        </w:r>
        <w:r w:rsidR="00D71339">
          <w:instrText xml:space="preserve"> STYLEREF 1 \s </w:instrText>
        </w:r>
      </w:ins>
      <w:r w:rsidR="00372B98">
        <w:fldChar w:fldCharType="separate"/>
      </w:r>
      <w:r w:rsidR="003160F5">
        <w:rPr>
          <w:noProof/>
        </w:rPr>
        <w:t>1</w:t>
      </w:r>
      <w:ins w:id="4305"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4306" w:author="Vilson Lu" w:date="2014-08-22T16:55:00Z">
        <w:r w:rsidR="003160F5">
          <w:rPr>
            <w:noProof/>
          </w:rPr>
          <w:t>1</w:t>
        </w:r>
      </w:ins>
      <w:ins w:id="4307" w:author="Vilson Lu" w:date="2014-08-22T16:11:00Z">
        <w:r w:rsidR="00372B98">
          <w:fldChar w:fldCharType="end"/>
        </w:r>
      </w:ins>
      <w:ins w:id="4308" w:author="TinTin Kalaw" w:date="2014-08-16T13:59:00Z">
        <w:del w:id="4309" w:author="Vilson Lu" w:date="2014-08-21T17:51:00Z">
          <w:r w:rsidR="00372B98" w:rsidDel="005621E4">
            <w:fldChar w:fldCharType="begin"/>
          </w:r>
          <w:r w:rsidR="006E6440" w:rsidDel="005621E4">
            <w:delInstrText xml:space="preserve"> STYLEREF 1 \s </w:delInstrText>
          </w:r>
        </w:del>
      </w:ins>
      <w:del w:id="4310" w:author="Vilson Lu" w:date="2014-08-21T17:51:00Z">
        <w:r w:rsidR="00372B98" w:rsidDel="005621E4">
          <w:fldChar w:fldCharType="separate"/>
        </w:r>
        <w:r w:rsidR="0068488C" w:rsidDel="005621E4">
          <w:rPr>
            <w:noProof/>
          </w:rPr>
          <w:delText>1</w:delText>
        </w:r>
      </w:del>
      <w:ins w:id="4311" w:author="TinTin Kalaw" w:date="2014-08-16T13:59:00Z">
        <w:del w:id="4312" w:author="Vilson Lu" w:date="2014-08-21T17:51:00Z">
          <w:r w:rsidR="00372B98" w:rsidDel="005621E4">
            <w:fldChar w:fldCharType="end"/>
          </w:r>
          <w:r w:rsidR="006E6440" w:rsidDel="005621E4">
            <w:noBreakHyphen/>
          </w:r>
          <w:r w:rsidR="00372B98" w:rsidDel="005621E4">
            <w:fldChar w:fldCharType="begin"/>
          </w:r>
          <w:r w:rsidR="006E6440" w:rsidDel="005621E4">
            <w:delInstrText xml:space="preserve"> SEQ Table \* ARABIC \s 1 </w:delInstrText>
          </w:r>
        </w:del>
      </w:ins>
      <w:del w:id="4313" w:author="Vilson Lu" w:date="2014-08-21T17:51:00Z">
        <w:r w:rsidR="00372B98" w:rsidDel="005621E4">
          <w:fldChar w:fldCharType="end"/>
        </w:r>
      </w:del>
      <w:del w:id="4314" w:author="TinTin Kalaw" w:date="2014-08-16T13:48:00Z">
        <w:r w:rsidR="00372B98" w:rsidDel="00BD695A">
          <w:fldChar w:fldCharType="begin"/>
        </w:r>
        <w:r w:rsidR="00406CC7" w:rsidDel="00BD695A">
          <w:delInstrText xml:space="preserve"> STYLEREF 1 \s </w:delInstrText>
        </w:r>
        <w:r w:rsidR="00372B98" w:rsidDel="00BD695A">
          <w:fldChar w:fldCharType="separate"/>
        </w:r>
        <w:r w:rsidR="00AB6FDF" w:rsidRPr="00E45CE0" w:rsidDel="00BD695A">
          <w:rPr>
            <w:noProof/>
          </w:rPr>
          <w:delText>1</w:delText>
        </w:r>
        <w:r w:rsidR="00372B98" w:rsidDel="00BD695A">
          <w:rPr>
            <w:noProof/>
          </w:rPr>
          <w:fldChar w:fldCharType="end"/>
        </w:r>
        <w:r w:rsidR="00AB6FDF" w:rsidRPr="00E45CE0" w:rsidDel="00BD695A">
          <w:noBreakHyphen/>
        </w:r>
        <w:r w:rsidR="00372B98" w:rsidDel="00BD695A">
          <w:fldChar w:fldCharType="begin"/>
        </w:r>
        <w:r w:rsidR="00406CC7" w:rsidDel="00BD695A">
          <w:delInstrText xml:space="preserve"> SEQ Table \* ARABIC \s 1 </w:delInstrText>
        </w:r>
        <w:r w:rsidR="00372B98" w:rsidDel="00BD695A">
          <w:fldChar w:fldCharType="separate"/>
        </w:r>
        <w:r w:rsidR="00AB6FDF" w:rsidRPr="00E45CE0" w:rsidDel="00BD695A">
          <w:rPr>
            <w:noProof/>
          </w:rPr>
          <w:delText>1</w:delText>
        </w:r>
        <w:r w:rsidR="00372B98" w:rsidDel="00BD695A">
          <w:rPr>
            <w:noProof/>
          </w:rPr>
          <w:fldChar w:fldCharType="end"/>
        </w:r>
      </w:del>
      <w:bookmarkEnd w:id="4301"/>
      <w:r w:rsidRPr="00E45CE0">
        <w:t>. Timetable of Activities (April 2014 - April 2015)</w:t>
      </w:r>
      <w:bookmarkEnd w:id="4302"/>
      <w:bookmarkEnd w:id="4303"/>
    </w:p>
    <w:tbl>
      <w:tblPr>
        <w:tblStyle w:val="TableGrid"/>
        <w:tblW w:w="5000" w:type="pct"/>
        <w:tblCellMar>
          <w:top w:w="72" w:type="dxa"/>
          <w:left w:w="115" w:type="dxa"/>
          <w:bottom w:w="72" w:type="dxa"/>
          <w:right w:w="115" w:type="dxa"/>
        </w:tblCellMar>
        <w:tblLook w:val="04A0"/>
      </w:tblPr>
      <w:tblGrid>
        <w:gridCol w:w="1603"/>
        <w:gridCol w:w="889"/>
        <w:gridCol w:w="889"/>
        <w:gridCol w:w="889"/>
        <w:gridCol w:w="889"/>
        <w:gridCol w:w="892"/>
        <w:gridCol w:w="892"/>
        <w:gridCol w:w="894"/>
        <w:gridCol w:w="892"/>
        <w:gridCol w:w="894"/>
        <w:gridCol w:w="892"/>
        <w:gridCol w:w="894"/>
        <w:gridCol w:w="892"/>
        <w:gridCol w:w="889"/>
      </w:tblGrid>
      <w:tr w:rsidR="00F61695" w:rsidRPr="00E45CE0" w:rsidTr="00D7332C">
        <w:tc>
          <w:tcPr>
            <w:tcW w:w="608" w:type="pct"/>
            <w:vAlign w:val="center"/>
          </w:tcPr>
          <w:p w:rsidR="00F61695" w:rsidRPr="00E45CE0" w:rsidRDefault="00F61695" w:rsidP="00D7332C">
            <w:pPr>
              <w:jc w:val="center"/>
              <w:rPr>
                <w:sz w:val="20"/>
                <w:szCs w:val="20"/>
              </w:rPr>
            </w:pPr>
            <w:r w:rsidRPr="00E45CE0">
              <w:rPr>
                <w:b/>
                <w:bCs/>
                <w:sz w:val="20"/>
                <w:szCs w:val="20"/>
              </w:rPr>
              <w:t>Activities</w:t>
            </w:r>
          </w:p>
        </w:tc>
        <w:tc>
          <w:tcPr>
            <w:tcW w:w="337" w:type="pct"/>
            <w:vAlign w:val="center"/>
          </w:tcPr>
          <w:p w:rsidR="00F61695" w:rsidRPr="00E45CE0" w:rsidRDefault="00F61695" w:rsidP="00D7332C">
            <w:pPr>
              <w:jc w:val="center"/>
              <w:rPr>
                <w:b/>
                <w:bCs/>
                <w:sz w:val="20"/>
                <w:szCs w:val="20"/>
              </w:rPr>
            </w:pPr>
            <w:r w:rsidRPr="00E45CE0">
              <w:rPr>
                <w:b/>
                <w:bCs/>
                <w:sz w:val="20"/>
                <w:szCs w:val="20"/>
              </w:rPr>
              <w:t>Apr</w:t>
            </w:r>
          </w:p>
          <w:p w:rsidR="00F61695" w:rsidRPr="00E45CE0" w:rsidRDefault="00F61695" w:rsidP="00D7332C">
            <w:pPr>
              <w:jc w:val="center"/>
              <w:rPr>
                <w:sz w:val="20"/>
                <w:szCs w:val="20"/>
              </w:rPr>
            </w:pPr>
            <w:r w:rsidRPr="00E45CE0">
              <w:rPr>
                <w:b/>
                <w:bCs/>
                <w:sz w:val="20"/>
                <w:szCs w:val="20"/>
              </w:rPr>
              <w:t>(2014)</w:t>
            </w:r>
          </w:p>
        </w:tc>
        <w:tc>
          <w:tcPr>
            <w:tcW w:w="337" w:type="pct"/>
            <w:vAlign w:val="center"/>
          </w:tcPr>
          <w:p w:rsidR="00F61695" w:rsidRPr="00E45CE0" w:rsidRDefault="00F61695" w:rsidP="00D7332C">
            <w:pPr>
              <w:jc w:val="center"/>
              <w:rPr>
                <w:sz w:val="20"/>
                <w:szCs w:val="20"/>
              </w:rPr>
            </w:pPr>
            <w:r w:rsidRPr="00E45CE0">
              <w:rPr>
                <w:b/>
                <w:bCs/>
                <w:sz w:val="20"/>
                <w:szCs w:val="20"/>
              </w:rPr>
              <w:t>May</w:t>
            </w:r>
          </w:p>
        </w:tc>
        <w:tc>
          <w:tcPr>
            <w:tcW w:w="337" w:type="pct"/>
            <w:vAlign w:val="center"/>
          </w:tcPr>
          <w:p w:rsidR="00F61695" w:rsidRPr="00E45CE0" w:rsidRDefault="00F61695" w:rsidP="00D7332C">
            <w:pPr>
              <w:jc w:val="center"/>
              <w:rPr>
                <w:sz w:val="20"/>
                <w:szCs w:val="20"/>
              </w:rPr>
            </w:pPr>
            <w:r w:rsidRPr="00E45CE0">
              <w:rPr>
                <w:b/>
                <w:bCs/>
                <w:sz w:val="20"/>
                <w:szCs w:val="20"/>
              </w:rPr>
              <w:t>Jun</w:t>
            </w:r>
          </w:p>
        </w:tc>
        <w:tc>
          <w:tcPr>
            <w:tcW w:w="337" w:type="pct"/>
            <w:vAlign w:val="center"/>
          </w:tcPr>
          <w:p w:rsidR="00F61695" w:rsidRPr="00E45CE0" w:rsidRDefault="00F61695" w:rsidP="00D7332C">
            <w:pPr>
              <w:jc w:val="center"/>
              <w:rPr>
                <w:sz w:val="20"/>
                <w:szCs w:val="20"/>
              </w:rPr>
            </w:pPr>
            <w:r w:rsidRPr="00E45CE0">
              <w:rPr>
                <w:b/>
                <w:bCs/>
                <w:sz w:val="20"/>
                <w:szCs w:val="20"/>
              </w:rPr>
              <w:t>Jul</w:t>
            </w:r>
          </w:p>
        </w:tc>
        <w:tc>
          <w:tcPr>
            <w:tcW w:w="338" w:type="pct"/>
            <w:vAlign w:val="center"/>
          </w:tcPr>
          <w:p w:rsidR="00F61695" w:rsidRPr="00E45CE0" w:rsidRDefault="00F61695" w:rsidP="00D7332C">
            <w:pPr>
              <w:jc w:val="center"/>
              <w:rPr>
                <w:sz w:val="20"/>
                <w:szCs w:val="20"/>
              </w:rPr>
            </w:pPr>
            <w:r w:rsidRPr="00E45CE0">
              <w:rPr>
                <w:b/>
                <w:bCs/>
                <w:sz w:val="20"/>
                <w:szCs w:val="20"/>
              </w:rPr>
              <w:t>Aug</w:t>
            </w:r>
          </w:p>
        </w:tc>
        <w:tc>
          <w:tcPr>
            <w:tcW w:w="338" w:type="pct"/>
            <w:vAlign w:val="center"/>
          </w:tcPr>
          <w:p w:rsidR="00F61695" w:rsidRPr="00E45CE0" w:rsidRDefault="00F61695" w:rsidP="00D7332C">
            <w:pPr>
              <w:jc w:val="center"/>
              <w:rPr>
                <w:sz w:val="20"/>
                <w:szCs w:val="20"/>
              </w:rPr>
            </w:pPr>
            <w:r w:rsidRPr="00E45CE0">
              <w:rPr>
                <w:b/>
                <w:bCs/>
                <w:sz w:val="20"/>
                <w:szCs w:val="20"/>
              </w:rPr>
              <w:t>Sept</w:t>
            </w:r>
          </w:p>
        </w:tc>
        <w:tc>
          <w:tcPr>
            <w:tcW w:w="339" w:type="pct"/>
            <w:vAlign w:val="center"/>
          </w:tcPr>
          <w:p w:rsidR="00F61695" w:rsidRPr="00E45CE0" w:rsidRDefault="00F61695" w:rsidP="00D7332C">
            <w:pPr>
              <w:jc w:val="center"/>
              <w:rPr>
                <w:sz w:val="20"/>
                <w:szCs w:val="20"/>
              </w:rPr>
            </w:pPr>
            <w:r w:rsidRPr="00E45CE0">
              <w:rPr>
                <w:b/>
                <w:bCs/>
                <w:sz w:val="20"/>
                <w:szCs w:val="20"/>
              </w:rPr>
              <w:t>Oct</w:t>
            </w:r>
          </w:p>
        </w:tc>
        <w:tc>
          <w:tcPr>
            <w:tcW w:w="338" w:type="pct"/>
            <w:vAlign w:val="center"/>
          </w:tcPr>
          <w:p w:rsidR="00F61695" w:rsidRPr="00E45CE0" w:rsidRDefault="00F61695" w:rsidP="00D7332C">
            <w:pPr>
              <w:jc w:val="center"/>
              <w:rPr>
                <w:sz w:val="20"/>
                <w:szCs w:val="20"/>
              </w:rPr>
            </w:pPr>
            <w:r w:rsidRPr="00E45CE0">
              <w:rPr>
                <w:b/>
                <w:bCs/>
                <w:sz w:val="20"/>
                <w:szCs w:val="20"/>
              </w:rPr>
              <w:t>Nov</w:t>
            </w:r>
          </w:p>
        </w:tc>
        <w:tc>
          <w:tcPr>
            <w:tcW w:w="339" w:type="pct"/>
            <w:vAlign w:val="center"/>
          </w:tcPr>
          <w:p w:rsidR="00F61695" w:rsidRPr="00E45CE0" w:rsidRDefault="00F61695" w:rsidP="00D7332C">
            <w:pPr>
              <w:jc w:val="center"/>
              <w:rPr>
                <w:sz w:val="20"/>
                <w:szCs w:val="20"/>
              </w:rPr>
            </w:pPr>
            <w:r w:rsidRPr="00E45CE0">
              <w:rPr>
                <w:b/>
                <w:bCs/>
                <w:sz w:val="20"/>
                <w:szCs w:val="20"/>
              </w:rPr>
              <w:t>Dec</w:t>
            </w:r>
          </w:p>
        </w:tc>
        <w:tc>
          <w:tcPr>
            <w:tcW w:w="338" w:type="pct"/>
            <w:vAlign w:val="center"/>
          </w:tcPr>
          <w:p w:rsidR="00F61695" w:rsidRPr="00E45CE0" w:rsidRDefault="00F61695" w:rsidP="00D7332C">
            <w:pPr>
              <w:jc w:val="center"/>
              <w:rPr>
                <w:sz w:val="20"/>
                <w:szCs w:val="20"/>
              </w:rPr>
            </w:pPr>
            <w:r w:rsidRPr="00E45CE0">
              <w:rPr>
                <w:b/>
                <w:bCs/>
                <w:sz w:val="20"/>
                <w:szCs w:val="20"/>
              </w:rPr>
              <w:t>Jan</w:t>
            </w:r>
          </w:p>
        </w:tc>
        <w:tc>
          <w:tcPr>
            <w:tcW w:w="339" w:type="pct"/>
            <w:vAlign w:val="center"/>
          </w:tcPr>
          <w:p w:rsidR="00F61695" w:rsidRPr="00E45CE0" w:rsidRDefault="00F61695" w:rsidP="00D7332C">
            <w:pPr>
              <w:jc w:val="center"/>
              <w:rPr>
                <w:sz w:val="20"/>
                <w:szCs w:val="20"/>
              </w:rPr>
            </w:pPr>
            <w:r w:rsidRPr="00E45CE0">
              <w:rPr>
                <w:b/>
                <w:bCs/>
                <w:sz w:val="20"/>
                <w:szCs w:val="20"/>
              </w:rPr>
              <w:t>Feb</w:t>
            </w:r>
          </w:p>
        </w:tc>
        <w:tc>
          <w:tcPr>
            <w:tcW w:w="338" w:type="pct"/>
            <w:vAlign w:val="center"/>
          </w:tcPr>
          <w:p w:rsidR="00F61695" w:rsidRPr="00E45CE0" w:rsidRDefault="00F61695" w:rsidP="00D7332C">
            <w:pPr>
              <w:jc w:val="center"/>
              <w:rPr>
                <w:sz w:val="20"/>
                <w:szCs w:val="20"/>
              </w:rPr>
            </w:pPr>
            <w:r w:rsidRPr="00E45CE0">
              <w:rPr>
                <w:b/>
                <w:bCs/>
                <w:sz w:val="20"/>
                <w:szCs w:val="20"/>
              </w:rPr>
              <w:t>Mar</w:t>
            </w:r>
          </w:p>
        </w:tc>
        <w:tc>
          <w:tcPr>
            <w:tcW w:w="337" w:type="pct"/>
            <w:vAlign w:val="center"/>
          </w:tcPr>
          <w:p w:rsidR="00F61695" w:rsidRPr="00E45CE0" w:rsidRDefault="00F61695" w:rsidP="00D7332C">
            <w:pPr>
              <w:jc w:val="center"/>
              <w:rPr>
                <w:b/>
                <w:bCs/>
                <w:sz w:val="20"/>
                <w:szCs w:val="20"/>
              </w:rPr>
            </w:pPr>
            <w:r w:rsidRPr="00E45CE0">
              <w:rPr>
                <w:b/>
                <w:bCs/>
                <w:sz w:val="20"/>
                <w:szCs w:val="20"/>
              </w:rPr>
              <w:t>Apr</w:t>
            </w:r>
          </w:p>
          <w:p w:rsidR="00F61695" w:rsidRPr="00E45CE0" w:rsidRDefault="00F61695" w:rsidP="00D7332C">
            <w:pPr>
              <w:jc w:val="center"/>
              <w:rPr>
                <w:b/>
                <w:bCs/>
                <w:sz w:val="20"/>
                <w:szCs w:val="20"/>
              </w:rPr>
            </w:pPr>
            <w:r w:rsidRPr="00E45CE0">
              <w:rPr>
                <w:b/>
                <w:bCs/>
                <w:sz w:val="20"/>
                <w:szCs w:val="20"/>
              </w:rPr>
              <w:t>(2015)</w:t>
            </w:r>
          </w:p>
        </w:tc>
      </w:tr>
      <w:tr w:rsidR="00F61695" w:rsidRPr="00E45CE0" w:rsidTr="00D7332C">
        <w:tc>
          <w:tcPr>
            <w:tcW w:w="608" w:type="pct"/>
            <w:vAlign w:val="center"/>
          </w:tcPr>
          <w:p w:rsidR="00F61695" w:rsidRPr="00E45CE0" w:rsidRDefault="00F61695" w:rsidP="00D7332C">
            <w:pPr>
              <w:rPr>
                <w:sz w:val="20"/>
                <w:szCs w:val="20"/>
              </w:rPr>
            </w:pPr>
            <w:r w:rsidRPr="00E45CE0">
              <w:rPr>
                <w:sz w:val="20"/>
                <w:szCs w:val="20"/>
              </w:rPr>
              <w:t>Investigation and Research</w:t>
            </w:r>
          </w:p>
        </w:tc>
        <w:tc>
          <w:tcPr>
            <w:tcW w:w="337" w:type="pct"/>
            <w:vAlign w:val="center"/>
          </w:tcPr>
          <w:p w:rsidR="00F61695" w:rsidRPr="00E45CE0" w:rsidRDefault="00F61695" w:rsidP="00D7332C">
            <w:pPr>
              <w:jc w:val="center"/>
              <w:rPr>
                <w:sz w:val="20"/>
                <w:szCs w:val="20"/>
              </w:rPr>
            </w:pPr>
            <w:r w:rsidRPr="00E45CE0">
              <w:rPr>
                <w:sz w:val="20"/>
                <w:szCs w:val="20"/>
              </w:rPr>
              <w:t xml:space="preserve">_ * _ * </w:t>
            </w:r>
          </w:p>
        </w:tc>
        <w:tc>
          <w:tcPr>
            <w:tcW w:w="337" w:type="pct"/>
            <w:vAlign w:val="center"/>
          </w:tcPr>
          <w:p w:rsidR="00F61695" w:rsidRPr="00E45CE0" w:rsidRDefault="00F61695" w:rsidP="00D7332C">
            <w:pPr>
              <w:jc w:val="center"/>
              <w:rPr>
                <w:sz w:val="20"/>
                <w:szCs w:val="20"/>
              </w:rPr>
            </w:pPr>
            <w:r w:rsidRPr="00E45CE0">
              <w:rPr>
                <w:sz w:val="20"/>
                <w:szCs w:val="20"/>
              </w:rPr>
              <w:t>_ _ * *</w:t>
            </w:r>
          </w:p>
        </w:tc>
        <w:tc>
          <w:tcPr>
            <w:tcW w:w="337" w:type="pct"/>
            <w:vAlign w:val="center"/>
          </w:tcPr>
          <w:p w:rsidR="00F61695" w:rsidRPr="00E45CE0" w:rsidRDefault="00F61695" w:rsidP="00D7332C">
            <w:pPr>
              <w:jc w:val="center"/>
              <w:rPr>
                <w:sz w:val="20"/>
                <w:szCs w:val="20"/>
              </w:rPr>
            </w:pPr>
            <w:r w:rsidRPr="00E45CE0">
              <w:rPr>
                <w:sz w:val="20"/>
                <w:szCs w:val="20"/>
              </w:rPr>
              <w:t>_ * * *</w:t>
            </w:r>
          </w:p>
        </w:tc>
        <w:tc>
          <w:tcPr>
            <w:tcW w:w="337"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p>
        </w:tc>
        <w:tc>
          <w:tcPr>
            <w:tcW w:w="339" w:type="pct"/>
            <w:vAlign w:val="center"/>
          </w:tcPr>
          <w:p w:rsidR="00F61695" w:rsidRPr="00E45CE0" w:rsidRDefault="00F61695" w:rsidP="00D7332C">
            <w:pPr>
              <w:jc w:val="center"/>
              <w:rPr>
                <w:sz w:val="20"/>
                <w:szCs w:val="20"/>
              </w:rPr>
            </w:pPr>
          </w:p>
        </w:tc>
        <w:tc>
          <w:tcPr>
            <w:tcW w:w="338" w:type="pct"/>
            <w:vAlign w:val="center"/>
          </w:tcPr>
          <w:p w:rsidR="00F61695" w:rsidRPr="00E45CE0" w:rsidRDefault="00F61695" w:rsidP="00D7332C">
            <w:pPr>
              <w:jc w:val="center"/>
              <w:rPr>
                <w:sz w:val="20"/>
                <w:szCs w:val="20"/>
              </w:rPr>
            </w:pPr>
          </w:p>
        </w:tc>
        <w:tc>
          <w:tcPr>
            <w:tcW w:w="339" w:type="pct"/>
            <w:vAlign w:val="center"/>
          </w:tcPr>
          <w:p w:rsidR="00F61695" w:rsidRPr="00E45CE0" w:rsidRDefault="00F61695" w:rsidP="00D7332C">
            <w:pPr>
              <w:jc w:val="center"/>
              <w:rPr>
                <w:sz w:val="20"/>
                <w:szCs w:val="20"/>
              </w:rPr>
            </w:pPr>
          </w:p>
        </w:tc>
        <w:tc>
          <w:tcPr>
            <w:tcW w:w="338" w:type="pct"/>
            <w:vAlign w:val="center"/>
          </w:tcPr>
          <w:p w:rsidR="00F61695" w:rsidRPr="00E45CE0" w:rsidRDefault="00F61695" w:rsidP="00D7332C">
            <w:pPr>
              <w:jc w:val="center"/>
              <w:rPr>
                <w:sz w:val="20"/>
                <w:szCs w:val="20"/>
              </w:rPr>
            </w:pPr>
          </w:p>
        </w:tc>
        <w:tc>
          <w:tcPr>
            <w:tcW w:w="339" w:type="pct"/>
            <w:vAlign w:val="center"/>
          </w:tcPr>
          <w:p w:rsidR="00F61695" w:rsidRPr="00E45CE0" w:rsidRDefault="00F61695" w:rsidP="00D7332C">
            <w:pPr>
              <w:jc w:val="center"/>
              <w:rPr>
                <w:sz w:val="20"/>
                <w:szCs w:val="20"/>
              </w:rPr>
            </w:pPr>
          </w:p>
        </w:tc>
        <w:tc>
          <w:tcPr>
            <w:tcW w:w="338"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r>
      <w:tr w:rsidR="00F61695" w:rsidRPr="00E45CE0" w:rsidTr="00D7332C">
        <w:tc>
          <w:tcPr>
            <w:tcW w:w="608" w:type="pct"/>
            <w:vAlign w:val="center"/>
          </w:tcPr>
          <w:p w:rsidR="00F61695" w:rsidRPr="00E45CE0" w:rsidRDefault="00F61695" w:rsidP="00D7332C">
            <w:pPr>
              <w:rPr>
                <w:sz w:val="20"/>
                <w:szCs w:val="20"/>
              </w:rPr>
            </w:pPr>
            <w:r w:rsidRPr="00E45CE0">
              <w:rPr>
                <w:sz w:val="20"/>
                <w:szCs w:val="20"/>
              </w:rPr>
              <w:t>System Design</w:t>
            </w: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8" w:type="pct"/>
            <w:vAlign w:val="center"/>
          </w:tcPr>
          <w:p w:rsidR="00F61695" w:rsidRPr="00E45CE0" w:rsidRDefault="00F61695" w:rsidP="00D7332C">
            <w:pPr>
              <w:jc w:val="center"/>
              <w:rPr>
                <w:sz w:val="20"/>
                <w:szCs w:val="20"/>
              </w:rPr>
            </w:pPr>
            <w:r w:rsidRPr="00E45CE0">
              <w:rPr>
                <w:sz w:val="20"/>
                <w:szCs w:val="20"/>
              </w:rPr>
              <w:t>_ _ * *</w:t>
            </w:r>
          </w:p>
        </w:tc>
        <w:tc>
          <w:tcPr>
            <w:tcW w:w="338" w:type="pct"/>
            <w:vAlign w:val="center"/>
          </w:tcPr>
          <w:p w:rsidR="00F61695" w:rsidRPr="00E45CE0" w:rsidRDefault="00F61695" w:rsidP="00D7332C">
            <w:pPr>
              <w:jc w:val="center"/>
              <w:rPr>
                <w:sz w:val="20"/>
                <w:szCs w:val="20"/>
              </w:rPr>
            </w:pPr>
            <w:r w:rsidRPr="00E45CE0">
              <w:rPr>
                <w:sz w:val="20"/>
                <w:szCs w:val="20"/>
              </w:rPr>
              <w:t>_ * * *</w:t>
            </w:r>
          </w:p>
        </w:tc>
        <w:tc>
          <w:tcPr>
            <w:tcW w:w="339"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9" w:type="pct"/>
            <w:vAlign w:val="center"/>
          </w:tcPr>
          <w:p w:rsidR="00F61695" w:rsidRPr="00E45CE0" w:rsidRDefault="00F61695" w:rsidP="00D7332C">
            <w:pPr>
              <w:jc w:val="center"/>
              <w:rPr>
                <w:sz w:val="20"/>
                <w:szCs w:val="20"/>
              </w:rPr>
            </w:pPr>
            <w:r w:rsidRPr="00E45CE0">
              <w:rPr>
                <w:sz w:val="20"/>
                <w:szCs w:val="20"/>
              </w:rPr>
              <w:t>* * _ _</w:t>
            </w:r>
          </w:p>
        </w:tc>
        <w:tc>
          <w:tcPr>
            <w:tcW w:w="338" w:type="pct"/>
            <w:vAlign w:val="center"/>
          </w:tcPr>
          <w:p w:rsidR="00F61695" w:rsidRPr="00E45CE0" w:rsidRDefault="00F61695" w:rsidP="00D7332C">
            <w:pPr>
              <w:jc w:val="center"/>
              <w:rPr>
                <w:sz w:val="20"/>
                <w:szCs w:val="20"/>
              </w:rPr>
            </w:pPr>
            <w:r w:rsidRPr="00E45CE0">
              <w:rPr>
                <w:sz w:val="20"/>
                <w:szCs w:val="20"/>
              </w:rPr>
              <w:t>_ * * *</w:t>
            </w:r>
          </w:p>
        </w:tc>
        <w:tc>
          <w:tcPr>
            <w:tcW w:w="339" w:type="pct"/>
            <w:vAlign w:val="center"/>
          </w:tcPr>
          <w:p w:rsidR="00F61695" w:rsidRPr="00E45CE0" w:rsidRDefault="00F61695" w:rsidP="00D7332C">
            <w:pPr>
              <w:jc w:val="center"/>
              <w:rPr>
                <w:sz w:val="20"/>
                <w:szCs w:val="20"/>
              </w:rPr>
            </w:pPr>
            <w:r w:rsidRPr="00E45CE0">
              <w:rPr>
                <w:sz w:val="20"/>
                <w:szCs w:val="20"/>
              </w:rPr>
              <w:t>* * _ _</w:t>
            </w:r>
          </w:p>
        </w:tc>
        <w:tc>
          <w:tcPr>
            <w:tcW w:w="338"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r>
      <w:tr w:rsidR="00F61695" w:rsidRPr="00E45CE0" w:rsidTr="00D7332C">
        <w:tc>
          <w:tcPr>
            <w:tcW w:w="608" w:type="pct"/>
            <w:vAlign w:val="center"/>
          </w:tcPr>
          <w:p w:rsidR="00F61695" w:rsidRPr="00E45CE0" w:rsidRDefault="00F61695" w:rsidP="00D7332C">
            <w:pPr>
              <w:rPr>
                <w:sz w:val="20"/>
                <w:szCs w:val="20"/>
              </w:rPr>
            </w:pPr>
            <w:r w:rsidRPr="00E45CE0">
              <w:rPr>
                <w:sz w:val="20"/>
                <w:szCs w:val="20"/>
              </w:rPr>
              <w:t>System Development</w:t>
            </w: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8" w:type="pct"/>
            <w:vAlign w:val="center"/>
          </w:tcPr>
          <w:p w:rsidR="00F61695" w:rsidRPr="00E45CE0" w:rsidRDefault="00F61695" w:rsidP="00D7332C">
            <w:pPr>
              <w:jc w:val="center"/>
              <w:rPr>
                <w:sz w:val="20"/>
                <w:szCs w:val="20"/>
              </w:rPr>
            </w:pPr>
            <w:r w:rsidRPr="00E45CE0">
              <w:rPr>
                <w:sz w:val="20"/>
                <w:szCs w:val="20"/>
              </w:rPr>
              <w:t>_ _ * *</w:t>
            </w:r>
          </w:p>
        </w:tc>
        <w:tc>
          <w:tcPr>
            <w:tcW w:w="338" w:type="pct"/>
            <w:vAlign w:val="center"/>
          </w:tcPr>
          <w:p w:rsidR="00F61695" w:rsidRPr="00E45CE0" w:rsidRDefault="00F61695" w:rsidP="00D7332C">
            <w:pPr>
              <w:jc w:val="center"/>
              <w:rPr>
                <w:sz w:val="20"/>
                <w:szCs w:val="20"/>
              </w:rPr>
            </w:pPr>
            <w:r w:rsidRPr="00E45CE0">
              <w:rPr>
                <w:sz w:val="20"/>
                <w:szCs w:val="20"/>
              </w:rPr>
              <w:t>_ * * *</w:t>
            </w:r>
          </w:p>
        </w:tc>
        <w:tc>
          <w:tcPr>
            <w:tcW w:w="339"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9" w:type="pct"/>
            <w:vAlign w:val="center"/>
          </w:tcPr>
          <w:p w:rsidR="00F61695" w:rsidRPr="00E45CE0" w:rsidRDefault="00F61695" w:rsidP="00D7332C">
            <w:pPr>
              <w:jc w:val="center"/>
              <w:rPr>
                <w:sz w:val="20"/>
                <w:szCs w:val="20"/>
              </w:rPr>
            </w:pPr>
            <w:r w:rsidRPr="00E45CE0">
              <w:rPr>
                <w:sz w:val="20"/>
                <w:szCs w:val="20"/>
              </w:rPr>
              <w:t>* * _ _</w:t>
            </w:r>
          </w:p>
        </w:tc>
        <w:tc>
          <w:tcPr>
            <w:tcW w:w="338" w:type="pct"/>
            <w:vAlign w:val="center"/>
          </w:tcPr>
          <w:p w:rsidR="00F61695" w:rsidRPr="00E45CE0" w:rsidRDefault="00F61695" w:rsidP="00D7332C">
            <w:pPr>
              <w:jc w:val="center"/>
              <w:rPr>
                <w:sz w:val="20"/>
                <w:szCs w:val="20"/>
              </w:rPr>
            </w:pPr>
            <w:r w:rsidRPr="00E45CE0">
              <w:rPr>
                <w:sz w:val="20"/>
                <w:szCs w:val="20"/>
              </w:rPr>
              <w:t>_ * * *</w:t>
            </w:r>
          </w:p>
        </w:tc>
        <w:tc>
          <w:tcPr>
            <w:tcW w:w="339" w:type="pct"/>
            <w:vAlign w:val="center"/>
          </w:tcPr>
          <w:p w:rsidR="00F61695" w:rsidRPr="00E45CE0" w:rsidRDefault="00F61695" w:rsidP="00D7332C">
            <w:pPr>
              <w:jc w:val="center"/>
              <w:rPr>
                <w:sz w:val="20"/>
                <w:szCs w:val="20"/>
              </w:rPr>
            </w:pPr>
            <w:r w:rsidRPr="00E45CE0">
              <w:rPr>
                <w:sz w:val="20"/>
                <w:szCs w:val="20"/>
              </w:rPr>
              <w:t>* * _ _</w:t>
            </w:r>
          </w:p>
        </w:tc>
        <w:tc>
          <w:tcPr>
            <w:tcW w:w="338"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r>
      <w:tr w:rsidR="00F61695" w:rsidRPr="00E45CE0" w:rsidTr="00D7332C">
        <w:tc>
          <w:tcPr>
            <w:tcW w:w="608" w:type="pct"/>
            <w:vAlign w:val="center"/>
          </w:tcPr>
          <w:p w:rsidR="00F61695" w:rsidRPr="00E45CE0" w:rsidRDefault="00F61695" w:rsidP="00D7332C">
            <w:pPr>
              <w:rPr>
                <w:sz w:val="20"/>
                <w:szCs w:val="20"/>
              </w:rPr>
            </w:pPr>
            <w:r w:rsidRPr="00E45CE0">
              <w:rPr>
                <w:sz w:val="20"/>
                <w:szCs w:val="20"/>
              </w:rPr>
              <w:t>System Integration and Testing</w:t>
            </w: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8" w:type="pct"/>
            <w:vAlign w:val="center"/>
          </w:tcPr>
          <w:p w:rsidR="00F61695" w:rsidRPr="00E45CE0" w:rsidRDefault="00F61695" w:rsidP="00D7332C">
            <w:pPr>
              <w:jc w:val="center"/>
              <w:rPr>
                <w:sz w:val="20"/>
                <w:szCs w:val="20"/>
              </w:rPr>
            </w:pPr>
            <w:r w:rsidRPr="00E45CE0">
              <w:rPr>
                <w:sz w:val="20"/>
                <w:szCs w:val="20"/>
              </w:rPr>
              <w:t>_ _ * *</w:t>
            </w:r>
          </w:p>
        </w:tc>
        <w:tc>
          <w:tcPr>
            <w:tcW w:w="338" w:type="pct"/>
            <w:vAlign w:val="center"/>
          </w:tcPr>
          <w:p w:rsidR="00F61695" w:rsidRPr="00E45CE0" w:rsidRDefault="00F61695" w:rsidP="00D7332C">
            <w:pPr>
              <w:jc w:val="center"/>
              <w:rPr>
                <w:sz w:val="20"/>
                <w:szCs w:val="20"/>
              </w:rPr>
            </w:pPr>
            <w:r w:rsidRPr="00E45CE0">
              <w:rPr>
                <w:sz w:val="20"/>
                <w:szCs w:val="20"/>
              </w:rPr>
              <w:t>_ * * *</w:t>
            </w:r>
          </w:p>
        </w:tc>
        <w:tc>
          <w:tcPr>
            <w:tcW w:w="339"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9" w:type="pct"/>
            <w:vAlign w:val="center"/>
          </w:tcPr>
          <w:p w:rsidR="00F61695" w:rsidRPr="00E45CE0" w:rsidRDefault="00F61695" w:rsidP="00D7332C">
            <w:pPr>
              <w:jc w:val="center"/>
              <w:rPr>
                <w:sz w:val="20"/>
                <w:szCs w:val="20"/>
              </w:rPr>
            </w:pPr>
            <w:r w:rsidRPr="00E45CE0">
              <w:rPr>
                <w:sz w:val="20"/>
                <w:szCs w:val="20"/>
              </w:rPr>
              <w:t>* * _ _</w:t>
            </w:r>
          </w:p>
        </w:tc>
        <w:tc>
          <w:tcPr>
            <w:tcW w:w="338" w:type="pct"/>
            <w:vAlign w:val="center"/>
          </w:tcPr>
          <w:p w:rsidR="00F61695" w:rsidRPr="00E45CE0" w:rsidRDefault="00F61695" w:rsidP="00D7332C">
            <w:pPr>
              <w:jc w:val="center"/>
              <w:rPr>
                <w:sz w:val="20"/>
                <w:szCs w:val="20"/>
              </w:rPr>
            </w:pPr>
            <w:r w:rsidRPr="00E45CE0">
              <w:rPr>
                <w:sz w:val="20"/>
                <w:szCs w:val="20"/>
              </w:rPr>
              <w:t>_ * * *</w:t>
            </w:r>
          </w:p>
        </w:tc>
        <w:tc>
          <w:tcPr>
            <w:tcW w:w="339" w:type="pct"/>
            <w:vAlign w:val="center"/>
          </w:tcPr>
          <w:p w:rsidR="00F61695" w:rsidRPr="00E45CE0" w:rsidRDefault="00F61695" w:rsidP="00D7332C">
            <w:pPr>
              <w:jc w:val="center"/>
              <w:rPr>
                <w:sz w:val="20"/>
                <w:szCs w:val="20"/>
              </w:rPr>
            </w:pPr>
            <w:r w:rsidRPr="00E45CE0">
              <w:rPr>
                <w:sz w:val="20"/>
                <w:szCs w:val="20"/>
              </w:rPr>
              <w:t>* * _ _</w:t>
            </w:r>
          </w:p>
        </w:tc>
        <w:tc>
          <w:tcPr>
            <w:tcW w:w="338"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r>
      <w:tr w:rsidR="00F61695" w:rsidRPr="00E45CE0" w:rsidTr="00D7332C">
        <w:tc>
          <w:tcPr>
            <w:tcW w:w="608" w:type="pct"/>
            <w:vAlign w:val="center"/>
          </w:tcPr>
          <w:p w:rsidR="00F61695" w:rsidRPr="00E45CE0" w:rsidRDefault="00F61695" w:rsidP="00D7332C">
            <w:pPr>
              <w:rPr>
                <w:sz w:val="20"/>
                <w:szCs w:val="20"/>
              </w:rPr>
            </w:pPr>
            <w:r w:rsidRPr="00E45CE0">
              <w:rPr>
                <w:sz w:val="20"/>
                <w:szCs w:val="20"/>
              </w:rPr>
              <w:t>System Evaluation</w:t>
            </w: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7" w:type="pct"/>
            <w:vAlign w:val="center"/>
          </w:tcPr>
          <w:p w:rsidR="00F61695" w:rsidRPr="00E45CE0" w:rsidRDefault="00F61695" w:rsidP="00D7332C">
            <w:pPr>
              <w:jc w:val="center"/>
              <w:rPr>
                <w:sz w:val="20"/>
                <w:szCs w:val="20"/>
              </w:rPr>
            </w:pPr>
          </w:p>
        </w:tc>
        <w:tc>
          <w:tcPr>
            <w:tcW w:w="338" w:type="pct"/>
            <w:vAlign w:val="center"/>
          </w:tcPr>
          <w:p w:rsidR="00F61695" w:rsidRPr="00E45CE0" w:rsidRDefault="00F61695" w:rsidP="00D7332C">
            <w:pPr>
              <w:jc w:val="center"/>
              <w:rPr>
                <w:sz w:val="20"/>
                <w:szCs w:val="20"/>
              </w:rPr>
            </w:pPr>
            <w:r w:rsidRPr="00E45CE0">
              <w:rPr>
                <w:sz w:val="20"/>
                <w:szCs w:val="20"/>
              </w:rPr>
              <w:t>_ _ * *</w:t>
            </w:r>
          </w:p>
        </w:tc>
        <w:tc>
          <w:tcPr>
            <w:tcW w:w="338" w:type="pct"/>
            <w:vAlign w:val="center"/>
          </w:tcPr>
          <w:p w:rsidR="00F61695" w:rsidRPr="00E45CE0" w:rsidRDefault="00F61695" w:rsidP="00D7332C">
            <w:pPr>
              <w:jc w:val="center"/>
              <w:rPr>
                <w:sz w:val="20"/>
                <w:szCs w:val="20"/>
              </w:rPr>
            </w:pPr>
            <w:r w:rsidRPr="00E45CE0">
              <w:rPr>
                <w:sz w:val="20"/>
                <w:szCs w:val="20"/>
              </w:rPr>
              <w:t>_ * * *</w:t>
            </w:r>
          </w:p>
        </w:tc>
        <w:tc>
          <w:tcPr>
            <w:tcW w:w="339"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9" w:type="pct"/>
            <w:vAlign w:val="center"/>
          </w:tcPr>
          <w:p w:rsidR="00F61695" w:rsidRPr="00E45CE0" w:rsidRDefault="00F61695" w:rsidP="00D7332C">
            <w:pPr>
              <w:jc w:val="center"/>
              <w:rPr>
                <w:sz w:val="20"/>
                <w:szCs w:val="20"/>
              </w:rPr>
            </w:pPr>
            <w:r w:rsidRPr="00E45CE0">
              <w:rPr>
                <w:sz w:val="20"/>
                <w:szCs w:val="20"/>
              </w:rPr>
              <w:t>* * _ _</w:t>
            </w:r>
          </w:p>
        </w:tc>
        <w:tc>
          <w:tcPr>
            <w:tcW w:w="338" w:type="pct"/>
            <w:vAlign w:val="center"/>
          </w:tcPr>
          <w:p w:rsidR="00F61695" w:rsidRPr="00E45CE0" w:rsidRDefault="00F61695" w:rsidP="00D7332C">
            <w:pPr>
              <w:jc w:val="center"/>
              <w:rPr>
                <w:sz w:val="20"/>
                <w:szCs w:val="20"/>
              </w:rPr>
            </w:pPr>
            <w:r w:rsidRPr="00E45CE0">
              <w:rPr>
                <w:sz w:val="20"/>
                <w:szCs w:val="20"/>
              </w:rPr>
              <w:t>_ * * *</w:t>
            </w:r>
          </w:p>
        </w:tc>
        <w:tc>
          <w:tcPr>
            <w:tcW w:w="339" w:type="pct"/>
            <w:vAlign w:val="center"/>
          </w:tcPr>
          <w:p w:rsidR="00F61695" w:rsidRPr="00E45CE0" w:rsidRDefault="00F61695" w:rsidP="00D7332C">
            <w:pPr>
              <w:jc w:val="center"/>
              <w:rPr>
                <w:sz w:val="20"/>
                <w:szCs w:val="20"/>
              </w:rPr>
            </w:pPr>
            <w:r w:rsidRPr="00E45CE0">
              <w:rPr>
                <w:sz w:val="20"/>
                <w:szCs w:val="20"/>
              </w:rPr>
              <w:t>* * _ _</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7" w:type="pct"/>
            <w:vAlign w:val="center"/>
          </w:tcPr>
          <w:p w:rsidR="00F61695" w:rsidRPr="00E45CE0" w:rsidRDefault="00F61695" w:rsidP="00D7332C">
            <w:pPr>
              <w:jc w:val="center"/>
              <w:rPr>
                <w:sz w:val="20"/>
                <w:szCs w:val="20"/>
              </w:rPr>
            </w:pPr>
            <w:r w:rsidRPr="00E45CE0">
              <w:rPr>
                <w:sz w:val="20"/>
                <w:szCs w:val="20"/>
              </w:rPr>
              <w:t>* _ _ _</w:t>
            </w:r>
          </w:p>
        </w:tc>
      </w:tr>
      <w:tr w:rsidR="00F61695" w:rsidRPr="00E45CE0" w:rsidTr="00D7332C">
        <w:tc>
          <w:tcPr>
            <w:tcW w:w="608" w:type="pct"/>
            <w:vAlign w:val="center"/>
          </w:tcPr>
          <w:p w:rsidR="00F61695" w:rsidRPr="00E45CE0" w:rsidRDefault="00F61695" w:rsidP="00D7332C">
            <w:pPr>
              <w:rPr>
                <w:sz w:val="20"/>
                <w:szCs w:val="20"/>
              </w:rPr>
            </w:pPr>
            <w:r w:rsidRPr="00E45CE0">
              <w:rPr>
                <w:sz w:val="20"/>
                <w:szCs w:val="20"/>
              </w:rPr>
              <w:t>Documentation</w:t>
            </w:r>
          </w:p>
        </w:tc>
        <w:tc>
          <w:tcPr>
            <w:tcW w:w="337" w:type="pct"/>
            <w:vAlign w:val="center"/>
          </w:tcPr>
          <w:p w:rsidR="00F61695" w:rsidRPr="00E45CE0" w:rsidRDefault="00F61695" w:rsidP="00D7332C">
            <w:pPr>
              <w:jc w:val="center"/>
              <w:rPr>
                <w:sz w:val="20"/>
                <w:szCs w:val="20"/>
              </w:rPr>
            </w:pPr>
            <w:r w:rsidRPr="00E45CE0">
              <w:rPr>
                <w:sz w:val="20"/>
                <w:szCs w:val="20"/>
              </w:rPr>
              <w:t xml:space="preserve">_ * _ * </w:t>
            </w:r>
          </w:p>
        </w:tc>
        <w:tc>
          <w:tcPr>
            <w:tcW w:w="337" w:type="pct"/>
            <w:vAlign w:val="center"/>
          </w:tcPr>
          <w:p w:rsidR="00F61695" w:rsidRPr="00E45CE0" w:rsidRDefault="00F61695" w:rsidP="00D7332C">
            <w:pPr>
              <w:jc w:val="center"/>
              <w:rPr>
                <w:sz w:val="20"/>
                <w:szCs w:val="20"/>
              </w:rPr>
            </w:pPr>
            <w:r w:rsidRPr="00E45CE0">
              <w:rPr>
                <w:sz w:val="20"/>
                <w:szCs w:val="20"/>
              </w:rPr>
              <w:t>_ _ * *</w:t>
            </w:r>
          </w:p>
        </w:tc>
        <w:tc>
          <w:tcPr>
            <w:tcW w:w="337" w:type="pct"/>
            <w:vAlign w:val="center"/>
          </w:tcPr>
          <w:p w:rsidR="00F61695" w:rsidRPr="00E45CE0" w:rsidRDefault="00F61695" w:rsidP="00D7332C">
            <w:pPr>
              <w:jc w:val="center"/>
              <w:rPr>
                <w:sz w:val="20"/>
                <w:szCs w:val="20"/>
              </w:rPr>
            </w:pPr>
            <w:r w:rsidRPr="00E45CE0">
              <w:rPr>
                <w:sz w:val="20"/>
                <w:szCs w:val="20"/>
              </w:rPr>
              <w:t>_ * * *</w:t>
            </w:r>
          </w:p>
        </w:tc>
        <w:tc>
          <w:tcPr>
            <w:tcW w:w="337"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9"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9" w:type="pct"/>
            <w:vAlign w:val="center"/>
          </w:tcPr>
          <w:p w:rsidR="00F61695" w:rsidRPr="00E45CE0" w:rsidRDefault="00F61695" w:rsidP="00D7332C">
            <w:pPr>
              <w:jc w:val="center"/>
              <w:rPr>
                <w:sz w:val="20"/>
                <w:szCs w:val="20"/>
              </w:rPr>
            </w:pPr>
            <w:r w:rsidRPr="00E45CE0">
              <w:rPr>
                <w:sz w:val="20"/>
                <w:szCs w:val="20"/>
              </w:rPr>
              <w:t>* * _ _</w:t>
            </w:r>
          </w:p>
        </w:tc>
        <w:tc>
          <w:tcPr>
            <w:tcW w:w="338" w:type="pct"/>
            <w:vAlign w:val="center"/>
          </w:tcPr>
          <w:p w:rsidR="00F61695" w:rsidRPr="00E45CE0" w:rsidRDefault="00F61695" w:rsidP="00D7332C">
            <w:pPr>
              <w:jc w:val="center"/>
              <w:rPr>
                <w:sz w:val="20"/>
                <w:szCs w:val="20"/>
              </w:rPr>
            </w:pPr>
            <w:r w:rsidRPr="00E45CE0">
              <w:rPr>
                <w:sz w:val="20"/>
                <w:szCs w:val="20"/>
              </w:rPr>
              <w:t>_ * * *</w:t>
            </w:r>
          </w:p>
        </w:tc>
        <w:tc>
          <w:tcPr>
            <w:tcW w:w="339" w:type="pct"/>
            <w:vAlign w:val="center"/>
          </w:tcPr>
          <w:p w:rsidR="00F61695" w:rsidRPr="00E45CE0" w:rsidRDefault="00F61695" w:rsidP="00D7332C">
            <w:pPr>
              <w:jc w:val="center"/>
              <w:rPr>
                <w:sz w:val="20"/>
                <w:szCs w:val="20"/>
              </w:rPr>
            </w:pPr>
            <w:r w:rsidRPr="00E45CE0">
              <w:rPr>
                <w:sz w:val="20"/>
                <w:szCs w:val="20"/>
              </w:rPr>
              <w:t>* * * *</w:t>
            </w:r>
          </w:p>
        </w:tc>
        <w:tc>
          <w:tcPr>
            <w:tcW w:w="338" w:type="pct"/>
            <w:vAlign w:val="center"/>
          </w:tcPr>
          <w:p w:rsidR="00F61695" w:rsidRPr="00E45CE0" w:rsidRDefault="00F61695" w:rsidP="00D7332C">
            <w:pPr>
              <w:jc w:val="center"/>
              <w:rPr>
                <w:sz w:val="20"/>
                <w:szCs w:val="20"/>
              </w:rPr>
            </w:pPr>
            <w:r w:rsidRPr="00E45CE0">
              <w:rPr>
                <w:sz w:val="20"/>
                <w:szCs w:val="20"/>
              </w:rPr>
              <w:t>* * * *</w:t>
            </w:r>
          </w:p>
        </w:tc>
        <w:tc>
          <w:tcPr>
            <w:tcW w:w="337" w:type="pct"/>
            <w:vAlign w:val="center"/>
          </w:tcPr>
          <w:p w:rsidR="00F61695" w:rsidRPr="00E45CE0" w:rsidRDefault="00F61695" w:rsidP="00D7332C">
            <w:pPr>
              <w:keepNext/>
              <w:jc w:val="center"/>
              <w:rPr>
                <w:sz w:val="20"/>
                <w:szCs w:val="20"/>
              </w:rPr>
            </w:pPr>
            <w:r w:rsidRPr="00E45CE0">
              <w:rPr>
                <w:sz w:val="20"/>
                <w:szCs w:val="20"/>
              </w:rPr>
              <w:t>* _ _ _</w:t>
            </w:r>
          </w:p>
        </w:tc>
      </w:tr>
    </w:tbl>
    <w:p w:rsidR="00F61695" w:rsidRPr="00E45CE0" w:rsidRDefault="00F61695" w:rsidP="00F61695">
      <w:pPr>
        <w:pStyle w:val="Heading3"/>
        <w:sectPr w:rsidR="00F61695" w:rsidRPr="00E45CE0" w:rsidSect="00D7332C">
          <w:footerReference w:type="first" r:id="rId13"/>
          <w:pgSz w:w="15840" w:h="12240" w:orient="landscape" w:code="1"/>
          <w:pgMar w:top="1440" w:right="1440" w:bottom="1440" w:left="1440" w:header="720" w:footer="720" w:gutter="0"/>
          <w:pgNumType w:chapStyle="1"/>
          <w:cols w:space="720"/>
          <w:titlePg/>
          <w:docGrid w:linePitch="360"/>
        </w:sectPr>
      </w:pPr>
    </w:p>
    <w:p w:rsidR="00D079B2" w:rsidRPr="00E45CE0" w:rsidRDefault="00D079B2" w:rsidP="00D079B2">
      <w:pPr>
        <w:pStyle w:val="Heading1"/>
      </w:pPr>
      <w:bookmarkStart w:id="4315" w:name="_Toc395181692"/>
      <w:bookmarkStart w:id="4316" w:name="_Toc396444881"/>
      <w:bookmarkStart w:id="4317" w:name="_Toc396489529"/>
      <w:r w:rsidRPr="00E45CE0">
        <w:lastRenderedPageBreak/>
        <w:t>Review of Related Works</w:t>
      </w:r>
      <w:bookmarkEnd w:id="4315"/>
      <w:bookmarkEnd w:id="4316"/>
      <w:bookmarkEnd w:id="4317"/>
    </w:p>
    <w:p w:rsidR="002F6E61" w:rsidRDefault="002F6E61">
      <w:pPr>
        <w:pStyle w:val="Content1"/>
        <w:pPrChange w:id="4318" w:author="TinTin Kalaw" w:date="2014-08-16T12:16:00Z">
          <w:pPr/>
        </w:pPrChange>
      </w:pPr>
    </w:p>
    <w:p w:rsidR="00D079B2" w:rsidRPr="00E45CE0" w:rsidRDefault="00D079B2">
      <w:pPr>
        <w:pStyle w:val="Content1"/>
      </w:pPr>
      <w:r w:rsidRPr="00E45CE0">
        <w:t xml:space="preserve">This chapter discusses the features capabilities, and limitations of existing research, algorithms, or software </w:t>
      </w:r>
      <w:ins w:id="4319" w:author="PF" w:date="2015-02-05T16:10:00Z">
        <w:r w:rsidR="00CC06FE">
          <w:t xml:space="preserve">applications </w:t>
        </w:r>
      </w:ins>
      <w:r w:rsidRPr="00E45CE0">
        <w:t>that are related or similar to th</w:t>
      </w:r>
      <w:ins w:id="4320" w:author="PF" w:date="2015-02-05T16:10:00Z">
        <w:r w:rsidR="00CC06FE">
          <w:t>is</w:t>
        </w:r>
      </w:ins>
      <w:del w:id="4321" w:author="PF" w:date="2015-02-05T16:10:00Z">
        <w:r w:rsidRPr="00E45CE0" w:rsidDel="00CC06FE">
          <w:delText>e</w:delText>
        </w:r>
      </w:del>
      <w:r w:rsidRPr="00E45CE0">
        <w:t xml:space="preserve"> </w:t>
      </w:r>
      <w:del w:id="4322" w:author="Kyle Mc Hale Dela Cruz" w:date="2014-08-15T16:44:00Z">
        <w:r w:rsidRPr="00E45CE0" w:rsidDel="0065467F">
          <w:delText>thesis</w:delText>
        </w:r>
      </w:del>
      <w:ins w:id="4323" w:author="Kyle Mc Hale Dela Cruz" w:date="2014-08-15T16:44:00Z">
        <w:r w:rsidR="0065467F">
          <w:t>research</w:t>
        </w:r>
      </w:ins>
      <w:r w:rsidRPr="00E45CE0">
        <w:t>.</w:t>
      </w:r>
    </w:p>
    <w:p w:rsidR="002F6E61" w:rsidRDefault="002F6E61">
      <w:pPr>
        <w:pStyle w:val="Content1"/>
        <w:pPrChange w:id="4324" w:author="TinTin Kalaw" w:date="2014-08-16T12:16:00Z">
          <w:pPr/>
        </w:pPrChange>
      </w:pPr>
    </w:p>
    <w:p w:rsidR="00D079B2" w:rsidRPr="00E45CE0" w:rsidRDefault="00D079B2" w:rsidP="00D079B2">
      <w:pPr>
        <w:pStyle w:val="Heading2"/>
      </w:pPr>
      <w:bookmarkStart w:id="4325" w:name="_Toc395181693"/>
      <w:bookmarkStart w:id="4326" w:name="_Toc396444882"/>
      <w:bookmarkStart w:id="4327" w:name="_Toc396489530"/>
      <w:r w:rsidRPr="00E45CE0">
        <w:t>Machine Learning-Based Information Extraction Systems</w:t>
      </w:r>
      <w:bookmarkEnd w:id="4325"/>
      <w:bookmarkEnd w:id="4326"/>
      <w:bookmarkEnd w:id="4327"/>
    </w:p>
    <w:p w:rsidR="00D079B2" w:rsidRPr="00497EF3" w:rsidRDefault="00D079B2" w:rsidP="00497EF3">
      <w:pPr>
        <w:pStyle w:val="Content1"/>
      </w:pPr>
    </w:p>
    <w:p w:rsidR="00D079B2" w:rsidRPr="00BF4C5E" w:rsidRDefault="00D079B2">
      <w:pPr>
        <w:pStyle w:val="Content1"/>
      </w:pPr>
      <w:r w:rsidRPr="00BF4C5E">
        <w:t>This part discusses information extraction systems that use machine learning-based techniques.</w:t>
      </w:r>
    </w:p>
    <w:p w:rsidR="00D079B2" w:rsidRPr="00BF4C5E" w:rsidRDefault="00D079B2">
      <w:pPr>
        <w:pStyle w:val="Content1"/>
      </w:pPr>
    </w:p>
    <w:p w:rsidR="00D079B2" w:rsidRPr="00E45CE0" w:rsidRDefault="00D079B2">
      <w:pPr>
        <w:pStyle w:val="Heading5"/>
      </w:pPr>
      <w:r w:rsidRPr="00E45CE0">
        <w:t>Machine Learning for Information Extraction in Informal Domains (Freitag, 2000)</w:t>
      </w:r>
    </w:p>
    <w:p w:rsidR="00D079B2" w:rsidRPr="00E45CE0" w:rsidRDefault="00D079B2" w:rsidP="00BF4C5E">
      <w:pPr>
        <w:pStyle w:val="Content2"/>
      </w:pPr>
    </w:p>
    <w:p w:rsidR="002F6E61" w:rsidRDefault="00D079B2">
      <w:pPr>
        <w:pStyle w:val="Content2"/>
        <w:pPrChange w:id="4328" w:author="TinTin Kalaw" w:date="2014-08-16T12:13:00Z">
          <w:pPr>
            <w:pStyle w:val="Content1"/>
          </w:pPr>
        </w:pPrChange>
      </w:pPr>
      <w:r w:rsidRPr="00E45CE0">
        <w:t xml:space="preserve">The researchers of the paper explored one </w:t>
      </w:r>
      <w:del w:id="4329" w:author="PF" w:date="2015-02-05T16:11:00Z">
        <w:r w:rsidRPr="00E45CE0" w:rsidDel="00CC06FE">
          <w:delText xml:space="preserve">of </w:delText>
        </w:r>
      </w:del>
      <w:r w:rsidRPr="00E45CE0">
        <w:t>variation of the slot-filling problem</w:t>
      </w:r>
      <w:ins w:id="4330" w:author="PF" w:date="2015-02-05T16:11:00Z">
        <w:r w:rsidR="00CC06FE">
          <w:t>,</w:t>
        </w:r>
      </w:ins>
      <w:del w:id="4331" w:author="PF" w:date="2015-02-05T16:11:00Z">
        <w:r w:rsidRPr="00E45CE0" w:rsidDel="00CC06FE">
          <w:delText xml:space="preserve"> and that</w:delText>
        </w:r>
      </w:del>
      <w:r w:rsidRPr="00E45CE0">
        <w:t xml:space="preserve"> </w:t>
      </w:r>
      <w:ins w:id="4332" w:author="PF" w:date="2015-02-05T16:11:00Z">
        <w:r w:rsidR="00CC06FE">
          <w:t xml:space="preserve">specifically how </w:t>
        </w:r>
      </w:ins>
      <w:del w:id="4333" w:author="PF" w:date="2015-02-05T16:11:00Z">
        <w:r w:rsidRPr="00E45CE0" w:rsidDel="00CC06FE">
          <w:delText xml:space="preserve">is </w:delText>
        </w:r>
      </w:del>
      <w:r w:rsidRPr="00E45CE0">
        <w:t xml:space="preserve">to find the </w:t>
      </w:r>
      <w:r w:rsidR="0007279C" w:rsidRPr="00E45CE0">
        <w:t>best</w:t>
      </w:r>
      <w:ins w:id="4334" w:author="PF" w:date="2015-02-05T16:11:00Z">
        <w:r w:rsidR="00CC06FE">
          <w:t xml:space="preserve"> </w:t>
        </w:r>
      </w:ins>
      <w:del w:id="4335" w:author="PF" w:date="2015-02-05T16:11:00Z">
        <w:r w:rsidR="0007279C" w:rsidRPr="00E45CE0" w:rsidDel="00CC06FE">
          <w:delText>-</w:delText>
        </w:r>
      </w:del>
      <w:r w:rsidR="0007279C" w:rsidRPr="00E45CE0">
        <w:t>unbroken</w:t>
      </w:r>
      <w:r w:rsidRPr="00E45CE0">
        <w:t xml:space="preserve"> fragment of text to fill a given slot in the answer template. </w:t>
      </w:r>
      <w:del w:id="4336" w:author="PF" w:date="2015-02-05T16:12:00Z">
        <w:r w:rsidRPr="00E45CE0" w:rsidDel="00CC06FE">
          <w:delText xml:space="preserve">There is a </w:delText>
        </w:r>
      </w:del>
      <w:ins w:id="4337" w:author="PF" w:date="2015-02-05T16:12:00Z">
        <w:r w:rsidR="00CC06FE">
          <w:t xml:space="preserve">A </w:t>
        </w:r>
      </w:ins>
      <w:r w:rsidRPr="00E45CE0">
        <w:t xml:space="preserve">definite template </w:t>
      </w:r>
      <w:del w:id="4338" w:author="PF" w:date="2015-02-05T16:12:00Z">
        <w:r w:rsidRPr="00E45CE0" w:rsidDel="00CC06FE">
          <w:delText xml:space="preserve">that </w:delText>
        </w:r>
      </w:del>
      <w:r w:rsidRPr="00E45CE0">
        <w:t xml:space="preserve">is given to an IE task. The template consists of fields that need to be filled with instances from the text source. The researchers set two ways of simplifying how to study the </w:t>
      </w:r>
      <w:r w:rsidR="0007279C" w:rsidRPr="00E45CE0">
        <w:t>behavior</w:t>
      </w:r>
      <w:r w:rsidRPr="00E45CE0">
        <w:t xml:space="preserve"> of the algorithms to be developed: to isolate each field</w:t>
      </w:r>
      <w:ins w:id="4339" w:author="PF" w:date="2015-02-05T16:12:00Z">
        <w:r w:rsidR="00CC06FE">
          <w:t>,</w:t>
        </w:r>
      </w:ins>
      <w:r w:rsidRPr="00E45CE0">
        <w:t xml:space="preserve"> learn</w:t>
      </w:r>
      <w:del w:id="4340" w:author="PF" w:date="2015-02-05T16:12:00Z">
        <w:r w:rsidRPr="00E45CE0" w:rsidDel="00CC06FE">
          <w:delText>ing</w:delText>
        </w:r>
      </w:del>
      <w:r w:rsidRPr="00E45CE0">
        <w:t xml:space="preserve"> </w:t>
      </w:r>
      <w:ins w:id="4341" w:author="PF" w:date="2015-02-05T16:12:00Z">
        <w:r w:rsidR="00CC06FE">
          <w:t xml:space="preserve">the </w:t>
        </w:r>
      </w:ins>
      <w:r w:rsidRPr="00E45CE0">
        <w:t xml:space="preserve">problem and focus on fields that </w:t>
      </w:r>
      <w:del w:id="4342" w:author="PF" w:date="2015-02-05T16:12:00Z">
        <w:r w:rsidRPr="00E45CE0" w:rsidDel="00CC06FE">
          <w:delText xml:space="preserve">is </w:delText>
        </w:r>
      </w:del>
      <w:ins w:id="4343" w:author="PF" w:date="2015-02-05T16:12:00Z">
        <w:r w:rsidR="00CC06FE">
          <w:t xml:space="preserve">are </w:t>
        </w:r>
      </w:ins>
      <w:r w:rsidRPr="00E45CE0">
        <w:t xml:space="preserve">not instantiated or have a unique instance in a text source. With this, they found two primary </w:t>
      </w:r>
      <w:commentRangeStart w:id="4344"/>
      <w:r w:rsidRPr="00E45CE0">
        <w:t>aspects</w:t>
      </w:r>
      <w:commentRangeEnd w:id="4344"/>
      <w:r w:rsidR="00CC06FE">
        <w:rPr>
          <w:rStyle w:val="CommentReference"/>
        </w:rPr>
        <w:commentReference w:id="4344"/>
      </w:r>
      <w:r w:rsidRPr="00E45CE0">
        <w:t xml:space="preserve">: multi-strategy learning and feature engineering. Multi-strategy learning because they believed that there is no single representation for all IE problems. Feature engineering because </w:t>
      </w:r>
      <w:ins w:id="4345" w:author="PF" w:date="2015-02-05T16:14:00Z">
        <w:r w:rsidR="00CC06FE">
          <w:t xml:space="preserve">the </w:t>
        </w:r>
      </w:ins>
      <w:r w:rsidRPr="00E45CE0">
        <w:t xml:space="preserve">ML of a feature set is needed to help adapt to domains containing novel structures </w:t>
      </w:r>
      <w:del w:id="4346" w:author="PF" w:date="2015-02-05T16:14:00Z">
        <w:r w:rsidRPr="00E45CE0" w:rsidDel="00CC06FE">
          <w:delText xml:space="preserve">since </w:delText>
        </w:r>
      </w:del>
      <w:ins w:id="4347" w:author="PF" w:date="2015-02-05T16:14:00Z">
        <w:r w:rsidR="00CC06FE">
          <w:t xml:space="preserve"> because </w:t>
        </w:r>
      </w:ins>
      <w:r w:rsidRPr="00E45CE0">
        <w:t xml:space="preserve">they will target informal domains. The researchers used four ML components: rote learning, term-space learning, learning abstract structure with grammatical inference, and relational learning for information extraction. They </w:t>
      </w:r>
      <w:ins w:id="4348" w:author="PF" w:date="2015-02-05T16:14:00Z">
        <w:r w:rsidR="00CC06FE">
          <w:t>conducted</w:t>
        </w:r>
      </w:ins>
      <w:del w:id="4349" w:author="PF" w:date="2015-02-05T16:15:00Z">
        <w:r w:rsidRPr="00E45CE0" w:rsidDel="00CC06FE">
          <w:delText>did</w:delText>
        </w:r>
      </w:del>
      <w:r w:rsidRPr="00E45CE0">
        <w:t xml:space="preserve"> experiments to gauge the performance of the four</w:t>
      </w:r>
      <w:del w:id="4350" w:author="PF" w:date="2015-02-05T16:15:00Z">
        <w:r w:rsidRPr="00E45CE0" w:rsidDel="00CC06FE">
          <w:delText xml:space="preserve"> learners</w:delText>
        </w:r>
      </w:del>
      <w:ins w:id="4351" w:author="PF" w:date="2015-02-05T16:15:00Z">
        <w:r w:rsidR="00CC06FE">
          <w:t xml:space="preserve"> components</w:t>
        </w:r>
      </w:ins>
      <w:r w:rsidRPr="00E45CE0">
        <w:t>.</w:t>
      </w:r>
    </w:p>
    <w:p w:rsidR="002F6E61" w:rsidRDefault="002F6E61">
      <w:pPr>
        <w:pStyle w:val="Content2"/>
        <w:pPrChange w:id="4352" w:author="TinTin Kalaw" w:date="2014-08-16T12:13:00Z">
          <w:pPr>
            <w:pStyle w:val="Content1"/>
          </w:pPr>
        </w:pPrChange>
      </w:pPr>
    </w:p>
    <w:p w:rsidR="002F6E61" w:rsidRDefault="00D079B2">
      <w:pPr>
        <w:pStyle w:val="Content2"/>
        <w:pPrChange w:id="4353" w:author="TinTin Kalaw" w:date="2014-08-16T12:13:00Z">
          <w:pPr>
            <w:pStyle w:val="Content1"/>
          </w:pPr>
        </w:pPrChange>
      </w:pPr>
      <w:del w:id="4354" w:author="PF" w:date="2015-02-05T16:15:00Z">
        <w:r w:rsidRPr="00E45CE0" w:rsidDel="00B61669">
          <w:delText>To conclude</w:delText>
        </w:r>
      </w:del>
      <w:ins w:id="4355" w:author="PF" w:date="2015-02-05T16:15:00Z">
        <w:r w:rsidR="00B61669">
          <w:t>In summary</w:t>
        </w:r>
      </w:ins>
      <w:r w:rsidRPr="00E45CE0">
        <w:t xml:space="preserve">, the researchers found </w:t>
      </w:r>
      <w:del w:id="4356" w:author="PF" w:date="2015-02-05T16:15:00Z">
        <w:r w:rsidRPr="00E45CE0" w:rsidDel="00B61669">
          <w:delText xml:space="preserve">out </w:delText>
        </w:r>
      </w:del>
      <w:r w:rsidRPr="00E45CE0">
        <w:t>that it is possible to perform IE from informal domains found in the internet. Also, they stated that ML is a rich source of ideas for different algorithms that can be trained to perform IE. They have shown that with the right ML techniques</w:t>
      </w:r>
      <w:ins w:id="4357" w:author="PF" w:date="2015-02-05T16:16:00Z">
        <w:r w:rsidR="00B61669">
          <w:t>,</w:t>
        </w:r>
      </w:ins>
      <w:r w:rsidRPr="00E45CE0">
        <w:t xml:space="preserve"> </w:t>
      </w:r>
      <w:del w:id="4358" w:author="PF" w:date="2015-02-05T16:16:00Z">
        <w:r w:rsidRPr="00E45CE0" w:rsidDel="00B61669">
          <w:delText xml:space="preserve">it is possible to </w:delText>
        </w:r>
      </w:del>
      <w:r w:rsidRPr="00E45CE0">
        <w:t>train</w:t>
      </w:r>
      <w:ins w:id="4359" w:author="PF" w:date="2015-02-05T16:16:00Z">
        <w:r w:rsidR="00B61669">
          <w:t>ing</w:t>
        </w:r>
      </w:ins>
      <w:r w:rsidRPr="00E45CE0">
        <w:t xml:space="preserve"> effective extractors with very simple document representations</w:t>
      </w:r>
      <w:ins w:id="4360" w:author="PF" w:date="2015-02-05T16:17:00Z">
        <w:r w:rsidR="00B61669">
          <w:t xml:space="preserve"> is feasible</w:t>
        </w:r>
      </w:ins>
      <w:r w:rsidRPr="00E45CE0">
        <w:t>.</w:t>
      </w:r>
    </w:p>
    <w:p w:rsidR="00D079B2" w:rsidRPr="00E45CE0" w:rsidRDefault="00D079B2">
      <w:pPr>
        <w:pStyle w:val="Content2"/>
      </w:pPr>
    </w:p>
    <w:p w:rsidR="00D079B2" w:rsidRPr="00E45CE0" w:rsidRDefault="00D079B2">
      <w:pPr>
        <w:pStyle w:val="Heading5"/>
      </w:pPr>
      <w:r w:rsidRPr="00E45CE0">
        <w:t>TOPO - Information Extraction System for Natural Disaster Reports from Spanish Newspaper Article (Téllez-Valero, 2005)</w:t>
      </w:r>
    </w:p>
    <w:p w:rsidR="00D079B2" w:rsidRPr="00E45CE0" w:rsidRDefault="00D079B2" w:rsidP="00BF4C5E">
      <w:pPr>
        <w:pStyle w:val="Content2"/>
      </w:pPr>
    </w:p>
    <w:p w:rsidR="002F6E61" w:rsidRDefault="00D079B2">
      <w:pPr>
        <w:pStyle w:val="Content2"/>
        <w:pPrChange w:id="4361" w:author="TinTin Kalaw" w:date="2014-08-16T12:13:00Z">
          <w:pPr>
            <w:pStyle w:val="Content1"/>
          </w:pPr>
        </w:pPrChange>
      </w:pPr>
      <w:r w:rsidRPr="00E45CE0">
        <w:t>This information extraction system extracts information related to natural disasters from newspaper articles written in Spanish. The system extracts the following information: (1) information related to the disaster itself (date, place</w:t>
      </w:r>
      <w:ins w:id="4362" w:author="PF" w:date="2015-02-05T16:17:00Z">
        <w:r w:rsidR="00780EC3">
          <w:t>,</w:t>
        </w:r>
      </w:ins>
      <w:r w:rsidRPr="00E45CE0">
        <w:t xml:space="preserve"> and magnitude), (2) information related to buildings (number of destroyed buildings, affected houses), (3) information related to people (number of</w:t>
      </w:r>
      <w:del w:id="4363" w:author="PF" w:date="2015-02-05T16:17:00Z">
        <w:r w:rsidRPr="00E45CE0" w:rsidDel="00780EC3">
          <w:delText xml:space="preserve"> dead</w:delText>
        </w:r>
      </w:del>
      <w:ins w:id="4364" w:author="PF" w:date="2015-02-05T16:17:00Z">
        <w:r w:rsidR="00780EC3">
          <w:t xml:space="preserve"> casualties</w:t>
        </w:r>
      </w:ins>
      <w:r w:rsidRPr="00E45CE0">
        <w:t>, missing or wounded), (4) information related to infrastructure (number of affected hectares, economic los</w:t>
      </w:r>
      <w:ins w:id="4365" w:author="PF" w:date="2015-02-05T16:18:00Z">
        <w:r w:rsidR="00780EC3">
          <w:t>ses</w:t>
        </w:r>
      </w:ins>
      <w:del w:id="4366" w:author="PF" w:date="2015-02-05T16:18:00Z">
        <w:r w:rsidRPr="00E45CE0" w:rsidDel="00780EC3">
          <w:delText>t)</w:delText>
        </w:r>
      </w:del>
      <w:r w:rsidRPr="00E45CE0">
        <w:t>. It is able to extract information on natural disaster</w:t>
      </w:r>
      <w:ins w:id="4367" w:author="PF" w:date="2015-02-05T16:18:00Z">
        <w:r w:rsidR="00780EC3">
          <w:t>s</w:t>
        </w:r>
      </w:ins>
      <w:r w:rsidRPr="00E45CE0">
        <w:t xml:space="preserve"> like hurricanes, forest fires, inundations, droughts</w:t>
      </w:r>
      <w:ins w:id="4368" w:author="PF" w:date="2015-02-05T16:18:00Z">
        <w:r w:rsidR="00780EC3">
          <w:t>,</w:t>
        </w:r>
      </w:ins>
      <w:r w:rsidRPr="00E45CE0">
        <w:t xml:space="preserve"> and earthquake.</w:t>
      </w:r>
    </w:p>
    <w:p w:rsidR="002F6E61" w:rsidRDefault="002F6E61">
      <w:pPr>
        <w:pStyle w:val="Content2"/>
        <w:pPrChange w:id="4369" w:author="TinTin Kalaw" w:date="2014-08-16T12:13:00Z">
          <w:pPr>
            <w:pStyle w:val="Content1"/>
          </w:pPr>
        </w:pPrChange>
      </w:pPr>
    </w:p>
    <w:p w:rsidR="002F6E61" w:rsidRDefault="00D079B2">
      <w:pPr>
        <w:pStyle w:val="Content2"/>
        <w:pPrChange w:id="4370" w:author="TinTin Kalaw" w:date="2014-08-16T12:13:00Z">
          <w:pPr>
            <w:pStyle w:val="Content1"/>
          </w:pPr>
        </w:pPrChange>
      </w:pPr>
      <w:r w:rsidRPr="00E45CE0">
        <w:t>The system uses general information</w:t>
      </w:r>
      <w:ins w:id="4371" w:author="PF" w:date="2015-02-05T16:18:00Z">
        <w:r w:rsidR="00780EC3">
          <w:t>-</w:t>
        </w:r>
      </w:ins>
      <w:del w:id="4372" w:author="PF" w:date="2015-02-05T16:18:00Z">
        <w:r w:rsidRPr="00E45CE0" w:rsidDel="00780EC3">
          <w:delText xml:space="preserve"> </w:delText>
        </w:r>
      </w:del>
      <w:r w:rsidRPr="00E45CE0">
        <w:t xml:space="preserve">extraction system architecture. First, the document is turned into Boolean vectors representing the presence and absence of certain words. This </w:t>
      </w:r>
      <w:ins w:id="4373" w:author="PF" w:date="2015-02-05T16:19:00Z">
        <w:r w:rsidR="00780EC3">
          <w:t xml:space="preserve">stage </w:t>
        </w:r>
      </w:ins>
      <w:r w:rsidRPr="00E45CE0">
        <w:t>is the document feature extraction</w:t>
      </w:r>
      <w:ins w:id="4374" w:author="PF" w:date="2015-02-05T16:19:00Z">
        <w:r w:rsidR="00780EC3">
          <w:t>.</w:t>
        </w:r>
      </w:ins>
      <w:del w:id="4375" w:author="PF" w:date="2015-02-05T16:19:00Z">
        <w:r w:rsidRPr="00E45CE0" w:rsidDel="00780EC3">
          <w:delText xml:space="preserve"> stage.</w:delText>
        </w:r>
      </w:del>
      <w:r w:rsidRPr="00E45CE0">
        <w:t xml:space="preserve"> </w:t>
      </w:r>
      <w:del w:id="4376" w:author="PF" w:date="2015-02-05T16:19:00Z">
        <w:r w:rsidRPr="00E45CE0" w:rsidDel="00780EC3">
          <w:delText>In order t</w:delText>
        </w:r>
      </w:del>
      <w:ins w:id="4377" w:author="PF" w:date="2015-02-05T16:19:00Z">
        <w:r w:rsidR="00780EC3">
          <w:t>T</w:t>
        </w:r>
      </w:ins>
      <w:r w:rsidRPr="00E45CE0">
        <w:t>o limit the dimension, they used information gain technique. After</w:t>
      </w:r>
      <w:del w:id="4378" w:author="PF" w:date="2015-02-05T16:19:00Z">
        <w:r w:rsidRPr="00E45CE0" w:rsidDel="002A7313">
          <w:delText xml:space="preserve"> it is turned into</w:delText>
        </w:r>
      </w:del>
      <w:ins w:id="4379" w:author="PF" w:date="2015-02-05T16:19:00Z">
        <w:r w:rsidR="002A7313">
          <w:t xml:space="preserve"> conversion to</w:t>
        </w:r>
      </w:ins>
      <w:r w:rsidRPr="00E45CE0">
        <w:t xml:space="preserve"> a Boolean vector, </w:t>
      </w:r>
      <w:del w:id="4380" w:author="PF" w:date="2015-02-05T16:19:00Z">
        <w:r w:rsidRPr="00E45CE0" w:rsidDel="002A7313">
          <w:delText xml:space="preserve">it will now be </w:delText>
        </w:r>
      </w:del>
      <w:r w:rsidRPr="00E45CE0">
        <w:t>classifi</w:t>
      </w:r>
      <w:ins w:id="4381" w:author="PF" w:date="2015-02-05T16:19:00Z">
        <w:r w:rsidR="002A7313">
          <w:t>cation</w:t>
        </w:r>
      </w:ins>
      <w:del w:id="4382" w:author="PF" w:date="2015-02-05T16:19:00Z">
        <w:r w:rsidRPr="00E45CE0" w:rsidDel="002A7313">
          <w:delText>ed</w:delText>
        </w:r>
      </w:del>
      <w:ins w:id="4383" w:author="PF" w:date="2015-02-05T16:19:00Z">
        <w:r w:rsidR="002A7313">
          <w:t xml:space="preserve"> follows</w:t>
        </w:r>
      </w:ins>
      <w:r w:rsidRPr="00E45CE0">
        <w:t xml:space="preserve">. They used Support Vector Machine (SVM), Naïve Bayes (NB), C4.5, </w:t>
      </w:r>
      <w:ins w:id="4384" w:author="PF" w:date="2015-02-05T16:20:00Z">
        <w:r w:rsidR="002A7313">
          <w:t xml:space="preserve">and </w:t>
        </w:r>
      </w:ins>
      <w:r w:rsidRPr="00E45CE0">
        <w:t xml:space="preserve">k-Nearest </w:t>
      </w:r>
      <w:r w:rsidR="0007279C" w:rsidRPr="00E45CE0">
        <w:t>Neighbors</w:t>
      </w:r>
      <w:r w:rsidRPr="00E45CE0">
        <w:t xml:space="preserve"> (kNN). After</w:t>
      </w:r>
      <w:del w:id="4385" w:author="PF" w:date="2015-02-05T16:20:00Z">
        <w:r w:rsidRPr="00E45CE0" w:rsidDel="002A7313">
          <w:delText xml:space="preserve"> it has been classified</w:delText>
        </w:r>
      </w:del>
      <w:ins w:id="4386" w:author="PF" w:date="2015-02-05T16:20:00Z">
        <w:r w:rsidR="002A7313">
          <w:t xml:space="preserve"> classification</w:t>
        </w:r>
      </w:ins>
      <w:r w:rsidRPr="00E45CE0">
        <w:t xml:space="preserve">, </w:t>
      </w:r>
      <w:del w:id="4387" w:author="PF" w:date="2015-02-05T16:20:00Z">
        <w:r w:rsidRPr="00E45CE0" w:rsidDel="002A7313">
          <w:delText xml:space="preserve">it needed to select </w:delText>
        </w:r>
      </w:del>
      <w:r w:rsidRPr="00E45CE0">
        <w:t>text that might contain relevant information</w:t>
      </w:r>
      <w:ins w:id="4388" w:author="PF" w:date="2015-02-05T16:20:00Z">
        <w:r w:rsidR="002A7313">
          <w:t xml:space="preserve"> is selected</w:t>
        </w:r>
      </w:ins>
      <w:r w:rsidRPr="00E45CE0">
        <w:t xml:space="preserve">. This </w:t>
      </w:r>
      <w:ins w:id="4389" w:author="PF" w:date="2015-02-05T16:21:00Z">
        <w:r w:rsidR="002A7313">
          <w:t xml:space="preserve">stage </w:t>
        </w:r>
      </w:ins>
      <w:r w:rsidRPr="00E45CE0">
        <w:t>is the candidate text selection</w:t>
      </w:r>
      <w:del w:id="4390" w:author="PF" w:date="2015-02-05T16:21:00Z">
        <w:r w:rsidRPr="00E45CE0" w:rsidDel="002A7313">
          <w:delText xml:space="preserve"> stage</w:delText>
        </w:r>
      </w:del>
      <w:r w:rsidRPr="00E45CE0">
        <w:t>. Th</w:t>
      </w:r>
      <w:ins w:id="4391" w:author="PF" w:date="2015-02-05T16:21:00Z">
        <w:r w:rsidR="002A7313">
          <w:t>is process</w:t>
        </w:r>
      </w:ins>
      <w:del w:id="4392" w:author="PF" w:date="2015-02-05T16:21:00Z">
        <w:r w:rsidRPr="00E45CE0" w:rsidDel="002A7313">
          <w:delText>ey</w:delText>
        </w:r>
      </w:del>
      <w:r w:rsidRPr="00E45CE0">
        <w:t xml:space="preserve"> use</w:t>
      </w:r>
      <w:ins w:id="4393" w:author="PF" w:date="2015-02-05T16:21:00Z">
        <w:r w:rsidR="002A7313">
          <w:t>s</w:t>
        </w:r>
      </w:ins>
      <w:del w:id="4394" w:author="PF" w:date="2015-02-05T16:21:00Z">
        <w:r w:rsidRPr="00E45CE0" w:rsidDel="002A7313">
          <w:delText>d</w:delText>
        </w:r>
      </w:del>
      <w:r w:rsidRPr="00E45CE0">
        <w:t xml:space="preserve"> grammar to select the text and a dictionary of names and number to treat grammar exceptions. Then the </w:t>
      </w:r>
      <w:r w:rsidRPr="00E45CE0">
        <w:lastRenderedPageBreak/>
        <w:t xml:space="preserve">output </w:t>
      </w:r>
      <w:del w:id="4395" w:author="PF" w:date="2015-02-05T16:21:00Z">
        <w:r w:rsidRPr="00E45CE0" w:rsidDel="002A7313">
          <w:delText xml:space="preserve">will be </w:delText>
        </w:r>
      </w:del>
      <w:ins w:id="4396" w:author="PF" w:date="2015-02-05T16:21:00Z">
        <w:r w:rsidR="002A7313">
          <w:t xml:space="preserve">becomes </w:t>
        </w:r>
      </w:ins>
      <w:r w:rsidRPr="00E45CE0">
        <w:t xml:space="preserve">candidates of relevant information. </w:t>
      </w:r>
      <w:del w:id="4397" w:author="PF" w:date="2015-02-05T16:21:00Z">
        <w:r w:rsidRPr="00E45CE0" w:rsidDel="002A7313">
          <w:delText>Then, t</w:delText>
        </w:r>
      </w:del>
      <w:ins w:id="4398" w:author="PF" w:date="2015-02-05T16:21:00Z">
        <w:r w:rsidR="002A7313">
          <w:t>T</w:t>
        </w:r>
      </w:ins>
      <w:r w:rsidRPr="00E45CE0">
        <w:t xml:space="preserve">he system will </w:t>
      </w:r>
      <w:del w:id="4399" w:author="PF" w:date="2015-02-05T16:21:00Z">
        <w:r w:rsidRPr="00E45CE0" w:rsidDel="002A7313">
          <w:delText xml:space="preserve">now </w:delText>
        </w:r>
      </w:del>
      <w:ins w:id="4400" w:author="PF" w:date="2015-02-05T16:21:00Z">
        <w:r w:rsidR="002A7313">
          <w:t xml:space="preserve">then </w:t>
        </w:r>
      </w:ins>
      <w:r w:rsidRPr="00E45CE0">
        <w:t xml:space="preserve">select which of the information will be used. This </w:t>
      </w:r>
      <w:ins w:id="4401" w:author="PF" w:date="2015-02-05T16:21:00Z">
        <w:r w:rsidR="002A7313">
          <w:t xml:space="preserve">system </w:t>
        </w:r>
      </w:ins>
      <w:r w:rsidRPr="00E45CE0">
        <w:t>uses the same algorithms in the text classification stage. They used different classifier</w:t>
      </w:r>
      <w:ins w:id="4402" w:author="PF" w:date="2015-02-05T16:22:00Z">
        <w:r w:rsidR="002A7313">
          <w:t>s</w:t>
        </w:r>
      </w:ins>
      <w:r w:rsidRPr="00E45CE0">
        <w:t xml:space="preserve"> for different output</w:t>
      </w:r>
      <w:ins w:id="4403" w:author="PF" w:date="2015-02-05T16:22:00Z">
        <w:r w:rsidR="002A7313">
          <w:t>s</w:t>
        </w:r>
      </w:ins>
      <w:r w:rsidRPr="00E45CE0">
        <w:t xml:space="preserve">. </w:t>
      </w:r>
    </w:p>
    <w:p w:rsidR="002F6E61" w:rsidRDefault="002F6E61">
      <w:pPr>
        <w:pStyle w:val="Content2"/>
        <w:pPrChange w:id="4404" w:author="TinTin Kalaw" w:date="2014-08-16T12:13:00Z">
          <w:pPr>
            <w:pStyle w:val="Content1"/>
          </w:pPr>
        </w:pPrChange>
      </w:pPr>
    </w:p>
    <w:p w:rsidR="002F6E61" w:rsidRDefault="00D079B2">
      <w:pPr>
        <w:pStyle w:val="Content2"/>
        <w:pPrChange w:id="4405" w:author="TinTin Kalaw" w:date="2014-08-16T12:13:00Z">
          <w:pPr>
            <w:pStyle w:val="Content1"/>
          </w:pPr>
        </w:pPrChange>
      </w:pPr>
      <w:r w:rsidRPr="00E45CE0">
        <w:t xml:space="preserve">This architecture boasts </w:t>
      </w:r>
      <w:ins w:id="4406" w:author="PF" w:date="2015-02-05T16:22:00Z">
        <w:r w:rsidR="00F83143">
          <w:t xml:space="preserve">of </w:t>
        </w:r>
      </w:ins>
      <w:r w:rsidRPr="00E45CE0">
        <w:t>its portability because it is language</w:t>
      </w:r>
      <w:r w:rsidR="00F83143">
        <w:t xml:space="preserve"> </w:t>
      </w:r>
      <w:r w:rsidRPr="00E45CE0">
        <w:t>independent and domain</w:t>
      </w:r>
      <w:r w:rsidR="00F83143">
        <w:t xml:space="preserve"> </w:t>
      </w:r>
      <w:del w:id="4407" w:author="PF" w:date="2015-02-05T16:22:00Z">
        <w:r w:rsidRPr="00E45CE0" w:rsidDel="00F83143">
          <w:delText xml:space="preserve"> </w:delText>
        </w:r>
      </w:del>
      <w:r w:rsidRPr="00E45CE0">
        <w:t>adaptive. It is language independent because its training features and candidate text segments are based on simple lexical rules. It is domain adaptive because it only need</w:t>
      </w:r>
      <w:ins w:id="4408" w:author="PF" w:date="2015-02-05T16:23:00Z">
        <w:r w:rsidR="00F83143">
          <w:t>s</w:t>
        </w:r>
      </w:ins>
      <w:del w:id="4409" w:author="PF" w:date="2015-02-05T16:23:00Z">
        <w:r w:rsidRPr="00E45CE0" w:rsidDel="00F83143">
          <w:delText>ed</w:delText>
        </w:r>
      </w:del>
      <w:r w:rsidRPr="00E45CE0">
        <w:t xml:space="preserve"> to change the training corpus. </w:t>
      </w:r>
    </w:p>
    <w:p w:rsidR="002F6E61" w:rsidRDefault="002F6E61">
      <w:pPr>
        <w:pStyle w:val="Content2"/>
        <w:pPrChange w:id="4410" w:author="TinTin Kalaw" w:date="2014-08-16T12:13:00Z">
          <w:pPr>
            <w:pStyle w:val="Content1"/>
          </w:pPr>
        </w:pPrChange>
      </w:pPr>
    </w:p>
    <w:p w:rsidR="002F6E61" w:rsidRDefault="00443900">
      <w:pPr>
        <w:pStyle w:val="Content2"/>
        <w:pPrChange w:id="4411" w:author="TinTin Kalaw" w:date="2014-08-16T12:13:00Z">
          <w:pPr>
            <w:pStyle w:val="Content1"/>
          </w:pPr>
        </w:pPrChange>
      </w:pPr>
      <w:ins w:id="4412" w:author="PF" w:date="2015-02-05T16:23:00Z">
        <w:r>
          <w:t>In thi</w:t>
        </w:r>
      </w:ins>
      <w:ins w:id="4413" w:author="PF" w:date="2015-02-05T16:24:00Z">
        <w:r>
          <w:t xml:space="preserve">s work, </w:t>
        </w:r>
      </w:ins>
      <w:del w:id="4414" w:author="PF" w:date="2015-02-05T16:24:00Z">
        <w:r w:rsidR="00D079B2" w:rsidRPr="00E45CE0" w:rsidDel="00443900">
          <w:delText>T</w:delText>
        </w:r>
      </w:del>
      <w:ins w:id="4415" w:author="PF" w:date="2015-02-05T16:24:00Z">
        <w:r>
          <w:t>t</w:t>
        </w:r>
      </w:ins>
      <w:r w:rsidR="00D079B2" w:rsidRPr="00E45CE0">
        <w:t>he text filtering stage was evaluated on 134 news reports on the metrics of precision, recall</w:t>
      </w:r>
      <w:ins w:id="4416" w:author="PF" w:date="2015-02-05T16:24:00Z">
        <w:r>
          <w:t>,</w:t>
        </w:r>
      </w:ins>
      <w:r w:rsidR="00D079B2" w:rsidRPr="00E45CE0">
        <w:t xml:space="preserve"> and F-measure. The algorithm that produced the best result was the SVM. They </w:t>
      </w:r>
      <w:del w:id="4417" w:author="PF" w:date="2015-02-05T16:24:00Z">
        <w:r w:rsidR="00D079B2" w:rsidRPr="00E45CE0" w:rsidDel="00443900">
          <w:delText xml:space="preserve">got </w:delText>
        </w:r>
      </w:del>
      <w:ins w:id="4418" w:author="PF" w:date="2015-02-05T16:24:00Z">
        <w:r>
          <w:t xml:space="preserve">obtained </w:t>
        </w:r>
      </w:ins>
      <w:r w:rsidR="00D079B2" w:rsidRPr="00E45CE0">
        <w:t xml:space="preserve">an F-measure from 72% to 88% on </w:t>
      </w:r>
      <w:ins w:id="4419" w:author="PF" w:date="2015-02-05T16:24:00Z">
        <w:r>
          <w:t xml:space="preserve">the </w:t>
        </w:r>
      </w:ins>
      <w:r w:rsidR="00D079B2" w:rsidRPr="00E45CE0">
        <w:t>classification of news reports. The information extraction stage was evaluated on 1353 text segments that consist of names, dates</w:t>
      </w:r>
      <w:ins w:id="4420" w:author="PF" w:date="2015-02-05T16:24:00Z">
        <w:r>
          <w:t>,</w:t>
        </w:r>
      </w:ins>
      <w:r w:rsidR="00D079B2" w:rsidRPr="00E45CE0">
        <w:t xml:space="preserve"> and quantities randomly taken from 365 news reports. The best classifier for </w:t>
      </w:r>
      <w:ins w:id="4421" w:author="PF" w:date="2015-02-05T16:24:00Z">
        <w:r>
          <w:t xml:space="preserve">the </w:t>
        </w:r>
      </w:ins>
      <w:r w:rsidR="00D079B2" w:rsidRPr="00E45CE0">
        <w:t xml:space="preserve">name and quantities was SVM, while </w:t>
      </w:r>
      <w:ins w:id="4422" w:author="PF" w:date="2015-02-05T16:24:00Z">
        <w:r>
          <w:t xml:space="preserve">it was </w:t>
        </w:r>
      </w:ins>
      <w:r w:rsidR="00D079B2" w:rsidRPr="00E45CE0">
        <w:t xml:space="preserve">kNN for dates. The overall system </w:t>
      </w:r>
      <w:del w:id="4423" w:author="PF" w:date="2015-02-05T16:24:00Z">
        <w:r w:rsidR="00D079B2" w:rsidRPr="00E45CE0" w:rsidDel="00443900">
          <w:delText xml:space="preserve">got </w:delText>
        </w:r>
      </w:del>
      <w:ins w:id="4424" w:author="PF" w:date="2015-02-05T16:24:00Z">
        <w:r>
          <w:t xml:space="preserve">obtained </w:t>
        </w:r>
      </w:ins>
      <w:r w:rsidR="00D079B2" w:rsidRPr="00E45CE0">
        <w:t xml:space="preserve">an average of 72% on </w:t>
      </w:r>
      <w:ins w:id="4425" w:author="PF" w:date="2015-02-05T16:24:00Z">
        <w:r>
          <w:t xml:space="preserve">the </w:t>
        </w:r>
      </w:ins>
      <w:r w:rsidR="00D079B2" w:rsidRPr="00E45CE0">
        <w:t>F-Measure.</w:t>
      </w:r>
    </w:p>
    <w:p w:rsidR="00D079B2" w:rsidRPr="00E45CE0" w:rsidRDefault="00D079B2">
      <w:pPr>
        <w:pStyle w:val="Content2"/>
      </w:pPr>
    </w:p>
    <w:p w:rsidR="002F6E61" w:rsidRDefault="00F01ACE">
      <w:pPr>
        <w:pStyle w:val="Heading5"/>
        <w:rPr>
          <w:ins w:id="4426" w:author="JP Garcia" w:date="2014-08-20T21:28:00Z"/>
          <w:del w:id="4427" w:author="Vilson Lu" w:date="2014-08-22T02:30:00Z"/>
        </w:rPr>
        <w:pPrChange w:id="4428" w:author="JP Garcia" w:date="2014-08-20T21:29:00Z">
          <w:pPr>
            <w:pStyle w:val="Heading4"/>
          </w:pPr>
        </w:pPrChange>
      </w:pPr>
      <w:bookmarkStart w:id="4429" w:name="_Toc395181694"/>
      <w:moveFromRangeStart w:id="4430" w:author="Vilson Lu" w:date="2014-08-22T00:20:00Z" w:name="move396430145"/>
      <w:commentRangeStart w:id="4431"/>
      <w:commentRangeStart w:id="4432"/>
      <w:moveFrom w:id="4433" w:author="Vilson Lu" w:date="2014-08-22T00:20:00Z">
        <w:ins w:id="4434" w:author="JP Garcia" w:date="2014-08-20T21:28:00Z">
          <w:del w:id="4435" w:author="Vilson Lu" w:date="2014-08-22T02:30:00Z">
            <w:r w:rsidDel="007C3DF4">
              <w:delText>LearningPinocchio (Ciravegna &amp; Lavelli, 2004)</w:delText>
            </w:r>
            <w:commentRangeEnd w:id="4431"/>
            <w:r w:rsidDel="007C3DF4">
              <w:rPr>
                <w:rStyle w:val="CommentReference"/>
                <w:b w:val="0"/>
              </w:rPr>
              <w:commentReference w:id="4431"/>
            </w:r>
          </w:del>
        </w:ins>
        <w:commentRangeEnd w:id="4432"/>
        <w:ins w:id="4436" w:author="JP Garcia" w:date="2014-08-20T21:29:00Z">
          <w:del w:id="4437" w:author="Vilson Lu" w:date="2014-08-22T02:30:00Z">
            <w:r w:rsidDel="007C3DF4">
              <w:rPr>
                <w:rStyle w:val="CommentReference"/>
                <w:b w:val="0"/>
              </w:rPr>
              <w:commentReference w:id="4432"/>
            </w:r>
          </w:del>
        </w:ins>
      </w:moveFrom>
    </w:p>
    <w:p w:rsidR="00F01ACE" w:rsidRPr="00CD7B9F" w:rsidDel="007C3DF4" w:rsidRDefault="00F01ACE" w:rsidP="00F01ACE">
      <w:pPr>
        <w:pStyle w:val="Content2"/>
        <w:rPr>
          <w:ins w:id="4438" w:author="JP Garcia" w:date="2014-08-20T21:28:00Z"/>
          <w:del w:id="4439" w:author="Vilson Lu" w:date="2014-08-22T02:30:00Z"/>
        </w:rPr>
      </w:pPr>
    </w:p>
    <w:p w:rsidR="00F01ACE" w:rsidDel="007C3DF4" w:rsidRDefault="00F01ACE" w:rsidP="00F01ACE">
      <w:pPr>
        <w:pStyle w:val="Content2"/>
        <w:rPr>
          <w:ins w:id="4440" w:author="JP Garcia" w:date="2014-08-20T21:28:00Z"/>
          <w:del w:id="4441" w:author="Vilson Lu" w:date="2014-08-22T02:30:00Z"/>
        </w:rPr>
      </w:pPr>
      <w:moveFrom w:id="4442" w:author="Vilson Lu" w:date="2014-08-22T00:20:00Z">
        <w:ins w:id="4443" w:author="JP Garcia" w:date="2014-08-20T21:28:00Z">
          <w:del w:id="4444" w:author="Vilson Lu" w:date="2014-08-22T02:30:00Z">
            <w:r w:rsidDel="007C3DF4">
              <w:delText xml:space="preserve">LearningPinocchio is an adaptive information extraction systems that uses induction rules to extract information. Machine learning techniques are used to learn the rules over the training examples marked by XML tags. LearningPinocchio has two parts, preprocessor and modules. The preprocessor performs tokenization, lemmatization, POS tagging and Gazetteer lookup. After doing the preprocessor, it can now go to the modules. This is where the tags will be annotated. The modules may consists of NER, text zonings and other IE tasks. </w:delText>
            </w:r>
            <w:r w:rsidR="00372B98" w:rsidDel="007C3DF4">
              <w:fldChar w:fldCharType="begin"/>
            </w:r>
            <w:r w:rsidDel="007C3DF4">
              <w:delInstrText xml:space="preserve"> REF _Ref395955846 \h </w:delInstrText>
            </w:r>
          </w:del>
        </w:ins>
      </w:moveFrom>
      <w:del w:id="4445" w:author="Vilson Lu" w:date="2014-08-22T00:20:00Z"/>
      <w:moveFrom w:id="4446" w:author="Vilson Lu" w:date="2014-08-22T00:20:00Z">
        <w:ins w:id="4447" w:author="JP Garcia" w:date="2014-08-20T21:28:00Z">
          <w:del w:id="4448" w:author="Vilson Lu" w:date="2014-08-22T02:30:00Z">
            <w:r w:rsidR="00372B98" w:rsidDel="007C3DF4">
              <w:fldChar w:fldCharType="separate"/>
            </w:r>
            <w:r w:rsidDel="007C3DF4">
              <w:delText xml:space="preserve">Figure </w:delText>
            </w:r>
            <w:r w:rsidDel="007C3DF4">
              <w:rPr>
                <w:noProof/>
              </w:rPr>
              <w:delText>3</w:delText>
            </w:r>
            <w:r w:rsidDel="007C3DF4">
              <w:noBreakHyphen/>
            </w:r>
            <w:r w:rsidDel="007C3DF4">
              <w:rPr>
                <w:noProof/>
              </w:rPr>
              <w:delText>5</w:delText>
            </w:r>
            <w:r w:rsidR="00372B98" w:rsidDel="007C3DF4">
              <w:fldChar w:fldCharType="end"/>
            </w:r>
            <w:r w:rsidDel="007C3DF4">
              <w:delText xml:space="preserve"> illustrates the architecture used by LearningPinocchio.</w:delText>
            </w:r>
          </w:del>
        </w:ins>
      </w:moveFrom>
    </w:p>
    <w:p w:rsidR="00F01ACE" w:rsidDel="007C3DF4" w:rsidRDefault="00F01ACE" w:rsidP="00F01ACE">
      <w:pPr>
        <w:pStyle w:val="Content2"/>
        <w:rPr>
          <w:ins w:id="4449" w:author="JP Garcia" w:date="2014-08-20T21:28:00Z"/>
          <w:del w:id="4450" w:author="Vilson Lu" w:date="2014-08-22T02:30:00Z"/>
        </w:rPr>
      </w:pPr>
    </w:p>
    <w:p w:rsidR="00F01ACE" w:rsidDel="007C3DF4" w:rsidRDefault="00F01ACE" w:rsidP="00F01ACE">
      <w:pPr>
        <w:pStyle w:val="Content2"/>
        <w:rPr>
          <w:ins w:id="4451" w:author="JP Garcia" w:date="2014-08-20T21:28:00Z"/>
          <w:del w:id="4452" w:author="Vilson Lu" w:date="2014-08-22T02:30:00Z"/>
        </w:rPr>
      </w:pPr>
      <w:moveFrom w:id="4453" w:author="Vilson Lu" w:date="2014-08-22T00:20:00Z">
        <w:ins w:id="4454" w:author="JP Garcia" w:date="2014-08-20T21:28:00Z">
          <w:del w:id="4455" w:author="Vilson Lu" w:date="2014-08-22T02:30:00Z">
            <w:r w:rsidDel="007C3DF4">
              <w:delText xml:space="preserve">Each module has three modes: training mode, testing mode and production mode. Training mode is responsible for inducing the rules and learn how to apply IE rules in a specific scenario. The training mode accepts two inputs. First it needs the module definition that includes set of </w:delText>
            </w:r>
            <w:r w:rsidRPr="008C70F0" w:rsidDel="007C3DF4">
              <w:rPr>
                <w:rStyle w:val="Content1Char"/>
              </w:rPr>
              <w:delText>s</w:delText>
            </w:r>
            <w:r w:rsidDel="007C3DF4">
              <w:delText>ystem parameters. Second is the preprocessed training corpus that has been tagged with XML. The output of the training mode is a set of rules that will be used in testing and production mode. The testing mode is for testing on unseen tagged corpus. This mode tells how well the module performed in a certain applications. The input for testing mode is a module with induced rules and a test corpus that has been tagged with information that neede</w:delText>
            </w:r>
            <w:r w:rsidRPr="008C70F0" w:rsidDel="007C3DF4">
              <w:rPr>
                <w:rStyle w:val="Content1Char"/>
              </w:rPr>
              <w:delText>d to be extracted. In this mode, it is still possible to retrain the model by adjusting the parameters</w:delText>
            </w:r>
            <w:r w:rsidDel="007C3DF4">
              <w:delText xml:space="preserve"> to improve performance. The output is corpus tagged with XML and a statistics on the performance of the module and details of the mistakes. The production mode is the one who will receive the tagged corpus and the XML tags to the corpus.</w:delText>
            </w:r>
          </w:del>
        </w:ins>
      </w:moveFrom>
    </w:p>
    <w:p w:rsidR="00F01ACE" w:rsidDel="007C3DF4" w:rsidRDefault="00F01ACE" w:rsidP="00F01ACE">
      <w:pPr>
        <w:pStyle w:val="Content2"/>
        <w:rPr>
          <w:ins w:id="4456" w:author="JP Garcia" w:date="2014-08-20T21:28:00Z"/>
          <w:del w:id="4457" w:author="Vilson Lu" w:date="2014-08-22T02:30:00Z"/>
        </w:rPr>
      </w:pPr>
    </w:p>
    <w:p w:rsidR="00F01ACE" w:rsidDel="007C3DF4" w:rsidRDefault="00F01ACE" w:rsidP="00F01ACE">
      <w:pPr>
        <w:pStyle w:val="Caption"/>
        <w:ind w:left="1530"/>
        <w:rPr>
          <w:ins w:id="4458" w:author="JP Garcia" w:date="2014-08-20T21:28:00Z"/>
          <w:del w:id="4459" w:author="Vilson Lu" w:date="2014-08-22T02:30:00Z"/>
        </w:rPr>
      </w:pPr>
      <w:moveFrom w:id="4460" w:author="Vilson Lu" w:date="2014-08-22T00:20:00Z">
        <w:ins w:id="4461" w:author="JP Garcia" w:date="2014-08-20T21:28:00Z">
          <w:del w:id="4462" w:author="Vilson Lu" w:date="2014-08-22T02:30:00Z">
            <w:r w:rsidDel="007C3DF4">
              <w:lastRenderedPageBreak/>
              <w:delText xml:space="preserve">Figure </w:delText>
            </w:r>
            <w:r w:rsidR="00372B98" w:rsidDel="007C3DF4">
              <w:rPr>
                <w:b w:val="0"/>
                <w:i w:val="0"/>
              </w:rPr>
              <w:fldChar w:fldCharType="begin"/>
            </w:r>
            <w:r w:rsidDel="007C3DF4">
              <w:delInstrText xml:space="preserve"> STYLEREF 1 \s </w:delInstrText>
            </w:r>
            <w:r w:rsidR="00372B98" w:rsidDel="007C3DF4">
              <w:rPr>
                <w:b w:val="0"/>
                <w:i w:val="0"/>
              </w:rPr>
              <w:fldChar w:fldCharType="separate"/>
            </w:r>
            <w:r w:rsidDel="007C3DF4">
              <w:rPr>
                <w:noProof/>
              </w:rPr>
              <w:delText>3</w:delText>
            </w:r>
            <w:r w:rsidR="00372B98" w:rsidDel="007C3DF4">
              <w:rPr>
                <w:b w:val="0"/>
                <w:i w:val="0"/>
              </w:rPr>
              <w:fldChar w:fldCharType="end"/>
            </w:r>
            <w:r w:rsidDel="007C3DF4">
              <w:noBreakHyphen/>
            </w:r>
            <w:r w:rsidR="00372B98" w:rsidDel="007C3DF4">
              <w:rPr>
                <w:b w:val="0"/>
                <w:i w:val="0"/>
              </w:rPr>
              <w:fldChar w:fldCharType="begin"/>
            </w:r>
            <w:r w:rsidDel="007C3DF4">
              <w:delInstrText xml:space="preserve"> SEQ Figure \* ARABIC \s 1 </w:delInstrText>
            </w:r>
            <w:r w:rsidR="00372B98" w:rsidDel="007C3DF4">
              <w:rPr>
                <w:b w:val="0"/>
                <w:i w:val="0"/>
              </w:rPr>
              <w:fldChar w:fldCharType="separate"/>
            </w:r>
            <w:r w:rsidDel="007C3DF4">
              <w:rPr>
                <w:noProof/>
              </w:rPr>
              <w:delText>5</w:delText>
            </w:r>
            <w:r w:rsidR="00372B98" w:rsidDel="007C3DF4">
              <w:rPr>
                <w:b w:val="0"/>
                <w:i w:val="0"/>
              </w:rPr>
              <w:fldChar w:fldCharType="end"/>
            </w:r>
            <w:r w:rsidDel="007C3DF4">
              <w:delText>. Architecture of LearningPinocchio</w:delText>
            </w:r>
          </w:del>
        </w:ins>
      </w:moveFrom>
    </w:p>
    <w:p w:rsidR="00F01ACE" w:rsidDel="007C3DF4" w:rsidRDefault="002F6E61" w:rsidP="00F01ACE">
      <w:pPr>
        <w:pStyle w:val="Content"/>
        <w:jc w:val="center"/>
        <w:rPr>
          <w:ins w:id="4463" w:author="JP Garcia" w:date="2014-08-20T21:28:00Z"/>
          <w:del w:id="4464" w:author="Vilson Lu" w:date="2014-08-22T02:30:00Z"/>
          <w:i/>
        </w:rPr>
      </w:pPr>
      <w:moveFrom w:id="4465" w:author="Vilson Lu" w:date="2014-08-22T00:20:00Z">
        <w:ins w:id="4466" w:author="JP Garcia" w:date="2014-08-20T21:28:00Z">
          <w:del w:id="4467" w:author="Vilson Lu" w:date="2014-08-22T02:30:00Z">
            <w:r>
              <w:rPr>
                <w:noProof/>
                <w:rPrChange w:id="4468" w:author="Unknown">
                  <w:rPr>
                    <w:b/>
                    <w:noProof/>
                    <w:color w:val="0563C1" w:themeColor="hyperlink"/>
                    <w:u w:val="single"/>
                  </w:rPr>
                </w:rPrChange>
              </w:rPr>
              <w:drawing>
                <wp:inline distT="0" distB="0" distL="0" distR="0">
                  <wp:extent cx="1404256" cy="2775746"/>
                  <wp:effectExtent l="25400" t="25400" r="18415" b="184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4256" cy="2775746"/>
                          </a:xfrm>
                          <a:prstGeom prst="rect">
                            <a:avLst/>
                          </a:prstGeom>
                          <a:ln w="28575" cmpd="sng">
                            <a:solidFill>
                              <a:schemeClr val="tx1"/>
                            </a:solidFill>
                          </a:ln>
                        </pic:spPr>
                      </pic:pic>
                    </a:graphicData>
                  </a:graphic>
                </wp:inline>
              </w:drawing>
            </w:r>
          </w:del>
        </w:ins>
      </w:moveFrom>
    </w:p>
    <w:p w:rsidR="00F01ACE" w:rsidDel="007C3DF4" w:rsidRDefault="00F01ACE" w:rsidP="00F01ACE">
      <w:pPr>
        <w:pStyle w:val="Content2"/>
        <w:rPr>
          <w:ins w:id="4469" w:author="JP Garcia" w:date="2014-08-20T21:28:00Z"/>
          <w:del w:id="4470" w:author="Vilson Lu" w:date="2014-08-22T02:30:00Z"/>
        </w:rPr>
      </w:pPr>
    </w:p>
    <w:p w:rsidR="00F01ACE" w:rsidDel="007C3DF4" w:rsidRDefault="00F01ACE" w:rsidP="00F01ACE">
      <w:pPr>
        <w:pStyle w:val="Content2"/>
        <w:rPr>
          <w:ins w:id="4471" w:author="JP Garcia" w:date="2014-08-20T21:28:00Z"/>
          <w:del w:id="4472" w:author="Vilson Lu" w:date="2014-08-22T02:30:00Z"/>
        </w:rPr>
      </w:pPr>
      <w:moveFrom w:id="4473" w:author="Vilson Lu" w:date="2014-08-22T00:20:00Z">
        <w:ins w:id="4474" w:author="JP Garcia" w:date="2014-08-20T21:28:00Z">
          <w:del w:id="4475" w:author="Vilson Lu" w:date="2014-08-22T02:30:00Z">
            <w:r w:rsidDel="007C3DF4">
              <w:delText>For inducing rules, LearningPinocchio uses (LP)</w:delText>
            </w:r>
            <w:r w:rsidDel="007C3DF4">
              <w:rPr>
                <w:vertAlign w:val="superscript"/>
              </w:rPr>
              <w:delText>2</w:delText>
            </w:r>
            <w:r w:rsidDel="007C3DF4">
              <w:delText xml:space="preserve">, a covering algorithm specially for user-defined IE, to learn from training corpus marked with XML tags. It is a two-step process to induce the rules that will add XML tags to the text. </w:delText>
            </w:r>
            <w:r w:rsidR="00372B98" w:rsidDel="007C3DF4">
              <w:fldChar w:fldCharType="begin"/>
            </w:r>
            <w:r w:rsidDel="007C3DF4">
              <w:delInstrText xml:space="preserve"> REF _Ref395955862 \h  \* MERGEFORMAT </w:delInstrText>
            </w:r>
          </w:del>
        </w:ins>
      </w:moveFrom>
      <w:del w:id="4476" w:author="Vilson Lu" w:date="2014-08-22T00:20:00Z"/>
      <w:moveFrom w:id="4477" w:author="Vilson Lu" w:date="2014-08-22T00:20:00Z">
        <w:ins w:id="4478" w:author="JP Garcia" w:date="2014-08-20T21:28:00Z">
          <w:del w:id="4479" w:author="Vilson Lu" w:date="2014-08-22T02:30:00Z">
            <w:r w:rsidR="00372B98" w:rsidDel="007C3DF4">
              <w:fldChar w:fldCharType="separate"/>
            </w:r>
            <w:r w:rsidDel="007C3DF4">
              <w:delText xml:space="preserve">Figure </w:delText>
            </w:r>
            <w:r w:rsidDel="007C3DF4">
              <w:rPr>
                <w:noProof/>
              </w:rPr>
              <w:delText>3</w:delText>
            </w:r>
            <w:r w:rsidDel="007C3DF4">
              <w:rPr>
                <w:noProof/>
              </w:rPr>
              <w:noBreakHyphen/>
              <w:delText>6</w:delText>
            </w:r>
            <w:r w:rsidR="00372B98" w:rsidDel="007C3DF4">
              <w:fldChar w:fldCharType="end"/>
            </w:r>
            <w:r w:rsidDel="007C3DF4">
              <w:delText xml:space="preserve"> shows the process of the inducing process of (LP)</w:delText>
            </w:r>
            <w:r w:rsidDel="007C3DF4">
              <w:rPr>
                <w:vertAlign w:val="superscript"/>
              </w:rPr>
              <w:delText>2</w:delText>
            </w:r>
            <w:r w:rsidDel="007C3DF4">
              <w:delText>. First, it induces tagging rules that will add preliminary tags. Second, it improves on the tagged rules by inducing correction rules.</w:delText>
            </w:r>
          </w:del>
        </w:ins>
      </w:moveFrom>
    </w:p>
    <w:p w:rsidR="00F01ACE" w:rsidDel="007C3DF4" w:rsidRDefault="00F01ACE" w:rsidP="00F01ACE">
      <w:pPr>
        <w:pStyle w:val="Content"/>
        <w:rPr>
          <w:ins w:id="4480" w:author="JP Garcia" w:date="2014-08-20T21:28:00Z"/>
          <w:del w:id="4481" w:author="Vilson Lu" w:date="2014-08-22T02:30:00Z"/>
        </w:rPr>
      </w:pPr>
    </w:p>
    <w:p w:rsidR="00F01ACE" w:rsidDel="007C3DF4" w:rsidRDefault="00F01ACE" w:rsidP="00F01ACE">
      <w:pPr>
        <w:pStyle w:val="Caption"/>
        <w:rPr>
          <w:ins w:id="4482" w:author="JP Garcia" w:date="2014-08-20T21:28:00Z"/>
          <w:del w:id="4483" w:author="Vilson Lu" w:date="2014-08-22T02:30:00Z"/>
        </w:rPr>
      </w:pPr>
      <w:moveFrom w:id="4484" w:author="Vilson Lu" w:date="2014-08-22T00:20:00Z">
        <w:ins w:id="4485" w:author="JP Garcia" w:date="2014-08-20T21:28:00Z">
          <w:del w:id="4486" w:author="Vilson Lu" w:date="2014-08-22T02:30:00Z">
            <w:r w:rsidDel="007C3DF4">
              <w:delText xml:space="preserve">Figure </w:delText>
            </w:r>
            <w:r w:rsidR="00372B98" w:rsidDel="007C3DF4">
              <w:rPr>
                <w:b w:val="0"/>
                <w:i w:val="0"/>
              </w:rPr>
              <w:fldChar w:fldCharType="begin"/>
            </w:r>
            <w:r w:rsidDel="007C3DF4">
              <w:delInstrText xml:space="preserve"> STYLEREF 1 \s </w:delInstrText>
            </w:r>
            <w:r w:rsidR="00372B98" w:rsidDel="007C3DF4">
              <w:rPr>
                <w:b w:val="0"/>
                <w:i w:val="0"/>
              </w:rPr>
              <w:fldChar w:fldCharType="separate"/>
            </w:r>
            <w:r w:rsidDel="007C3DF4">
              <w:rPr>
                <w:noProof/>
              </w:rPr>
              <w:delText>3</w:delText>
            </w:r>
            <w:r w:rsidR="00372B98" w:rsidDel="007C3DF4">
              <w:rPr>
                <w:b w:val="0"/>
                <w:i w:val="0"/>
              </w:rPr>
              <w:fldChar w:fldCharType="end"/>
            </w:r>
            <w:r w:rsidDel="007C3DF4">
              <w:noBreakHyphen/>
            </w:r>
            <w:r w:rsidR="00372B98" w:rsidDel="007C3DF4">
              <w:rPr>
                <w:b w:val="0"/>
                <w:i w:val="0"/>
              </w:rPr>
              <w:fldChar w:fldCharType="begin"/>
            </w:r>
            <w:r w:rsidDel="007C3DF4">
              <w:delInstrText xml:space="preserve"> SEQ Figure \* ARABIC \s 1 </w:delInstrText>
            </w:r>
            <w:r w:rsidR="00372B98" w:rsidDel="007C3DF4">
              <w:rPr>
                <w:b w:val="0"/>
                <w:i w:val="0"/>
              </w:rPr>
              <w:fldChar w:fldCharType="separate"/>
            </w:r>
            <w:r w:rsidDel="007C3DF4">
              <w:rPr>
                <w:noProof/>
              </w:rPr>
              <w:delText>6</w:delText>
            </w:r>
            <w:r w:rsidR="00372B98" w:rsidDel="007C3DF4">
              <w:rPr>
                <w:b w:val="0"/>
                <w:i w:val="0"/>
              </w:rPr>
              <w:fldChar w:fldCharType="end"/>
            </w:r>
            <w:r w:rsidDel="007C3DF4">
              <w:delText>. Rule Induction Step</w:delText>
            </w:r>
          </w:del>
        </w:ins>
      </w:moveFrom>
    </w:p>
    <w:p w:rsidR="00F01ACE" w:rsidDel="007C3DF4" w:rsidRDefault="002F6E61" w:rsidP="00F01ACE">
      <w:pPr>
        <w:pStyle w:val="Content1"/>
        <w:ind w:left="1440"/>
        <w:rPr>
          <w:ins w:id="4487" w:author="JP Garcia" w:date="2014-08-20T21:28:00Z"/>
          <w:del w:id="4488" w:author="Vilson Lu" w:date="2014-08-22T02:30:00Z"/>
        </w:rPr>
      </w:pPr>
      <w:moveFrom w:id="4489" w:author="Vilson Lu" w:date="2014-08-22T00:20:00Z">
        <w:ins w:id="4490" w:author="JP Garcia" w:date="2014-08-20T21:28:00Z">
          <w:del w:id="4491" w:author="Vilson Lu" w:date="2014-08-22T02:30:00Z">
            <w:r>
              <w:rPr>
                <w:noProof/>
                <w:rPrChange w:id="4492" w:author="Unknown">
                  <w:rPr>
                    <w:b/>
                    <w:noProof/>
                    <w:color w:val="0563C1" w:themeColor="hyperlink"/>
                    <w:u w:val="single"/>
                  </w:rPr>
                </w:rPrChange>
              </w:rPr>
              <w:drawing>
                <wp:inline distT="0" distB="0" distL="0" distR="0">
                  <wp:extent cx="5048250" cy="2561590"/>
                  <wp:effectExtent l="25400" t="25400" r="31750" b="292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048250" cy="2561590"/>
                          </a:xfrm>
                          <a:prstGeom prst="rect">
                            <a:avLst/>
                          </a:prstGeom>
                          <a:ln w="28575" cmpd="sng">
                            <a:solidFill>
                              <a:schemeClr val="tx1"/>
                            </a:solidFill>
                          </a:ln>
                        </pic:spPr>
                      </pic:pic>
                    </a:graphicData>
                  </a:graphic>
                </wp:inline>
              </w:drawing>
            </w:r>
          </w:del>
        </w:ins>
      </w:moveFrom>
    </w:p>
    <w:p w:rsidR="00F01ACE" w:rsidDel="007C3DF4" w:rsidRDefault="00F01ACE" w:rsidP="00F01ACE">
      <w:pPr>
        <w:pStyle w:val="Content2"/>
        <w:rPr>
          <w:ins w:id="4493" w:author="JP Garcia" w:date="2014-08-20T21:28:00Z"/>
          <w:del w:id="4494" w:author="Vilson Lu" w:date="2014-08-22T02:30:00Z"/>
        </w:rPr>
      </w:pPr>
    </w:p>
    <w:p w:rsidR="00F01ACE" w:rsidDel="007C3DF4" w:rsidRDefault="00F01ACE" w:rsidP="00F01ACE">
      <w:pPr>
        <w:pStyle w:val="Content2"/>
        <w:rPr>
          <w:ins w:id="4495" w:author="JP Garcia" w:date="2014-08-20T21:28:00Z"/>
          <w:del w:id="4496" w:author="Vilson Lu" w:date="2014-08-22T02:30:00Z"/>
        </w:rPr>
      </w:pPr>
      <w:moveFrom w:id="4497" w:author="Vilson Lu" w:date="2014-08-22T00:20:00Z">
        <w:ins w:id="4498" w:author="JP Garcia" w:date="2014-08-20T21:28:00Z">
          <w:del w:id="4499" w:author="Vilson Lu" w:date="2014-08-22T02:30:00Z">
            <w:r w:rsidDel="007C3DF4">
              <w:delText xml:space="preserve">A tagging rule is consist of a left-hand side, which is the pattern of conditions of sequence of words, and a right-hand side, which is the action that will insert the tags in the text. The rule induction algorithm uses positive examples to learnthe rules. Positive examples are instances that has been manually tagged by the person. For each positive examples, the algorithm first initialize rules. Then, it will generalize the rules. Lastly, it will keep the best rules. The algorithm will repeat for each positive examples. Information, like word window, lexical items, lemma, lexical category, lexical case, and user-defined semantic classes could be used as condition in the initial rules. After getting the generalizations, it </w:delText>
            </w:r>
            <w:r w:rsidDel="007C3DF4">
              <w:lastRenderedPageBreak/>
              <w:delText xml:space="preserve">will be tested on training corpus to see if they will be accepted as best rules or contextual rules. </w:delText>
            </w:r>
          </w:del>
        </w:ins>
      </w:moveFrom>
    </w:p>
    <w:p w:rsidR="00F01ACE" w:rsidDel="007C3DF4" w:rsidRDefault="00F01ACE" w:rsidP="00F01ACE">
      <w:pPr>
        <w:pStyle w:val="Content2"/>
        <w:rPr>
          <w:ins w:id="4500" w:author="JP Garcia" w:date="2014-08-20T21:28:00Z"/>
          <w:del w:id="4501" w:author="Vilson Lu" w:date="2014-08-22T02:30:00Z"/>
        </w:rPr>
      </w:pPr>
    </w:p>
    <w:p w:rsidR="00F01ACE" w:rsidDel="007C3DF4" w:rsidRDefault="00F01ACE" w:rsidP="00F01ACE">
      <w:pPr>
        <w:pStyle w:val="Content2"/>
        <w:rPr>
          <w:ins w:id="4502" w:author="JP Garcia" w:date="2014-08-20T21:28:00Z"/>
          <w:del w:id="4503" w:author="Vilson Lu" w:date="2014-08-22T02:30:00Z"/>
        </w:rPr>
      </w:pPr>
      <w:moveFrom w:id="4504" w:author="Vilson Lu" w:date="2014-08-22T00:20:00Z">
        <w:ins w:id="4505" w:author="JP Garcia" w:date="2014-08-20T21:28:00Z">
          <w:del w:id="4506" w:author="Vilson Lu" w:date="2014-08-22T02:30:00Z">
            <w:r w:rsidDel="007C3DF4">
              <w:delText>Best rules are rules that are highly dependable because they are able to cover most of the cases and their error rate is less than the threshold. These rules are sorted in decreasing number of covered cases. If the rules have the same number of matches, it is sorted according to their error rate. H</w:delText>
            </w:r>
            <w:r w:rsidRPr="008C70F0" w:rsidDel="007C3DF4">
              <w:rPr>
                <w:rStyle w:val="Content1Char"/>
              </w:rPr>
              <w:delText>o</w:delText>
            </w:r>
            <w:r w:rsidDel="007C3DF4">
              <w:delText>wever, if they have the same number of matches and error rate, the one who has 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delText>
            </w:r>
          </w:del>
        </w:ins>
      </w:moveFrom>
    </w:p>
    <w:p w:rsidR="00F01ACE" w:rsidDel="007C3DF4" w:rsidRDefault="00F01ACE" w:rsidP="00F01ACE">
      <w:pPr>
        <w:pStyle w:val="Content2"/>
        <w:rPr>
          <w:ins w:id="4507" w:author="JP Garcia" w:date="2014-08-20T21:28:00Z"/>
          <w:del w:id="4508" w:author="Vilson Lu" w:date="2014-08-22T02:30:00Z"/>
        </w:rPr>
      </w:pPr>
    </w:p>
    <w:p w:rsidR="00F01ACE" w:rsidDel="007C3DF4" w:rsidRDefault="00F01ACE" w:rsidP="00F01ACE">
      <w:pPr>
        <w:pStyle w:val="Content2"/>
        <w:rPr>
          <w:ins w:id="4509" w:author="JP Garcia" w:date="2014-08-20T21:28:00Z"/>
          <w:del w:id="4510" w:author="Vilson Lu" w:date="2014-08-22T02:30:00Z"/>
        </w:rPr>
      </w:pPr>
      <w:moveFrom w:id="4511" w:author="Vilson Lu" w:date="2014-08-22T00:20:00Z">
        <w:ins w:id="4512" w:author="JP Garcia" w:date="2014-08-20T21:28:00Z">
          <w:del w:id="4513" w:author="Vilson Lu" w:date="2014-08-22T02:30:00Z">
            <w:r w:rsidDel="007C3DF4">
              <w:delText xml:space="preserve">Correction inducing rules are almost the same as the inducing rules. The difference is that the left hand side of the correction inducing rules contains the text and the tags and the right hand side, instead of adding tags, is shifting the misplaced tags. To select and apply the correction rules, the same algorithm as the inducing rules are used. </w:delText>
            </w:r>
            <w:r w:rsidR="00372B98" w:rsidDel="007C3DF4">
              <w:fldChar w:fldCharType="begin"/>
            </w:r>
            <w:r w:rsidDel="007C3DF4">
              <w:delInstrText xml:space="preserve"> REF _Ref395955893 \h </w:delInstrText>
            </w:r>
          </w:del>
        </w:ins>
      </w:moveFrom>
      <w:del w:id="4514" w:author="Vilson Lu" w:date="2014-08-22T00:20:00Z"/>
      <w:moveFrom w:id="4515" w:author="Vilson Lu" w:date="2014-08-22T00:20:00Z">
        <w:ins w:id="4516" w:author="JP Garcia" w:date="2014-08-20T21:28:00Z">
          <w:del w:id="4517" w:author="Vilson Lu" w:date="2014-08-22T02:30:00Z">
            <w:r w:rsidR="00372B98" w:rsidDel="007C3DF4">
              <w:fldChar w:fldCharType="separate"/>
            </w:r>
            <w:r w:rsidDel="007C3DF4">
              <w:delText xml:space="preserve">Figure </w:delText>
            </w:r>
            <w:r w:rsidDel="007C3DF4">
              <w:rPr>
                <w:noProof/>
              </w:rPr>
              <w:delText>3</w:delText>
            </w:r>
            <w:r w:rsidDel="007C3DF4">
              <w:noBreakHyphen/>
            </w:r>
            <w:r w:rsidDel="007C3DF4">
              <w:rPr>
                <w:noProof/>
              </w:rPr>
              <w:delText>7</w:delText>
            </w:r>
            <w:r w:rsidR="00372B98" w:rsidDel="007C3DF4">
              <w:fldChar w:fldCharType="end"/>
            </w:r>
            <w:r w:rsidDel="007C3DF4">
              <w:delText xml:space="preserve"> illustrates the algorithm used by LearningPinocchio for choosing the best rules.</w:delText>
            </w:r>
          </w:del>
        </w:ins>
      </w:moveFrom>
    </w:p>
    <w:p w:rsidR="00F01ACE" w:rsidDel="007C3DF4" w:rsidRDefault="00F01ACE" w:rsidP="00F01ACE">
      <w:pPr>
        <w:pStyle w:val="Content"/>
        <w:rPr>
          <w:ins w:id="4518" w:author="JP Garcia" w:date="2014-08-20T21:28:00Z"/>
          <w:del w:id="4519" w:author="Vilson Lu" w:date="2014-08-22T02:30:00Z"/>
        </w:rPr>
      </w:pPr>
    </w:p>
    <w:p w:rsidR="00F01ACE" w:rsidDel="007C3DF4" w:rsidRDefault="00F01ACE" w:rsidP="00F01ACE">
      <w:pPr>
        <w:pStyle w:val="Caption"/>
        <w:ind w:left="720" w:firstLine="720"/>
        <w:rPr>
          <w:ins w:id="4520" w:author="JP Garcia" w:date="2014-08-20T21:28:00Z"/>
          <w:del w:id="4521" w:author="Vilson Lu" w:date="2014-08-22T02:30:00Z"/>
        </w:rPr>
      </w:pPr>
      <w:moveFrom w:id="4522" w:author="Vilson Lu" w:date="2014-08-22T00:20:00Z">
        <w:ins w:id="4523" w:author="JP Garcia" w:date="2014-08-20T21:28:00Z">
          <w:del w:id="4524" w:author="Vilson Lu" w:date="2014-08-22T02:30:00Z">
            <w:r w:rsidDel="007C3DF4">
              <w:delText xml:space="preserve">Figure </w:delText>
            </w:r>
            <w:r w:rsidR="00372B98" w:rsidDel="007C3DF4">
              <w:rPr>
                <w:b w:val="0"/>
                <w:i w:val="0"/>
              </w:rPr>
              <w:fldChar w:fldCharType="begin"/>
            </w:r>
            <w:r w:rsidDel="007C3DF4">
              <w:delInstrText xml:space="preserve"> STYLEREF 1 \s </w:delInstrText>
            </w:r>
            <w:r w:rsidR="00372B98" w:rsidDel="007C3DF4">
              <w:rPr>
                <w:b w:val="0"/>
                <w:i w:val="0"/>
              </w:rPr>
              <w:fldChar w:fldCharType="separate"/>
            </w:r>
            <w:r w:rsidDel="007C3DF4">
              <w:rPr>
                <w:noProof/>
              </w:rPr>
              <w:delText>3</w:delText>
            </w:r>
            <w:r w:rsidR="00372B98" w:rsidDel="007C3DF4">
              <w:rPr>
                <w:b w:val="0"/>
                <w:i w:val="0"/>
              </w:rPr>
              <w:fldChar w:fldCharType="end"/>
            </w:r>
            <w:r w:rsidDel="007C3DF4">
              <w:noBreakHyphen/>
            </w:r>
            <w:r w:rsidR="00372B98" w:rsidDel="007C3DF4">
              <w:rPr>
                <w:b w:val="0"/>
                <w:i w:val="0"/>
              </w:rPr>
              <w:fldChar w:fldCharType="begin"/>
            </w:r>
            <w:r w:rsidDel="007C3DF4">
              <w:delInstrText xml:space="preserve"> SEQ Figure \* ARABIC \s 1 </w:delInstrText>
            </w:r>
            <w:r w:rsidR="00372B98" w:rsidDel="007C3DF4">
              <w:rPr>
                <w:b w:val="0"/>
                <w:i w:val="0"/>
              </w:rPr>
              <w:fldChar w:fldCharType="separate"/>
            </w:r>
            <w:r w:rsidDel="007C3DF4">
              <w:rPr>
                <w:noProof/>
              </w:rPr>
              <w:delText>7</w:delText>
            </w:r>
            <w:r w:rsidR="00372B98" w:rsidDel="007C3DF4">
              <w:rPr>
                <w:b w:val="0"/>
                <w:i w:val="0"/>
              </w:rPr>
              <w:fldChar w:fldCharType="end"/>
            </w:r>
            <w:r w:rsidDel="007C3DF4">
              <w:delText>. Algorithm for Choosing the Best Rules</w:delText>
            </w:r>
          </w:del>
        </w:ins>
      </w:moveFrom>
    </w:p>
    <w:p w:rsidR="00F01ACE" w:rsidDel="007C3DF4" w:rsidRDefault="002F6E61" w:rsidP="00F01ACE">
      <w:pPr>
        <w:pStyle w:val="Content"/>
        <w:jc w:val="center"/>
        <w:rPr>
          <w:ins w:id="4525" w:author="JP Garcia" w:date="2014-08-20T21:28:00Z"/>
          <w:del w:id="4526" w:author="Vilson Lu" w:date="2014-08-22T02:30:00Z"/>
        </w:rPr>
      </w:pPr>
      <w:moveFrom w:id="4527" w:author="Vilson Lu" w:date="2014-08-22T00:20:00Z">
        <w:ins w:id="4528" w:author="JP Garcia" w:date="2014-08-20T21:28:00Z">
          <w:del w:id="4529" w:author="Vilson Lu" w:date="2014-08-22T02:30:00Z">
            <w:r>
              <w:rPr>
                <w:noProof/>
                <w:rPrChange w:id="4530" w:author="Unknown">
                  <w:rPr>
                    <w:b/>
                    <w:noProof/>
                    <w:color w:val="0563C1" w:themeColor="hyperlink"/>
                    <w:u w:val="single"/>
                  </w:rPr>
                </w:rPrChange>
              </w:rPr>
              <w:drawing>
                <wp:inline distT="0" distB="0" distL="0" distR="0">
                  <wp:extent cx="2911156" cy="4495800"/>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2299" cy="4513009"/>
                          </a:xfrm>
                          <a:prstGeom prst="rect">
                            <a:avLst/>
                          </a:prstGeom>
                        </pic:spPr>
                      </pic:pic>
                    </a:graphicData>
                  </a:graphic>
                </wp:inline>
              </w:drawing>
            </w:r>
          </w:del>
        </w:ins>
      </w:moveFrom>
    </w:p>
    <w:p w:rsidR="00F01ACE" w:rsidRPr="00796DC0" w:rsidDel="007C3DF4" w:rsidRDefault="00F01ACE" w:rsidP="00F01ACE">
      <w:pPr>
        <w:pStyle w:val="Content2"/>
        <w:rPr>
          <w:ins w:id="4531" w:author="JP Garcia" w:date="2014-08-20T21:28:00Z"/>
          <w:del w:id="4532" w:author="Vilson Lu" w:date="2014-08-22T02:30:00Z"/>
        </w:rPr>
      </w:pPr>
    </w:p>
    <w:p w:rsidR="00F01ACE" w:rsidRPr="00DF1FEC" w:rsidDel="007C3DF4" w:rsidRDefault="00F01ACE" w:rsidP="00F01ACE">
      <w:pPr>
        <w:pStyle w:val="Content2"/>
        <w:rPr>
          <w:ins w:id="4533" w:author="JP Garcia" w:date="2014-08-20T21:28:00Z"/>
          <w:del w:id="4534" w:author="Vilson Lu" w:date="2014-08-22T02:30:00Z"/>
        </w:rPr>
      </w:pPr>
      <w:moveFrom w:id="4535" w:author="Vilson Lu" w:date="2014-08-22T00:20:00Z">
        <w:ins w:id="4536" w:author="JP Garcia" w:date="2014-08-20T21:28:00Z">
          <w:del w:id="4537" w:author="Vilson Lu" w:date="2014-08-22T02:30:00Z">
            <w:r w:rsidRPr="00DF1FEC" w:rsidDel="007C3DF4">
              <w:delText xml:space="preserve">The information extraction process of LearningPinocchio consists of four (4) steps: initial tagging, contextual tagging, correction, and validation. The initial tagging will first tag the text. Next, the contextual tagging will further tags those that are missed by the initial tagging, until no more tags can be placed. The third step will correct the errors. Last step will validate the tags. </w:delText>
            </w:r>
            <w:r w:rsidR="00372B98" w:rsidDel="007C3DF4">
              <w:fldChar w:fldCharType="begin"/>
            </w:r>
            <w:r w:rsidDel="007C3DF4">
              <w:delInstrText xml:space="preserve"> REF _Ref395955950 \h </w:delInstrText>
            </w:r>
          </w:del>
        </w:ins>
      </w:moveFrom>
      <w:del w:id="4538" w:author="Vilson Lu" w:date="2014-08-22T00:20:00Z"/>
      <w:moveFrom w:id="4539" w:author="Vilson Lu" w:date="2014-08-22T00:20:00Z">
        <w:ins w:id="4540" w:author="JP Garcia" w:date="2014-08-20T21:28:00Z">
          <w:del w:id="4541" w:author="Vilson Lu" w:date="2014-08-22T02:30:00Z">
            <w:r w:rsidR="00372B98" w:rsidDel="007C3DF4">
              <w:fldChar w:fldCharType="separate"/>
            </w:r>
            <w:r w:rsidDel="007C3DF4">
              <w:delText xml:space="preserve">Figure </w:delText>
            </w:r>
            <w:r w:rsidDel="007C3DF4">
              <w:rPr>
                <w:noProof/>
              </w:rPr>
              <w:delText>3</w:delText>
            </w:r>
            <w:r w:rsidDel="007C3DF4">
              <w:noBreakHyphen/>
            </w:r>
            <w:r w:rsidDel="007C3DF4">
              <w:rPr>
                <w:noProof/>
              </w:rPr>
              <w:delText>8</w:delText>
            </w:r>
            <w:r w:rsidR="00372B98" w:rsidDel="007C3DF4">
              <w:fldChar w:fldCharType="end"/>
            </w:r>
            <w:r w:rsidRPr="00DF1FEC" w:rsidDel="007C3DF4">
              <w:delText xml:space="preserve"> shows the process of the information extraction.</w:delText>
            </w:r>
          </w:del>
        </w:ins>
      </w:moveFrom>
    </w:p>
    <w:p w:rsidR="00F01ACE" w:rsidRPr="00915BA7" w:rsidDel="007C3DF4" w:rsidRDefault="00F01ACE" w:rsidP="00F01ACE">
      <w:pPr>
        <w:pStyle w:val="Content2"/>
        <w:rPr>
          <w:ins w:id="4542" w:author="JP Garcia" w:date="2014-08-20T21:28:00Z"/>
          <w:del w:id="4543" w:author="Vilson Lu" w:date="2014-08-22T02:30:00Z"/>
          <w:b/>
          <w:i/>
        </w:rPr>
      </w:pPr>
    </w:p>
    <w:p w:rsidR="00F01ACE" w:rsidDel="007C3DF4" w:rsidRDefault="00F01ACE" w:rsidP="00F01ACE">
      <w:pPr>
        <w:pStyle w:val="Caption"/>
        <w:ind w:firstLine="720"/>
        <w:jc w:val="both"/>
        <w:rPr>
          <w:ins w:id="4544" w:author="JP Garcia" w:date="2014-08-20T21:28:00Z"/>
          <w:del w:id="4545" w:author="Vilson Lu" w:date="2014-08-22T02:30:00Z"/>
        </w:rPr>
      </w:pPr>
      <w:moveFrom w:id="4546" w:author="Vilson Lu" w:date="2014-08-22T00:20:00Z">
        <w:ins w:id="4547" w:author="JP Garcia" w:date="2014-08-20T21:28:00Z">
          <w:del w:id="4548" w:author="Vilson Lu" w:date="2014-08-22T02:30:00Z">
            <w:r w:rsidDel="007C3DF4">
              <w:delText xml:space="preserve">Figure </w:delText>
            </w:r>
            <w:r w:rsidR="00372B98" w:rsidDel="007C3DF4">
              <w:rPr>
                <w:b w:val="0"/>
                <w:i w:val="0"/>
              </w:rPr>
              <w:fldChar w:fldCharType="begin"/>
            </w:r>
            <w:r w:rsidDel="007C3DF4">
              <w:delInstrText xml:space="preserve"> STYLEREF 1 \s </w:delInstrText>
            </w:r>
            <w:r w:rsidR="00372B98" w:rsidDel="007C3DF4">
              <w:rPr>
                <w:b w:val="0"/>
                <w:i w:val="0"/>
              </w:rPr>
              <w:fldChar w:fldCharType="separate"/>
            </w:r>
            <w:r w:rsidDel="007C3DF4">
              <w:rPr>
                <w:noProof/>
              </w:rPr>
              <w:delText>3</w:delText>
            </w:r>
            <w:r w:rsidR="00372B98" w:rsidDel="007C3DF4">
              <w:rPr>
                <w:b w:val="0"/>
                <w:i w:val="0"/>
              </w:rPr>
              <w:fldChar w:fldCharType="end"/>
            </w:r>
            <w:r w:rsidDel="007C3DF4">
              <w:noBreakHyphen/>
            </w:r>
            <w:r w:rsidR="00372B98" w:rsidDel="007C3DF4">
              <w:rPr>
                <w:b w:val="0"/>
                <w:i w:val="0"/>
              </w:rPr>
              <w:fldChar w:fldCharType="begin"/>
            </w:r>
            <w:r w:rsidDel="007C3DF4">
              <w:delInstrText xml:space="preserve"> SEQ Figure \* ARABIC \s 1 </w:delInstrText>
            </w:r>
            <w:r w:rsidR="00372B98" w:rsidDel="007C3DF4">
              <w:rPr>
                <w:b w:val="0"/>
                <w:i w:val="0"/>
              </w:rPr>
              <w:fldChar w:fldCharType="separate"/>
            </w:r>
            <w:r w:rsidDel="007C3DF4">
              <w:rPr>
                <w:noProof/>
              </w:rPr>
              <w:delText>8</w:delText>
            </w:r>
            <w:r w:rsidR="00372B98" w:rsidDel="007C3DF4">
              <w:rPr>
                <w:b w:val="0"/>
                <w:i w:val="0"/>
              </w:rPr>
              <w:fldChar w:fldCharType="end"/>
            </w:r>
            <w:r w:rsidDel="007C3DF4">
              <w:delText xml:space="preserve">. </w:delText>
            </w:r>
            <w:r w:rsidRPr="00B50128" w:rsidDel="007C3DF4">
              <w:delText>Information Extraction Process of LearningPinocchio</w:delText>
            </w:r>
          </w:del>
        </w:ins>
      </w:moveFrom>
    </w:p>
    <w:p w:rsidR="00F01ACE" w:rsidDel="007C3DF4" w:rsidRDefault="002F6E61" w:rsidP="00F01ACE">
      <w:pPr>
        <w:pStyle w:val="Content"/>
        <w:rPr>
          <w:ins w:id="4549" w:author="JP Garcia" w:date="2014-08-20T21:28:00Z"/>
          <w:del w:id="4550" w:author="Vilson Lu" w:date="2014-08-22T02:30:00Z"/>
        </w:rPr>
      </w:pPr>
      <w:moveFrom w:id="4551" w:author="Vilson Lu" w:date="2014-08-22T00:20:00Z">
        <w:ins w:id="4552" w:author="JP Garcia" w:date="2014-08-20T21:28:00Z">
          <w:del w:id="4553" w:author="Vilson Lu" w:date="2014-08-22T02:30:00Z">
            <w:r>
              <w:rPr>
                <w:noProof/>
                <w:rPrChange w:id="4554" w:author="Unknown">
                  <w:rPr>
                    <w:b/>
                    <w:noProof/>
                    <w:color w:val="0563C1" w:themeColor="hyperlink"/>
                    <w:u w:val="single"/>
                  </w:rPr>
                </w:rPrChange>
              </w:rPr>
              <w:drawing>
                <wp:inline distT="0" distB="0" distL="0" distR="0">
                  <wp:extent cx="5029200" cy="1603002"/>
                  <wp:effectExtent l="25400" t="25400" r="25400" b="228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1603002"/>
                          </a:xfrm>
                          <a:prstGeom prst="rect">
                            <a:avLst/>
                          </a:prstGeom>
                          <a:ln w="28575" cmpd="sng">
                            <a:solidFill>
                              <a:schemeClr val="tx1"/>
                            </a:solidFill>
                          </a:ln>
                        </pic:spPr>
                      </pic:pic>
                    </a:graphicData>
                  </a:graphic>
                </wp:inline>
              </w:drawing>
            </w:r>
          </w:del>
        </w:ins>
      </w:moveFrom>
    </w:p>
    <w:p w:rsidR="00F01ACE" w:rsidDel="007C3DF4" w:rsidRDefault="00F01ACE" w:rsidP="00F01ACE">
      <w:pPr>
        <w:pStyle w:val="Content2"/>
        <w:rPr>
          <w:ins w:id="4555" w:author="JP Garcia" w:date="2014-08-20T21:28:00Z"/>
          <w:del w:id="4556" w:author="Vilson Lu" w:date="2014-08-22T02:30:00Z"/>
        </w:rPr>
      </w:pPr>
    </w:p>
    <w:p w:rsidR="00F01ACE" w:rsidRPr="00F54136" w:rsidDel="007C3DF4" w:rsidRDefault="00F01ACE" w:rsidP="00F01ACE">
      <w:pPr>
        <w:pStyle w:val="Content2"/>
        <w:rPr>
          <w:ins w:id="4557" w:author="JP Garcia" w:date="2014-08-20T21:28:00Z"/>
          <w:del w:id="4558" w:author="Vilson Lu" w:date="2014-08-22T02:30:00Z"/>
        </w:rPr>
      </w:pPr>
      <w:moveFrom w:id="4559" w:author="Vilson Lu" w:date="2014-08-22T00:20:00Z">
        <w:ins w:id="4560" w:author="JP Garcia" w:date="2014-08-20T21:28:00Z">
          <w:del w:id="4561" w:author="Vilson Lu" w:date="2014-08-22T02:30:00Z">
            <w:r w:rsidRPr="00F54136" w:rsidDel="007C3DF4">
              <w:delText xml:space="preserve">LearningPinocchio was tested in two languages, English and Italian. They trained the system on a corpus and tested the induced rules on unseen texts. They tested the system in two tasks: CMU Seminar announcements and Austin job announcements. </w:delText>
            </w:r>
          </w:del>
        </w:ins>
      </w:moveFrom>
    </w:p>
    <w:p w:rsidR="00F01ACE" w:rsidRPr="00F54136" w:rsidDel="007C3DF4" w:rsidRDefault="00F01ACE" w:rsidP="00F01ACE">
      <w:pPr>
        <w:pStyle w:val="Content2"/>
        <w:rPr>
          <w:ins w:id="4562" w:author="JP Garcia" w:date="2014-08-20T21:28:00Z"/>
          <w:del w:id="4563" w:author="Vilson Lu" w:date="2014-08-22T02:30:00Z"/>
        </w:rPr>
      </w:pPr>
    </w:p>
    <w:p w:rsidR="00F01ACE" w:rsidRPr="00F54136" w:rsidDel="007C3DF4" w:rsidRDefault="00F01ACE" w:rsidP="00F01ACE">
      <w:pPr>
        <w:pStyle w:val="Content2"/>
        <w:rPr>
          <w:ins w:id="4564" w:author="JP Garcia" w:date="2014-08-20T21:28:00Z"/>
          <w:del w:id="4565" w:author="Vilson Lu" w:date="2014-08-22T02:30:00Z"/>
        </w:rPr>
      </w:pPr>
      <w:moveFrom w:id="4566" w:author="Vilson Lu" w:date="2014-08-22T00:20:00Z">
        <w:ins w:id="4567" w:author="JP Garcia" w:date="2014-08-20T21:28:00Z">
          <w:del w:id="4568" w:author="Vilson Lu" w:date="2014-08-22T02:30:00Z">
            <w:r w:rsidRPr="00F54136" w:rsidDel="007C3DF4">
              <w:delText>On CMU Seminar announcements, they performed tokenization and POS tagging. They did not do a gazetteer for a fair comparison. The IE must be able to extract speaker name, start time, end time, and location. They compared it to Rapier, symbolic-based (Califf, 1998), BWI, symbolic ba</w:delText>
            </w:r>
            <w:r w:rsidRPr="008C70F0" w:rsidDel="007C3DF4">
              <w:rPr>
                <w:rStyle w:val="Content1Char"/>
              </w:rPr>
              <w:delText>s</w:delText>
            </w:r>
            <w:r w:rsidRPr="00F54136" w:rsidDel="007C3DF4">
              <w:delText>ed, (Freitag &amp; Kushmerick, 2000), SRV, WHISK (Soderland, 1999), and HMM, statistic-based (Freitag &amp; McCallum, 1999).  Based on the results, (LP)</w:delText>
            </w:r>
            <w:r w:rsidRPr="00E67FFD" w:rsidDel="007C3DF4">
              <w:rPr>
                <w:vertAlign w:val="superscript"/>
              </w:rPr>
              <w:delText>2</w:delText>
            </w:r>
            <w:r w:rsidRPr="00F54136" w:rsidDel="007C3DF4">
              <w:delText xml:space="preserve"> was able to achieve the highest score among the IE systems. (LP)</w:delText>
            </w:r>
            <w:r w:rsidRPr="00787C47" w:rsidDel="007C3DF4">
              <w:rPr>
                <w:vertAlign w:val="superscript"/>
              </w:rPr>
              <w:delText xml:space="preserve">2 </w:delText>
            </w:r>
            <w:r w:rsidRPr="00F54136" w:rsidDel="007C3DF4">
              <w:delText>was able to accurately extract the start time and end time, with 99.0% and 95% f-measure, respectively. However, it had difficulty in location and speaker name with f-measure 77.6% and 75.1%, respectively.  Overall, (LP)</w:delText>
            </w:r>
            <w:r w:rsidRPr="00E67FFD" w:rsidDel="007C3DF4">
              <w:rPr>
                <w:vertAlign w:val="superscript"/>
              </w:rPr>
              <w:delText>2</w:delText>
            </w:r>
            <w:r w:rsidRPr="00F54136" w:rsidDel="007C3DF4">
              <w:delText xml:space="preserve"> has the highest performance in All Slots with score 86.0%.</w:delText>
            </w:r>
          </w:del>
        </w:ins>
      </w:moveFrom>
    </w:p>
    <w:p w:rsidR="00F01ACE" w:rsidRPr="00F54136" w:rsidDel="007C3DF4" w:rsidRDefault="00F01ACE" w:rsidP="00F01ACE">
      <w:pPr>
        <w:pStyle w:val="Content2"/>
        <w:rPr>
          <w:ins w:id="4569" w:author="JP Garcia" w:date="2014-08-20T21:28:00Z"/>
          <w:del w:id="4570" w:author="Vilson Lu" w:date="2014-08-22T02:30:00Z"/>
        </w:rPr>
      </w:pPr>
    </w:p>
    <w:p w:rsidR="00F01ACE" w:rsidDel="007C3DF4" w:rsidRDefault="00F01ACE" w:rsidP="00F01ACE">
      <w:pPr>
        <w:pStyle w:val="Content2"/>
        <w:rPr>
          <w:ins w:id="4571" w:author="JP Garcia" w:date="2014-08-20T21:28:00Z"/>
          <w:del w:id="4572" w:author="Vilson Lu" w:date="2014-08-22T02:30:00Z"/>
        </w:rPr>
      </w:pPr>
      <w:moveFrom w:id="4573" w:author="Vilson Lu" w:date="2014-08-22T00:20:00Z">
        <w:ins w:id="4574" w:author="JP Garcia" w:date="2014-08-20T21:28:00Z">
          <w:del w:id="4575" w:author="Vilson Lu" w:date="2014-08-22T02:30:00Z">
            <w:r w:rsidRPr="00F54136" w:rsidDel="007C3DF4">
              <w:delText>On Austin job announcements, the IE systems must be able to extract message id, job title, salary offered, company offering the job, recruiter, state, city and country where the job is offered programming language, platform, application area, required and desired years of experience, required and desired degree and posting date. They performed the same preprocessing as on the CMU Seminar announcements. Based on the results, (LP)</w:delText>
            </w:r>
            <w:r w:rsidRPr="00E67FFD" w:rsidDel="007C3DF4">
              <w:rPr>
                <w:sz w:val="21"/>
                <w:vertAlign w:val="superscript"/>
              </w:rPr>
              <w:delText>2</w:delText>
            </w:r>
            <w:r w:rsidRPr="00F54136" w:rsidDel="007C3DF4">
              <w:delText xml:space="preserve"> outperformed Rapier in almost all the aspects. Rapier was able to outperformed (LP)</w:delText>
            </w:r>
            <w:r w:rsidRPr="00E67FFD" w:rsidDel="007C3DF4">
              <w:rPr>
                <w:vertAlign w:val="superscript"/>
              </w:rPr>
              <w:delText>2</w:delText>
            </w:r>
            <w:r w:rsidRPr="00F54136" w:rsidDel="007C3DF4">
              <w:delText xml:space="preserve"> in salary, desired year, and desired degree. But in the overall performance, (LP)</w:delText>
            </w:r>
            <w:r w:rsidRPr="00E67FFD" w:rsidDel="007C3DF4">
              <w:rPr>
                <w:vertAlign w:val="superscript"/>
              </w:rPr>
              <w:delText>2</w:delText>
            </w:r>
            <w:r w:rsidRPr="00F54136" w:rsidDel="007C3DF4">
              <w:delText xml:space="preserve">  has a higher performance in All Slots with score 84.1%.</w:delText>
            </w:r>
          </w:del>
        </w:ins>
      </w:moveFrom>
    </w:p>
    <w:p w:rsidR="00F01ACE" w:rsidDel="007C3DF4" w:rsidRDefault="00F01ACE" w:rsidP="00F01ACE">
      <w:pPr>
        <w:pStyle w:val="Content2"/>
        <w:rPr>
          <w:ins w:id="4576" w:author="JP Garcia" w:date="2014-08-20T21:28:00Z"/>
          <w:del w:id="4577" w:author="Vilson Lu" w:date="2014-08-22T02:30:00Z"/>
        </w:rPr>
      </w:pPr>
    </w:p>
    <w:moveFromRangeEnd w:id="4430"/>
    <w:p w:rsidR="002F6E61" w:rsidRDefault="00AD0972">
      <w:pPr>
        <w:pStyle w:val="Heading5"/>
        <w:rPr>
          <w:ins w:id="4578" w:author="Vilson Lu" w:date="2014-08-22T00:19:00Z"/>
        </w:rPr>
        <w:pPrChange w:id="4579" w:author="Vilson Lu" w:date="2014-08-22T00:19:00Z">
          <w:pPr>
            <w:pStyle w:val="Heading4"/>
          </w:pPr>
        </w:pPrChange>
      </w:pPr>
      <w:ins w:id="4580" w:author="Vilson Lu" w:date="2014-08-22T00:19:00Z">
        <w:r>
          <w:t>EVIUS (Turmo &amp; Rodriguez, 2000)</w:t>
        </w:r>
      </w:ins>
    </w:p>
    <w:p w:rsidR="00AD0972" w:rsidRDefault="00AD0972" w:rsidP="00AD0972">
      <w:pPr>
        <w:pStyle w:val="Content2"/>
        <w:rPr>
          <w:ins w:id="4581" w:author="Vilson Lu" w:date="2014-08-22T00:19:00Z"/>
        </w:rPr>
      </w:pPr>
      <w:ins w:id="4582" w:author="Vilson Lu" w:date="2014-08-22T00:19:00Z">
        <w:r>
          <w:tab/>
        </w:r>
        <w:r>
          <w:tab/>
        </w:r>
      </w:ins>
    </w:p>
    <w:p w:rsidR="00AD0972" w:rsidRDefault="00AD0972" w:rsidP="00AD0972">
      <w:pPr>
        <w:pStyle w:val="Content2"/>
        <w:rPr>
          <w:ins w:id="4583" w:author="Vilson Lu" w:date="2014-08-22T00:19:00Z"/>
        </w:rPr>
      </w:pPr>
      <w:ins w:id="4584" w:author="Vilson Lu" w:date="2014-08-22T00:19:00Z">
        <w:r>
          <w:t xml:space="preserve">EVIUS is a multi-concept learning system for free text that follows a multi-strategy constructive learning (MCL) approach. The system also supports insufficient amounts of training corpora. M-TURBIO is the multilingual IE system where EVIUS is </w:t>
        </w:r>
      </w:ins>
      <w:ins w:id="4585" w:author="PF" w:date="2015-02-05T16:29:00Z">
        <w:r w:rsidR="00C436FA">
          <w:t>its</w:t>
        </w:r>
      </w:ins>
      <w:ins w:id="4586" w:author="Vilson Lu" w:date="2014-08-22T00:19:00Z">
        <w:del w:id="4587" w:author="PF" w:date="2015-02-05T16:29:00Z">
          <w:r w:rsidDel="00C436FA">
            <w:delText>a</w:delText>
          </w:r>
        </w:del>
        <w:r>
          <w:t xml:space="preserve"> component. The system’s input is both a partially</w:t>
        </w:r>
      </w:ins>
      <w:ins w:id="4588" w:author="PF" w:date="2015-02-05T16:29:00Z">
        <w:r w:rsidR="00C436FA">
          <w:t xml:space="preserve"> </w:t>
        </w:r>
      </w:ins>
      <w:ins w:id="4589" w:author="Vilson Lu" w:date="2014-08-22T00:19:00Z">
        <w:del w:id="4590" w:author="PF" w:date="2015-02-05T16:29:00Z">
          <w:r w:rsidDel="00C436FA">
            <w:delText>-</w:delText>
          </w:r>
        </w:del>
        <w:r>
          <w:t>parsed semantically</w:t>
        </w:r>
      </w:ins>
      <w:ins w:id="4591" w:author="PF" w:date="2015-02-05T16:29:00Z">
        <w:r w:rsidR="00C436FA">
          <w:t xml:space="preserve"> </w:t>
        </w:r>
      </w:ins>
      <w:ins w:id="4592" w:author="Vilson Lu" w:date="2014-08-22T00:19:00Z">
        <w:del w:id="4593" w:author="PF" w:date="2015-02-05T16:29:00Z">
          <w:r w:rsidDel="00C436FA">
            <w:delText>-</w:delText>
          </w:r>
        </w:del>
        <w:r>
          <w:t>tagged training corpus and a description of the desired target structure. The system’s approach to learn is by using MCL with constructive learning, closed-loop learning</w:t>
        </w:r>
      </w:ins>
      <w:ins w:id="4594" w:author="PF" w:date="2015-02-05T16:29:00Z">
        <w:r w:rsidR="00C436FA">
          <w:t>,</w:t>
        </w:r>
      </w:ins>
      <w:ins w:id="4595" w:author="Vilson Lu" w:date="2014-08-22T00:19:00Z">
        <w:r>
          <w:t xml:space="preserve"> and deductive restructuring (Ko, 1998). EVIUS decides which concepts to learn and</w:t>
        </w:r>
        <w:del w:id="4596" w:author="PF" w:date="2015-02-05T16:29:00Z">
          <w:r w:rsidDel="00C436FA">
            <w:delText>,</w:delText>
          </w:r>
        </w:del>
        <w:r>
          <w:t xml:space="preserve"> updates the IE rule sets continuously. The system uses FOIL (First-Order Induction Learning) (Quinlan, 1990) to create an initial rule set from a set of positive and negative examples. Positive examples can be selected using a friendly environment either as text and ontology relations. Negative examples are automatically selected. </w:t>
        </w:r>
        <w:commentRangeStart w:id="4597"/>
        <w:r>
          <w:t xml:space="preserve">If </w:t>
        </w:r>
        <w:del w:id="4598" w:author="PF" w:date="2015-02-05T16:30:00Z">
          <w:r w:rsidDel="00C436FA">
            <w:delText xml:space="preserve">there are </w:delText>
          </w:r>
        </w:del>
        <w:r>
          <w:t>any uncovered positive examples remain</w:t>
        </w:r>
        <w:del w:id="4599" w:author="PF" w:date="2015-02-05T16:30:00Z">
          <w:r w:rsidDel="00C436FA">
            <w:delText>s</w:delText>
          </w:r>
        </w:del>
        <w:r>
          <w:t xml:space="preserve"> after using FOIL, this is because there are insufficient examples.</w:t>
        </w:r>
      </w:ins>
      <w:commentRangeEnd w:id="4597"/>
      <w:r w:rsidR="00C436FA">
        <w:rPr>
          <w:rStyle w:val="CommentReference"/>
        </w:rPr>
        <w:commentReference w:id="4597"/>
      </w:r>
      <w:ins w:id="4600" w:author="Vilson Lu" w:date="2014-08-22T00:19:00Z">
        <w:r>
          <w:t xml:space="preserve"> The system tries to develop recall by growing the positive examples with artificial examples (pseudo-</w:t>
        </w:r>
        <w:r w:rsidRPr="00157E4C">
          <w:rPr>
            <w:rStyle w:val="Content2Char"/>
          </w:rPr>
          <w:t>e</w:t>
        </w:r>
        <w:r>
          <w:t xml:space="preserve">xamples). Combining the uncovered example vector and a randomly selected covered vector makes a pseudo-example. This is done as follows: </w:t>
        </w:r>
        <w:del w:id="4601" w:author="PF" w:date="2015-02-05T16:31:00Z">
          <w:r w:rsidDel="00C436FA">
            <w:lastRenderedPageBreak/>
            <w:delText>f</w:delText>
          </w:r>
        </w:del>
      </w:ins>
      <w:ins w:id="4602" w:author="PF" w:date="2015-02-05T16:31:00Z">
        <w:r w:rsidR="00C436FA">
          <w:t>F</w:t>
        </w:r>
      </w:ins>
      <w:ins w:id="4603" w:author="Vilson Lu" w:date="2014-08-22T00:19:00Z">
        <w:r>
          <w:t xml:space="preserve">or each dimension, one of both possible values is randomly selected as </w:t>
        </w:r>
      </w:ins>
      <w:ins w:id="4604" w:author="PF" w:date="2015-02-05T16:31:00Z">
        <w:r w:rsidR="00C436FA">
          <w:t xml:space="preserve">the </w:t>
        </w:r>
      </w:ins>
      <w:ins w:id="4605" w:author="Vilson Lu" w:date="2014-08-22T00:19:00Z">
        <w:r>
          <w:t>value for the pseudo-example. The new set of positive examples is now executed again using FOIL, the resulting set will be combined with the first rule set.</w:t>
        </w:r>
      </w:ins>
    </w:p>
    <w:p w:rsidR="00AD0972" w:rsidRPr="00507824" w:rsidRDefault="00AD0972" w:rsidP="00AD0972">
      <w:pPr>
        <w:pStyle w:val="Content2"/>
        <w:rPr>
          <w:ins w:id="4606" w:author="Vilson Lu" w:date="2014-08-22T00:19:00Z"/>
        </w:rPr>
      </w:pPr>
    </w:p>
    <w:p w:rsidR="00D079B2" w:rsidRPr="00E45CE0" w:rsidRDefault="00D079B2" w:rsidP="00AD0972">
      <w:pPr>
        <w:pStyle w:val="Heading2"/>
      </w:pPr>
      <w:bookmarkStart w:id="4607" w:name="_Toc396444883"/>
      <w:bookmarkStart w:id="4608" w:name="_Toc396489531"/>
      <w:r w:rsidRPr="00E45CE0">
        <w:t>Rule-Based Information Extraction Systems</w:t>
      </w:r>
      <w:bookmarkEnd w:id="4429"/>
      <w:bookmarkEnd w:id="4607"/>
      <w:bookmarkEnd w:id="4608"/>
    </w:p>
    <w:p w:rsidR="00D079B2" w:rsidRPr="00E45CE0" w:rsidRDefault="00D079B2" w:rsidP="009162CC">
      <w:pPr>
        <w:pStyle w:val="Content1"/>
      </w:pPr>
    </w:p>
    <w:p w:rsidR="00D079B2" w:rsidRPr="00E45CE0" w:rsidRDefault="00D079B2" w:rsidP="009162CC">
      <w:pPr>
        <w:pStyle w:val="Content1"/>
      </w:pPr>
      <w:r w:rsidRPr="00E45CE0">
        <w:t>This part discusses information extraction systems that use rule-based techniques.</w:t>
      </w:r>
    </w:p>
    <w:p w:rsidR="00D079B2" w:rsidRPr="00E45CE0" w:rsidRDefault="00D079B2" w:rsidP="009162CC">
      <w:pPr>
        <w:pStyle w:val="Content1"/>
      </w:pPr>
    </w:p>
    <w:p w:rsidR="00D079B2" w:rsidRPr="00E45CE0" w:rsidRDefault="00D079B2" w:rsidP="00497EF3">
      <w:pPr>
        <w:pStyle w:val="Heading5"/>
      </w:pPr>
      <w:r w:rsidRPr="00E45CE0">
        <w:t>Vietnamese Real Estate (VRE) Information Extraction (Pham &amp; Pham, 2012)</w:t>
      </w:r>
    </w:p>
    <w:p w:rsidR="00D079B2" w:rsidRPr="00E45CE0" w:rsidRDefault="00D079B2" w:rsidP="00BF4C5E">
      <w:pPr>
        <w:pStyle w:val="Content2"/>
      </w:pPr>
    </w:p>
    <w:p w:rsidR="002F6E61" w:rsidRDefault="00D079B2">
      <w:pPr>
        <w:pStyle w:val="Content2"/>
        <w:pPrChange w:id="4609" w:author="TinTin Kalaw" w:date="2014-08-16T12:13:00Z">
          <w:pPr>
            <w:pStyle w:val="Content1"/>
          </w:pPr>
        </w:pPrChange>
      </w:pPr>
      <w:r w:rsidRPr="00E45CE0">
        <w:t xml:space="preserve">The Vietnamese Real Estate (VRE) Information Extraction system extracts information from Vietnamese </w:t>
      </w:r>
      <w:del w:id="4610" w:author="PF" w:date="2015-02-05T16:32:00Z">
        <w:r w:rsidRPr="00E45CE0" w:rsidDel="00040D7F">
          <w:delText>R</w:delText>
        </w:r>
      </w:del>
      <w:ins w:id="4611" w:author="PF" w:date="2015-02-05T16:32:00Z">
        <w:r w:rsidR="00040D7F">
          <w:t>r</w:t>
        </w:r>
      </w:ins>
      <w:r w:rsidRPr="00E45CE0">
        <w:t xml:space="preserve">eal </w:t>
      </w:r>
      <w:del w:id="4612" w:author="PF" w:date="2015-02-05T16:32:00Z">
        <w:r w:rsidRPr="00E45CE0" w:rsidDel="00040D7F">
          <w:delText>E</w:delText>
        </w:r>
      </w:del>
      <w:ins w:id="4613" w:author="PF" w:date="2015-02-05T16:32:00Z">
        <w:r w:rsidR="00040D7F">
          <w:t>e</w:t>
        </w:r>
      </w:ins>
      <w:r w:rsidRPr="00E45CE0">
        <w:t xml:space="preserve">state </w:t>
      </w:r>
      <w:del w:id="4614" w:author="PF" w:date="2015-02-05T16:32:00Z">
        <w:r w:rsidRPr="00E45CE0" w:rsidDel="00040D7F">
          <w:delText>A</w:delText>
        </w:r>
      </w:del>
      <w:ins w:id="4615" w:author="PF" w:date="2015-02-05T16:32:00Z">
        <w:r w:rsidR="00040D7F">
          <w:t>a</w:t>
        </w:r>
      </w:ins>
      <w:r w:rsidRPr="00E45CE0">
        <w:t xml:space="preserve">dvertisements. It collects information like the type of estate, category of the estate, area, zone, price, name of the </w:t>
      </w:r>
      <w:commentRangeStart w:id="4616"/>
      <w:r w:rsidRPr="00E45CE0">
        <w:t>author</w:t>
      </w:r>
      <w:commentRangeEnd w:id="4616"/>
      <w:r w:rsidR="00040D7F">
        <w:rPr>
          <w:rStyle w:val="CommentReference"/>
        </w:rPr>
        <w:commentReference w:id="4616"/>
      </w:r>
      <w:r w:rsidRPr="00E45CE0">
        <w:t>, and contact details. The system uses the GATE framework for its architecture.</w:t>
      </w:r>
    </w:p>
    <w:p w:rsidR="002F6E61" w:rsidRDefault="002F6E61">
      <w:pPr>
        <w:pStyle w:val="Content2"/>
        <w:pPrChange w:id="4617" w:author="TinTin Kalaw" w:date="2014-08-16T12:13:00Z">
          <w:pPr>
            <w:pStyle w:val="Content1"/>
          </w:pPr>
        </w:pPrChange>
      </w:pPr>
    </w:p>
    <w:p w:rsidR="002F6E61" w:rsidRDefault="00D079B2">
      <w:pPr>
        <w:pStyle w:val="Content2"/>
        <w:pPrChange w:id="4618" w:author="TinTin Kalaw" w:date="2014-08-16T12:13:00Z">
          <w:pPr>
            <w:pStyle w:val="Content1"/>
          </w:pPr>
        </w:pPrChange>
      </w:pPr>
      <w:r w:rsidRPr="00E45CE0">
        <w:t xml:space="preserve">For its data, it has to pass </w:t>
      </w:r>
      <w:del w:id="4619" w:author="PF" w:date="2015-02-05T16:35:00Z">
        <w:r w:rsidRPr="00E45CE0" w:rsidDel="00AF5FBD">
          <w:delText xml:space="preserve">certain </w:delText>
        </w:r>
      </w:del>
      <w:ins w:id="4620" w:author="PF" w:date="2015-02-05T16:35:00Z">
        <w:r w:rsidR="00AF5FBD">
          <w:t xml:space="preserve">specific </w:t>
        </w:r>
      </w:ins>
      <w:r w:rsidRPr="00E45CE0">
        <w:t xml:space="preserve">criteria before it is fed into the system. First, </w:t>
      </w:r>
      <w:del w:id="4621" w:author="PF" w:date="2015-02-05T16:32:00Z">
        <w:r w:rsidRPr="00E45CE0" w:rsidDel="00040D7F">
          <w:delText>it</w:delText>
        </w:r>
      </w:del>
      <w:ins w:id="4622" w:author="PF" w:date="2015-02-05T16:32:00Z">
        <w:r w:rsidR="00040D7F">
          <w:t>input</w:t>
        </w:r>
      </w:ins>
      <w:r w:rsidRPr="00E45CE0">
        <w:t xml:space="preserve"> must be news articles related to real estate advertisement</w:t>
      </w:r>
      <w:ins w:id="4623" w:author="PF" w:date="2015-02-05T16:32:00Z">
        <w:r w:rsidR="00040D7F">
          <w:t>s</w:t>
        </w:r>
      </w:ins>
      <w:r w:rsidRPr="00E45CE0">
        <w:t xml:space="preserve">. Second, only one advertisement </w:t>
      </w:r>
      <w:ins w:id="4624" w:author="PF" w:date="2015-02-05T16:33:00Z">
        <w:r w:rsidR="00040D7F">
          <w:t xml:space="preserve">is allowed </w:t>
        </w:r>
      </w:ins>
      <w:r w:rsidRPr="00E45CE0">
        <w:t>from each input data file. Lastly, it must be strip</w:t>
      </w:r>
      <w:ins w:id="4625" w:author="PF" w:date="2015-02-05T16:33:00Z">
        <w:r w:rsidR="00040D7F">
          <w:t>ped</w:t>
        </w:r>
      </w:ins>
      <w:r w:rsidRPr="00E45CE0">
        <w:t xml:space="preserve"> off of all its HTML tags. After the data ha</w:t>
      </w:r>
      <w:ins w:id="4626" w:author="PF" w:date="2015-02-05T16:33:00Z">
        <w:r w:rsidR="00040D7F">
          <w:t>ve</w:t>
        </w:r>
      </w:ins>
      <w:del w:id="4627" w:author="PF" w:date="2015-02-05T16:33:00Z">
        <w:r w:rsidRPr="00E45CE0" w:rsidDel="00040D7F">
          <w:delText>s</w:delText>
        </w:r>
      </w:del>
      <w:r w:rsidRPr="00E45CE0">
        <w:t xml:space="preserve"> met all the criteria, it will now go to data normalization</w:t>
      </w:r>
      <w:ins w:id="4628" w:author="PF" w:date="2015-02-05T16:33:00Z">
        <w:r w:rsidR="00040D7F">
          <w:t>.</w:t>
        </w:r>
      </w:ins>
      <w:del w:id="4629" w:author="PF" w:date="2015-02-05T16:33:00Z">
        <w:r w:rsidRPr="00E45CE0" w:rsidDel="00040D7F">
          <w:delText xml:space="preserve"> first.</w:delText>
        </w:r>
      </w:del>
      <w:r w:rsidRPr="00E45CE0">
        <w:t xml:space="preserve"> Th</w:t>
      </w:r>
      <w:ins w:id="4630" w:author="PF" w:date="2015-02-05T16:33:00Z">
        <w:r w:rsidR="00040D7F">
          <w:t>is process</w:t>
        </w:r>
      </w:ins>
      <w:del w:id="4631" w:author="PF" w:date="2015-02-05T16:33:00Z">
        <w:r w:rsidRPr="00E45CE0" w:rsidDel="00040D7F">
          <w:delText>e data normalization</w:delText>
        </w:r>
      </w:del>
      <w:r w:rsidRPr="00E45CE0">
        <w:t xml:space="preserve"> helps reduce ambiguity and </w:t>
      </w:r>
      <w:del w:id="4632" w:author="PF" w:date="2015-02-05T16:33:00Z">
        <w:r w:rsidRPr="00E45CE0" w:rsidDel="00040D7F">
          <w:delText xml:space="preserve">helps </w:delText>
        </w:r>
      </w:del>
      <w:ins w:id="4633" w:author="PF" w:date="2015-02-05T16:33:00Z">
        <w:r w:rsidR="00040D7F">
          <w:t xml:space="preserve">assists in </w:t>
        </w:r>
      </w:ins>
      <w:r w:rsidRPr="00E45CE0">
        <w:t>the</w:t>
      </w:r>
      <w:del w:id="4634" w:author="PF" w:date="2015-02-05T16:34:00Z">
        <w:r w:rsidRPr="00E45CE0" w:rsidDel="00040D7F">
          <w:delText xml:space="preserve"> human in</w:delText>
        </w:r>
      </w:del>
      <w:r w:rsidRPr="00E45CE0">
        <w:t xml:space="preserve"> annotation</w:t>
      </w:r>
      <w:ins w:id="4635" w:author="PF" w:date="2015-02-05T16:34:00Z">
        <w:r w:rsidR="00040D7F">
          <w:t xml:space="preserve"> process</w:t>
        </w:r>
      </w:ins>
      <w:r w:rsidRPr="00E45CE0">
        <w:t xml:space="preserve">. </w:t>
      </w:r>
      <w:del w:id="4636" w:author="PF" w:date="2015-02-05T16:34:00Z">
        <w:r w:rsidRPr="00E45CE0" w:rsidDel="00040D7F">
          <w:delText>First, it must add the n</w:delText>
        </w:r>
      </w:del>
      <w:ins w:id="4637" w:author="PF" w:date="2015-02-05T16:34:00Z">
        <w:r w:rsidR="00040D7F">
          <w:t>The n</w:t>
        </w:r>
      </w:ins>
      <w:r w:rsidRPr="00E45CE0">
        <w:t xml:space="preserve">ecessary punctuation at the end of </w:t>
      </w:r>
      <w:del w:id="4638" w:author="PF" w:date="2015-02-05T16:34:00Z">
        <w:r w:rsidRPr="00E45CE0" w:rsidDel="00040D7F">
          <w:delText xml:space="preserve">the </w:delText>
        </w:r>
      </w:del>
      <w:ins w:id="4639" w:author="PF" w:date="2015-02-05T16:34:00Z">
        <w:r w:rsidR="00040D7F">
          <w:t xml:space="preserve">each </w:t>
        </w:r>
      </w:ins>
      <w:r w:rsidRPr="00E45CE0">
        <w:t>sentence</w:t>
      </w:r>
      <w:ins w:id="4640" w:author="PF" w:date="2015-02-05T16:34:00Z">
        <w:r w:rsidR="00040D7F">
          <w:t xml:space="preserve"> is also added</w:t>
        </w:r>
      </w:ins>
      <w:r w:rsidRPr="00E45CE0">
        <w:t xml:space="preserve">. Second, it merges multiple paragraphs into one. Third, </w:t>
      </w:r>
      <w:del w:id="4641" w:author="PF" w:date="2015-02-05T16:34:00Z">
        <w:r w:rsidRPr="00E45CE0" w:rsidDel="00040D7F">
          <w:delText xml:space="preserve">normalize the </w:delText>
        </w:r>
      </w:del>
      <w:r w:rsidRPr="00E45CE0">
        <w:t>punctuations</w:t>
      </w:r>
      <w:ins w:id="4642" w:author="PF" w:date="2015-02-05T16:34:00Z">
        <w:r w:rsidR="00040D7F">
          <w:t xml:space="preserve"> are normalized</w:t>
        </w:r>
      </w:ins>
      <w:r w:rsidRPr="00E45CE0">
        <w:t xml:space="preserve">, </w:t>
      </w:r>
      <w:del w:id="4643" w:author="PF" w:date="2015-02-05T16:35:00Z">
        <w:r w:rsidRPr="00E45CE0" w:rsidDel="00040D7F">
          <w:delText xml:space="preserve">remove </w:delText>
        </w:r>
      </w:del>
      <w:r w:rsidRPr="00E45CE0">
        <w:t xml:space="preserve">redundant spaces </w:t>
      </w:r>
      <w:ins w:id="4644" w:author="PF" w:date="2015-02-05T16:35:00Z">
        <w:r w:rsidR="00040D7F">
          <w:t xml:space="preserve">are removed, </w:t>
        </w:r>
      </w:ins>
      <w:r w:rsidRPr="00E45CE0">
        <w:t xml:space="preserve">and </w:t>
      </w:r>
      <w:del w:id="4645" w:author="PF" w:date="2015-02-05T16:35:00Z">
        <w:r w:rsidRPr="00E45CE0" w:rsidDel="00040D7F">
          <w:delText xml:space="preserve">capitalizes </w:delText>
        </w:r>
      </w:del>
      <w:r w:rsidRPr="00E45CE0">
        <w:t>the first character after each punctuation</w:t>
      </w:r>
      <w:ins w:id="4646" w:author="PF" w:date="2015-02-05T16:35:00Z">
        <w:r w:rsidR="00040D7F">
          <w:t xml:space="preserve"> is capitalized</w:t>
        </w:r>
      </w:ins>
      <w:r w:rsidRPr="00E45CE0">
        <w:t xml:space="preserve">. </w:t>
      </w:r>
      <w:del w:id="4647" w:author="PF" w:date="2015-02-05T16:35:00Z">
        <w:r w:rsidRPr="00E45CE0" w:rsidDel="00040D7F">
          <w:delText>Then l</w:delText>
        </w:r>
      </w:del>
      <w:ins w:id="4648" w:author="PF" w:date="2015-02-05T16:35:00Z">
        <w:r w:rsidR="00040D7F">
          <w:t>L</w:t>
        </w:r>
      </w:ins>
      <w:r w:rsidRPr="00E45CE0">
        <w:t xml:space="preserve">astly, </w:t>
      </w:r>
      <w:del w:id="4649" w:author="PF" w:date="2015-02-05T16:36:00Z">
        <w:r w:rsidRPr="00E45CE0" w:rsidDel="00AF5FBD">
          <w:delText xml:space="preserve">normalize </w:delText>
        </w:r>
      </w:del>
      <w:r w:rsidRPr="00E45CE0">
        <w:t>the telephone, price, area</w:t>
      </w:r>
      <w:ins w:id="4650" w:author="PF" w:date="2015-02-05T16:36:00Z">
        <w:r w:rsidR="00AF5FBD">
          <w:t>,</w:t>
        </w:r>
      </w:ins>
      <w:r w:rsidRPr="00E45CE0">
        <w:t xml:space="preserve"> and zone </w:t>
      </w:r>
      <w:ins w:id="4651" w:author="PF" w:date="2015-02-05T16:36:00Z">
        <w:r w:rsidR="00AF5FBD">
          <w:t xml:space="preserve">datails are normalized </w:t>
        </w:r>
      </w:ins>
      <w:r w:rsidRPr="00E45CE0">
        <w:t xml:space="preserve">to a common pattern. </w:t>
      </w:r>
      <w:del w:id="4652" w:author="PF" w:date="2015-02-05T16:36:00Z">
        <w:r w:rsidRPr="00E45CE0" w:rsidDel="00AF5FBD">
          <w:delText xml:space="preserve">After the data is normalized, </w:delText>
        </w:r>
      </w:del>
      <w:ins w:id="4653" w:author="PF" w:date="2015-02-05T16:36:00Z">
        <w:r w:rsidR="00AF5FBD">
          <w:t>Upon complet</w:t>
        </w:r>
      </w:ins>
      <w:ins w:id="4654" w:author="PF" w:date="2015-02-05T16:37:00Z">
        <w:r w:rsidR="00AF5FBD">
          <w:t xml:space="preserve">ion, the data </w:t>
        </w:r>
      </w:ins>
      <w:del w:id="4655" w:author="PF" w:date="2015-02-05T16:37:00Z">
        <w:r w:rsidRPr="00E45CE0" w:rsidDel="00AF5FBD">
          <w:delText xml:space="preserve">it </w:delText>
        </w:r>
      </w:del>
      <w:r w:rsidRPr="00E45CE0">
        <w:t xml:space="preserve">will now be manually annotated using Callisto, </w:t>
      </w:r>
      <w:r w:rsidR="0007279C" w:rsidRPr="00E45CE0">
        <w:t>an annotation</w:t>
      </w:r>
      <w:r w:rsidRPr="00E45CE0">
        <w:t xml:space="preserve"> software.</w:t>
      </w:r>
    </w:p>
    <w:p w:rsidR="002F6E61" w:rsidRDefault="002F6E61">
      <w:pPr>
        <w:pStyle w:val="Content2"/>
        <w:pPrChange w:id="4656" w:author="TinTin Kalaw" w:date="2014-08-16T12:13:00Z">
          <w:pPr>
            <w:pStyle w:val="Content1"/>
          </w:pPr>
        </w:pPrChange>
      </w:pPr>
    </w:p>
    <w:p w:rsidR="002F6E61" w:rsidRDefault="00D079B2">
      <w:pPr>
        <w:pStyle w:val="Content2"/>
        <w:pPrChange w:id="4657" w:author="TinTin Kalaw" w:date="2014-08-16T12:13:00Z">
          <w:pPr>
            <w:pStyle w:val="Content1"/>
          </w:pPr>
        </w:pPrChange>
      </w:pPr>
      <w:r w:rsidRPr="00E45CE0">
        <w:t xml:space="preserve">After </w:t>
      </w:r>
      <w:ins w:id="4658" w:author="PF" w:date="2015-02-05T16:47:00Z">
        <w:r w:rsidR="008F2258">
          <w:t>annotation,</w:t>
        </w:r>
      </w:ins>
      <w:del w:id="4659" w:author="PF" w:date="2015-02-05T16:47:00Z">
        <w:r w:rsidRPr="00E45CE0" w:rsidDel="008F2258">
          <w:delText xml:space="preserve">it </w:delText>
        </w:r>
      </w:del>
      <w:ins w:id="4660" w:author="PF" w:date="2015-02-05T16:47:00Z">
        <w:r w:rsidR="008F2258">
          <w:t xml:space="preserve"> </w:t>
        </w:r>
      </w:ins>
      <w:del w:id="4661" w:author="PF" w:date="2015-02-05T16:47:00Z">
        <w:r w:rsidRPr="00E45CE0" w:rsidDel="008F2258">
          <w:delText xml:space="preserve">has been annotated, it is now </w:delText>
        </w:r>
      </w:del>
      <w:ins w:id="4662" w:author="PF" w:date="2015-02-05T16:47:00Z">
        <w:r w:rsidR="008F2258">
          <w:t xml:space="preserve">data are now </w:t>
        </w:r>
      </w:ins>
      <w:r w:rsidRPr="00E45CE0">
        <w:t>ready to go to the information extraction system. It will go first through the tokenizer. The tokenizer will output two types of annotations, Word and Split. The Word annotation</w:t>
      </w:r>
      <w:del w:id="4663" w:author="PF" w:date="2015-02-05T16:49:00Z">
        <w:r w:rsidRPr="00E45CE0" w:rsidDel="00C829EA">
          <w:delText>s</w:delText>
        </w:r>
      </w:del>
      <w:r w:rsidRPr="00E45CE0">
        <w:t xml:space="preserve"> contain</w:t>
      </w:r>
      <w:r w:rsidR="00C829EA">
        <w:t>s</w:t>
      </w:r>
      <w:r w:rsidRPr="00E45CE0">
        <w:t xml:space="preserve"> the part-of-speech, the word</w:t>
      </w:r>
      <w:ins w:id="4664" w:author="PF" w:date="2015-02-05T16:49:00Z">
        <w:r w:rsidR="00C829EA">
          <w:t>;</w:t>
        </w:r>
      </w:ins>
      <w:del w:id="4665" w:author="PF" w:date="2015-02-05T16:49:00Z">
        <w:r w:rsidRPr="00E45CE0" w:rsidDel="00C829EA">
          <w:delText>,</w:delText>
        </w:r>
      </w:del>
      <w:r w:rsidRPr="00E45CE0">
        <w:t xml:space="preserve"> </w:t>
      </w:r>
      <w:ins w:id="4666" w:author="PF" w:date="2015-02-05T16:49:00Z">
        <w:r w:rsidR="00C829EA">
          <w:t xml:space="preserve">it also </w:t>
        </w:r>
      </w:ins>
      <w:r w:rsidRPr="00E45CE0">
        <w:t xml:space="preserve">checks if the first letter is </w:t>
      </w:r>
      <w:r w:rsidR="00C829EA">
        <w:t xml:space="preserve">capitalized, and </w:t>
      </w:r>
      <w:ins w:id="4667" w:author="PF" w:date="2015-02-05T16:49:00Z">
        <w:r w:rsidR="00C829EA">
          <w:t xml:space="preserve">has </w:t>
        </w:r>
      </w:ins>
      <w:r w:rsidR="00C829EA">
        <w:t xml:space="preserve">other features </w:t>
      </w:r>
      <w:r w:rsidRPr="00E45CE0">
        <w:t>(</w:t>
      </w:r>
      <w:commentRangeStart w:id="4668"/>
      <w:r w:rsidRPr="00E45CE0">
        <w:t>kind and nation</w:t>
      </w:r>
      <w:commentRangeEnd w:id="4668"/>
      <w:r w:rsidR="008F2258">
        <w:rPr>
          <w:rStyle w:val="CommentReference"/>
        </w:rPr>
        <w:commentReference w:id="4668"/>
      </w:r>
      <w:r w:rsidRPr="00E45CE0">
        <w:t xml:space="preserve">). This will be used to create the Java Annotation Pattern Engine (JAPE) rules. The Split annotation contains the delimiter. </w:t>
      </w:r>
      <w:del w:id="4669" w:author="PF" w:date="2015-02-05T16:50:00Z">
        <w:r w:rsidRPr="00E45CE0" w:rsidDel="00C829EA">
          <w:delText xml:space="preserve">After it goes through the tokenizer, it </w:delText>
        </w:r>
      </w:del>
      <w:ins w:id="4670" w:author="PF" w:date="2015-02-05T16:50:00Z">
        <w:r w:rsidR="00C829EA">
          <w:t xml:space="preserve">The next process is </w:t>
        </w:r>
      </w:ins>
      <w:del w:id="4671" w:author="PF" w:date="2015-02-05T16:50:00Z">
        <w:r w:rsidRPr="00E45CE0" w:rsidDel="00C829EA">
          <w:delText xml:space="preserve">will now go </w:delText>
        </w:r>
      </w:del>
      <w:r w:rsidRPr="00E45CE0">
        <w:t xml:space="preserve">through the Gazetteer. </w:t>
      </w:r>
      <w:del w:id="4672" w:author="PF" w:date="2015-02-05T16:50:00Z">
        <w:r w:rsidRPr="00E45CE0" w:rsidDel="00C829EA">
          <w:delText>The g</w:delText>
        </w:r>
      </w:del>
      <w:ins w:id="4673" w:author="PF" w:date="2015-02-05T16:50:00Z">
        <w:r w:rsidR="00C829EA">
          <w:t>G</w:t>
        </w:r>
      </w:ins>
      <w:r w:rsidRPr="00E45CE0">
        <w:t xml:space="preserve">azetteers are dictionaries that are created during </w:t>
      </w:r>
      <w:del w:id="4674" w:author="PF" w:date="2015-02-05T16:50:00Z">
        <w:r w:rsidRPr="00E45CE0" w:rsidDel="00C829EA">
          <w:delText xml:space="preserve">the </w:delText>
        </w:r>
      </w:del>
      <w:r w:rsidRPr="00E45CE0">
        <w:t>system development</w:t>
      </w:r>
      <w:ins w:id="4675" w:author="PF" w:date="2015-02-05T16:50:00Z">
        <w:r w:rsidR="00C829EA">
          <w:t xml:space="preserve"> </w:t>
        </w:r>
      </w:ins>
      <w:del w:id="4676" w:author="PF" w:date="2015-02-05T16:50:00Z">
        <w:r w:rsidRPr="00E45CE0" w:rsidDel="00C829EA">
          <w:delText xml:space="preserve">. It contains dictionaries </w:delText>
        </w:r>
      </w:del>
      <w:ins w:id="4677" w:author="PF" w:date="2015-02-05T16:50:00Z">
        <w:r w:rsidR="00C829EA">
          <w:t>and they include</w:t>
        </w:r>
      </w:ins>
      <w:del w:id="4678" w:author="PF" w:date="2015-02-05T16:50:00Z">
        <w:r w:rsidRPr="00E45CE0" w:rsidDel="00C829EA">
          <w:delText>for</w:delText>
        </w:r>
      </w:del>
      <w:r w:rsidRPr="00E45CE0">
        <w:t xml:space="preserve"> potential named entities (person, location) or categories, phrases use</w:t>
      </w:r>
      <w:ins w:id="4679" w:author="PF" w:date="2015-02-05T16:50:00Z">
        <w:r w:rsidR="00C829EA">
          <w:t>d</w:t>
        </w:r>
      </w:ins>
      <w:del w:id="4680" w:author="PF" w:date="2015-02-05T16:50:00Z">
        <w:r w:rsidRPr="00E45CE0" w:rsidDel="00C829EA">
          <w:delText>s</w:delText>
        </w:r>
      </w:del>
      <w:r w:rsidRPr="00E45CE0">
        <w:t xml:space="preserve"> in contextual rules (name prefix or verbs that are likely to follow a person’s name), and potential ambiguous entities. The output of the gazetteer is a lookup annotation covering the specific semantics. After</w:t>
      </w:r>
      <w:del w:id="4681" w:author="PF" w:date="2015-02-05T16:51:00Z">
        <w:r w:rsidRPr="00E45CE0" w:rsidDel="00C829EA">
          <w:delText xml:space="preserve"> the gazetteer</w:delText>
        </w:r>
      </w:del>
      <w:ins w:id="4682" w:author="PF" w:date="2015-02-05T16:51:00Z">
        <w:r w:rsidR="00C829EA">
          <w:t xml:space="preserve"> this process</w:t>
        </w:r>
      </w:ins>
      <w:r w:rsidRPr="00E45CE0">
        <w:t xml:space="preserve">, </w:t>
      </w:r>
      <w:del w:id="4683" w:author="PF" w:date="2015-02-05T16:51:00Z">
        <w:r w:rsidRPr="00E45CE0" w:rsidDel="00C829EA">
          <w:delText xml:space="preserve">it </w:delText>
        </w:r>
      </w:del>
      <w:ins w:id="4684" w:author="PF" w:date="2015-02-05T16:51:00Z">
        <w:r w:rsidR="00C829EA">
          <w:t xml:space="preserve">the text or data </w:t>
        </w:r>
      </w:ins>
      <w:r w:rsidRPr="00E45CE0">
        <w:t xml:space="preserve">will now be passed </w:t>
      </w:r>
      <w:ins w:id="4685" w:author="PF" w:date="2015-02-05T16:51:00Z">
        <w:r w:rsidR="00C829EA">
          <w:t xml:space="preserve">on </w:t>
        </w:r>
      </w:ins>
      <w:r w:rsidRPr="00E45CE0">
        <w:t xml:space="preserve">to the JAPE transducer. The JAPE transducer is responsible for extracting the information. It uses JAPE rules to recognize the entities that will </w:t>
      </w:r>
      <w:del w:id="4686" w:author="PF" w:date="2015-02-05T16:51:00Z">
        <w:r w:rsidRPr="00E45CE0" w:rsidDel="00C829EA">
          <w:delText xml:space="preserve">be needed </w:delText>
        </w:r>
      </w:del>
      <w:ins w:id="4687" w:author="PF" w:date="2015-02-05T16:51:00Z">
        <w:r w:rsidR="00C829EA">
          <w:t xml:space="preserve">need </w:t>
        </w:r>
      </w:ins>
      <w:r w:rsidRPr="00E45CE0">
        <w:t xml:space="preserve">to </w:t>
      </w:r>
      <w:ins w:id="4688" w:author="PF" w:date="2015-02-05T16:51:00Z">
        <w:r w:rsidR="00C829EA">
          <w:t xml:space="preserve">be </w:t>
        </w:r>
      </w:ins>
      <w:r w:rsidRPr="00E45CE0">
        <w:t>extract</w:t>
      </w:r>
      <w:ins w:id="4689" w:author="PF" w:date="2015-02-05T16:51:00Z">
        <w:r w:rsidR="00C829EA">
          <w:t>ed</w:t>
        </w:r>
      </w:ins>
      <w:r w:rsidRPr="00E45CE0">
        <w:t xml:space="preserve">. The </w:t>
      </w:r>
      <w:del w:id="4690" w:author="PF" w:date="2015-02-05T16:51:00Z">
        <w:r w:rsidRPr="00E45CE0" w:rsidDel="00C829EA">
          <w:delText xml:space="preserve">output is the </w:delText>
        </w:r>
      </w:del>
      <w:r w:rsidRPr="00E45CE0">
        <w:t>annotated documents</w:t>
      </w:r>
      <w:ins w:id="4691" w:author="PF" w:date="2015-02-05T16:51:00Z">
        <w:r w:rsidR="00C829EA">
          <w:t xml:space="preserve"> are the output</w:t>
        </w:r>
      </w:ins>
      <w:r w:rsidRPr="00E45CE0">
        <w:t>.</w:t>
      </w:r>
    </w:p>
    <w:p w:rsidR="002F6E61" w:rsidRDefault="002F6E61">
      <w:pPr>
        <w:pStyle w:val="Content2"/>
        <w:pPrChange w:id="4692" w:author="TinTin Kalaw" w:date="2014-08-16T12:13:00Z">
          <w:pPr>
            <w:pStyle w:val="Content1"/>
          </w:pPr>
        </w:pPrChange>
      </w:pPr>
    </w:p>
    <w:p w:rsidR="002F6E61" w:rsidRDefault="00D079B2">
      <w:pPr>
        <w:pStyle w:val="Content2"/>
        <w:pPrChange w:id="4693" w:author="TinTin Kalaw" w:date="2014-08-16T12:13:00Z">
          <w:pPr>
            <w:pStyle w:val="Content1"/>
          </w:pPr>
        </w:pPrChange>
      </w:pPr>
      <w:r w:rsidRPr="00E45CE0">
        <w:t xml:space="preserve">The system has been tested </w:t>
      </w:r>
      <w:ins w:id="4694" w:author="PF" w:date="2015-02-05T16:46:00Z">
        <w:r w:rsidR="008F2258">
          <w:t>using</w:t>
        </w:r>
      </w:ins>
      <w:del w:id="4695" w:author="PF" w:date="2015-02-05T16:47:00Z">
        <w:r w:rsidRPr="00E45CE0" w:rsidDel="008F2258">
          <w:delText>in</w:delText>
        </w:r>
      </w:del>
      <w:r w:rsidRPr="00E45CE0">
        <w:t xml:space="preserve"> a lenient </w:t>
      </w:r>
      <w:ins w:id="4696" w:author="PF" w:date="2015-02-05T16:47:00Z">
        <w:r w:rsidR="008F2258">
          <w:t xml:space="preserve">criterion </w:t>
        </w:r>
      </w:ins>
      <w:r w:rsidRPr="00E45CE0">
        <w:t xml:space="preserve">and </w:t>
      </w:r>
      <w:ins w:id="4697" w:author="PF" w:date="2015-02-05T16:47:00Z">
        <w:r w:rsidR="008F2258">
          <w:t xml:space="preserve">a </w:t>
        </w:r>
      </w:ins>
      <w:r w:rsidRPr="00E45CE0">
        <w:t>strict criterion. An entity that is recognized correctly when the type is correct but the span overlap</w:t>
      </w:r>
      <w:ins w:id="4698" w:author="PF" w:date="2015-02-05T16:52:00Z">
        <w:r w:rsidR="00C829EA">
          <w:t>s</w:t>
        </w:r>
      </w:ins>
      <w:r w:rsidRPr="00E45CE0">
        <w:t xml:space="preserve"> in the annotated corpus is called the lenient criteri</w:t>
      </w:r>
      <w:ins w:id="4699" w:author="PF" w:date="2015-02-05T16:52:00Z">
        <w:r w:rsidR="00C829EA">
          <w:t>on</w:t>
        </w:r>
      </w:ins>
      <w:del w:id="4700" w:author="PF" w:date="2015-02-05T16:52:00Z">
        <w:r w:rsidRPr="00E45CE0" w:rsidDel="00C829EA">
          <w:delText>a</w:delText>
        </w:r>
      </w:del>
      <w:r w:rsidRPr="00E45CE0">
        <w:t>. On the other hand, an entity that is recognized correctly when the type and span are the same in the annotated corpus is called strict criteri</w:t>
      </w:r>
      <w:ins w:id="4701" w:author="PF" w:date="2015-02-05T16:52:00Z">
        <w:r w:rsidR="00C829EA">
          <w:t>on</w:t>
        </w:r>
      </w:ins>
      <w:del w:id="4702" w:author="PF" w:date="2015-02-05T16:52:00Z">
        <w:r w:rsidRPr="00E45CE0" w:rsidDel="00C829EA">
          <w:delText>a</w:delText>
        </w:r>
      </w:del>
      <w:r w:rsidRPr="00E45CE0">
        <w:t>. On the lenient criteri</w:t>
      </w:r>
      <w:ins w:id="4703" w:author="PF" w:date="2015-02-05T16:52:00Z">
        <w:r w:rsidR="00C829EA">
          <w:t>on</w:t>
        </w:r>
      </w:ins>
      <w:del w:id="4704" w:author="PF" w:date="2015-02-05T16:52:00Z">
        <w:r w:rsidRPr="00E45CE0" w:rsidDel="00C829EA">
          <w:delText>a</w:delText>
        </w:r>
      </w:del>
      <w:r w:rsidRPr="00E45CE0">
        <w:t xml:space="preserve"> on test data, it </w:t>
      </w:r>
      <w:del w:id="4705" w:author="PF" w:date="2015-02-05T16:52:00Z">
        <w:r w:rsidRPr="00E45CE0" w:rsidDel="00C829EA">
          <w:delText xml:space="preserve">measured </w:delText>
        </w:r>
      </w:del>
      <w:ins w:id="4706" w:author="PF" w:date="2015-02-05T16:52:00Z">
        <w:r w:rsidR="00C829EA">
          <w:t xml:space="preserve">registered </w:t>
        </w:r>
      </w:ins>
      <w:r w:rsidRPr="00E45CE0">
        <w:t xml:space="preserve">96% </w:t>
      </w:r>
      <w:del w:id="4707" w:author="PF" w:date="2015-02-05T16:52:00Z">
        <w:r w:rsidRPr="00E45CE0" w:rsidDel="00C829EA">
          <w:delText xml:space="preserve">in </w:delText>
        </w:r>
      </w:del>
      <w:ins w:id="4708" w:author="PF" w:date="2015-02-05T16:52:00Z">
        <w:r w:rsidR="00C829EA">
          <w:t xml:space="preserve">on the </w:t>
        </w:r>
      </w:ins>
      <w:r w:rsidRPr="00E45CE0">
        <w:t>F-measure. While on the strict criteri</w:t>
      </w:r>
      <w:ins w:id="4709" w:author="PF" w:date="2015-02-05T16:52:00Z">
        <w:r w:rsidR="00C829EA">
          <w:t>on</w:t>
        </w:r>
      </w:ins>
      <w:del w:id="4710" w:author="PF" w:date="2015-02-05T16:52:00Z">
        <w:r w:rsidRPr="00E45CE0" w:rsidDel="00C829EA">
          <w:delText>a</w:delText>
        </w:r>
      </w:del>
      <w:r w:rsidRPr="00E45CE0">
        <w:t>, it</w:t>
      </w:r>
      <w:del w:id="4711" w:author="PF" w:date="2015-02-05T16:52:00Z">
        <w:r w:rsidRPr="00E45CE0" w:rsidDel="00C829EA">
          <w:delText xml:space="preserve"> measured</w:delText>
        </w:r>
      </w:del>
      <w:ins w:id="4712" w:author="PF" w:date="2015-02-05T16:52:00Z">
        <w:r w:rsidR="00C829EA">
          <w:t xml:space="preserve"> registered </w:t>
        </w:r>
      </w:ins>
      <w:del w:id="4713" w:author="PF" w:date="2015-02-05T16:52:00Z">
        <w:r w:rsidRPr="00E45CE0" w:rsidDel="00C829EA">
          <w:delText xml:space="preserve"> </w:delText>
        </w:r>
      </w:del>
      <w:r w:rsidRPr="00E45CE0">
        <w:t xml:space="preserve">91% </w:t>
      </w:r>
      <w:del w:id="4714" w:author="PF" w:date="2015-02-05T16:52:00Z">
        <w:r w:rsidRPr="00E45CE0" w:rsidDel="00C829EA">
          <w:delText xml:space="preserve">in </w:delText>
        </w:r>
      </w:del>
      <w:ins w:id="4715" w:author="PF" w:date="2015-02-05T16:53:00Z">
        <w:r w:rsidR="00C829EA">
          <w:t xml:space="preserve">on the </w:t>
        </w:r>
      </w:ins>
      <w:r w:rsidRPr="00E45CE0">
        <w:t xml:space="preserve">F-measure. The problem is on the data. The writing styles of the people are very diverse. The system has </w:t>
      </w:r>
      <w:ins w:id="4716" w:author="PF" w:date="2015-02-05T16:53:00Z">
        <w:r w:rsidR="00C829EA">
          <w:t xml:space="preserve">a </w:t>
        </w:r>
      </w:ins>
      <w:r w:rsidRPr="00E45CE0">
        <w:t>problem in recognizing some of the entities like the zone entity because some of the zone entit</w:t>
      </w:r>
      <w:ins w:id="4717" w:author="PF" w:date="2015-02-05T16:53:00Z">
        <w:r w:rsidR="00C829EA">
          <w:t>ies</w:t>
        </w:r>
      </w:ins>
      <w:del w:id="4718" w:author="PF" w:date="2015-02-05T16:53:00Z">
        <w:r w:rsidRPr="00E45CE0" w:rsidDel="00C829EA">
          <w:delText>y</w:delText>
        </w:r>
      </w:del>
      <w:r w:rsidRPr="00E45CE0">
        <w:t xml:space="preserve"> are very long and do</w:t>
      </w:r>
      <w:del w:id="4719" w:author="PF" w:date="2015-02-05T16:53:00Z">
        <w:r w:rsidRPr="00E45CE0" w:rsidDel="00C829EA">
          <w:delText>es</w:delText>
        </w:r>
      </w:del>
      <w:r w:rsidRPr="00E45CE0">
        <w:t xml:space="preserve"> not </w:t>
      </w:r>
      <w:del w:id="4720" w:author="PF" w:date="2015-02-05T16:53:00Z">
        <w:r w:rsidRPr="00E45CE0" w:rsidDel="00C829EA">
          <w:delText xml:space="preserve">use </w:delText>
        </w:r>
      </w:del>
      <w:ins w:id="4721" w:author="PF" w:date="2015-02-05T16:53:00Z">
        <w:r w:rsidR="00C829EA">
          <w:t xml:space="preserve">observe </w:t>
        </w:r>
      </w:ins>
      <w:r w:rsidRPr="00E45CE0">
        <w:t>capitalization.</w:t>
      </w:r>
    </w:p>
    <w:p w:rsidR="00D079B2" w:rsidRPr="00E45CE0" w:rsidRDefault="00D079B2">
      <w:pPr>
        <w:pStyle w:val="Content2"/>
      </w:pPr>
    </w:p>
    <w:p w:rsidR="00D079B2" w:rsidRPr="00E45CE0" w:rsidRDefault="00D079B2">
      <w:pPr>
        <w:pStyle w:val="Heading5"/>
      </w:pPr>
      <w:r w:rsidRPr="00E45CE0">
        <w:lastRenderedPageBreak/>
        <w:t>Business Specific Online Information Extraction from German Websites (Lee &amp; Geierhos, 2009)</w:t>
      </w:r>
    </w:p>
    <w:p w:rsidR="00D079B2" w:rsidRPr="00E45CE0" w:rsidRDefault="00D079B2" w:rsidP="00BF4C5E">
      <w:pPr>
        <w:pStyle w:val="Content2"/>
      </w:pPr>
    </w:p>
    <w:p w:rsidR="002F6E61" w:rsidRDefault="00D079B2">
      <w:pPr>
        <w:pStyle w:val="Content2"/>
        <w:pPrChange w:id="4722" w:author="TinTin Kalaw" w:date="2014-08-16T12:13:00Z">
          <w:pPr>
            <w:pStyle w:val="Content1"/>
          </w:pPr>
        </w:pPrChange>
      </w:pPr>
      <w:r w:rsidRPr="00E45CE0">
        <w:t xml:space="preserve">The Business Specific Online Information Extraction System is a system that extracts information from the information pages of a German business website like its company profile, contact page, </w:t>
      </w:r>
      <w:ins w:id="4723" w:author="PF" w:date="2015-03-02T05:16:00Z">
        <w:r w:rsidR="00B91D44">
          <w:t xml:space="preserve">and </w:t>
        </w:r>
      </w:ins>
      <w:r w:rsidRPr="00E45CE0">
        <w:t>imprint</w:t>
      </w:r>
      <w:ins w:id="4724" w:author="PF" w:date="2015-03-02T05:16:00Z">
        <w:r w:rsidR="00B91D44">
          <w:t>,</w:t>
        </w:r>
      </w:ins>
      <w:r w:rsidRPr="00E45CE0">
        <w:t xml:space="preserve"> and then identifies relevant business specific information. The system concentrates on the extraction of specific business information like company names, addresses, contact details, names of CEOs, etc. With regard</w:t>
      </w:r>
      <w:del w:id="4725" w:author="PF" w:date="2015-03-02T05:16:00Z">
        <w:r w:rsidRPr="00E45CE0" w:rsidDel="00B91D44">
          <w:delText>s</w:delText>
        </w:r>
      </w:del>
      <w:r w:rsidRPr="00E45CE0">
        <w:t xml:space="preserve"> to</w:t>
      </w:r>
      <w:del w:id="4726" w:author="PF" w:date="2015-03-02T05:16:00Z">
        <w:r w:rsidRPr="00E45CE0" w:rsidDel="00B91D44">
          <w:delText xml:space="preserve"> the way</w:delText>
        </w:r>
      </w:del>
      <w:r w:rsidRPr="00E45CE0">
        <w:t xml:space="preserve"> how the researchers pre-process their chosen input data, they interpret the HTML structure of documents and analy</w:t>
      </w:r>
      <w:del w:id="4727" w:author="PF" w:date="2015-03-02T05:16:00Z">
        <w:r w:rsidRPr="00E45CE0" w:rsidDel="00B91D44">
          <w:delText>s</w:delText>
        </w:r>
      </w:del>
      <w:ins w:id="4728" w:author="PF" w:date="2015-03-02T05:16:00Z">
        <w:r w:rsidR="00B91D44">
          <w:t>z</w:t>
        </w:r>
      </w:ins>
      <w:r w:rsidRPr="00E45CE0">
        <w:t xml:space="preserve">e some contextual facts to transform the unstructured web pages into structured forms. The approach applied by the researchers is quite robust in </w:t>
      </w:r>
      <w:ins w:id="4729" w:author="PF" w:date="2015-03-02T05:17:00Z">
        <w:r w:rsidR="00B91D44">
          <w:t xml:space="preserve">the </w:t>
        </w:r>
      </w:ins>
      <w:r w:rsidRPr="00E45CE0">
        <w:t xml:space="preserve">variability of the </w:t>
      </w:r>
      <w:commentRangeStart w:id="4730"/>
      <w:r w:rsidRPr="00E45CE0">
        <w:t>DOM</w:t>
      </w:r>
      <w:commentRangeEnd w:id="4730"/>
      <w:r w:rsidR="00B91D44">
        <w:rPr>
          <w:rStyle w:val="CommentReference"/>
        </w:rPr>
        <w:commentReference w:id="4730"/>
      </w:r>
      <w:r w:rsidRPr="00E45CE0">
        <w:t xml:space="preserve"> (for the web pages)</w:t>
      </w:r>
      <w:ins w:id="4731" w:author="PF" w:date="2015-03-02T05:17:00Z">
        <w:r w:rsidR="00B91D44">
          <w:t>;</w:t>
        </w:r>
      </w:ins>
      <w:del w:id="4732" w:author="PF" w:date="2015-03-02T05:17:00Z">
        <w:r w:rsidRPr="00E45CE0" w:rsidDel="00B91D44">
          <w:delText>,</w:delText>
        </w:r>
      </w:del>
      <w:r w:rsidRPr="00E45CE0">
        <w:t xml:space="preserve"> </w:t>
      </w:r>
      <w:ins w:id="4733" w:author="PF" w:date="2015-03-02T05:17:00Z">
        <w:r w:rsidR="00B91D44">
          <w:t xml:space="preserve">it is also </w:t>
        </w:r>
      </w:ins>
      <w:r w:rsidRPr="00E45CE0">
        <w:t xml:space="preserve">upgradeable and keeps data up-to-date. The evaluation metrics showed high efficiency of information access to the generated data. In </w:t>
      </w:r>
      <w:del w:id="4734" w:author="PF" w:date="2015-03-02T05:17:00Z">
        <w:r w:rsidRPr="00E45CE0" w:rsidDel="00B91D44">
          <w:delText xml:space="preserve">their </w:delText>
        </w:r>
      </w:del>
      <w:r w:rsidRPr="00E45CE0">
        <w:t>conclusion, they stated that the developed technique is also adaptive to non-German websites with slight language-specific modifications, and experimental results from real-life websites confirm the feasibility of their approach.</w:t>
      </w:r>
    </w:p>
    <w:p w:rsidR="002F6E61" w:rsidRDefault="002F6E61">
      <w:pPr>
        <w:pStyle w:val="Content2"/>
        <w:pPrChange w:id="4735" w:author="TinTin Kalaw" w:date="2014-08-16T12:13:00Z">
          <w:pPr>
            <w:pStyle w:val="Content1"/>
          </w:pPr>
        </w:pPrChange>
      </w:pPr>
    </w:p>
    <w:p w:rsidR="002F6E61" w:rsidRDefault="00D079B2">
      <w:pPr>
        <w:pStyle w:val="Content2"/>
        <w:pPrChange w:id="4736" w:author="TinTin Kalaw" w:date="2014-08-16T12:13:00Z">
          <w:pPr>
            <w:pStyle w:val="Content1"/>
          </w:pPr>
        </w:pPrChange>
      </w:pPr>
      <w:r w:rsidRPr="00E45CE0">
        <w:t>In their proposed system, the researchers had two main modules for processing and extracting information from the German Information Web Pages: one for establishing a relational database storing company information and the other is for providing a query module. Within these two modules are three sub</w:t>
      </w:r>
      <w:del w:id="4737" w:author="PF" w:date="2015-03-02T05:18:00Z">
        <w:r w:rsidRPr="00E45CE0" w:rsidDel="00B91D44">
          <w:delText xml:space="preserve"> </w:delText>
        </w:r>
      </w:del>
      <w:r w:rsidRPr="00E45CE0">
        <w:t>process</w:t>
      </w:r>
      <w:ins w:id="4738" w:author="PF" w:date="2015-03-02T05:18:00Z">
        <w:r w:rsidR="00B91D44">
          <w:t>es</w:t>
        </w:r>
      </w:ins>
      <w:r w:rsidRPr="00E45CE0">
        <w:t xml:space="preserve"> that are </w:t>
      </w:r>
      <w:r w:rsidRPr="00E45CE0">
        <w:rPr>
          <w:rStyle w:val="ContentChar"/>
        </w:rPr>
        <w:t>d</w:t>
      </w:r>
      <w:r w:rsidRPr="00E45CE0">
        <w:t>one to further process the input data: (A) Localization of the Information Pages on the Web; (B) Document Analysis and Information Extraction; lastly, (C) Query Processing. In sub</w:t>
      </w:r>
      <w:del w:id="4739" w:author="PF" w:date="2015-03-02T05:18:00Z">
        <w:r w:rsidRPr="00E45CE0" w:rsidDel="00B91D44">
          <w:delText xml:space="preserve"> </w:delText>
        </w:r>
      </w:del>
      <w:r w:rsidRPr="00E45CE0">
        <w:t>process A (Localization of the Information Page), a web crawler is fed with the URL</w:t>
      </w:r>
      <w:del w:id="4740" w:author="PF" w:date="2015-03-02T05:18:00Z">
        <w:r w:rsidRPr="00E45CE0" w:rsidDel="00B91D44">
          <w:delText>’</w:delText>
        </w:r>
      </w:del>
      <w:r w:rsidRPr="00E45CE0">
        <w:t>s of the web pages that are stored in the specialized database and then it fetches them from the web. Afterwards, the proposed system will then retrieve the document by following the anchor tags that lead to the information pages. On the other hand, in sub</w:t>
      </w:r>
      <w:del w:id="4741" w:author="PF" w:date="2015-03-02T05:19:00Z">
        <w:r w:rsidRPr="00E45CE0" w:rsidDel="00B91D44">
          <w:delText xml:space="preserve"> </w:delText>
        </w:r>
      </w:del>
      <w:r w:rsidRPr="00E45CE0">
        <w:t>process B (Document Analysis and Information Extraction), the fetched Information Pages are sent to an ‘info analy</w:t>
      </w:r>
      <w:del w:id="4742" w:author="PF" w:date="2015-03-02T05:19:00Z">
        <w:r w:rsidRPr="00E45CE0" w:rsidDel="00B91D44">
          <w:delText>s</w:delText>
        </w:r>
      </w:del>
      <w:ins w:id="4743" w:author="PF" w:date="2015-03-02T05:19:00Z">
        <w:r w:rsidR="00B91D44">
          <w:t>z</w:t>
        </w:r>
      </w:ins>
      <w:r w:rsidRPr="00E45CE0">
        <w:t>er’ module which examines the HTML content of the page and then extracts the needed information bits. Here, the system exploits the internal structure of the named entities and uses sublanguage-specific contexts or attribute classes to identify the attribute-value pairs. Lastly, in sub</w:t>
      </w:r>
      <w:del w:id="4744" w:author="PF" w:date="2015-03-02T05:19:00Z">
        <w:r w:rsidRPr="00E45CE0" w:rsidDel="00B91D44">
          <w:delText xml:space="preserve"> </w:delText>
        </w:r>
      </w:del>
      <w:r w:rsidRPr="00E45CE0">
        <w:t xml:space="preserve">process C, the user of the system is given the right to query the database for </w:t>
      </w:r>
      <w:del w:id="4745" w:author="PF" w:date="2015-03-02T05:19:00Z">
        <w:r w:rsidRPr="00E45CE0" w:rsidDel="00B91D44">
          <w:delText xml:space="preserve">the </w:delText>
        </w:r>
      </w:del>
      <w:r w:rsidRPr="00E45CE0">
        <w:t>information bits that he/she needs and then add these bits to the index.</w:t>
      </w:r>
    </w:p>
    <w:p w:rsidR="002F6E61" w:rsidRDefault="002F6E61">
      <w:pPr>
        <w:pStyle w:val="Content2"/>
        <w:pPrChange w:id="4746" w:author="TinTin Kalaw" w:date="2014-08-16T12:13:00Z">
          <w:pPr>
            <w:pStyle w:val="Content1"/>
          </w:pPr>
        </w:pPrChange>
      </w:pPr>
    </w:p>
    <w:p w:rsidR="002F6E61" w:rsidRDefault="00D079B2">
      <w:pPr>
        <w:pStyle w:val="Content2"/>
        <w:pPrChange w:id="4747" w:author="TinTin Kalaw" w:date="2014-08-16T12:13:00Z">
          <w:pPr>
            <w:pStyle w:val="Content1"/>
          </w:pPr>
        </w:pPrChange>
      </w:pPr>
      <w:r w:rsidRPr="00E45CE0">
        <w:t>For the Information Page Analyser (info analyser) in sub process B, the input data has to</w:t>
      </w:r>
      <w:del w:id="4748" w:author="PF" w:date="2015-03-02T05:19:00Z">
        <w:r w:rsidRPr="00E45CE0" w:rsidDel="00B91D44">
          <w:delText xml:space="preserve"> further</w:delText>
        </w:r>
      </w:del>
      <w:r w:rsidRPr="00E45CE0">
        <w:t xml:space="preserve"> go through a number of processes to finally extract the information needed by the user. When given an Information Page, the analyser starts by pre-processing the frame structure and existing JavaScript of the page. </w:t>
      </w:r>
      <w:del w:id="4749" w:author="PF" w:date="2015-03-02T05:19:00Z">
        <w:r w:rsidRPr="00E45CE0" w:rsidDel="00B91D44">
          <w:delText>And b</w:delText>
        </w:r>
      </w:del>
      <w:ins w:id="4750" w:author="PF" w:date="2015-03-02T05:19:00Z">
        <w:r w:rsidR="00B91D44">
          <w:t>B</w:t>
        </w:r>
      </w:ins>
      <w:r w:rsidRPr="00E45CE0">
        <w:t>efore creating the expressive DOM Tree, the HTML file of the page has to be validated and corrected, if needed, by using a special tool called ‘tidy’. After doing so, the system will now be able to locate the minimal data region (or the data region of the information bit searched for) surrounded by a number of HTML tags which contain the information record being searched</w:t>
      </w:r>
      <w:del w:id="4751" w:author="PF" w:date="2015-03-02T05:20:00Z">
        <w:r w:rsidRPr="00E45CE0" w:rsidDel="00B91D44">
          <w:delText xml:space="preserve"> for</w:delText>
        </w:r>
      </w:del>
      <w:r w:rsidRPr="00E45CE0">
        <w:t>. By doing a depth- first traversal of the expressive DOM tree, the desired sub</w:t>
      </w:r>
      <w:del w:id="4752" w:author="PF" w:date="2015-03-02T05:20:00Z">
        <w:r w:rsidRPr="00E45CE0" w:rsidDel="00B91D44">
          <w:delText xml:space="preserve"> </w:delText>
        </w:r>
      </w:del>
      <w:r w:rsidRPr="00E45CE0">
        <w:t>tree can be isolated based on the headings of the data record like the following: “Herausgeber” (publisher), “Betreiber” (operator), “Anbieter” (provider)</w:t>
      </w:r>
      <w:ins w:id="4753" w:author="PF" w:date="2015-03-02T05:20:00Z">
        <w:r w:rsidR="00B91D44">
          <w:t>,</w:t>
        </w:r>
      </w:ins>
      <w:del w:id="4754" w:author="PF" w:date="2015-03-02T05:20:00Z">
        <w:r w:rsidRPr="00E45CE0" w:rsidDel="00B91D44">
          <w:delText xml:space="preserve"> and</w:delText>
        </w:r>
      </w:del>
      <w:r w:rsidRPr="00E45CE0">
        <w:t xml:space="preserve"> etc. The system was programmed to disregard domain</w:t>
      </w:r>
      <w:ins w:id="4755" w:author="PF" w:date="2015-03-02T05:20:00Z">
        <w:r w:rsidR="00B91D44">
          <w:t>-</w:t>
        </w:r>
      </w:ins>
      <w:del w:id="4756" w:author="PF" w:date="2015-03-02T05:20:00Z">
        <w:r w:rsidRPr="00E45CE0" w:rsidDel="00B91D44">
          <w:delText xml:space="preserve"> </w:delText>
        </w:r>
      </w:del>
      <w:r w:rsidRPr="00E45CE0">
        <w:t xml:space="preserve">name irrelevant information; thus, the analyser will work further </w:t>
      </w:r>
      <w:del w:id="4757" w:author="PF" w:date="2015-03-02T05:20:00Z">
        <w:r w:rsidRPr="00E45CE0" w:rsidDel="00B91D44">
          <w:delText xml:space="preserve">on </w:delText>
        </w:r>
      </w:del>
      <w:r w:rsidRPr="00E45CE0">
        <w:t xml:space="preserve">with a pruned DOM tree. After identifying the minimal data region, all information bits that are relevant to the domain name are extracted by using the Named-Entity Recognition technique and the attribute-value process (each attribute has a corresponding value that is indicated by the structure of the HTML file it is in) with respect to its external contexts and internal features. The system’s analyser module considers about 20 attribute classes and searches their corresponding values on the information page of business websites. The following are some of the attribute classes that are considered by the analyser: company name, address, phone and fax number, e-mail, CEO, management board, </w:t>
      </w:r>
      <w:r w:rsidRPr="00E45CE0">
        <w:lastRenderedPageBreak/>
        <w:t>domain owner, contact person, register court, financial office, register number, value added tax number (VAT ID), and etc. After extracting the information bits needed from the pruned DOM trees, the information bits are then normalized to make sure that all information are consistent. The following are the classes that are affected by the normalization process: company names, legal form, register number, address (street, zip code, city), contact (phone and fax number, email), person name, and legal notification (tax number, VAT ID).</w:t>
      </w:r>
    </w:p>
    <w:p w:rsidR="002F6E61" w:rsidRDefault="002F6E61">
      <w:pPr>
        <w:pStyle w:val="Content2"/>
        <w:pPrChange w:id="4758" w:author="TinTin Kalaw" w:date="2014-08-16T12:13:00Z">
          <w:pPr>
            <w:pStyle w:val="Content1"/>
          </w:pPr>
        </w:pPrChange>
      </w:pPr>
    </w:p>
    <w:p w:rsidR="002F6E61" w:rsidRDefault="00D079B2">
      <w:pPr>
        <w:pStyle w:val="Content2"/>
        <w:pPrChange w:id="4759" w:author="TinTin Kalaw" w:date="2014-08-16T12:13:00Z">
          <w:pPr>
            <w:pStyle w:val="Content1"/>
          </w:pPr>
        </w:pPrChange>
      </w:pPr>
      <w:r w:rsidRPr="00E45CE0">
        <w:t xml:space="preserve">To conclude, the system performed surprisingly accurate with an average precision score of 99.1% and a recall score of 91.3% from a small test corpus that </w:t>
      </w:r>
      <w:del w:id="4760" w:author="PF" w:date="2015-03-02T05:21:00Z">
        <w:r w:rsidRPr="00E45CE0" w:rsidDel="00B91D44">
          <w:delText xml:space="preserve">is </w:delText>
        </w:r>
      </w:del>
      <w:ins w:id="4761" w:author="PF" w:date="2015-03-02T05:21:00Z">
        <w:r w:rsidR="00B91D44">
          <w:t xml:space="preserve">was </w:t>
        </w:r>
      </w:ins>
      <w:r w:rsidRPr="00E45CE0">
        <w:t xml:space="preserve">composed of approximately 150 business web pages. The only encountered problem by the system </w:t>
      </w:r>
      <w:del w:id="4762" w:author="PF" w:date="2015-03-02T05:22:00Z">
        <w:r w:rsidRPr="00E45CE0" w:rsidDel="00B91D44">
          <w:delText xml:space="preserve">is </w:delText>
        </w:r>
      </w:del>
      <w:ins w:id="4763" w:author="PF" w:date="2015-03-02T05:22:00Z">
        <w:r w:rsidR="00B91D44">
          <w:t xml:space="preserve">was </w:t>
        </w:r>
      </w:ins>
      <w:r w:rsidRPr="00E45CE0">
        <w:t xml:space="preserve">when value for certain attributes </w:t>
      </w:r>
      <w:del w:id="4764" w:author="PF" w:date="2015-03-02T05:22:00Z">
        <w:r w:rsidRPr="00E45CE0" w:rsidDel="00B91D44">
          <w:delText xml:space="preserve">is </w:delText>
        </w:r>
      </w:del>
      <w:ins w:id="4765" w:author="PF" w:date="2015-03-02T05:22:00Z">
        <w:r w:rsidR="00B91D44">
          <w:t xml:space="preserve">were </w:t>
        </w:r>
      </w:ins>
      <w:r w:rsidRPr="00E45CE0">
        <w:t>erroneously represented like text in phone numbers</w:t>
      </w:r>
      <w:ins w:id="4766" w:author="PF" w:date="2015-03-02T05:22:00Z">
        <w:r w:rsidR="00B91D44">
          <w:t>,</w:t>
        </w:r>
      </w:ins>
      <w:del w:id="4767" w:author="PF" w:date="2015-03-02T05:22:00Z">
        <w:r w:rsidRPr="00E45CE0" w:rsidDel="00B91D44">
          <w:delText xml:space="preserve"> and etc</w:delText>
        </w:r>
      </w:del>
      <w:ins w:id="4768" w:author="PF" w:date="2015-03-02T05:22:00Z">
        <w:r w:rsidR="00B91D44">
          <w:t xml:space="preserve"> among others</w:t>
        </w:r>
      </w:ins>
      <w:r w:rsidRPr="00E45CE0">
        <w:t>.</w:t>
      </w:r>
    </w:p>
    <w:p w:rsidR="00D079B2" w:rsidRDefault="00D079B2">
      <w:pPr>
        <w:pStyle w:val="Content2"/>
        <w:rPr>
          <w:ins w:id="4769" w:author="Kyle Mc Hale Dela Cruz" w:date="2014-08-22T00:07:00Z"/>
        </w:rPr>
      </w:pPr>
    </w:p>
    <w:p w:rsidR="00525FF6" w:rsidRDefault="00525FF6" w:rsidP="00525FF6">
      <w:pPr>
        <w:pStyle w:val="Heading2"/>
        <w:rPr>
          <w:ins w:id="4770" w:author="Vilson Lu" w:date="2014-08-22T04:15:00Z"/>
        </w:rPr>
      </w:pPr>
      <w:bookmarkStart w:id="4771" w:name="_Toc395181700"/>
      <w:bookmarkStart w:id="4772" w:name="_Toc396444884"/>
      <w:bookmarkStart w:id="4773" w:name="_Toc396489532"/>
      <w:ins w:id="4774" w:author="Vilson Lu" w:date="2014-08-22T04:15:00Z">
        <w:r>
          <w:t>Template-Based Architecture</w:t>
        </w:r>
        <w:bookmarkEnd w:id="4771"/>
        <w:bookmarkEnd w:id="4772"/>
        <w:bookmarkEnd w:id="4773"/>
      </w:ins>
    </w:p>
    <w:p w:rsidR="00525FF6" w:rsidRDefault="00525FF6" w:rsidP="00525FF6">
      <w:pPr>
        <w:pStyle w:val="Content2"/>
        <w:rPr>
          <w:ins w:id="4775" w:author="Vilson Lu" w:date="2014-08-22T04:15:00Z"/>
        </w:rPr>
      </w:pPr>
    </w:p>
    <w:p w:rsidR="00525FF6" w:rsidRDefault="00525FF6" w:rsidP="00525FF6">
      <w:pPr>
        <w:pStyle w:val="Content2"/>
        <w:rPr>
          <w:ins w:id="4776" w:author="Vilson Lu" w:date="2014-08-22T04:15:00Z"/>
        </w:rPr>
      </w:pPr>
      <w:ins w:id="4777" w:author="Vilson Lu" w:date="2014-08-22T04:15:00Z">
        <w:r w:rsidRPr="2F03E19A">
          <w:t xml:space="preserve">A template-based information extraction system uses templates to extract information. A template-based information extraction will only be able to extract </w:t>
        </w:r>
        <w:del w:id="4778" w:author="PF" w:date="2015-03-02T05:22:00Z">
          <w:r w:rsidRPr="2F03E19A" w:rsidDel="00B91D44">
            <w:delText xml:space="preserve">the </w:delText>
          </w:r>
        </w:del>
        <w:r w:rsidRPr="2F03E19A">
          <w:t xml:space="preserve">information that is deemed important by the user. </w:t>
        </w:r>
        <w:del w:id="4779" w:author="PF" w:date="2015-03-02T05:22:00Z">
          <w:r w:rsidRPr="2F03E19A" w:rsidDel="00B91D44">
            <w:delText xml:space="preserve">The </w:delText>
          </w:r>
        </w:del>
      </w:ins>
      <w:ins w:id="4780" w:author="PF" w:date="2015-03-02T05:22:00Z">
        <w:r w:rsidR="00B91D44">
          <w:t xml:space="preserve">Its </w:t>
        </w:r>
      </w:ins>
      <w:ins w:id="4781" w:author="Vilson Lu" w:date="2014-08-22T04:15:00Z">
        <w:r w:rsidRPr="2F03E19A">
          <w:t xml:space="preserve">performance </w:t>
        </w:r>
        <w:del w:id="4782" w:author="PF" w:date="2015-03-02T05:23:00Z">
          <w:r w:rsidRPr="2F03E19A" w:rsidDel="00B91D44">
            <w:delText xml:space="preserve">of the information extraction will now </w:delText>
          </w:r>
        </w:del>
      </w:ins>
      <w:ins w:id="4783" w:author="PF" w:date="2015-03-02T05:23:00Z">
        <w:r w:rsidR="00B91D44">
          <w:t xml:space="preserve">is </w:t>
        </w:r>
      </w:ins>
      <w:ins w:id="4784" w:author="Vilson Lu" w:date="2014-08-22T04:15:00Z">
        <w:r w:rsidRPr="2F03E19A">
          <w:t>base</w:t>
        </w:r>
      </w:ins>
      <w:ins w:id="4785" w:author="PF" w:date="2015-03-02T05:23:00Z">
        <w:r w:rsidR="00B91D44">
          <w:t>d</w:t>
        </w:r>
      </w:ins>
      <w:ins w:id="4786" w:author="Vilson Lu" w:date="2014-08-22T04:15:00Z">
        <w:r w:rsidRPr="2F03E19A">
          <w:t xml:space="preserve"> on how the user created the templates (Corney et al., 2008). </w:t>
        </w:r>
      </w:ins>
    </w:p>
    <w:p w:rsidR="00525FF6" w:rsidRPr="00455BF1" w:rsidRDefault="00525FF6" w:rsidP="00525FF6">
      <w:pPr>
        <w:pStyle w:val="Content2"/>
        <w:rPr>
          <w:ins w:id="4787" w:author="Vilson Lu" w:date="2014-08-22T04:15:00Z"/>
        </w:rPr>
      </w:pPr>
    </w:p>
    <w:p w:rsidR="00525FF6" w:rsidRPr="00EF6E7F" w:rsidRDefault="00525FF6" w:rsidP="00525FF6">
      <w:pPr>
        <w:pStyle w:val="Heading5"/>
        <w:rPr>
          <w:ins w:id="4788" w:author="Vilson Lu" w:date="2014-08-22T04:15:00Z"/>
        </w:rPr>
      </w:pPr>
      <w:ins w:id="4789" w:author="Vilson Lu" w:date="2014-08-22T04:15:00Z">
        <w:r w:rsidRPr="00EF6E7F">
          <w:t>An Open Architecture for Multi-Domain Information Extraction (Poibeau, 2001)</w:t>
        </w:r>
      </w:ins>
    </w:p>
    <w:p w:rsidR="00525FF6" w:rsidRPr="00EF6E7F" w:rsidRDefault="00525FF6" w:rsidP="00525FF6">
      <w:pPr>
        <w:pStyle w:val="Content2"/>
        <w:rPr>
          <w:ins w:id="4790" w:author="Vilson Lu" w:date="2014-08-22T04:15:00Z"/>
        </w:rPr>
      </w:pPr>
    </w:p>
    <w:p w:rsidR="00525FF6" w:rsidRPr="00EF6E7F" w:rsidRDefault="00525FF6" w:rsidP="00525FF6">
      <w:pPr>
        <w:pStyle w:val="Content2"/>
        <w:rPr>
          <w:ins w:id="4791" w:author="Vilson Lu" w:date="2014-08-22T04:15:00Z"/>
        </w:rPr>
      </w:pPr>
      <w:ins w:id="4792" w:author="Vilson Lu" w:date="2014-08-22T04:15:00Z">
        <w:r w:rsidRPr="00EF6E7F">
          <w:t>Thierry Poibeau has provided a general architecture for developing information extraction systems regardless of its domain (Poibeau, 2001). In his paper, he proposed an information extraction architecture that takes advantage of the capabilities of machine learning to help researchers define new templates (this is where the extracted information is being filled in) with respect to the IE system’s domain.</w:t>
        </w:r>
      </w:ins>
    </w:p>
    <w:p w:rsidR="00525FF6" w:rsidRPr="00EF6E7F" w:rsidRDefault="00525FF6" w:rsidP="00525FF6">
      <w:pPr>
        <w:pStyle w:val="Content2"/>
        <w:rPr>
          <w:ins w:id="4793" w:author="Vilson Lu" w:date="2014-08-22T04:15:00Z"/>
        </w:rPr>
      </w:pPr>
    </w:p>
    <w:p w:rsidR="00525FF6" w:rsidRPr="00EF6E7F" w:rsidRDefault="00525FF6" w:rsidP="00525FF6">
      <w:pPr>
        <w:pStyle w:val="Content2"/>
        <w:rPr>
          <w:ins w:id="4794" w:author="Vilson Lu" w:date="2014-08-22T04:15:00Z"/>
        </w:rPr>
      </w:pPr>
      <w:ins w:id="4795" w:author="Vilson Lu" w:date="2014-08-22T04:15:00Z">
        <w:r w:rsidRPr="00EF6E7F">
          <w:t>Poibeau’s architecture is divided into 5 main modules: (1) the module for extracting information from the structure of the text; (2) the module for named entity recognition which is responsible for recognizing places/dates/etc.; (3) the module for the semantic filters; (4) the module for the extraction of specific domain-dependent information; and lastly</w:t>
        </w:r>
      </w:ins>
      <w:ins w:id="4796" w:author="PF" w:date="2015-03-02T05:24:00Z">
        <w:r w:rsidR="00DF09D8">
          <w:t>,</w:t>
        </w:r>
      </w:ins>
      <w:ins w:id="4797" w:author="Vilson Lu" w:date="2014-08-22T04:15:00Z">
        <w:r w:rsidRPr="00EF6E7F">
          <w:t xml:space="preserve"> (5) </w:t>
        </w:r>
        <w:r w:rsidRPr="00F16261">
          <w:rPr>
            <w:rStyle w:val="Content2Char"/>
          </w:rPr>
          <w:t>t</w:t>
        </w:r>
        <w:r w:rsidRPr="00EF6E7F">
          <w:t xml:space="preserve">he module for filling in a result template. </w:t>
        </w:r>
      </w:ins>
    </w:p>
    <w:p w:rsidR="00525FF6" w:rsidRPr="00EF6E7F" w:rsidRDefault="00525FF6" w:rsidP="00525FF6">
      <w:pPr>
        <w:pStyle w:val="Content2"/>
        <w:rPr>
          <w:ins w:id="4798" w:author="Vilson Lu" w:date="2014-08-22T04:15:00Z"/>
        </w:rPr>
      </w:pPr>
    </w:p>
    <w:p w:rsidR="00525FF6" w:rsidRDefault="00525FF6" w:rsidP="00525FF6">
      <w:pPr>
        <w:pStyle w:val="Content2"/>
        <w:rPr>
          <w:ins w:id="4799" w:author="Vilson Lu" w:date="2014-08-22T04:15:00Z"/>
          <w:noProof/>
          <w:lang w:val="en-PH" w:eastAsia="zh-CN"/>
        </w:rPr>
      </w:pPr>
      <w:ins w:id="4800" w:author="Vilson Lu" w:date="2014-08-22T04:15:00Z">
        <w:r w:rsidRPr="00EF6E7F">
          <w:t xml:space="preserve">In module 1, a number of information </w:t>
        </w:r>
        <w:del w:id="4801" w:author="PF" w:date="2015-03-02T05:24:00Z">
          <w:r w:rsidRPr="00EF6E7F" w:rsidDel="003E52DD">
            <w:delText xml:space="preserve">is </w:delText>
          </w:r>
        </w:del>
      </w:ins>
      <w:ins w:id="4802" w:author="PF" w:date="2015-03-02T05:24:00Z">
        <w:r w:rsidR="003E52DD">
          <w:t xml:space="preserve">are </w:t>
        </w:r>
      </w:ins>
      <w:ins w:id="4803" w:author="Vilson Lu" w:date="2014-08-22T04:15:00Z">
        <w:r w:rsidRPr="00EF6E7F">
          <w:t xml:space="preserve">extracted from the structure of the input text. It is in this module where information that is embedded in the structure of </w:t>
        </w:r>
        <w:r w:rsidRPr="006E4D62">
          <w:t>the</w:t>
        </w:r>
        <w:r w:rsidRPr="00EF6E7F">
          <w:t xml:space="preserve"> text is extracted </w:t>
        </w:r>
        <w:del w:id="4804" w:author="PF" w:date="2015-03-02T05:24:00Z">
          <w:r w:rsidRPr="00EF6E7F" w:rsidDel="003E52DD">
            <w:delText xml:space="preserve">like </w:delText>
          </w:r>
        </w:del>
      </w:ins>
      <w:ins w:id="4805" w:author="PF" w:date="2015-03-02T05:24:00Z">
        <w:r w:rsidR="003E52DD">
          <w:t xml:space="preserve">such as </w:t>
        </w:r>
      </w:ins>
      <w:ins w:id="4806" w:author="Vilson Lu" w:date="2014-08-22T04:15:00Z">
        <w:r w:rsidRPr="00EF6E7F">
          <w:t xml:space="preserve">those that are written in HTML or XML formats. On the other hand, in module 2, relevant information </w:t>
        </w:r>
        <w:del w:id="4807" w:author="PF" w:date="2015-03-02T05:25:00Z">
          <w:r w:rsidRPr="00EF6E7F" w:rsidDel="003E52DD">
            <w:delText xml:space="preserve">is </w:delText>
          </w:r>
        </w:del>
      </w:ins>
      <w:ins w:id="4808" w:author="PF" w:date="2015-03-02T05:25:00Z">
        <w:r w:rsidR="003E52DD">
          <w:t xml:space="preserve">are </w:t>
        </w:r>
      </w:ins>
      <w:ins w:id="4809" w:author="Vilson Lu" w:date="2014-08-22T04:15:00Z">
        <w:r w:rsidRPr="00EF6E7F">
          <w:t xml:space="preserve">extracted/recognized through linguistic analysis. This module is responsible for recognizing the different named entities present in the input text like names, places, and dates. Poibeau made use of the finite-state tool </w:t>
        </w:r>
        <w:r w:rsidRPr="00EF6E7F">
          <w:rPr>
            <w:i/>
          </w:rPr>
          <w:t>Intex</w:t>
        </w:r>
        <w:r w:rsidRPr="00EF6E7F">
          <w:t xml:space="preserve"> to develop this module. Furthermore, in module 3, text categorization is performed on the set of so-called “semantic signatures” that were </w:t>
        </w:r>
        <w:r w:rsidRPr="00F16261">
          <w:rPr>
            <w:rStyle w:val="Content1Char"/>
          </w:rPr>
          <w:t>produced from a semantic analysis of the input text. Poibeau made use of the French</w:t>
        </w:r>
        <w:r w:rsidRPr="00EF6E7F">
          <w:t xml:space="preserve"> system Intuition</w:t>
        </w:r>
        <w:r w:rsidRPr="00EF6E7F">
          <w:rPr>
            <w:rFonts w:cs="Lucida Grande"/>
          </w:rPr>
          <w:t xml:space="preserve">™ to develop this module. In addition, in module 4, specific information like the specific relationships between named entities </w:t>
        </w:r>
        <w:del w:id="4810" w:author="PF" w:date="2015-03-02T05:25:00Z">
          <w:r w:rsidRPr="00EF6E7F" w:rsidDel="003E52DD">
            <w:rPr>
              <w:rFonts w:cs="Lucida Grande"/>
            </w:rPr>
            <w:delText xml:space="preserve">is </w:delText>
          </w:r>
        </w:del>
      </w:ins>
      <w:ins w:id="4811" w:author="PF" w:date="2015-03-02T05:26:00Z">
        <w:r w:rsidR="003E52DD">
          <w:rPr>
            <w:rFonts w:cs="Lucida Grande"/>
          </w:rPr>
          <w:t>a</w:t>
        </w:r>
      </w:ins>
      <w:ins w:id="4812" w:author="PF" w:date="2015-03-02T05:25:00Z">
        <w:r w:rsidR="003E52DD">
          <w:rPr>
            <w:rFonts w:cs="Lucida Grande"/>
          </w:rPr>
          <w:t xml:space="preserve">re </w:t>
        </w:r>
      </w:ins>
      <w:ins w:id="4813" w:author="Vilson Lu" w:date="2014-08-22T04:15:00Z">
        <w:r w:rsidRPr="00EF6E7F">
          <w:rPr>
            <w:rFonts w:cs="Lucida Grande"/>
          </w:rPr>
          <w:t xml:space="preserve">extracted by applying a grammar of transducers or extraction patterns on the input text. Lastly, in module 5, all the information extracted from the input text </w:t>
        </w:r>
        <w:del w:id="4814" w:author="PF" w:date="2015-03-02T05:25:00Z">
          <w:r w:rsidRPr="00EF6E7F" w:rsidDel="003E52DD">
            <w:rPr>
              <w:rFonts w:cs="Lucida Grande"/>
            </w:rPr>
            <w:delText xml:space="preserve">are </w:delText>
          </w:r>
        </w:del>
      </w:ins>
      <w:ins w:id="4815" w:author="PF" w:date="2015-03-02T05:26:00Z">
        <w:r w:rsidR="003E52DD">
          <w:rPr>
            <w:rFonts w:cs="Lucida Grande"/>
          </w:rPr>
          <w:t>a</w:t>
        </w:r>
      </w:ins>
      <w:ins w:id="4816" w:author="PF" w:date="2015-03-02T05:25:00Z">
        <w:r w:rsidR="003E52DD">
          <w:rPr>
            <w:rFonts w:cs="Lucida Grande"/>
          </w:rPr>
          <w:t xml:space="preserve">re </w:t>
        </w:r>
      </w:ins>
      <w:ins w:id="4817" w:author="Vilson Lu" w:date="2014-08-22T04:15:00Z">
        <w:r w:rsidRPr="00EF6E7F">
          <w:rPr>
            <w:rFonts w:cs="Lucida Grande"/>
          </w:rPr>
          <w:t>linked together to fill in a specific result template(s) that present(s) a summarized view of the extracted info</w:t>
        </w:r>
        <w:r>
          <w:rPr>
            <w:rFonts w:cs="Lucida Grande"/>
          </w:rPr>
          <w:t xml:space="preserve">rmation. </w:t>
        </w:r>
        <w:r w:rsidR="00372B98">
          <w:rPr>
            <w:rFonts w:cs="Lucida Grande"/>
          </w:rPr>
          <w:fldChar w:fldCharType="begin"/>
        </w:r>
        <w:r>
          <w:rPr>
            <w:rFonts w:cs="Lucida Grande"/>
          </w:rPr>
          <w:instrText xml:space="preserve"> REF _Ref396444229 \h </w:instrText>
        </w:r>
      </w:ins>
      <w:r w:rsidR="00372B98">
        <w:rPr>
          <w:rFonts w:cs="Lucida Grande"/>
        </w:rPr>
      </w:r>
      <w:ins w:id="4818" w:author="Vilson Lu" w:date="2014-08-22T04:15:00Z">
        <w:r w:rsidR="00372B98">
          <w:rPr>
            <w:rFonts w:cs="Lucida Grande"/>
          </w:rPr>
          <w:fldChar w:fldCharType="separate"/>
        </w:r>
      </w:ins>
      <w:ins w:id="4819" w:author="Vilson Lu" w:date="2014-08-22T16:55:00Z">
        <w:r w:rsidR="003160F5">
          <w:t xml:space="preserve">Figure </w:t>
        </w:r>
        <w:r w:rsidR="003160F5">
          <w:rPr>
            <w:noProof/>
          </w:rPr>
          <w:t>2</w:t>
        </w:r>
        <w:r w:rsidR="003160F5">
          <w:noBreakHyphen/>
        </w:r>
        <w:r w:rsidR="003160F5">
          <w:rPr>
            <w:noProof/>
          </w:rPr>
          <w:t>1</w:t>
        </w:r>
      </w:ins>
      <w:ins w:id="4820" w:author="Vilson Lu" w:date="2014-08-22T04:15:00Z">
        <w:r w:rsidR="00372B98">
          <w:rPr>
            <w:rFonts w:cs="Lucida Grande"/>
          </w:rPr>
          <w:fldChar w:fldCharType="end"/>
        </w:r>
      </w:ins>
      <w:ins w:id="4821" w:author="PF" w:date="2015-03-02T05:26:00Z">
        <w:r w:rsidR="003E52DD">
          <w:rPr>
            <w:rFonts w:cs="Lucida Grande"/>
          </w:rPr>
          <w:t xml:space="preserve"> </w:t>
        </w:r>
      </w:ins>
      <w:ins w:id="4822" w:author="Vilson Lu" w:date="2014-08-22T04:15:00Z">
        <w:r w:rsidRPr="00EF6E7F">
          <w:rPr>
            <w:rFonts w:cs="Lucida Grande"/>
          </w:rPr>
          <w:t>illustrates the general architecture proposed by Poibeau.</w:t>
        </w:r>
      </w:ins>
    </w:p>
    <w:p w:rsidR="00525FF6" w:rsidRPr="00EF6E7F" w:rsidRDefault="00525FF6" w:rsidP="00525FF6">
      <w:pPr>
        <w:pStyle w:val="Content2"/>
        <w:rPr>
          <w:ins w:id="4823" w:author="Vilson Lu" w:date="2014-08-22T04:15:00Z"/>
          <w:noProof/>
          <w:lang w:val="en-PH" w:eastAsia="zh-CN"/>
        </w:rPr>
      </w:pPr>
    </w:p>
    <w:p w:rsidR="00525FF6" w:rsidRDefault="00525FF6" w:rsidP="00525FF6">
      <w:pPr>
        <w:keepNext/>
        <w:ind w:left="1440"/>
        <w:rPr>
          <w:ins w:id="4824" w:author="Vilson Lu" w:date="2014-08-22T04:15:00Z"/>
        </w:rPr>
      </w:pPr>
      <w:ins w:id="4825" w:author="Vilson Lu" w:date="2014-08-22T04:15:00Z">
        <w:r>
          <w:rPr>
            <w:rStyle w:val="CommentReference"/>
          </w:rPr>
          <w:lastRenderedPageBreak/>
          <w:commentReference w:id="4826"/>
        </w:r>
        <w:r w:rsidR="002F6E61">
          <w:rPr>
            <w:noProof/>
            <w:rPrChange w:id="4827" w:author="Unknown">
              <w:rPr>
                <w:noProof/>
                <w:color w:val="0563C1" w:themeColor="hyperlink"/>
                <w:sz w:val="20"/>
                <w:szCs w:val="20"/>
                <w:u w:val="single"/>
              </w:rPr>
            </w:rPrChange>
          </w:rPr>
          <w:drawing>
            <wp:inline distT="0" distB="0" distL="0" distR="0">
              <wp:extent cx="5181866" cy="19050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90140" cy="1908042"/>
                      </a:xfrm>
                      <a:prstGeom prst="rect">
                        <a:avLst/>
                      </a:prstGeom>
                      <a:ln>
                        <a:solidFill>
                          <a:schemeClr val="tx1"/>
                        </a:solidFill>
                      </a:ln>
                    </pic:spPr>
                  </pic:pic>
                </a:graphicData>
              </a:graphic>
            </wp:inline>
          </w:drawing>
        </w:r>
      </w:ins>
    </w:p>
    <w:p w:rsidR="00525FF6" w:rsidRPr="00EF6E7F" w:rsidRDefault="00525FF6" w:rsidP="00525FF6">
      <w:pPr>
        <w:pStyle w:val="Caption"/>
        <w:rPr>
          <w:ins w:id="4828" w:author="Vilson Lu" w:date="2014-08-22T04:15:00Z"/>
          <w:noProof/>
          <w:lang w:val="en-PH" w:eastAsia="zh-CN"/>
        </w:rPr>
      </w:pPr>
      <w:bookmarkStart w:id="4829" w:name="_Ref396444229"/>
      <w:bookmarkStart w:id="4830" w:name="_Toc396489882"/>
      <w:ins w:id="4831" w:author="Vilson Lu" w:date="2014-08-22T04:15:00Z">
        <w:r>
          <w:t xml:space="preserve">Figure </w:t>
        </w:r>
      </w:ins>
      <w:ins w:id="4832" w:author="Vilson Lu" w:date="2014-08-22T13:34:00Z">
        <w:r w:rsidR="00372B98">
          <w:fldChar w:fldCharType="begin"/>
        </w:r>
        <w:r w:rsidR="00956A9D">
          <w:instrText xml:space="preserve"> STYLEREF 1 \s </w:instrText>
        </w:r>
      </w:ins>
      <w:r w:rsidR="00372B98">
        <w:fldChar w:fldCharType="separate"/>
      </w:r>
      <w:r w:rsidR="003160F5">
        <w:rPr>
          <w:noProof/>
        </w:rPr>
        <w:t>2</w:t>
      </w:r>
      <w:ins w:id="4833"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4834" w:author="Vilson Lu" w:date="2014-08-22T16:55:00Z">
        <w:r w:rsidR="003160F5">
          <w:rPr>
            <w:noProof/>
          </w:rPr>
          <w:t>1</w:t>
        </w:r>
      </w:ins>
      <w:ins w:id="4835" w:author="Vilson Lu" w:date="2014-08-22T13:34:00Z">
        <w:r w:rsidR="00372B98">
          <w:fldChar w:fldCharType="end"/>
        </w:r>
      </w:ins>
      <w:bookmarkEnd w:id="4829"/>
      <w:ins w:id="4836" w:author="Vilson Lu" w:date="2014-08-22T04:15:00Z">
        <w:r>
          <w:t>. Poibeau's General Architecture</w:t>
        </w:r>
        <w:bookmarkEnd w:id="4830"/>
      </w:ins>
    </w:p>
    <w:p w:rsidR="00525FF6" w:rsidRDefault="00525FF6" w:rsidP="00525FF6">
      <w:pPr>
        <w:pStyle w:val="NormalWeb"/>
        <w:spacing w:before="0" w:beforeAutospacing="0" w:after="0" w:afterAutospacing="0"/>
        <w:rPr>
          <w:ins w:id="4837" w:author="Vilson Lu" w:date="2014-08-22T04:15:00Z"/>
          <w:rFonts w:ascii="Arial" w:eastAsia="Arial" w:hAnsi="Arial" w:cs="Arial"/>
          <w:sz w:val="20"/>
          <w:szCs w:val="20"/>
        </w:rPr>
      </w:pPr>
    </w:p>
    <w:p w:rsidR="002F6E61" w:rsidRDefault="00F70A88">
      <w:pPr>
        <w:pStyle w:val="Heading2"/>
        <w:rPr>
          <w:ins w:id="4838" w:author="Kyle Mc Hale Dela Cruz" w:date="2014-08-22T00:08:00Z"/>
        </w:rPr>
        <w:pPrChange w:id="4839" w:author="Kyle Mc Hale Dela Cruz" w:date="2014-08-22T00:07:00Z">
          <w:pPr>
            <w:pStyle w:val="Content2"/>
          </w:pPr>
        </w:pPrChange>
      </w:pPr>
      <w:bookmarkStart w:id="4840" w:name="_Toc396444885"/>
      <w:bookmarkStart w:id="4841" w:name="_Toc396489533"/>
      <w:ins w:id="4842" w:author="Kyle Mc Hale Dela Cruz" w:date="2014-08-22T00:14:00Z">
        <w:r>
          <w:t>Ontology</w:t>
        </w:r>
      </w:ins>
      <w:ins w:id="4843" w:author="Kyle Mc Hale Dela Cruz" w:date="2014-08-22T00:07:00Z">
        <w:r w:rsidR="006B267A" w:rsidRPr="00E45CE0">
          <w:t>-Based Information Extraction Systems</w:t>
        </w:r>
      </w:ins>
      <w:bookmarkEnd w:id="4840"/>
      <w:bookmarkEnd w:id="4841"/>
    </w:p>
    <w:p w:rsidR="002F6E61" w:rsidRDefault="002F6E61">
      <w:pPr>
        <w:rPr>
          <w:ins w:id="4844" w:author="Kyle Mc Hale Dela Cruz" w:date="2014-08-22T00:08:00Z"/>
        </w:rPr>
        <w:pPrChange w:id="4845" w:author="Kyle Mc Hale Dela Cruz" w:date="2014-08-22T00:08:00Z">
          <w:pPr>
            <w:pStyle w:val="Content2"/>
          </w:pPr>
        </w:pPrChange>
      </w:pPr>
    </w:p>
    <w:p w:rsidR="002F6E61" w:rsidRDefault="006B267A">
      <w:pPr>
        <w:pStyle w:val="Content1"/>
        <w:rPr>
          <w:ins w:id="4846" w:author="Kyle Mc Hale Dela Cruz" w:date="2014-08-22T00:07:00Z"/>
        </w:rPr>
        <w:pPrChange w:id="4847" w:author="Kyle Mc Hale Dela Cruz" w:date="2014-08-22T00:08:00Z">
          <w:pPr>
            <w:pStyle w:val="Content2"/>
          </w:pPr>
        </w:pPrChange>
      </w:pPr>
      <w:ins w:id="4848" w:author="Kyle Mc Hale Dela Cruz" w:date="2014-08-22T00:08:00Z">
        <w:r w:rsidRPr="00E45CE0">
          <w:t xml:space="preserve">This part discusses information extraction systems that use </w:t>
        </w:r>
        <w:r>
          <w:t>ontology</w:t>
        </w:r>
        <w:r w:rsidRPr="00E45CE0">
          <w:t>-based techniques.</w:t>
        </w:r>
      </w:ins>
    </w:p>
    <w:p w:rsidR="006B267A" w:rsidRPr="00E45CE0" w:rsidRDefault="006B267A">
      <w:pPr>
        <w:pStyle w:val="Content2"/>
      </w:pPr>
    </w:p>
    <w:p w:rsidR="00D079B2" w:rsidRPr="00E45CE0" w:rsidRDefault="00D079B2">
      <w:pPr>
        <w:pStyle w:val="Heading5"/>
      </w:pPr>
      <w:r w:rsidRPr="00E45CE0">
        <w:t>Ontology-Based Information Extraction (OBIE) System for French Newspaper Articles (Nebhi, 2012)</w:t>
      </w:r>
    </w:p>
    <w:p w:rsidR="00D079B2" w:rsidRPr="00E45CE0" w:rsidRDefault="00D079B2" w:rsidP="00BF4C5E">
      <w:pPr>
        <w:pStyle w:val="Content2"/>
      </w:pPr>
    </w:p>
    <w:p w:rsidR="002F6E61" w:rsidRDefault="00D079B2">
      <w:pPr>
        <w:pStyle w:val="Content2"/>
        <w:pPrChange w:id="4849" w:author="TinTin Kalaw" w:date="2014-08-16T12:13:00Z">
          <w:pPr>
            <w:pStyle w:val="Content1"/>
          </w:pPr>
        </w:pPrChange>
      </w:pPr>
      <w:del w:id="4850" w:author="PF" w:date="2015-03-02T05:26:00Z">
        <w:r w:rsidRPr="00E45CE0" w:rsidDel="003E52DD">
          <w:delText xml:space="preserve">Since </w:delText>
        </w:r>
      </w:del>
      <w:ins w:id="4851" w:author="PF" w:date="2015-03-02T05:26:00Z">
        <w:r w:rsidR="003E52DD">
          <w:t xml:space="preserve">As </w:t>
        </w:r>
      </w:ins>
      <w:r w:rsidRPr="00E45CE0">
        <w:t xml:space="preserve">most </w:t>
      </w:r>
      <w:del w:id="4852" w:author="PF" w:date="2015-03-02T05:26:00Z">
        <w:r w:rsidRPr="00E45CE0" w:rsidDel="003E52DD">
          <w:delText xml:space="preserve">of the </w:delText>
        </w:r>
      </w:del>
      <w:r w:rsidRPr="00E45CE0">
        <w:t xml:space="preserve">information extraction systems are based on the English language, it poses a problem </w:t>
      </w:r>
      <w:del w:id="4853" w:author="PF" w:date="2015-03-02T05:27:00Z">
        <w:r w:rsidRPr="00E45CE0" w:rsidDel="003E52DD">
          <w:delText xml:space="preserve">on </w:delText>
        </w:r>
      </w:del>
      <w:ins w:id="4854" w:author="PF" w:date="2015-03-02T05:27:00Z">
        <w:r w:rsidR="003E52DD">
          <w:t xml:space="preserve">for </w:t>
        </w:r>
      </w:ins>
      <w:r w:rsidRPr="00E45CE0">
        <w:t xml:space="preserve">other languages </w:t>
      </w:r>
      <w:ins w:id="4855" w:author="PF" w:date="2015-03-02T05:27:00Z">
        <w:r w:rsidR="003E52DD">
          <w:t xml:space="preserve">in terms of </w:t>
        </w:r>
      </w:ins>
      <w:del w:id="4856" w:author="PF" w:date="2015-03-02T05:27:00Z">
        <w:r w:rsidRPr="00E45CE0" w:rsidDel="003E52DD">
          <w:delText xml:space="preserve">for there are not much </w:delText>
        </w:r>
      </w:del>
      <w:ins w:id="4857" w:author="PF" w:date="2015-03-02T05:27:00Z">
        <w:r w:rsidR="003E52DD">
          <w:t xml:space="preserve">limited </w:t>
        </w:r>
      </w:ins>
      <w:r w:rsidRPr="00E45CE0">
        <w:t xml:space="preserve">tools available. </w:t>
      </w:r>
      <w:del w:id="4858" w:author="PF" w:date="2015-03-02T05:27:00Z">
        <w:r w:rsidRPr="00E45CE0" w:rsidDel="003E52DD">
          <w:delText>In order t</w:delText>
        </w:r>
      </w:del>
      <w:ins w:id="4859" w:author="PF" w:date="2015-03-02T05:27:00Z">
        <w:r w:rsidR="003E52DD">
          <w:t>T</w:t>
        </w:r>
      </w:ins>
      <w:r w:rsidRPr="00E45CE0">
        <w:t>o address this problem, the system maps the extracted entities to the ontology.</w:t>
      </w:r>
    </w:p>
    <w:p w:rsidR="002F6E61" w:rsidRDefault="002F6E61">
      <w:pPr>
        <w:pStyle w:val="Content2"/>
        <w:pPrChange w:id="4860" w:author="TinTin Kalaw" w:date="2014-08-16T12:13:00Z">
          <w:pPr>
            <w:pStyle w:val="Content1"/>
          </w:pPr>
        </w:pPrChange>
      </w:pPr>
    </w:p>
    <w:p w:rsidR="002F6E61" w:rsidRDefault="00D079B2">
      <w:pPr>
        <w:pStyle w:val="Content2"/>
        <w:pPrChange w:id="4861" w:author="TinTin Kalaw" w:date="2014-08-16T12:13:00Z">
          <w:pPr>
            <w:pStyle w:val="Content1"/>
          </w:pPr>
        </w:pPrChange>
      </w:pPr>
      <w:r w:rsidRPr="00E45CE0">
        <w:t xml:space="preserve">This system extracts </w:t>
      </w:r>
      <w:ins w:id="4862" w:author="PF" w:date="2015-03-02T05:27:00Z">
        <w:r w:rsidR="003E52DD">
          <w:t xml:space="preserve">names of </w:t>
        </w:r>
      </w:ins>
      <w:r w:rsidRPr="00E45CE0">
        <w:t>person</w:t>
      </w:r>
      <w:ins w:id="4863" w:author="PF" w:date="2015-03-02T05:27:00Z">
        <w:r w:rsidR="003E52DD">
          <w:t>s</w:t>
        </w:r>
      </w:ins>
      <w:r w:rsidRPr="00E45CE0">
        <w:t>, location</w:t>
      </w:r>
      <w:ins w:id="4864" w:author="PF" w:date="2015-03-02T05:27:00Z">
        <w:r w:rsidR="003E52DD">
          <w:t>s,</w:t>
        </w:r>
      </w:ins>
      <w:r w:rsidRPr="00E45CE0">
        <w:t xml:space="preserve"> and organization</w:t>
      </w:r>
      <w:ins w:id="4865" w:author="PF" w:date="2015-03-02T05:27:00Z">
        <w:r w:rsidR="003E52DD">
          <w:t>s</w:t>
        </w:r>
      </w:ins>
      <w:r w:rsidRPr="00E45CE0">
        <w:t xml:space="preserve"> </w:t>
      </w:r>
      <w:del w:id="4866" w:author="PF" w:date="2015-03-02T05:28:00Z">
        <w:r w:rsidRPr="00E45CE0" w:rsidDel="003E52DD">
          <w:delText xml:space="preserve">on </w:delText>
        </w:r>
      </w:del>
      <w:ins w:id="4867" w:author="PF" w:date="2015-03-02T05:28:00Z">
        <w:r w:rsidR="003E52DD">
          <w:t xml:space="preserve">from </w:t>
        </w:r>
      </w:ins>
      <w:del w:id="4868" w:author="PF" w:date="2015-03-02T05:28:00Z">
        <w:r w:rsidRPr="00E45CE0" w:rsidDel="003E52DD">
          <w:delText xml:space="preserve">a </w:delText>
        </w:r>
      </w:del>
      <w:r w:rsidRPr="00E45CE0">
        <w:t>French newspaper article</w:t>
      </w:r>
      <w:ins w:id="4869" w:author="PF" w:date="2015-03-02T05:28:00Z">
        <w:r w:rsidR="003E52DD">
          <w:t>s</w:t>
        </w:r>
      </w:ins>
      <w:r w:rsidRPr="00E45CE0">
        <w:t xml:space="preserve">. It collects data from LeMonde.fr. The system uses the GATE framework for annotation of entities in text and maps them to the ontology. It uses DBpedia databank that is based on Wikipedia projects. It contains 3,220,000 instances and is organized into a hierarchy of 320 classes and 1650 different properties. The system consists of 4 parts: pre-processing, gazetteer, rule-based semantic annotation, and the output. First, the system will pre-process the text. It will perform tokenizer, sentence splitter and POS tagger using the GATE application. After it is pre-processed, it will now go to the gazetteer. It will perform a lookup for the named entity recognition. After it passes through the gazetteer, grammar rules will be applied to create semantic annotation. The rules are written in JAPE which is part of the GATE framework. The system contains approximately 100 rules.  </w:t>
      </w:r>
    </w:p>
    <w:p w:rsidR="002F6E61" w:rsidRDefault="002F6E61">
      <w:pPr>
        <w:pStyle w:val="Content2"/>
        <w:pPrChange w:id="4870" w:author="TinTin Kalaw" w:date="2014-08-16T12:13:00Z">
          <w:pPr>
            <w:pStyle w:val="Content1"/>
          </w:pPr>
        </w:pPrChange>
      </w:pPr>
    </w:p>
    <w:p w:rsidR="002F6E61" w:rsidRDefault="00D079B2">
      <w:pPr>
        <w:pStyle w:val="Content2"/>
        <w:pPrChange w:id="4871" w:author="TinTin Kalaw" w:date="2014-08-16T12:13:00Z">
          <w:pPr>
            <w:pStyle w:val="Content1"/>
          </w:pPr>
        </w:pPrChange>
      </w:pPr>
      <w:r w:rsidRPr="00E45CE0">
        <w:t xml:space="preserve">The system is evaluated using the Balance Distance Metrics (BDM) to </w:t>
      </w:r>
      <w:del w:id="4872" w:author="PF" w:date="2015-03-02T05:29:00Z">
        <w:r w:rsidRPr="00E45CE0" w:rsidDel="003E52DD">
          <w:delText xml:space="preserve">take account the </w:delText>
        </w:r>
      </w:del>
      <w:ins w:id="4873" w:author="PF" w:date="2015-03-02T05:29:00Z">
        <w:r w:rsidR="003E52DD">
          <w:t xml:space="preserve">consider </w:t>
        </w:r>
      </w:ins>
      <w:r w:rsidRPr="00E45CE0">
        <w:t xml:space="preserve">ontological similarity. </w:t>
      </w:r>
      <w:del w:id="4874" w:author="PF" w:date="2015-03-02T05:29:00Z">
        <w:r w:rsidRPr="00E45CE0" w:rsidDel="003E52DD">
          <w:delText xml:space="preserve">It is also evaluated with the gold standards. </w:delText>
        </w:r>
      </w:del>
      <w:r w:rsidRPr="00E45CE0">
        <w:t>They manually annotated the documents using concepts on DBpedia ontology, and then compared it with the gold standard. They only evaluated person</w:t>
      </w:r>
      <w:ins w:id="4875" w:author="PF" w:date="2015-03-02T05:30:00Z">
        <w:r w:rsidR="003E52DD">
          <w:t>-</w:t>
        </w:r>
      </w:ins>
      <w:r w:rsidRPr="00E45CE0">
        <w:t>, organization</w:t>
      </w:r>
      <w:ins w:id="4876" w:author="PF" w:date="2015-03-02T05:30:00Z">
        <w:r w:rsidR="003E52DD">
          <w:t>-</w:t>
        </w:r>
      </w:ins>
      <w:ins w:id="4877" w:author="PF" w:date="2015-03-02T05:29:00Z">
        <w:r w:rsidR="003E52DD">
          <w:t>,</w:t>
        </w:r>
      </w:ins>
      <w:r w:rsidRPr="00E45CE0">
        <w:t xml:space="preserve"> and location</w:t>
      </w:r>
      <w:ins w:id="4878" w:author="PF" w:date="2015-03-02T05:30:00Z">
        <w:r w:rsidR="003E52DD">
          <w:t>-</w:t>
        </w:r>
      </w:ins>
      <w:del w:id="4879" w:author="PF" w:date="2015-03-02T05:30:00Z">
        <w:r w:rsidRPr="00E45CE0" w:rsidDel="003E52DD">
          <w:delText xml:space="preserve"> </w:delText>
        </w:r>
      </w:del>
      <w:r w:rsidRPr="00E45CE0">
        <w:t>named entities. The system scored an average of 0.94 on the BDM and achieved a 91% F-Measure</w:t>
      </w:r>
      <w:ins w:id="4880" w:author="PF" w:date="2015-03-02T05:30:00Z">
        <w:r w:rsidR="003E52DD">
          <w:t>.</w:t>
        </w:r>
      </w:ins>
    </w:p>
    <w:p w:rsidR="00D079B2" w:rsidRDefault="00D079B2">
      <w:pPr>
        <w:pStyle w:val="Content2"/>
        <w:rPr>
          <w:ins w:id="4881" w:author="Kyle Mc Hale Dela Cruz" w:date="2014-08-17T22:36:00Z"/>
        </w:rPr>
      </w:pPr>
    </w:p>
    <w:p w:rsidR="00A21065" w:rsidDel="00EC7FD0" w:rsidRDefault="00A21065">
      <w:pPr>
        <w:pStyle w:val="Content2"/>
        <w:rPr>
          <w:ins w:id="4882" w:author="Kyle Mc Hale Dela Cruz" w:date="2014-08-17T22:36:00Z"/>
          <w:del w:id="4883" w:author="Vilson Lu" w:date="2014-08-22T02:33:00Z"/>
        </w:rPr>
      </w:pPr>
    </w:p>
    <w:p w:rsidR="00A21065" w:rsidDel="00EC7FD0" w:rsidRDefault="00A21065">
      <w:pPr>
        <w:pStyle w:val="Content2"/>
        <w:rPr>
          <w:ins w:id="4884" w:author="Kyle Mc Hale Dela Cruz" w:date="2014-08-17T22:36:00Z"/>
          <w:del w:id="4885" w:author="Vilson Lu" w:date="2014-08-22T02:33:00Z"/>
        </w:rPr>
      </w:pPr>
    </w:p>
    <w:p w:rsidR="00A21065" w:rsidDel="00EC7FD0" w:rsidRDefault="00A21065">
      <w:pPr>
        <w:pStyle w:val="Content2"/>
        <w:rPr>
          <w:ins w:id="4886" w:author="Kyle Mc Hale Dela Cruz" w:date="2014-08-17T22:36:00Z"/>
          <w:del w:id="4887" w:author="Vilson Lu" w:date="2014-08-22T02:33:00Z"/>
        </w:rPr>
      </w:pPr>
    </w:p>
    <w:p w:rsidR="00A21065" w:rsidDel="00525FF6" w:rsidRDefault="00A21065">
      <w:pPr>
        <w:pStyle w:val="Content2"/>
        <w:rPr>
          <w:ins w:id="4888" w:author="Kyle Mc Hale Dela Cruz" w:date="2014-08-17T22:36:00Z"/>
          <w:del w:id="4889" w:author="Vilson Lu" w:date="2014-08-22T04:15:00Z"/>
        </w:rPr>
      </w:pPr>
    </w:p>
    <w:p w:rsidR="00A21065" w:rsidDel="00525FF6" w:rsidRDefault="00A21065">
      <w:pPr>
        <w:pStyle w:val="Content2"/>
        <w:rPr>
          <w:ins w:id="4890" w:author="Kyle Mc Hale Dela Cruz" w:date="2014-08-17T22:36:00Z"/>
          <w:del w:id="4891" w:author="Vilson Lu" w:date="2014-08-22T04:15:00Z"/>
        </w:rPr>
      </w:pPr>
    </w:p>
    <w:p w:rsidR="00A21065" w:rsidDel="00525FF6" w:rsidRDefault="00A21065">
      <w:pPr>
        <w:pStyle w:val="Content2"/>
        <w:rPr>
          <w:ins w:id="4892" w:author="Kyle Mc Hale Dela Cruz" w:date="2014-08-17T22:36:00Z"/>
          <w:del w:id="4893" w:author="Vilson Lu" w:date="2014-08-22T04:15:00Z"/>
        </w:rPr>
      </w:pPr>
    </w:p>
    <w:p w:rsidR="002F6E61" w:rsidRDefault="002F6E61">
      <w:pPr>
        <w:pStyle w:val="Content2"/>
        <w:ind w:left="0"/>
        <w:pPrChange w:id="4894" w:author="Vilson Lu" w:date="2014-08-22T04:15:00Z">
          <w:pPr>
            <w:pStyle w:val="Content2"/>
          </w:pPr>
        </w:pPrChange>
      </w:pPr>
    </w:p>
    <w:p w:rsidR="00D079B2" w:rsidRPr="00E45CE0" w:rsidRDefault="00D079B2" w:rsidP="00D079B2">
      <w:pPr>
        <w:pStyle w:val="Heading2"/>
      </w:pPr>
      <w:bookmarkStart w:id="4895" w:name="_Toc395181695"/>
      <w:bookmarkStart w:id="4896" w:name="_Toc396444886"/>
      <w:bookmarkStart w:id="4897" w:name="_Toc396489534"/>
      <w:r w:rsidRPr="00E45CE0">
        <w:lastRenderedPageBreak/>
        <w:t>Other Information Extraction Systems</w:t>
      </w:r>
      <w:bookmarkEnd w:id="4895"/>
      <w:bookmarkEnd w:id="4896"/>
      <w:bookmarkEnd w:id="4897"/>
    </w:p>
    <w:p w:rsidR="00D079B2" w:rsidRPr="00E45CE0" w:rsidRDefault="00D079B2" w:rsidP="000B6ADF">
      <w:pPr>
        <w:pStyle w:val="Content1"/>
      </w:pPr>
    </w:p>
    <w:p w:rsidR="00D079B2" w:rsidRPr="00E45CE0" w:rsidRDefault="00D079B2" w:rsidP="000B6ADF">
      <w:pPr>
        <w:pStyle w:val="Content1"/>
      </w:pPr>
      <w:r w:rsidRPr="00E45CE0">
        <w:t>This part discusses information extraction systems that use other techniques.</w:t>
      </w:r>
    </w:p>
    <w:p w:rsidR="00D079B2" w:rsidRPr="00E45CE0" w:rsidRDefault="00D079B2" w:rsidP="000B6ADF">
      <w:pPr>
        <w:pStyle w:val="Content1"/>
      </w:pPr>
    </w:p>
    <w:p w:rsidR="00D079B2" w:rsidRPr="00E45CE0" w:rsidRDefault="00D079B2" w:rsidP="00497EF3">
      <w:pPr>
        <w:pStyle w:val="Heading5"/>
      </w:pPr>
      <w:r w:rsidRPr="00E45CE0">
        <w:t>SOMIDIA - Social Monitoring for Disaster Management (Cheng et al.</w:t>
      </w:r>
      <w:ins w:id="4898" w:author="PF" w:date="2015-03-02T10:00:00Z">
        <w:r w:rsidR="00A84AF1">
          <w:t>,</w:t>
        </w:r>
      </w:ins>
      <w:r w:rsidRPr="00E45CE0">
        <w:t xml:space="preserve"> 201</w:t>
      </w:r>
      <w:del w:id="4899" w:author="TinTin Kalaw" w:date="2014-08-16T13:13:00Z">
        <w:r w:rsidRPr="00E45CE0" w:rsidDel="009F684C">
          <w:delText>1</w:delText>
        </w:r>
      </w:del>
      <w:ins w:id="4900" w:author="TinTin Kalaw" w:date="2014-08-16T13:13:00Z">
        <w:r w:rsidR="009F684C">
          <w:t>3</w:t>
        </w:r>
      </w:ins>
      <w:r w:rsidRPr="00E45CE0">
        <w:t>)</w:t>
      </w:r>
    </w:p>
    <w:p w:rsidR="00D079B2" w:rsidRPr="00E45CE0" w:rsidRDefault="00D079B2" w:rsidP="00BF4C5E">
      <w:pPr>
        <w:pStyle w:val="Content2"/>
      </w:pPr>
    </w:p>
    <w:p w:rsidR="002F6E61" w:rsidRDefault="00D079B2">
      <w:pPr>
        <w:pStyle w:val="Content2"/>
        <w:pPrChange w:id="4901" w:author="TinTin Kalaw" w:date="2014-08-16T12:14:00Z">
          <w:pPr>
            <w:pStyle w:val="Content1"/>
          </w:pPr>
        </w:pPrChange>
      </w:pPr>
      <w:r w:rsidRPr="00E45CE0">
        <w:t>SOMIDIA is a crisis</w:t>
      </w:r>
      <w:ins w:id="4902" w:author="PF" w:date="2015-03-02T05:30:00Z">
        <w:r w:rsidR="003E52DD">
          <w:t>-</w:t>
        </w:r>
      </w:ins>
      <w:del w:id="4903" w:author="PF" w:date="2015-03-02T05:30:00Z">
        <w:r w:rsidRPr="00E45CE0" w:rsidDel="003E52DD">
          <w:delText xml:space="preserve"> </w:delText>
        </w:r>
      </w:del>
      <w:r w:rsidRPr="00E45CE0">
        <w:t>mapping system that focuses on plotting disaster on an interactive map in near real time. SOMIDIA collects data from different sources like news feeds, posts, SMS, blogs</w:t>
      </w:r>
      <w:ins w:id="4904" w:author="PF" w:date="2015-03-02T05:30:00Z">
        <w:r w:rsidR="003E52DD">
          <w:t>,</w:t>
        </w:r>
      </w:ins>
      <w:r w:rsidRPr="00E45CE0">
        <w:t xml:space="preserve"> and microblogs.  One of the main component</w:t>
      </w:r>
      <w:ins w:id="4905" w:author="PF" w:date="2015-03-02T05:30:00Z">
        <w:r w:rsidR="003E52DD">
          <w:t>s</w:t>
        </w:r>
      </w:ins>
      <w:r w:rsidRPr="00E45CE0">
        <w:t xml:space="preserve"> of SOMIDIA is its information extraction module. It extracts from both Filipino and English texts.</w:t>
      </w:r>
    </w:p>
    <w:p w:rsidR="002F6E61" w:rsidRDefault="002F6E61">
      <w:pPr>
        <w:pStyle w:val="Content2"/>
        <w:pPrChange w:id="4906" w:author="TinTin Kalaw" w:date="2014-08-16T12:14:00Z">
          <w:pPr>
            <w:pStyle w:val="Content1"/>
          </w:pPr>
        </w:pPrChange>
      </w:pPr>
    </w:p>
    <w:p w:rsidR="002F6E61" w:rsidRDefault="00D079B2">
      <w:pPr>
        <w:pStyle w:val="Content2"/>
        <w:pPrChange w:id="4907" w:author="TinTin Kalaw" w:date="2014-08-16T12:14:00Z">
          <w:pPr>
            <w:pStyle w:val="Content1"/>
          </w:pPr>
        </w:pPrChange>
      </w:pPr>
      <w:r w:rsidRPr="00E45CE0">
        <w:t>For the information extraction module, first, documents go through a tokenizer. They use</w:t>
      </w:r>
      <w:del w:id="4908" w:author="PF" w:date="2015-03-02T05:31:00Z">
        <w:r w:rsidRPr="00E45CE0" w:rsidDel="003E52DD">
          <w:delText>d</w:delText>
        </w:r>
      </w:del>
      <w:r w:rsidRPr="00E45CE0">
        <w:t xml:space="preserve"> OpenNLP to tokenize the document, then it will go to a sentence splitter. The sentence splitter accepts </w:t>
      </w:r>
      <w:del w:id="4909" w:author="PF" w:date="2015-03-02T05:31:00Z">
        <w:r w:rsidRPr="00E45CE0" w:rsidDel="003E52DD">
          <w:delText xml:space="preserve">the </w:delText>
        </w:r>
      </w:del>
      <w:ins w:id="4910" w:author="PF" w:date="2015-03-02T05:31:00Z">
        <w:r w:rsidR="003E52DD">
          <w:t xml:space="preserve">a </w:t>
        </w:r>
      </w:ins>
      <w:r w:rsidRPr="00E45CE0">
        <w:t xml:space="preserve">list of tokens and </w:t>
      </w:r>
      <w:ins w:id="4911" w:author="PF" w:date="2015-03-02T05:31:00Z">
        <w:r w:rsidR="003E52DD">
          <w:t xml:space="preserve">an </w:t>
        </w:r>
      </w:ins>
      <w:r w:rsidRPr="00E45CE0">
        <w:t>annotation list. It has a list of abbreviations so that the system can distinguish abbreviation periods from a period. The goal of the sentence splitter is to separate sentences by adding appropriate ending markers (period). The system use</w:t>
      </w:r>
      <w:ins w:id="4912" w:author="PF" w:date="2015-03-02T05:31:00Z">
        <w:r w:rsidR="003E52DD">
          <w:t>s</w:t>
        </w:r>
      </w:ins>
      <w:del w:id="4913" w:author="PF" w:date="2015-03-02T05:31:00Z">
        <w:r w:rsidRPr="00E45CE0" w:rsidDel="003E52DD">
          <w:delText>d</w:delText>
        </w:r>
      </w:del>
      <w:r w:rsidRPr="00E45CE0">
        <w:t xml:space="preserve"> OpenNLP’s sentence splitter for its sentence detection. After the document has been split into sentences, it will go through a language guesser. They needed to differentiate English text from Filipino text because the language has different extraction techniques. They used frequency distribution of the words to detect the language. The output of the language guesser is the document with added metadata of the language. If the text is in English, the language guesser will pass</w:t>
      </w:r>
      <w:del w:id="4914" w:author="PF" w:date="2015-03-02T05:32:00Z">
        <w:r w:rsidRPr="00E45CE0" w:rsidDel="003E52DD">
          <w:delText>ed</w:delText>
        </w:r>
      </w:del>
      <w:r w:rsidRPr="00E45CE0">
        <w:t xml:space="preserve"> the document to the POS tagger.</w:t>
      </w:r>
      <w:del w:id="4915" w:author="PF" w:date="2015-03-02T05:32:00Z">
        <w:r w:rsidRPr="00E45CE0" w:rsidDel="003E52DD">
          <w:delText xml:space="preserve"> Else</w:delText>
        </w:r>
      </w:del>
      <w:ins w:id="4916" w:author="PF" w:date="2015-03-02T05:32:00Z">
        <w:r w:rsidR="003E52DD">
          <w:t xml:space="preserve"> Otherwise</w:t>
        </w:r>
      </w:ins>
      <w:r w:rsidRPr="00E45CE0">
        <w:t xml:space="preserve">, it would be passed </w:t>
      </w:r>
      <w:ins w:id="4917" w:author="PF" w:date="2015-03-02T05:32:00Z">
        <w:r w:rsidR="003E52DD">
          <w:t xml:space="preserve">on </w:t>
        </w:r>
      </w:ins>
      <w:r w:rsidRPr="00E45CE0">
        <w:t>to a Filipino NER.</w:t>
      </w:r>
    </w:p>
    <w:p w:rsidR="002F6E61" w:rsidRDefault="002F6E61">
      <w:pPr>
        <w:pStyle w:val="Content2"/>
        <w:pPrChange w:id="4918" w:author="TinTin Kalaw" w:date="2014-08-16T12:14:00Z">
          <w:pPr>
            <w:pStyle w:val="Content1"/>
          </w:pPr>
        </w:pPrChange>
      </w:pPr>
    </w:p>
    <w:p w:rsidR="002F6E61" w:rsidRDefault="00D079B2">
      <w:pPr>
        <w:pStyle w:val="Content2"/>
        <w:pPrChange w:id="4919" w:author="TinTin Kalaw" w:date="2014-08-16T12:14:00Z">
          <w:pPr>
            <w:pStyle w:val="Content1"/>
          </w:pPr>
        </w:pPrChange>
      </w:pPr>
      <w:r w:rsidRPr="00E45CE0">
        <w:t>For the English information extraction module, first it will go through the POS tagger. It uses the OpenNLP’s POS tagger function. The output is a list of token</w:t>
      </w:r>
      <w:ins w:id="4920" w:author="PF" w:date="2015-03-02T07:25:00Z">
        <w:r w:rsidR="005F41BB">
          <w:t>s</w:t>
        </w:r>
      </w:ins>
      <w:r w:rsidRPr="00E45CE0">
        <w:t xml:space="preserve"> with its corresponding POS tags. After the POS tagger, it will go through a </w:t>
      </w:r>
      <w:ins w:id="4921" w:author="PF" w:date="2015-03-02T07:25:00Z">
        <w:r w:rsidR="005F41BB">
          <w:t>‘</w:t>
        </w:r>
      </w:ins>
      <w:r w:rsidRPr="00E45CE0">
        <w:t>chunker</w:t>
      </w:r>
      <w:ins w:id="4922" w:author="PF" w:date="2015-03-02T07:25:00Z">
        <w:r w:rsidR="005F41BB">
          <w:t>’</w:t>
        </w:r>
      </w:ins>
      <w:r w:rsidRPr="00E45CE0">
        <w:t xml:space="preserve">. The chunker groups the tokens </w:t>
      </w:r>
      <w:ins w:id="4923" w:author="PF" w:date="2015-03-02T07:25:00Z">
        <w:r w:rsidR="005F41BB">
          <w:t>in</w:t>
        </w:r>
      </w:ins>
      <w:r w:rsidRPr="00E45CE0">
        <w:t>to their corresponding part-of-speech tag. This will be used to determine noun and verb phrases. It uses OpenNLP’s noun and verb chunker. After chunking, it will pass</w:t>
      </w:r>
      <w:del w:id="4924" w:author="PF" w:date="2015-03-02T07:25:00Z">
        <w:r w:rsidRPr="00E45CE0" w:rsidDel="005F41BB">
          <w:delText>ed</w:delText>
        </w:r>
      </w:del>
      <w:r w:rsidRPr="00E45CE0">
        <w:t xml:space="preserve"> through the English NER. The NER only focuses on proper nouns. It uses LingPipe because of </w:t>
      </w:r>
      <w:ins w:id="4925" w:author="PF" w:date="2015-03-02T07:26:00Z">
        <w:r w:rsidR="005F41BB">
          <w:t xml:space="preserve">its </w:t>
        </w:r>
      </w:ins>
      <w:r w:rsidRPr="00E45CE0">
        <w:t>flexibility. LingPipe’s NER uses three types of approaches, dictionary-based, rule-based</w:t>
      </w:r>
      <w:ins w:id="4926" w:author="PF" w:date="2015-03-02T07:26:00Z">
        <w:r w:rsidR="005F41BB">
          <w:t>,</w:t>
        </w:r>
      </w:ins>
      <w:r w:rsidRPr="00E45CE0">
        <w:t xml:space="preserve"> and statistic</w:t>
      </w:r>
      <w:ins w:id="4927" w:author="PF" w:date="2015-03-02T07:26:00Z">
        <w:r w:rsidR="005F41BB">
          <w:t>-</w:t>
        </w:r>
      </w:ins>
      <w:del w:id="4928" w:author="PF" w:date="2015-03-02T07:26:00Z">
        <w:r w:rsidRPr="00E45CE0" w:rsidDel="005F41BB">
          <w:delText xml:space="preserve"> </w:delText>
        </w:r>
      </w:del>
      <w:r w:rsidRPr="00E45CE0">
        <w:t>based approaches. After the NER, it will go through co</w:t>
      </w:r>
      <w:ins w:id="4929" w:author="PF" w:date="2015-03-02T18:23:00Z">
        <w:r w:rsidR="00C15796">
          <w:t>-</w:t>
        </w:r>
      </w:ins>
      <w:r w:rsidRPr="00E45CE0">
        <w:t>reference resolution. The co</w:t>
      </w:r>
      <w:ins w:id="4930" w:author="PF" w:date="2015-03-02T18:30:00Z">
        <w:r w:rsidR="001D1329">
          <w:t>-</w:t>
        </w:r>
      </w:ins>
      <w:r w:rsidRPr="00E45CE0">
        <w:t xml:space="preserve">reference resolution will find the noun counterpart of the pronouns. It uses </w:t>
      </w:r>
      <w:ins w:id="4931" w:author="PF" w:date="2015-03-02T07:26:00Z">
        <w:r w:rsidR="005F41BB">
          <w:t>th</w:t>
        </w:r>
      </w:ins>
      <w:ins w:id="4932" w:author="PF" w:date="2015-03-02T07:27:00Z">
        <w:r w:rsidR="005F41BB">
          <w:t xml:space="preserve">e </w:t>
        </w:r>
      </w:ins>
      <w:r w:rsidRPr="00E45CE0">
        <w:t xml:space="preserve">Russian Mitkov algorithm for the resolution and WordNet for the lexicon. The normalization (standardizing data, collapsing of same sentences) will be done in this phase. The last step is </w:t>
      </w:r>
      <w:del w:id="4933" w:author="PF" w:date="2015-03-02T07:27:00Z">
        <w:r w:rsidRPr="00E45CE0" w:rsidDel="005F41BB">
          <w:delText xml:space="preserve">now </w:delText>
        </w:r>
      </w:del>
      <w:r w:rsidRPr="00E45CE0">
        <w:t>the information extraction phase. It uses JAPE rules to extract the information</w:t>
      </w:r>
      <w:ins w:id="4934" w:author="PF" w:date="2015-03-02T07:27:00Z">
        <w:r w:rsidR="005F41BB">
          <w:t>, and</w:t>
        </w:r>
      </w:ins>
      <w:del w:id="4935" w:author="PF" w:date="2015-03-02T07:27:00Z">
        <w:r w:rsidRPr="00E45CE0" w:rsidDel="005F41BB">
          <w:delText>.</w:delText>
        </w:r>
      </w:del>
      <w:r w:rsidRPr="00E45CE0">
        <w:t xml:space="preserve"> </w:t>
      </w:r>
      <w:del w:id="4936" w:author="PF" w:date="2015-03-02T07:27:00Z">
        <w:r w:rsidRPr="00E45CE0" w:rsidDel="005F41BB">
          <w:delText>T</w:delText>
        </w:r>
      </w:del>
      <w:ins w:id="4937" w:author="PF" w:date="2015-03-02T07:27:00Z">
        <w:r w:rsidR="005F41BB">
          <w:t>t</w:t>
        </w:r>
      </w:ins>
      <w:r w:rsidRPr="00E45CE0">
        <w:t xml:space="preserve">he rules are paired with the two-tiered bootstrapping algorithm. The first tier bootstrapping algorithm starts with a small seed of words or rules. Then from the seed, it will try to learn the extraction pattern. The learned pattern will be used to generate </w:t>
      </w:r>
      <w:ins w:id="4938" w:author="PF" w:date="2015-03-02T07:27:00Z">
        <w:r w:rsidR="005F41BB">
          <w:t xml:space="preserve">a </w:t>
        </w:r>
      </w:ins>
      <w:r w:rsidRPr="00E45CE0">
        <w:t xml:space="preserve">new extraction pattern. The process will then </w:t>
      </w:r>
      <w:ins w:id="4939" w:author="PF" w:date="2015-03-02T07:27:00Z">
        <w:r w:rsidR="005F41BB">
          <w:t xml:space="preserve">be </w:t>
        </w:r>
      </w:ins>
      <w:r w:rsidRPr="00E45CE0">
        <w:t>repeat</w:t>
      </w:r>
      <w:ins w:id="4940" w:author="PF" w:date="2015-03-02T07:27:00Z">
        <w:r w:rsidR="005F41BB">
          <w:t>ed</w:t>
        </w:r>
      </w:ins>
      <w:r w:rsidRPr="00E45CE0">
        <w:t xml:space="preserve">. The second-tiered bootstrap is responsible for keeping the most relevant extraction pattern. </w:t>
      </w:r>
    </w:p>
    <w:p w:rsidR="002F6E61" w:rsidRDefault="002F6E61">
      <w:pPr>
        <w:pStyle w:val="Content2"/>
        <w:pPrChange w:id="4941" w:author="TinTin Kalaw" w:date="2014-08-16T12:14:00Z">
          <w:pPr>
            <w:pStyle w:val="Content1"/>
          </w:pPr>
        </w:pPrChange>
      </w:pPr>
    </w:p>
    <w:p w:rsidR="002F6E61" w:rsidRDefault="00D079B2">
      <w:pPr>
        <w:pStyle w:val="Content2"/>
        <w:pPrChange w:id="4942" w:author="TinTin Kalaw" w:date="2014-08-16T12:14:00Z">
          <w:pPr>
            <w:pStyle w:val="Content1"/>
          </w:pPr>
        </w:pPrChange>
      </w:pPr>
      <w:r w:rsidRPr="00E45CE0">
        <w:t xml:space="preserve">For the Filipino extraction module, the document will go through the Filipino NER. They created their own NER because there </w:t>
      </w:r>
      <w:del w:id="4943" w:author="PF" w:date="2015-03-02T07:28:00Z">
        <w:r w:rsidRPr="00E45CE0" w:rsidDel="005F41BB">
          <w:delText>are</w:delText>
        </w:r>
      </w:del>
      <w:ins w:id="4944" w:author="PF" w:date="2015-03-02T07:28:00Z">
        <w:r w:rsidR="005F41BB">
          <w:t>is</w:t>
        </w:r>
      </w:ins>
      <w:r w:rsidRPr="00E45CE0">
        <w:t xml:space="preserve"> no existing Filipino NER tool. It uses </w:t>
      </w:r>
      <w:del w:id="4945" w:author="PF" w:date="2015-03-02T07:28:00Z">
        <w:r w:rsidRPr="00E45CE0" w:rsidDel="005F41BB">
          <w:delText xml:space="preserve">a </w:delText>
        </w:r>
      </w:del>
      <w:r w:rsidRPr="00E45CE0">
        <w:t xml:space="preserve">dictionary-based and rule-based approaches for their NER. After </w:t>
      </w:r>
      <w:del w:id="4946" w:author="PF" w:date="2015-03-02T07:28:00Z">
        <w:r w:rsidRPr="00E45CE0" w:rsidDel="005F41BB">
          <w:delText xml:space="preserve">it has been </w:delText>
        </w:r>
      </w:del>
      <w:r w:rsidRPr="00E45CE0">
        <w:t>tagg</w:t>
      </w:r>
      <w:ins w:id="4947" w:author="PF" w:date="2015-03-02T07:28:00Z">
        <w:r w:rsidR="005F41BB">
          <w:t>ing</w:t>
        </w:r>
      </w:ins>
      <w:del w:id="4948" w:author="PF" w:date="2015-03-02T07:28:00Z">
        <w:r w:rsidRPr="00E45CE0" w:rsidDel="005F41BB">
          <w:delText>ed</w:delText>
        </w:r>
      </w:del>
      <w:r w:rsidRPr="00E45CE0">
        <w:t>, it will now go through the Filipino extractor</w:t>
      </w:r>
      <w:ins w:id="4949" w:author="PF" w:date="2015-03-02T07:28:00Z">
        <w:r w:rsidR="005F41BB">
          <w:t>;</w:t>
        </w:r>
      </w:ins>
      <w:del w:id="4950" w:author="PF" w:date="2015-03-02T07:28:00Z">
        <w:r w:rsidRPr="00E45CE0" w:rsidDel="005F41BB">
          <w:delText>,</w:delText>
        </w:r>
      </w:del>
      <w:r w:rsidRPr="00E45CE0">
        <w:t xml:space="preserve"> the Filipino extractor has pre-defined rules (e.g. &lt;event&gt; sa &lt;location&gt;) that will extract the needed information.</w:t>
      </w:r>
    </w:p>
    <w:p w:rsidR="002F6E61" w:rsidRDefault="002F6E61">
      <w:pPr>
        <w:pStyle w:val="Content2"/>
        <w:pPrChange w:id="4951" w:author="TinTin Kalaw" w:date="2014-08-16T12:14:00Z">
          <w:pPr>
            <w:pStyle w:val="Content1"/>
          </w:pPr>
        </w:pPrChange>
      </w:pPr>
    </w:p>
    <w:p w:rsidR="002F6E61" w:rsidRDefault="00D079B2">
      <w:pPr>
        <w:pStyle w:val="Content2"/>
        <w:pPrChange w:id="4952" w:author="TinTin Kalaw" w:date="2014-08-16T12:14:00Z">
          <w:pPr>
            <w:pStyle w:val="Content1"/>
          </w:pPr>
        </w:pPrChange>
      </w:pPr>
      <w:r w:rsidRPr="00E45CE0">
        <w:t>The system is evaluated using precision, recall</w:t>
      </w:r>
      <w:ins w:id="4953" w:author="PF" w:date="2015-03-02T07:35:00Z">
        <w:r w:rsidR="00535B91">
          <w:t>,</w:t>
        </w:r>
      </w:ins>
      <w:r w:rsidRPr="00E45CE0">
        <w:t xml:space="preserve"> and F-measure. They evaluated it on Tweets and news feeds. For English tweets, it scored a 75.17% F-measure on extracting disaster and 62.83% on extracting location. For Filipino Tweets, it scored 82.13% F-measure on disaster and 56.32% on extracting location. For news feeds, it scored 45.40% F-measure on English news feeds, while 38.82% on Filipino news feeds. The </w:t>
      </w:r>
      <w:r w:rsidRPr="00E45CE0">
        <w:lastRenderedPageBreak/>
        <w:t xml:space="preserve">tweets scored higher because it is much easier to extract patterns on shorter text. The needed information will most likely be located near the text. On longer texts, the information needed might be located </w:t>
      </w:r>
      <w:commentRangeStart w:id="4954"/>
      <w:r w:rsidRPr="00E45CE0">
        <w:t>far away</w:t>
      </w:r>
      <w:commentRangeEnd w:id="4954"/>
      <w:r w:rsidR="00535B91">
        <w:rPr>
          <w:rStyle w:val="CommentReference"/>
        </w:rPr>
        <w:commentReference w:id="4954"/>
      </w:r>
      <w:r w:rsidRPr="00E45CE0">
        <w:t>.</w:t>
      </w:r>
    </w:p>
    <w:p w:rsidR="002F6E61" w:rsidRDefault="002F6E61">
      <w:pPr>
        <w:pStyle w:val="Content2"/>
        <w:rPr>
          <w:del w:id="4955" w:author="Vilson Lu" w:date="2014-08-22T16:46:00Z"/>
        </w:rPr>
        <w:pPrChange w:id="4956" w:author="TinTin Kalaw" w:date="2014-08-16T12:14:00Z">
          <w:pPr>
            <w:pStyle w:val="Content1"/>
          </w:pPr>
        </w:pPrChange>
      </w:pPr>
    </w:p>
    <w:p w:rsidR="002F6E61" w:rsidRDefault="00372B98">
      <w:pPr>
        <w:pStyle w:val="Content2"/>
        <w:rPr>
          <w:ins w:id="4957" w:author="Vilson Lu" w:date="2014-08-22T16:55:00Z"/>
          <w:rPrChange w:id="4958" w:author="Vilson Lu" w:date="2014-08-22T16:55:00Z">
            <w:rPr>
              <w:ins w:id="4959" w:author="Vilson Lu" w:date="2014-08-22T16:55:00Z"/>
              <w:b/>
              <w:i/>
              <w:sz w:val="20"/>
              <w:szCs w:val="20"/>
            </w:rPr>
          </w:rPrChange>
        </w:rPr>
        <w:pPrChange w:id="4960" w:author="Vilson Lu" w:date="2014-08-22T16:55:00Z">
          <w:pPr/>
        </w:pPrChange>
      </w:pPr>
      <w:r w:rsidRPr="00E45CE0">
        <w:fldChar w:fldCharType="begin"/>
      </w:r>
      <w:r w:rsidR="000B6ADF" w:rsidRPr="00E45CE0">
        <w:instrText xml:space="preserve"> REF _Ref395791416 \h </w:instrText>
      </w:r>
      <w:r w:rsidR="00BF4C5E">
        <w:instrText xml:space="preserve"> \* MERGEFORMAT </w:instrText>
      </w:r>
      <w:r w:rsidRPr="00E45CE0">
        <w:fldChar w:fldCharType="separate"/>
      </w:r>
    </w:p>
    <w:p w:rsidR="002F6E61" w:rsidRDefault="003160F5">
      <w:pPr>
        <w:pStyle w:val="Content2"/>
        <w:rPr>
          <w:ins w:id="4961" w:author="Vilson Lu" w:date="2014-08-22T16:55:00Z"/>
        </w:rPr>
        <w:pPrChange w:id="4962" w:author="Vilson Lu" w:date="2014-08-22T16:55:00Z">
          <w:pPr>
            <w:pStyle w:val="Caption"/>
            <w:ind w:left="0"/>
          </w:pPr>
        </w:pPrChange>
      </w:pPr>
      <w:ins w:id="4963" w:author="Vilson Lu" w:date="2014-08-22T16:55:00Z">
        <w:r w:rsidRPr="00E45CE0">
          <w:t>Table</w:t>
        </w:r>
        <w:r>
          <w:rPr>
            <w:noProof/>
          </w:rPr>
          <w:t>2</w:t>
        </w:r>
        <w:r>
          <w:rPr>
            <w:noProof/>
          </w:rPr>
          <w:noBreakHyphen/>
          <w:t>1</w:t>
        </w:r>
        <w:r w:rsidRPr="00E45CE0">
          <w:rPr>
            <w:noProof/>
          </w:rPr>
          <w:t>.</w:t>
        </w:r>
        <w:r w:rsidRPr="00E45CE0">
          <w:t xml:space="preserve"> Summary of Reviewed Information Extraction Systems</w:t>
        </w:r>
      </w:ins>
    </w:p>
    <w:p w:rsidR="007713B7" w:rsidRDefault="000B6ADF">
      <w:pPr>
        <w:pStyle w:val="Content2"/>
        <w:rPr>
          <w:ins w:id="4964" w:author="Vilson Lu" w:date="2014-08-16T16:16:00Z"/>
        </w:rPr>
      </w:pPr>
      <w:del w:id="4965" w:author="Vilson Lu" w:date="2014-08-16T16:50:00Z">
        <w:r w:rsidRPr="00E45CE0" w:rsidDel="0068488C">
          <w:delText xml:space="preserve">Table </w:delText>
        </w:r>
        <w:r w:rsidRPr="00E45CE0" w:rsidDel="0068488C">
          <w:rPr>
            <w:noProof/>
          </w:rPr>
          <w:delText>2</w:delText>
        </w:r>
        <w:r w:rsidRPr="00E45CE0" w:rsidDel="0068488C">
          <w:noBreakHyphen/>
        </w:r>
        <w:r w:rsidRPr="00E45CE0" w:rsidDel="0068488C">
          <w:rPr>
            <w:noProof/>
          </w:rPr>
          <w:delText>1</w:delText>
        </w:r>
      </w:del>
      <w:r w:rsidR="00372B98" w:rsidRPr="00E45CE0">
        <w:fldChar w:fldCharType="end"/>
      </w:r>
      <w:r w:rsidR="00D079B2" w:rsidRPr="00497EF3">
        <w:t>shows a summary of all the reviewed in</w:t>
      </w:r>
      <w:r w:rsidR="00D079B2" w:rsidRPr="00BF4C5E">
        <w:t>formation extraction system</w:t>
      </w:r>
      <w:ins w:id="4966" w:author="PF" w:date="2015-03-02T07:37:00Z">
        <w:r w:rsidR="00535B91">
          <w:t>s</w:t>
        </w:r>
      </w:ins>
      <w:r w:rsidR="00D079B2" w:rsidRPr="00BF4C5E">
        <w:t xml:space="preserve">. The table </w:t>
      </w:r>
      <w:del w:id="4967" w:author="PF" w:date="2015-03-02T07:37:00Z">
        <w:r w:rsidR="00D079B2" w:rsidRPr="00BF4C5E" w:rsidDel="00535B91">
          <w:delText>indicate</w:delText>
        </w:r>
      </w:del>
      <w:ins w:id="4968" w:author="PF" w:date="2015-03-02T07:37:00Z">
        <w:r w:rsidR="00535B91">
          <w:t>list</w:t>
        </w:r>
      </w:ins>
      <w:r w:rsidR="00D079B2" w:rsidRPr="00BF4C5E">
        <w:t>s the system name, the language</w:t>
      </w:r>
      <w:ins w:id="4969" w:author="PF" w:date="2015-03-02T07:37:00Z">
        <w:r w:rsidR="00535B91">
          <w:t>,</w:t>
        </w:r>
      </w:ins>
      <w:r w:rsidR="00D079B2" w:rsidRPr="00BF4C5E">
        <w:t xml:space="preserve"> and type of data it can extract, the domain, NLP pre-processing techniques, information extraction techniques, and evaluation metrics used by the</w:t>
      </w:r>
      <w:r w:rsidR="00D079B2" w:rsidRPr="00E45CE0">
        <w:t xml:space="preserve"> system.</w:t>
      </w:r>
    </w:p>
    <w:p w:rsidR="00D079B2" w:rsidRPr="007713B7" w:rsidDel="00BF4C5E" w:rsidRDefault="007713B7">
      <w:pPr>
        <w:rPr>
          <w:del w:id="4970" w:author="TinTin Kalaw" w:date="2014-08-16T12:14:00Z"/>
          <w:sz w:val="20"/>
          <w:szCs w:val="20"/>
          <w:rPrChange w:id="4971" w:author="Vilson Lu" w:date="2014-08-16T16:16:00Z">
            <w:rPr>
              <w:del w:id="4972" w:author="TinTin Kalaw" w:date="2014-08-16T12:14:00Z"/>
            </w:rPr>
          </w:rPrChange>
        </w:rPr>
      </w:pPr>
      <w:ins w:id="4973" w:author="Vilson Lu" w:date="2014-08-16T16:16:00Z">
        <w:r>
          <w:br w:type="page"/>
        </w:r>
      </w:ins>
    </w:p>
    <w:p w:rsidR="002F6E61" w:rsidRDefault="002F6E61">
      <w:pPr>
        <w:rPr>
          <w:ins w:id="4974" w:author="TinTin Kalaw" w:date="2014-08-16T12:17:00Z"/>
          <w:del w:id="4975" w:author="Vilson Lu" w:date="2014-08-16T16:16:00Z"/>
        </w:rPr>
        <w:pPrChange w:id="4976" w:author="Vilson Lu" w:date="2014-08-16T16:16:00Z">
          <w:pPr>
            <w:pStyle w:val="Content1"/>
          </w:pPr>
        </w:pPrChange>
      </w:pPr>
    </w:p>
    <w:p w:rsidR="002F6E61" w:rsidRDefault="002F6E61">
      <w:pPr>
        <w:pStyle w:val="Content2"/>
        <w:rPr>
          <w:del w:id="4977" w:author="TinTin Kalaw" w:date="2014-08-16T12:14:00Z"/>
        </w:rPr>
        <w:pPrChange w:id="4978" w:author="TinTin Kalaw" w:date="2014-08-16T12:14:00Z">
          <w:pPr>
            <w:pStyle w:val="Content"/>
          </w:pPr>
        </w:pPrChange>
      </w:pPr>
    </w:p>
    <w:p w:rsidR="000B6ADF" w:rsidRPr="00E45CE0" w:rsidRDefault="000B6ADF">
      <w:pPr>
        <w:rPr>
          <w:b/>
          <w:i/>
          <w:sz w:val="20"/>
          <w:szCs w:val="20"/>
        </w:rPr>
      </w:pPr>
      <w:bookmarkStart w:id="4979" w:name="_Toc395094918"/>
      <w:bookmarkStart w:id="4980" w:name="_Ref395791411"/>
      <w:bookmarkStart w:id="4981" w:name="_Ref395791416"/>
      <w:del w:id="4982" w:author="TinTin Kalaw" w:date="2014-08-16T12:14:00Z">
        <w:r w:rsidRPr="00E45CE0" w:rsidDel="00BF4C5E">
          <w:br w:type="page"/>
        </w:r>
      </w:del>
    </w:p>
    <w:p w:rsidR="0027653C" w:rsidRPr="00E45CE0" w:rsidRDefault="0027653C" w:rsidP="00AB6FDF">
      <w:pPr>
        <w:pStyle w:val="Caption"/>
        <w:ind w:left="0"/>
      </w:pPr>
      <w:bookmarkStart w:id="4983" w:name="_Toc396489862"/>
      <w:r w:rsidRPr="00E45CE0">
        <w:lastRenderedPageBreak/>
        <w:t xml:space="preserve">Table </w:t>
      </w:r>
      <w:ins w:id="4984" w:author="Vilson Lu" w:date="2014-08-22T16:11:00Z">
        <w:r w:rsidR="00372B98">
          <w:fldChar w:fldCharType="begin"/>
        </w:r>
        <w:r w:rsidR="00D71339">
          <w:instrText xml:space="preserve"> STYLEREF 1 \s </w:instrText>
        </w:r>
      </w:ins>
      <w:r w:rsidR="00372B98">
        <w:fldChar w:fldCharType="separate"/>
      </w:r>
      <w:r w:rsidR="003160F5">
        <w:rPr>
          <w:noProof/>
        </w:rPr>
        <w:t>2</w:t>
      </w:r>
      <w:ins w:id="4985"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4986" w:author="Vilson Lu" w:date="2014-08-22T16:55:00Z">
        <w:r w:rsidR="003160F5">
          <w:rPr>
            <w:noProof/>
          </w:rPr>
          <w:t>1</w:t>
        </w:r>
      </w:ins>
      <w:ins w:id="4987" w:author="Vilson Lu" w:date="2014-08-22T16:11:00Z">
        <w:r w:rsidR="00372B98">
          <w:fldChar w:fldCharType="end"/>
        </w:r>
      </w:ins>
      <w:ins w:id="4988" w:author="TinTin Kalaw" w:date="2014-08-16T13:59:00Z">
        <w:del w:id="4989" w:author="Vilson Lu" w:date="2014-08-21T17:51:00Z">
          <w:r w:rsidR="00372B98" w:rsidDel="005621E4">
            <w:fldChar w:fldCharType="begin"/>
          </w:r>
          <w:r w:rsidR="006E6440" w:rsidDel="005621E4">
            <w:delInstrText xml:space="preserve"> STYLEREF 1 \s </w:delInstrText>
          </w:r>
        </w:del>
      </w:ins>
      <w:del w:id="4990" w:author="Vilson Lu" w:date="2014-08-21T17:51:00Z">
        <w:r w:rsidR="00372B98" w:rsidDel="005621E4">
          <w:fldChar w:fldCharType="separate"/>
        </w:r>
        <w:r w:rsidR="0068488C" w:rsidDel="005621E4">
          <w:rPr>
            <w:noProof/>
          </w:rPr>
          <w:delText>2</w:delText>
        </w:r>
      </w:del>
      <w:ins w:id="4991" w:author="TinTin Kalaw" w:date="2014-08-16T13:59:00Z">
        <w:del w:id="4992" w:author="Vilson Lu" w:date="2014-08-21T17:51:00Z">
          <w:r w:rsidR="00372B98" w:rsidDel="005621E4">
            <w:fldChar w:fldCharType="end"/>
          </w:r>
          <w:r w:rsidR="006E6440" w:rsidDel="005621E4">
            <w:noBreakHyphen/>
          </w:r>
          <w:r w:rsidR="00372B98" w:rsidDel="005621E4">
            <w:fldChar w:fldCharType="begin"/>
          </w:r>
          <w:r w:rsidR="006E6440" w:rsidDel="005621E4">
            <w:delInstrText xml:space="preserve"> SEQ Table \* ARABIC \s 1 </w:delInstrText>
          </w:r>
        </w:del>
      </w:ins>
      <w:del w:id="4993" w:author="Vilson Lu" w:date="2014-08-21T17:51:00Z">
        <w:r w:rsidR="00372B98" w:rsidDel="005621E4">
          <w:fldChar w:fldCharType="end"/>
        </w:r>
      </w:del>
      <w:del w:id="4994" w:author="TinTin Kalaw" w:date="2014-08-16T13:48:00Z">
        <w:r w:rsidR="00372B98" w:rsidDel="00BD695A">
          <w:fldChar w:fldCharType="begin"/>
        </w:r>
        <w:r w:rsidR="00406CC7" w:rsidDel="00BD695A">
          <w:delInstrText xml:space="preserve"> STYLEREF 1 \s </w:delInstrText>
        </w:r>
        <w:r w:rsidR="00372B98" w:rsidDel="00BD695A">
          <w:fldChar w:fldCharType="separate"/>
        </w:r>
        <w:r w:rsidR="00AB6FDF" w:rsidRPr="00E45CE0" w:rsidDel="00BD695A">
          <w:rPr>
            <w:noProof/>
          </w:rPr>
          <w:delText>2</w:delText>
        </w:r>
        <w:r w:rsidR="00372B98" w:rsidDel="00BD695A">
          <w:rPr>
            <w:noProof/>
          </w:rPr>
          <w:fldChar w:fldCharType="end"/>
        </w:r>
        <w:r w:rsidR="00AB6FDF" w:rsidRPr="00E45CE0" w:rsidDel="00BD695A">
          <w:noBreakHyphen/>
        </w:r>
        <w:r w:rsidR="00372B98" w:rsidDel="00BD695A">
          <w:fldChar w:fldCharType="begin"/>
        </w:r>
        <w:r w:rsidR="00406CC7" w:rsidDel="00BD695A">
          <w:delInstrText xml:space="preserve"> SEQ Table \* ARABIC \s 1 </w:delInstrText>
        </w:r>
        <w:r w:rsidR="00372B98" w:rsidDel="00BD695A">
          <w:fldChar w:fldCharType="separate"/>
        </w:r>
        <w:r w:rsidR="00AB6FDF" w:rsidRPr="00E45CE0" w:rsidDel="00BD695A">
          <w:rPr>
            <w:noProof/>
          </w:rPr>
          <w:delText>1</w:delText>
        </w:r>
        <w:r w:rsidR="00372B98" w:rsidDel="00BD695A">
          <w:rPr>
            <w:noProof/>
          </w:rPr>
          <w:fldChar w:fldCharType="end"/>
        </w:r>
      </w:del>
      <w:r w:rsidRPr="00E45CE0">
        <w:t>. Summary of Reviewed Information Extraction Systems</w:t>
      </w:r>
      <w:bookmarkEnd w:id="4983"/>
    </w:p>
    <w:tbl>
      <w:tblPr>
        <w:tblW w:w="9980"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10" w:type="dxa"/>
          <w:right w:w="10" w:type="dxa"/>
        </w:tblCellMar>
        <w:tblLook w:val="0000"/>
      </w:tblPr>
      <w:tblGrid>
        <w:gridCol w:w="1388"/>
        <w:gridCol w:w="1312"/>
        <w:gridCol w:w="1260"/>
        <w:gridCol w:w="1530"/>
        <w:gridCol w:w="1530"/>
        <w:gridCol w:w="1440"/>
        <w:gridCol w:w="1520"/>
      </w:tblGrid>
      <w:tr w:rsidR="00D079B2" w:rsidRPr="00E45CE0" w:rsidTr="0027653C">
        <w:trPr>
          <w:cantSplit/>
          <w:jc w:val="center"/>
        </w:trPr>
        <w:tc>
          <w:tcPr>
            <w:tcW w:w="1388" w:type="dxa"/>
            <w:tcMar>
              <w:top w:w="100" w:type="dxa"/>
              <w:left w:w="100" w:type="dxa"/>
              <w:bottom w:w="100" w:type="dxa"/>
              <w:right w:w="100" w:type="dxa"/>
            </w:tcMar>
            <w:vAlign w:val="center"/>
          </w:tcPr>
          <w:bookmarkEnd w:id="4979"/>
          <w:bookmarkEnd w:id="4980"/>
          <w:bookmarkEnd w:id="4981"/>
          <w:p w:rsidR="00D079B2" w:rsidRPr="00E45CE0" w:rsidRDefault="00D079B2" w:rsidP="0027653C">
            <w:pPr>
              <w:jc w:val="center"/>
              <w:rPr>
                <w:sz w:val="20"/>
                <w:szCs w:val="20"/>
              </w:rPr>
            </w:pPr>
            <w:r w:rsidRPr="00E45CE0">
              <w:rPr>
                <w:b/>
                <w:bCs/>
                <w:sz w:val="20"/>
                <w:szCs w:val="20"/>
              </w:rPr>
              <w:t>System</w:t>
            </w:r>
          </w:p>
        </w:tc>
        <w:tc>
          <w:tcPr>
            <w:tcW w:w="1312" w:type="dxa"/>
            <w:tcMar>
              <w:top w:w="100" w:type="dxa"/>
              <w:left w:w="100" w:type="dxa"/>
              <w:bottom w:w="100" w:type="dxa"/>
              <w:right w:w="100" w:type="dxa"/>
            </w:tcMar>
            <w:vAlign w:val="center"/>
          </w:tcPr>
          <w:p w:rsidR="00D079B2" w:rsidRPr="00E45CE0" w:rsidRDefault="00D079B2" w:rsidP="0027653C">
            <w:pPr>
              <w:jc w:val="center"/>
              <w:rPr>
                <w:sz w:val="20"/>
                <w:szCs w:val="20"/>
              </w:rPr>
            </w:pPr>
            <w:r w:rsidRPr="00E45CE0">
              <w:rPr>
                <w:b/>
                <w:bCs/>
                <w:sz w:val="20"/>
                <w:szCs w:val="20"/>
              </w:rPr>
              <w:t>Language</w:t>
            </w:r>
          </w:p>
        </w:tc>
        <w:tc>
          <w:tcPr>
            <w:tcW w:w="1260" w:type="dxa"/>
            <w:tcMar>
              <w:top w:w="100" w:type="dxa"/>
              <w:left w:w="100" w:type="dxa"/>
              <w:bottom w:w="100" w:type="dxa"/>
              <w:right w:w="100" w:type="dxa"/>
            </w:tcMar>
            <w:vAlign w:val="center"/>
          </w:tcPr>
          <w:p w:rsidR="00D079B2" w:rsidRPr="00E45CE0" w:rsidRDefault="00D079B2" w:rsidP="0027653C">
            <w:pPr>
              <w:jc w:val="center"/>
              <w:rPr>
                <w:sz w:val="20"/>
                <w:szCs w:val="20"/>
              </w:rPr>
            </w:pPr>
            <w:r w:rsidRPr="00E45CE0">
              <w:rPr>
                <w:b/>
                <w:bCs/>
                <w:sz w:val="20"/>
                <w:szCs w:val="20"/>
              </w:rPr>
              <w:t>Type of Data</w:t>
            </w:r>
          </w:p>
        </w:tc>
        <w:tc>
          <w:tcPr>
            <w:tcW w:w="1530" w:type="dxa"/>
            <w:tcMar>
              <w:top w:w="100" w:type="dxa"/>
              <w:left w:w="100" w:type="dxa"/>
              <w:bottom w:w="100" w:type="dxa"/>
              <w:right w:w="100" w:type="dxa"/>
            </w:tcMar>
            <w:vAlign w:val="center"/>
          </w:tcPr>
          <w:p w:rsidR="00D079B2" w:rsidRPr="00E45CE0" w:rsidRDefault="00D079B2" w:rsidP="0027653C">
            <w:pPr>
              <w:jc w:val="center"/>
              <w:rPr>
                <w:sz w:val="20"/>
                <w:szCs w:val="20"/>
              </w:rPr>
            </w:pPr>
            <w:r w:rsidRPr="00E45CE0">
              <w:rPr>
                <w:b/>
                <w:bCs/>
                <w:sz w:val="20"/>
                <w:szCs w:val="20"/>
              </w:rPr>
              <w:t>Domain</w:t>
            </w:r>
          </w:p>
        </w:tc>
        <w:tc>
          <w:tcPr>
            <w:tcW w:w="1530" w:type="dxa"/>
            <w:tcMar>
              <w:top w:w="100" w:type="dxa"/>
              <w:left w:w="100" w:type="dxa"/>
              <w:bottom w:w="100" w:type="dxa"/>
              <w:right w:w="100" w:type="dxa"/>
            </w:tcMar>
            <w:vAlign w:val="center"/>
          </w:tcPr>
          <w:p w:rsidR="00D079B2" w:rsidRPr="00E45CE0" w:rsidRDefault="00D079B2" w:rsidP="0027653C">
            <w:pPr>
              <w:jc w:val="center"/>
              <w:rPr>
                <w:sz w:val="20"/>
                <w:szCs w:val="20"/>
              </w:rPr>
            </w:pPr>
            <w:r w:rsidRPr="00E45CE0">
              <w:rPr>
                <w:b/>
                <w:bCs/>
                <w:sz w:val="20"/>
                <w:szCs w:val="20"/>
              </w:rPr>
              <w:t>Pre-processing Techniques</w:t>
            </w:r>
          </w:p>
        </w:tc>
        <w:tc>
          <w:tcPr>
            <w:tcW w:w="1440" w:type="dxa"/>
            <w:tcMar>
              <w:top w:w="100" w:type="dxa"/>
              <w:left w:w="100" w:type="dxa"/>
              <w:bottom w:w="100" w:type="dxa"/>
              <w:right w:w="100" w:type="dxa"/>
            </w:tcMar>
            <w:vAlign w:val="center"/>
          </w:tcPr>
          <w:p w:rsidR="00D079B2" w:rsidRPr="00E45CE0" w:rsidRDefault="00D079B2" w:rsidP="0027653C">
            <w:pPr>
              <w:jc w:val="center"/>
              <w:rPr>
                <w:sz w:val="20"/>
                <w:szCs w:val="20"/>
              </w:rPr>
            </w:pPr>
            <w:r w:rsidRPr="00E45CE0">
              <w:rPr>
                <w:b/>
                <w:bCs/>
                <w:sz w:val="20"/>
                <w:szCs w:val="20"/>
              </w:rPr>
              <w:t>Information Extraction Techniques</w:t>
            </w:r>
          </w:p>
        </w:tc>
        <w:tc>
          <w:tcPr>
            <w:tcW w:w="1520" w:type="dxa"/>
            <w:tcMar>
              <w:top w:w="100" w:type="dxa"/>
              <w:left w:w="100" w:type="dxa"/>
              <w:bottom w:w="100" w:type="dxa"/>
              <w:right w:w="100" w:type="dxa"/>
            </w:tcMar>
            <w:vAlign w:val="center"/>
          </w:tcPr>
          <w:p w:rsidR="00D079B2" w:rsidRPr="00E45CE0" w:rsidRDefault="00D079B2" w:rsidP="0027653C">
            <w:pPr>
              <w:jc w:val="center"/>
              <w:rPr>
                <w:sz w:val="20"/>
                <w:szCs w:val="20"/>
              </w:rPr>
            </w:pPr>
            <w:r w:rsidRPr="00E45CE0">
              <w:rPr>
                <w:b/>
                <w:bCs/>
                <w:sz w:val="20"/>
                <w:szCs w:val="20"/>
              </w:rPr>
              <w:t>Evaluation Metrics</w:t>
            </w:r>
          </w:p>
        </w:tc>
      </w:tr>
      <w:tr w:rsidR="00D079B2" w:rsidRPr="00E45CE0" w:rsidTr="0027653C">
        <w:trPr>
          <w:cantSplit/>
          <w:jc w:val="center"/>
        </w:trPr>
        <w:tc>
          <w:tcPr>
            <w:tcW w:w="1388" w:type="dxa"/>
            <w:tcMar>
              <w:top w:w="100" w:type="dxa"/>
              <w:left w:w="100" w:type="dxa"/>
              <w:bottom w:w="100" w:type="dxa"/>
              <w:right w:w="100" w:type="dxa"/>
            </w:tcMar>
            <w:vAlign w:val="center"/>
          </w:tcPr>
          <w:p w:rsidR="00D079B2" w:rsidRPr="00E45CE0" w:rsidRDefault="00D079B2" w:rsidP="0027653C">
            <w:pPr>
              <w:rPr>
                <w:sz w:val="18"/>
                <w:szCs w:val="20"/>
              </w:rPr>
            </w:pPr>
            <w:r w:rsidRPr="00E45CE0">
              <w:rPr>
                <w:sz w:val="18"/>
                <w:szCs w:val="20"/>
              </w:rPr>
              <w:t>Machine Learning for Information Extraction in Informal Domains</w:t>
            </w:r>
          </w:p>
          <w:p w:rsidR="00D079B2" w:rsidRPr="00E45CE0" w:rsidRDefault="00D079B2" w:rsidP="0027653C">
            <w:pPr>
              <w:rPr>
                <w:sz w:val="18"/>
                <w:szCs w:val="20"/>
              </w:rPr>
            </w:pPr>
            <w:r w:rsidRPr="00E45CE0">
              <w:rPr>
                <w:sz w:val="18"/>
                <w:szCs w:val="20"/>
              </w:rPr>
              <w:t xml:space="preserve">(Freitag, 2000) </w:t>
            </w:r>
          </w:p>
        </w:tc>
        <w:tc>
          <w:tcPr>
            <w:tcW w:w="1312"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N/A</w:t>
            </w:r>
          </w:p>
        </w:tc>
        <w:tc>
          <w:tcPr>
            <w:tcW w:w="126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Documents (i.e. email)</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Informal Domain</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Not mentioned</w:t>
            </w:r>
          </w:p>
        </w:tc>
        <w:tc>
          <w:tcPr>
            <w:tcW w:w="144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Machine Learning-</w:t>
            </w:r>
          </w:p>
          <w:p w:rsidR="00D079B2" w:rsidRPr="00E45CE0" w:rsidRDefault="00D079B2" w:rsidP="0027653C">
            <w:pPr>
              <w:rPr>
                <w:sz w:val="20"/>
                <w:szCs w:val="20"/>
              </w:rPr>
            </w:pPr>
            <w:r w:rsidRPr="00E45CE0">
              <w:rPr>
                <w:sz w:val="20"/>
                <w:szCs w:val="20"/>
              </w:rPr>
              <w:t>Based</w:t>
            </w:r>
          </w:p>
        </w:tc>
        <w:tc>
          <w:tcPr>
            <w:tcW w:w="152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Precision, Recall</w:t>
            </w:r>
          </w:p>
        </w:tc>
      </w:tr>
      <w:tr w:rsidR="00D079B2" w:rsidRPr="00E45CE0" w:rsidTr="0027653C">
        <w:trPr>
          <w:cantSplit/>
          <w:jc w:val="center"/>
        </w:trPr>
        <w:tc>
          <w:tcPr>
            <w:tcW w:w="1388" w:type="dxa"/>
            <w:tcMar>
              <w:top w:w="100" w:type="dxa"/>
              <w:left w:w="100" w:type="dxa"/>
              <w:bottom w:w="100" w:type="dxa"/>
              <w:right w:w="100" w:type="dxa"/>
            </w:tcMar>
            <w:vAlign w:val="center"/>
          </w:tcPr>
          <w:p w:rsidR="00D079B2" w:rsidRPr="00E45CE0" w:rsidRDefault="00D079B2" w:rsidP="0027653C">
            <w:pPr>
              <w:rPr>
                <w:sz w:val="18"/>
                <w:szCs w:val="20"/>
              </w:rPr>
            </w:pPr>
            <w:r w:rsidRPr="00E45CE0">
              <w:rPr>
                <w:sz w:val="18"/>
                <w:szCs w:val="20"/>
              </w:rPr>
              <w:t>TOPO - Information Extraction System for Natural Disaster Reports From Spanish Newspaper Article (Téllez-Valero, 2005)</w:t>
            </w:r>
          </w:p>
        </w:tc>
        <w:tc>
          <w:tcPr>
            <w:tcW w:w="1312"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Spanish</w:t>
            </w:r>
          </w:p>
        </w:tc>
        <w:tc>
          <w:tcPr>
            <w:tcW w:w="126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Free-text</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Natural Disasters</w:t>
            </w:r>
          </w:p>
        </w:tc>
        <w:tc>
          <w:tcPr>
            <w:tcW w:w="1530" w:type="dxa"/>
            <w:tcMar>
              <w:top w:w="100" w:type="dxa"/>
              <w:left w:w="100" w:type="dxa"/>
              <w:bottom w:w="100" w:type="dxa"/>
              <w:right w:w="100" w:type="dxa"/>
            </w:tcMar>
            <w:vAlign w:val="center"/>
          </w:tcPr>
          <w:p w:rsidR="00D079B2" w:rsidRPr="000438F4" w:rsidRDefault="00372B98" w:rsidP="0027653C">
            <w:pPr>
              <w:rPr>
                <w:sz w:val="20"/>
                <w:szCs w:val="20"/>
                <w:lang w:val="fr-FR"/>
                <w:rPrChange w:id="4995" w:author="PF" w:date="2014-11-10T06:25:00Z">
                  <w:rPr>
                    <w:sz w:val="20"/>
                    <w:szCs w:val="20"/>
                  </w:rPr>
                </w:rPrChange>
              </w:rPr>
            </w:pPr>
            <w:r w:rsidRPr="00372B98">
              <w:rPr>
                <w:sz w:val="20"/>
                <w:szCs w:val="20"/>
                <w:lang w:val="fr-FR"/>
                <w:rPrChange w:id="4996" w:author="PF" w:date="2014-11-10T06:25:00Z">
                  <w:rPr>
                    <w:color w:val="0563C1" w:themeColor="hyperlink"/>
                    <w:sz w:val="20"/>
                    <w:szCs w:val="20"/>
                    <w:u w:val="single"/>
                  </w:rPr>
                </w:rPrChange>
              </w:rPr>
              <w:t>Text Classification, Document Feature Extraction</w:t>
            </w:r>
          </w:p>
        </w:tc>
        <w:tc>
          <w:tcPr>
            <w:tcW w:w="144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Machine Learning- Based</w:t>
            </w:r>
          </w:p>
        </w:tc>
        <w:tc>
          <w:tcPr>
            <w:tcW w:w="152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Precision,</w:t>
            </w:r>
          </w:p>
          <w:p w:rsidR="00D079B2" w:rsidRPr="00E45CE0" w:rsidRDefault="00D079B2" w:rsidP="0027653C">
            <w:pPr>
              <w:rPr>
                <w:sz w:val="20"/>
                <w:szCs w:val="20"/>
              </w:rPr>
            </w:pPr>
            <w:r w:rsidRPr="00E45CE0">
              <w:rPr>
                <w:sz w:val="20"/>
                <w:szCs w:val="20"/>
              </w:rPr>
              <w:t>Recall,</w:t>
            </w:r>
          </w:p>
          <w:p w:rsidR="00D079B2" w:rsidRPr="00E45CE0" w:rsidRDefault="00D079B2" w:rsidP="0027653C">
            <w:pPr>
              <w:rPr>
                <w:sz w:val="20"/>
                <w:szCs w:val="20"/>
              </w:rPr>
            </w:pPr>
            <w:r w:rsidRPr="00E45CE0">
              <w:rPr>
                <w:sz w:val="20"/>
                <w:szCs w:val="20"/>
              </w:rPr>
              <w:t>F-measure</w:t>
            </w:r>
          </w:p>
        </w:tc>
      </w:tr>
      <w:tr w:rsidR="00D079B2" w:rsidRPr="00E45CE0" w:rsidTr="0027653C">
        <w:trPr>
          <w:cantSplit/>
          <w:jc w:val="center"/>
        </w:trPr>
        <w:tc>
          <w:tcPr>
            <w:tcW w:w="1388" w:type="dxa"/>
            <w:tcMar>
              <w:top w:w="100" w:type="dxa"/>
              <w:left w:w="100" w:type="dxa"/>
              <w:bottom w:w="100" w:type="dxa"/>
              <w:right w:w="100" w:type="dxa"/>
            </w:tcMar>
            <w:vAlign w:val="center"/>
          </w:tcPr>
          <w:p w:rsidR="00D079B2" w:rsidRPr="00E45CE0" w:rsidRDefault="00D079B2" w:rsidP="0027653C">
            <w:pPr>
              <w:rPr>
                <w:sz w:val="18"/>
                <w:szCs w:val="20"/>
              </w:rPr>
            </w:pPr>
            <w:r w:rsidRPr="00E45CE0">
              <w:rPr>
                <w:sz w:val="18"/>
                <w:szCs w:val="20"/>
              </w:rPr>
              <w:t>VRE Information Extraction System (Pham &amp; Pham, 2012)</w:t>
            </w:r>
          </w:p>
        </w:tc>
        <w:tc>
          <w:tcPr>
            <w:tcW w:w="1312"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Vietnamese</w:t>
            </w:r>
          </w:p>
        </w:tc>
        <w:tc>
          <w:tcPr>
            <w:tcW w:w="126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Free text</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Real Estate Advertisement</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Text Normalization</w:t>
            </w:r>
          </w:p>
        </w:tc>
        <w:tc>
          <w:tcPr>
            <w:tcW w:w="144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Rule-Based</w:t>
            </w:r>
          </w:p>
        </w:tc>
        <w:tc>
          <w:tcPr>
            <w:tcW w:w="152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Precision,</w:t>
            </w:r>
          </w:p>
          <w:p w:rsidR="00D079B2" w:rsidRPr="00E45CE0" w:rsidRDefault="00D079B2" w:rsidP="0027653C">
            <w:pPr>
              <w:rPr>
                <w:sz w:val="20"/>
                <w:szCs w:val="20"/>
              </w:rPr>
            </w:pPr>
            <w:r w:rsidRPr="00E45CE0">
              <w:rPr>
                <w:sz w:val="20"/>
                <w:szCs w:val="20"/>
              </w:rPr>
              <w:t>Recall,</w:t>
            </w:r>
          </w:p>
          <w:p w:rsidR="00D079B2" w:rsidRPr="00E45CE0" w:rsidRDefault="00D079B2" w:rsidP="0027653C">
            <w:pPr>
              <w:rPr>
                <w:sz w:val="20"/>
                <w:szCs w:val="20"/>
              </w:rPr>
            </w:pPr>
            <w:r w:rsidRPr="00E45CE0">
              <w:rPr>
                <w:sz w:val="20"/>
                <w:szCs w:val="20"/>
              </w:rPr>
              <w:t>F-measure</w:t>
            </w:r>
          </w:p>
        </w:tc>
      </w:tr>
      <w:tr w:rsidR="00D079B2" w:rsidRPr="00E45CE0" w:rsidTr="0027653C">
        <w:trPr>
          <w:cantSplit/>
          <w:jc w:val="center"/>
        </w:trPr>
        <w:tc>
          <w:tcPr>
            <w:tcW w:w="1388" w:type="dxa"/>
            <w:tcMar>
              <w:top w:w="100" w:type="dxa"/>
              <w:left w:w="100" w:type="dxa"/>
              <w:bottom w:w="100" w:type="dxa"/>
              <w:right w:w="100" w:type="dxa"/>
            </w:tcMar>
            <w:vAlign w:val="center"/>
          </w:tcPr>
          <w:p w:rsidR="00D079B2" w:rsidRPr="00E45CE0" w:rsidRDefault="00D079B2" w:rsidP="0027653C">
            <w:pPr>
              <w:rPr>
                <w:sz w:val="18"/>
                <w:szCs w:val="20"/>
              </w:rPr>
            </w:pPr>
            <w:r w:rsidRPr="00E45CE0">
              <w:rPr>
                <w:sz w:val="18"/>
                <w:szCs w:val="20"/>
              </w:rPr>
              <w:t>Business Specific Online Information Extraction from German Websites</w:t>
            </w:r>
          </w:p>
          <w:p w:rsidR="00D079B2" w:rsidRPr="00E45CE0" w:rsidRDefault="00D079B2" w:rsidP="0027653C">
            <w:pPr>
              <w:rPr>
                <w:sz w:val="18"/>
                <w:szCs w:val="20"/>
              </w:rPr>
            </w:pPr>
            <w:r w:rsidRPr="00E45CE0">
              <w:rPr>
                <w:sz w:val="18"/>
                <w:szCs w:val="20"/>
              </w:rPr>
              <w:t>(Lee &amp; Geierhos, 2009)</w:t>
            </w:r>
          </w:p>
        </w:tc>
        <w:tc>
          <w:tcPr>
            <w:tcW w:w="1312"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German</w:t>
            </w:r>
          </w:p>
        </w:tc>
        <w:tc>
          <w:tcPr>
            <w:tcW w:w="126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Structured Text</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Business Specific Information</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Named Entity Recognition, Text Normalization, Attribute-Value Process</w:t>
            </w:r>
          </w:p>
        </w:tc>
        <w:tc>
          <w:tcPr>
            <w:tcW w:w="144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Rule-Based</w:t>
            </w:r>
          </w:p>
        </w:tc>
        <w:tc>
          <w:tcPr>
            <w:tcW w:w="152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Precision, Recall</w:t>
            </w:r>
          </w:p>
        </w:tc>
      </w:tr>
      <w:tr w:rsidR="00D079B2" w:rsidRPr="00E45CE0" w:rsidTr="0027653C">
        <w:trPr>
          <w:cantSplit/>
          <w:jc w:val="center"/>
        </w:trPr>
        <w:tc>
          <w:tcPr>
            <w:tcW w:w="1388" w:type="dxa"/>
            <w:tcMar>
              <w:top w:w="100" w:type="dxa"/>
              <w:left w:w="100" w:type="dxa"/>
              <w:bottom w:w="100" w:type="dxa"/>
              <w:right w:w="100" w:type="dxa"/>
            </w:tcMar>
            <w:vAlign w:val="center"/>
          </w:tcPr>
          <w:p w:rsidR="00D079B2" w:rsidRPr="00E45CE0" w:rsidRDefault="00D079B2" w:rsidP="0027653C">
            <w:pPr>
              <w:rPr>
                <w:sz w:val="18"/>
                <w:szCs w:val="20"/>
              </w:rPr>
            </w:pPr>
            <w:r w:rsidRPr="00E45CE0">
              <w:rPr>
                <w:sz w:val="18"/>
                <w:szCs w:val="20"/>
              </w:rPr>
              <w:t>Ontology-Based Information Extraction (OBIE) System</w:t>
            </w:r>
          </w:p>
          <w:p w:rsidR="00D079B2" w:rsidRPr="00E45CE0" w:rsidRDefault="00D079B2" w:rsidP="0027653C">
            <w:pPr>
              <w:rPr>
                <w:sz w:val="18"/>
                <w:szCs w:val="20"/>
              </w:rPr>
            </w:pPr>
            <w:r w:rsidRPr="00E45CE0">
              <w:rPr>
                <w:sz w:val="18"/>
                <w:szCs w:val="20"/>
              </w:rPr>
              <w:t>(Nebhi, 2012)</w:t>
            </w:r>
          </w:p>
        </w:tc>
        <w:tc>
          <w:tcPr>
            <w:tcW w:w="1312"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French</w:t>
            </w:r>
          </w:p>
        </w:tc>
        <w:tc>
          <w:tcPr>
            <w:tcW w:w="126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Free text</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News article</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Tokenization, POS Tagging, Sentence Splitter</w:t>
            </w:r>
          </w:p>
        </w:tc>
        <w:tc>
          <w:tcPr>
            <w:tcW w:w="144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Rule-Based, Ontology</w:t>
            </w:r>
          </w:p>
        </w:tc>
        <w:tc>
          <w:tcPr>
            <w:tcW w:w="152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Precision, Recall,</w:t>
            </w:r>
          </w:p>
          <w:p w:rsidR="00D079B2" w:rsidRPr="00E45CE0" w:rsidRDefault="00D079B2" w:rsidP="0027653C">
            <w:pPr>
              <w:rPr>
                <w:sz w:val="20"/>
                <w:szCs w:val="20"/>
              </w:rPr>
            </w:pPr>
            <w:r w:rsidRPr="00E45CE0">
              <w:rPr>
                <w:sz w:val="20"/>
                <w:szCs w:val="20"/>
              </w:rPr>
              <w:t>F-measure,</w:t>
            </w:r>
          </w:p>
          <w:p w:rsidR="00D079B2" w:rsidRPr="00E45CE0" w:rsidRDefault="00D079B2" w:rsidP="0027653C">
            <w:pPr>
              <w:rPr>
                <w:sz w:val="20"/>
                <w:szCs w:val="20"/>
              </w:rPr>
            </w:pPr>
            <w:r w:rsidRPr="00E45CE0">
              <w:rPr>
                <w:sz w:val="20"/>
                <w:szCs w:val="20"/>
              </w:rPr>
              <w:t>BDM</w:t>
            </w:r>
          </w:p>
        </w:tc>
      </w:tr>
      <w:tr w:rsidR="00D079B2" w:rsidRPr="00E45CE0" w:rsidTr="0027653C">
        <w:trPr>
          <w:cantSplit/>
          <w:jc w:val="center"/>
        </w:trPr>
        <w:tc>
          <w:tcPr>
            <w:tcW w:w="1388" w:type="dxa"/>
            <w:tcMar>
              <w:top w:w="100" w:type="dxa"/>
              <w:left w:w="100" w:type="dxa"/>
              <w:bottom w:w="100" w:type="dxa"/>
              <w:right w:w="100" w:type="dxa"/>
            </w:tcMar>
            <w:vAlign w:val="center"/>
          </w:tcPr>
          <w:p w:rsidR="00D079B2" w:rsidRPr="00E45CE0" w:rsidRDefault="00D079B2" w:rsidP="0027653C">
            <w:pPr>
              <w:rPr>
                <w:sz w:val="18"/>
                <w:szCs w:val="20"/>
              </w:rPr>
            </w:pPr>
            <w:r w:rsidRPr="00E45CE0">
              <w:rPr>
                <w:sz w:val="18"/>
                <w:szCs w:val="20"/>
                <w:highlight w:val="white"/>
              </w:rPr>
              <w:t xml:space="preserve">Social Monitoring for Disaster Management </w:t>
            </w:r>
          </w:p>
          <w:p w:rsidR="00D079B2" w:rsidRPr="00E45CE0" w:rsidRDefault="00D079B2" w:rsidP="0027653C">
            <w:pPr>
              <w:rPr>
                <w:sz w:val="18"/>
                <w:szCs w:val="20"/>
              </w:rPr>
            </w:pPr>
            <w:r w:rsidRPr="00E45CE0">
              <w:rPr>
                <w:bCs/>
                <w:sz w:val="18"/>
                <w:szCs w:val="20"/>
              </w:rPr>
              <w:t>(Cheng et al.</w:t>
            </w:r>
            <w:ins w:id="4997" w:author="PF" w:date="2015-03-02T10:00:00Z">
              <w:r w:rsidR="00A84AF1">
                <w:rPr>
                  <w:bCs/>
                  <w:sz w:val="18"/>
                  <w:szCs w:val="20"/>
                </w:rPr>
                <w:t>,</w:t>
              </w:r>
            </w:ins>
            <w:r w:rsidRPr="00E45CE0">
              <w:rPr>
                <w:bCs/>
                <w:sz w:val="18"/>
                <w:szCs w:val="20"/>
              </w:rPr>
              <w:t xml:space="preserve"> 2011)</w:t>
            </w:r>
          </w:p>
        </w:tc>
        <w:tc>
          <w:tcPr>
            <w:tcW w:w="1312"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English, Filipino</w:t>
            </w:r>
          </w:p>
        </w:tc>
        <w:tc>
          <w:tcPr>
            <w:tcW w:w="126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Free text</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News article, tweets</w:t>
            </w:r>
          </w:p>
        </w:tc>
        <w:tc>
          <w:tcPr>
            <w:tcW w:w="153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 xml:space="preserve">Tokenization, Sentence Splitter, Language Guesser </w:t>
            </w:r>
          </w:p>
        </w:tc>
        <w:tc>
          <w:tcPr>
            <w:tcW w:w="144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Machine-Learning Based</w:t>
            </w:r>
          </w:p>
        </w:tc>
        <w:tc>
          <w:tcPr>
            <w:tcW w:w="1520" w:type="dxa"/>
            <w:tcMar>
              <w:top w:w="100" w:type="dxa"/>
              <w:left w:w="100" w:type="dxa"/>
              <w:bottom w:w="100" w:type="dxa"/>
              <w:right w:w="100" w:type="dxa"/>
            </w:tcMar>
            <w:vAlign w:val="center"/>
          </w:tcPr>
          <w:p w:rsidR="00D079B2" w:rsidRPr="00E45CE0" w:rsidRDefault="00D079B2" w:rsidP="0027653C">
            <w:pPr>
              <w:rPr>
                <w:sz w:val="20"/>
                <w:szCs w:val="20"/>
              </w:rPr>
            </w:pPr>
            <w:r w:rsidRPr="00E45CE0">
              <w:rPr>
                <w:sz w:val="20"/>
                <w:szCs w:val="20"/>
              </w:rPr>
              <w:t>Precision, Recall, F-measure</w:t>
            </w:r>
          </w:p>
        </w:tc>
      </w:tr>
    </w:tbl>
    <w:p w:rsidR="002F6E61" w:rsidRDefault="002F6E61">
      <w:pPr>
        <w:pStyle w:val="Content1"/>
        <w:ind w:left="0"/>
        <w:rPr>
          <w:del w:id="4998" w:author="TinTin Kalaw" w:date="2014-08-16T12:17:00Z"/>
          <w:rStyle w:val="Emphasis"/>
          <w:i w:val="0"/>
          <w:sz w:val="24"/>
          <w:szCs w:val="24"/>
        </w:rPr>
        <w:pPrChange w:id="4999" w:author="TinTin Kalaw" w:date="2014-08-16T12:17:00Z">
          <w:pPr>
            <w:pStyle w:val="Content1"/>
          </w:pPr>
        </w:pPrChange>
      </w:pPr>
      <w:bookmarkStart w:id="5000" w:name="_Toc395957309"/>
      <w:bookmarkStart w:id="5001" w:name="_Toc395961164"/>
      <w:bookmarkStart w:id="5002" w:name="_Toc395961245"/>
      <w:bookmarkStart w:id="5003" w:name="_Toc395961422"/>
      <w:bookmarkStart w:id="5004" w:name="_Toc395961905"/>
      <w:bookmarkStart w:id="5005" w:name="_Toc396184295"/>
      <w:bookmarkStart w:id="5006" w:name="_Toc396193961"/>
      <w:bookmarkStart w:id="5007" w:name="_Toc396200122"/>
      <w:bookmarkEnd w:id="5000"/>
      <w:bookmarkEnd w:id="5001"/>
      <w:bookmarkEnd w:id="5002"/>
      <w:bookmarkEnd w:id="5003"/>
      <w:bookmarkEnd w:id="5004"/>
      <w:bookmarkEnd w:id="5005"/>
      <w:bookmarkEnd w:id="5006"/>
      <w:bookmarkEnd w:id="5007"/>
    </w:p>
    <w:p w:rsidR="002F6E61" w:rsidRDefault="005E113E">
      <w:pPr>
        <w:pStyle w:val="Heading2"/>
        <w:numPr>
          <w:ilvl w:val="0"/>
          <w:numId w:val="0"/>
        </w:numPr>
        <w:rPr>
          <w:ins w:id="5008" w:author="Vilson Lu" w:date="2014-08-22T00:18:00Z"/>
          <w:rFonts w:eastAsia="Arial"/>
          <w:sz w:val="20"/>
          <w:szCs w:val="20"/>
        </w:rPr>
        <w:pPrChange w:id="5009" w:author="Vilson Lu" w:date="2014-08-22T04:15:00Z">
          <w:pPr>
            <w:pStyle w:val="NormalWeb"/>
            <w:spacing w:before="0" w:beforeAutospacing="0" w:after="0" w:afterAutospacing="0"/>
          </w:pPr>
        </w:pPrChange>
      </w:pPr>
      <w:r w:rsidRPr="00E45CE0">
        <w:rPr>
          <w:rStyle w:val="Emphasis"/>
          <w:i w:val="0"/>
        </w:rPr>
        <w:br w:type="page"/>
      </w:r>
    </w:p>
    <w:p w:rsidR="003F6BD7" w:rsidRDefault="003F6BD7" w:rsidP="00CC1F1E">
      <w:pPr>
        <w:pStyle w:val="Heading2"/>
        <w:rPr>
          <w:ins w:id="5010" w:author="Kyle Mc Hale Dela Cruz" w:date="2014-08-17T20:16:00Z"/>
          <w:rStyle w:val="Emphasis"/>
          <w:i w:val="0"/>
        </w:rPr>
      </w:pPr>
      <w:bookmarkStart w:id="5011" w:name="_Toc396444887"/>
      <w:bookmarkStart w:id="5012" w:name="_Toc396489535"/>
      <w:ins w:id="5013" w:author="Kyle Mc Hale Dela Cruz" w:date="2014-08-17T20:15:00Z">
        <w:r>
          <w:rPr>
            <w:rStyle w:val="Emphasis"/>
            <w:i w:val="0"/>
          </w:rPr>
          <w:lastRenderedPageBreak/>
          <w:t xml:space="preserve">Disaster Management </w:t>
        </w:r>
      </w:ins>
      <w:ins w:id="5014" w:author="Kyle Mc Hale Dela Cruz" w:date="2014-08-17T20:16:00Z">
        <w:r>
          <w:rPr>
            <w:rStyle w:val="Emphasis"/>
            <w:i w:val="0"/>
          </w:rPr>
          <w:t>–</w:t>
        </w:r>
      </w:ins>
      <w:ins w:id="5015" w:author="Kyle Mc Hale Dela Cruz" w:date="2014-08-17T20:15:00Z">
        <w:r>
          <w:rPr>
            <w:rStyle w:val="Emphasis"/>
            <w:i w:val="0"/>
          </w:rPr>
          <w:t xml:space="preserve"> Re</w:t>
        </w:r>
      </w:ins>
      <w:ins w:id="5016" w:author="Kyle Mc Hale Dela Cruz" w:date="2014-08-17T20:16:00Z">
        <w:r>
          <w:rPr>
            <w:rStyle w:val="Emphasis"/>
            <w:i w:val="0"/>
          </w:rPr>
          <w:t>lief Operations</w:t>
        </w:r>
        <w:bookmarkEnd w:id="5011"/>
        <w:bookmarkEnd w:id="5012"/>
      </w:ins>
    </w:p>
    <w:p w:rsidR="002F6E61" w:rsidRDefault="002F6E61">
      <w:pPr>
        <w:pStyle w:val="Content1"/>
        <w:rPr>
          <w:ins w:id="5017" w:author="Kyle Mc Hale Dela Cruz" w:date="2014-08-17T20:16:00Z"/>
        </w:rPr>
        <w:pPrChange w:id="5018" w:author="Kyle Mc Hale Dela Cruz" w:date="2014-08-17T20:16:00Z">
          <w:pPr>
            <w:pStyle w:val="Heading2"/>
          </w:pPr>
        </w:pPrChange>
      </w:pPr>
    </w:p>
    <w:p w:rsidR="002F6E61" w:rsidRDefault="003F6BD7">
      <w:pPr>
        <w:pStyle w:val="Content1"/>
        <w:rPr>
          <w:ins w:id="5019" w:author="Kyle Mc Hale Dela Cruz" w:date="2014-08-17T20:16:00Z"/>
        </w:rPr>
        <w:pPrChange w:id="5020" w:author="Kyle Mc Hale Dela Cruz" w:date="2014-08-17T20:16:00Z">
          <w:pPr>
            <w:pStyle w:val="Heading2"/>
          </w:pPr>
        </w:pPrChange>
      </w:pPr>
      <w:ins w:id="5021" w:author="Kyle Mc Hale Dela Cruz" w:date="2014-08-17T20:16:00Z">
        <w:r>
          <w:t xml:space="preserve">This part discusses more about Relief Operations and the different information that are essential to this aspect of Disaster Management. </w:t>
        </w:r>
      </w:ins>
    </w:p>
    <w:p w:rsidR="002F6E61" w:rsidRDefault="002F6E61">
      <w:pPr>
        <w:pStyle w:val="Content1"/>
        <w:rPr>
          <w:ins w:id="5022" w:author="Kyle Mc Hale Dela Cruz" w:date="2014-08-17T20:18:00Z"/>
        </w:rPr>
        <w:pPrChange w:id="5023" w:author="Kyle Mc Hale Dela Cruz" w:date="2014-08-17T20:16:00Z">
          <w:pPr>
            <w:pStyle w:val="Heading2"/>
          </w:pPr>
        </w:pPrChange>
      </w:pPr>
    </w:p>
    <w:p w:rsidR="002F6E61" w:rsidRDefault="003F6BD7">
      <w:pPr>
        <w:pStyle w:val="Heading5"/>
        <w:rPr>
          <w:ins w:id="5024" w:author="Kyle Mc Hale Dela Cruz" w:date="2014-08-17T20:20:00Z"/>
        </w:rPr>
        <w:pPrChange w:id="5025" w:author="Kyle Mc Hale Dela Cruz" w:date="2014-08-17T20:19:00Z">
          <w:pPr>
            <w:pStyle w:val="Heading2"/>
          </w:pPr>
        </w:pPrChange>
      </w:pPr>
      <w:ins w:id="5026" w:author="Kyle Mc Hale Dela Cruz" w:date="2014-08-17T20:19:00Z">
        <w:r>
          <w:t>Humanitarian Knowledge Management</w:t>
        </w:r>
      </w:ins>
      <w:ins w:id="5027" w:author="Kyle Mc Hale Dela Cruz" w:date="2014-08-17T20:20:00Z">
        <w:r>
          <w:t xml:space="preserve"> (King, 2005)</w:t>
        </w:r>
      </w:ins>
    </w:p>
    <w:p w:rsidR="002F6E61" w:rsidRDefault="002F6E61">
      <w:pPr>
        <w:rPr>
          <w:ins w:id="5028" w:author="Kyle Mc Hale Dela Cruz" w:date="2014-08-17T20:20:00Z"/>
        </w:rPr>
        <w:pPrChange w:id="5029" w:author="Kyle Mc Hale Dela Cruz" w:date="2014-08-17T20:20:00Z">
          <w:pPr>
            <w:pStyle w:val="Heading2"/>
          </w:pPr>
        </w:pPrChange>
      </w:pPr>
    </w:p>
    <w:p w:rsidR="002F6E61" w:rsidRDefault="00D301EB">
      <w:pPr>
        <w:pStyle w:val="Content2"/>
        <w:rPr>
          <w:ins w:id="5030" w:author="Kyle Mc Hale Dela Cruz" w:date="2014-08-17T20:45:00Z"/>
        </w:rPr>
        <w:pPrChange w:id="5031" w:author="Kyle Mc Hale Dela Cruz" w:date="2014-08-17T20:20:00Z">
          <w:pPr>
            <w:pStyle w:val="Heading2"/>
          </w:pPr>
        </w:pPrChange>
      </w:pPr>
      <w:commentRangeStart w:id="5032"/>
      <w:ins w:id="5033" w:author="Kyle Mc Hale Dela Cruz" w:date="2014-08-17T20:23:00Z">
        <w:r>
          <w:t xml:space="preserve">This paper discusses the complexities and numerous challenges that </w:t>
        </w:r>
        <w:del w:id="5034" w:author="PF" w:date="2015-03-02T07:38:00Z">
          <w:r w:rsidDel="00535B91">
            <w:delText xml:space="preserve">a lot of </w:delText>
          </w:r>
        </w:del>
      </w:ins>
      <w:ins w:id="5035" w:author="PF" w:date="2015-03-02T07:38:00Z">
        <w:r w:rsidR="00535B91">
          <w:t xml:space="preserve">many </w:t>
        </w:r>
      </w:ins>
      <w:ins w:id="5036" w:author="Kyle Mc Hale Dela Cruz" w:date="2014-08-17T20:24:00Z">
        <w:r>
          <w:t xml:space="preserve">humanitarian organizations face whenever </w:t>
        </w:r>
      </w:ins>
      <w:ins w:id="5037" w:author="PF" w:date="2015-03-02T07:38:00Z">
        <w:r w:rsidR="00535B91">
          <w:t xml:space="preserve">complex </w:t>
        </w:r>
      </w:ins>
      <w:ins w:id="5038" w:author="Kyle Mc Hale Dela Cruz" w:date="2014-08-17T20:24:00Z">
        <w:r>
          <w:t xml:space="preserve">international </w:t>
        </w:r>
        <w:del w:id="5039" w:author="PF" w:date="2015-03-02T07:39:00Z">
          <w:r w:rsidDel="00535B91">
            <w:delText xml:space="preserve">complex </w:delText>
          </w:r>
        </w:del>
        <w:r>
          <w:t>humanitarian emergencies occur</w:t>
        </w:r>
      </w:ins>
      <w:ins w:id="5040" w:author="Kyle Mc Hale Dela Cruz" w:date="2014-08-17T20:31:00Z">
        <w:r>
          <w:t xml:space="preserve"> and </w:t>
        </w:r>
        <w:del w:id="5041" w:author="PF" w:date="2015-03-02T18:25:00Z">
          <w:r w:rsidDel="00C15796">
            <w:delText>then in the end, present</w:delText>
          </w:r>
        </w:del>
        <w:del w:id="5042" w:author="PF" w:date="2015-03-02T07:39:00Z">
          <w:r w:rsidDel="00535B91">
            <w:delText>ed</w:delText>
          </w:r>
        </w:del>
        <w:del w:id="5043" w:author="PF" w:date="2015-03-02T18:25:00Z">
          <w:r w:rsidDel="00C15796">
            <w:delText xml:space="preserve"> </w:delText>
          </w:r>
        </w:del>
      </w:ins>
      <w:ins w:id="5044" w:author="PF" w:date="2015-03-02T18:25:00Z">
        <w:r w:rsidR="00C15796">
          <w:t xml:space="preserve">how </w:t>
        </w:r>
      </w:ins>
      <w:ins w:id="5045" w:author="PF" w:date="2015-03-02T18:28:00Z">
        <w:r w:rsidR="00C15796">
          <w:t xml:space="preserve">certain </w:t>
        </w:r>
      </w:ins>
      <w:ins w:id="5046" w:author="Kyle Mc Hale Dela Cruz" w:date="2014-08-17T20:31:00Z">
        <w:del w:id="5047" w:author="PF" w:date="2015-03-02T18:26:00Z">
          <w:r w:rsidDel="00C15796">
            <w:delText xml:space="preserve">the </w:delText>
          </w:r>
        </w:del>
        <w:r>
          <w:t xml:space="preserve">critical information </w:t>
        </w:r>
        <w:del w:id="5048" w:author="PF" w:date="2015-03-02T18:26:00Z">
          <w:r w:rsidDel="00C15796">
            <w:delText xml:space="preserve">that are needed </w:delText>
          </w:r>
        </w:del>
        <w:r>
          <w:t xml:space="preserve">in </w:t>
        </w:r>
      </w:ins>
      <w:ins w:id="5049" w:author="PF" w:date="2015-03-02T18:26:00Z">
        <w:r w:rsidR="00C15796">
          <w:t xml:space="preserve">relation to </w:t>
        </w:r>
      </w:ins>
      <w:ins w:id="5050" w:author="Kyle Mc Hale Dela Cruz" w:date="2014-08-17T20:31:00Z">
        <w:r>
          <w:t>disaster management activities</w:t>
        </w:r>
      </w:ins>
      <w:ins w:id="5051" w:author="Kyle Mc Hale Dela Cruz" w:date="2014-08-17T20:32:00Z">
        <w:r>
          <w:t>,</w:t>
        </w:r>
      </w:ins>
      <w:ins w:id="5052" w:author="Kyle Mc Hale Dela Cruz" w:date="2014-08-17T20:31:00Z">
        <w:r>
          <w:t xml:space="preserve"> such as</w:t>
        </w:r>
      </w:ins>
      <w:ins w:id="5053" w:author="Kyle Mc Hale Dela Cruz" w:date="2014-08-17T20:32:00Z">
        <w:del w:id="5054" w:author="PF" w:date="2015-03-02T07:38:00Z">
          <w:r w:rsidDel="00535B91">
            <w:delText>,</w:delText>
          </w:r>
        </w:del>
      </w:ins>
      <w:ins w:id="5055" w:author="PF" w:date="2015-03-02T07:38:00Z">
        <w:r w:rsidR="00535B91">
          <w:t xml:space="preserve"> </w:t>
        </w:r>
      </w:ins>
      <w:ins w:id="5056" w:author="Kyle Mc Hale Dela Cruz" w:date="2014-08-17T20:32:00Z">
        <w:r>
          <w:t xml:space="preserve">humanitarian assistance </w:t>
        </w:r>
        <w:del w:id="5057" w:author="PF" w:date="2015-03-02T07:39:00Z">
          <w:r w:rsidDel="00535B91">
            <w:delText xml:space="preserve">or simply </w:delText>
          </w:r>
        </w:del>
      </w:ins>
      <w:ins w:id="5058" w:author="PF" w:date="2015-03-02T07:39:00Z">
        <w:r w:rsidR="00535B91">
          <w:t xml:space="preserve">or </w:t>
        </w:r>
      </w:ins>
      <w:ins w:id="5059" w:author="Kyle Mc Hale Dela Cruz" w:date="2014-08-17T20:32:00Z">
        <w:r>
          <w:t>relief operations</w:t>
        </w:r>
      </w:ins>
      <w:ins w:id="5060" w:author="PF" w:date="2015-03-02T18:26:00Z">
        <w:r w:rsidR="00C15796">
          <w:t xml:space="preserve"> can be </w:t>
        </w:r>
      </w:ins>
      <w:ins w:id="5061" w:author="PF" w:date="2015-03-02T18:27:00Z">
        <w:r w:rsidR="00C15796">
          <w:t xml:space="preserve">utilized </w:t>
        </w:r>
      </w:ins>
      <w:ins w:id="5062" w:author="PF" w:date="2015-03-02T18:26:00Z">
        <w:r w:rsidR="00C15796">
          <w:t xml:space="preserve">to </w:t>
        </w:r>
      </w:ins>
      <w:ins w:id="5063" w:author="PF" w:date="2015-03-02T18:27:00Z">
        <w:r w:rsidR="00C15796">
          <w:t xml:space="preserve">help </w:t>
        </w:r>
      </w:ins>
      <w:ins w:id="5064" w:author="PF" w:date="2015-03-02T18:26:00Z">
        <w:r w:rsidR="00C15796">
          <w:t>facilitate needed actions</w:t>
        </w:r>
      </w:ins>
      <w:ins w:id="5065" w:author="Kyle Mc Hale Dela Cruz" w:date="2014-08-17T20:24:00Z">
        <w:r>
          <w:t>.</w:t>
        </w:r>
      </w:ins>
      <w:commentRangeEnd w:id="5032"/>
      <w:r w:rsidR="00535B91">
        <w:rPr>
          <w:rStyle w:val="CommentReference"/>
        </w:rPr>
        <w:commentReference w:id="5032"/>
      </w:r>
      <w:ins w:id="5066" w:author="Kyle Mc Hale Dela Cruz" w:date="2014-08-17T20:24:00Z">
        <w:r>
          <w:t xml:space="preserve"> </w:t>
        </w:r>
      </w:ins>
      <w:ins w:id="5067" w:author="Kyle Mc Hale Dela Cruz" w:date="2014-08-17T20:25:00Z">
        <w:r>
          <w:t xml:space="preserve">King mentioned that the problem lies on the management of the data needed about these emergencies. In his paper, King stated that data management includes </w:t>
        </w:r>
      </w:ins>
      <w:ins w:id="5068" w:author="Kyle Mc Hale Dela Cruz" w:date="2014-08-17T20:27:00Z">
        <w:r>
          <w:t>identifying, presenting</w:t>
        </w:r>
      </w:ins>
      <w:ins w:id="5069" w:author="PF" w:date="2015-03-02T07:42:00Z">
        <w:r w:rsidR="00535B91">
          <w:t>,</w:t>
        </w:r>
      </w:ins>
      <w:ins w:id="5070" w:author="Kyle Mc Hale Dela Cruz" w:date="2014-08-17T20:27:00Z">
        <w:r>
          <w:t xml:space="preserve"> and disseminating</w:t>
        </w:r>
      </w:ins>
      <w:ins w:id="5071" w:author="Kyle Mc Hale Dela Cruz" w:date="2014-08-17T20:28:00Z">
        <w:r>
          <w:t xml:space="preserve"> critical information about the situation</w:t>
        </w:r>
        <w:del w:id="5072" w:author="PF" w:date="2015-03-02T18:23:00Z">
          <w:r w:rsidDel="00C15796">
            <w:delText>. A</w:delText>
          </w:r>
        </w:del>
      </w:ins>
      <w:ins w:id="5073" w:author="PF" w:date="2015-03-02T18:23:00Z">
        <w:r w:rsidR="00C15796">
          <w:t xml:space="preserve"> a</w:t>
        </w:r>
      </w:ins>
      <w:ins w:id="5074" w:author="Kyle Mc Hale Dela Cruz" w:date="2014-08-17T20:28:00Z">
        <w:r>
          <w:t>lthough</w:t>
        </w:r>
        <w:del w:id="5075" w:author="PF" w:date="2015-03-02T07:42:00Z">
          <w:r w:rsidDel="00535B91">
            <w:delText>,</w:delText>
          </w:r>
        </w:del>
        <w:r>
          <w:t xml:space="preserve"> </w:t>
        </w:r>
        <w:del w:id="5076" w:author="PF" w:date="2015-03-02T18:24:00Z">
          <w:r w:rsidDel="00C15796">
            <w:delText xml:space="preserve">these </w:delText>
          </w:r>
        </w:del>
      </w:ins>
      <w:ins w:id="5077" w:author="PF" w:date="2015-03-02T18:24:00Z">
        <w:r w:rsidR="00C15796">
          <w:t xml:space="preserve">such </w:t>
        </w:r>
      </w:ins>
      <w:ins w:id="5078" w:author="Kyle Mc Hale Dela Cruz" w:date="2014-08-17T20:28:00Z">
        <w:r>
          <w:t>critical information</w:t>
        </w:r>
        <w:r w:rsidR="00D87F10">
          <w:t>, in itself, present</w:t>
        </w:r>
        <w:r>
          <w:t xml:space="preserve"> a </w:t>
        </w:r>
      </w:ins>
      <w:ins w:id="5079" w:author="Kyle Mc Hale Dela Cruz" w:date="2014-08-17T20:30:00Z">
        <w:r>
          <w:t>serious</w:t>
        </w:r>
      </w:ins>
      <w:ins w:id="5080" w:author="Kyle Mc Hale Dela Cruz" w:date="2014-08-17T20:28:00Z">
        <w:r>
          <w:t xml:space="preserve"> problem that could greatly affect data management. The problem </w:t>
        </w:r>
        <w:r w:rsidR="00D87F10">
          <w:t xml:space="preserve">lies in </w:t>
        </w:r>
        <w:del w:id="5081" w:author="PF" w:date="2015-03-02T07:42:00Z">
          <w:r w:rsidR="00D87F10" w:rsidDel="00535B91">
            <w:delText xml:space="preserve">the manner </w:delText>
          </w:r>
        </w:del>
        <w:r>
          <w:t xml:space="preserve">how </w:t>
        </w:r>
      </w:ins>
      <w:ins w:id="5082" w:author="Kyle Mc Hale Dela Cruz" w:date="2014-08-17T20:35:00Z">
        <w:r w:rsidR="00D87F10">
          <w:t>this</w:t>
        </w:r>
      </w:ins>
      <w:ins w:id="5083" w:author="Kyle Mc Hale Dela Cruz" w:date="2014-08-17T20:28:00Z">
        <w:r>
          <w:t xml:space="preserve"> critical infor</w:t>
        </w:r>
      </w:ins>
      <w:ins w:id="5084" w:author="Kyle Mc Hale Dela Cruz" w:date="2014-08-17T20:34:00Z">
        <w:r w:rsidR="00D87F10">
          <w:t xml:space="preserve">mation </w:t>
        </w:r>
      </w:ins>
      <w:ins w:id="5085" w:author="Kyle Mc Hale Dela Cruz" w:date="2014-08-17T20:35:00Z">
        <w:r w:rsidR="00D87F10">
          <w:t>is</w:t>
        </w:r>
      </w:ins>
      <w:ins w:id="5086" w:author="Kyle Mc Hale Dela Cruz" w:date="2014-08-17T20:34:00Z">
        <w:r w:rsidR="00D87F10">
          <w:t xml:space="preserve"> gathered: what information should be gathered and where should these be taken from? </w:t>
        </w:r>
      </w:ins>
      <w:ins w:id="5087" w:author="Kyle Mc Hale Dela Cruz" w:date="2014-08-17T20:35:00Z">
        <w:r w:rsidR="00D87F10">
          <w:t xml:space="preserve">Upon </w:t>
        </w:r>
      </w:ins>
      <w:ins w:id="5088" w:author="Kyle Mc Hale Dela Cruz" w:date="2014-08-17T20:37:00Z">
        <w:r w:rsidR="00D87F10">
          <w:t xml:space="preserve">efficiently </w:t>
        </w:r>
      </w:ins>
      <w:ins w:id="5089" w:author="Kyle Mc Hale Dela Cruz" w:date="2014-08-17T20:35:00Z">
        <w:r w:rsidR="00D87F10">
          <w:t xml:space="preserve">identifying this in the early stages of these </w:t>
        </w:r>
      </w:ins>
      <w:ins w:id="5090" w:author="Kyle Mc Hale Dela Cruz" w:date="2014-08-17T20:37:00Z">
        <w:r w:rsidR="00D87F10">
          <w:t>kinds</w:t>
        </w:r>
      </w:ins>
      <w:ins w:id="5091" w:author="Kyle Mc Hale Dela Cruz" w:date="2014-08-17T20:35:00Z">
        <w:r w:rsidR="00D87F10">
          <w:t xml:space="preserve"> of activities, as King mentioned, humanitarian organizations </w:t>
        </w:r>
      </w:ins>
      <w:ins w:id="5092" w:author="Kyle Mc Hale Dela Cruz" w:date="2014-08-17T20:37:00Z">
        <w:r w:rsidR="00D87F10">
          <w:t xml:space="preserve">can more effectively make contingency plans and respond to </w:t>
        </w:r>
      </w:ins>
      <w:ins w:id="5093" w:author="Kyle Mc Hale Dela Cruz" w:date="2014-08-17T20:44:00Z">
        <w:r w:rsidR="00BB4049">
          <w:t>natural disasters and complex emergencies and at the same time, potentially save a significant number of lives</w:t>
        </w:r>
      </w:ins>
      <w:ins w:id="5094" w:author="Kyle Mc Hale Dela Cruz" w:date="2014-08-17T20:45:00Z">
        <w:r w:rsidR="00BB4049">
          <w:t>.</w:t>
        </w:r>
      </w:ins>
    </w:p>
    <w:p w:rsidR="002F6E61" w:rsidRDefault="002F6E61">
      <w:pPr>
        <w:pStyle w:val="Content2"/>
        <w:rPr>
          <w:ins w:id="5095" w:author="Kyle Mc Hale Dela Cruz" w:date="2014-08-17T20:45:00Z"/>
        </w:rPr>
        <w:pPrChange w:id="5096" w:author="Kyle Mc Hale Dela Cruz" w:date="2014-08-17T20:20:00Z">
          <w:pPr>
            <w:pStyle w:val="Heading2"/>
          </w:pPr>
        </w:pPrChange>
      </w:pPr>
    </w:p>
    <w:p w:rsidR="002F6E61" w:rsidRDefault="00BB4049">
      <w:pPr>
        <w:pStyle w:val="Content2"/>
        <w:rPr>
          <w:ins w:id="5097" w:author="Kyle Mc Hale Dela Cruz" w:date="2014-08-17T21:47:00Z"/>
        </w:rPr>
        <w:pPrChange w:id="5098" w:author="Kyle Mc Hale Dela Cruz" w:date="2014-08-17T21:15:00Z">
          <w:pPr>
            <w:pStyle w:val="Heading2"/>
          </w:pPr>
        </w:pPrChange>
      </w:pPr>
      <w:ins w:id="5099" w:author="Kyle Mc Hale Dela Cruz" w:date="2014-08-17T20:45:00Z">
        <w:r>
          <w:t xml:space="preserve">In the paper, a specific section was made to discuss </w:t>
        </w:r>
      </w:ins>
      <w:ins w:id="5100" w:author="Kyle Mc Hale Dela Cruz" w:date="2014-08-17T20:46:00Z">
        <w:r>
          <w:t xml:space="preserve">what information are essential and crucial to different humanitarian organizations whenever they would conduct relief operations as a response to </w:t>
        </w:r>
      </w:ins>
      <w:ins w:id="5101" w:author="Kyle Mc Hale Dela Cruz" w:date="2014-08-17T20:47:00Z">
        <w:r>
          <w:t>international complex emergencies like natural disasters and etc.</w:t>
        </w:r>
      </w:ins>
      <w:ins w:id="5102" w:author="PF" w:date="2014-12-30T12:44:00Z">
        <w:r w:rsidR="00A85F9E">
          <w:t xml:space="preserve"> </w:t>
        </w:r>
      </w:ins>
      <w:ins w:id="5103" w:author="Kyle Mc Hale Dela Cruz" w:date="2014-08-17T21:14:00Z">
        <w:r w:rsidR="00403B2E">
          <w:t xml:space="preserve">According to King, </w:t>
        </w:r>
      </w:ins>
      <w:ins w:id="5104" w:author="Kyle Mc Hale Dela Cruz" w:date="2014-08-17T21:15:00Z">
        <w:r w:rsidR="00403B2E">
          <w:t>humanitarian organizations like NGO</w:t>
        </w:r>
      </w:ins>
      <w:ins w:id="5105" w:author="PF" w:date="2015-03-02T07:44:00Z">
        <w:r w:rsidR="0003464D">
          <w:t>s</w:t>
        </w:r>
      </w:ins>
      <w:ins w:id="5106" w:author="Kyle Mc Hale Dela Cruz" w:date="2014-08-17T21:15:00Z">
        <w:r w:rsidR="00403B2E">
          <w:t xml:space="preserve">, UN agencies, </w:t>
        </w:r>
        <w:del w:id="5107" w:author="PF" w:date="2015-03-02T07:44:00Z">
          <w:r w:rsidR="00403B2E" w:rsidDel="0003464D">
            <w:delText xml:space="preserve">the </w:delText>
          </w:r>
        </w:del>
      </w:ins>
      <w:ins w:id="5108" w:author="PF" w:date="2015-03-02T07:44:00Z">
        <w:r w:rsidR="0003464D">
          <w:t xml:space="preserve">local and national </w:t>
        </w:r>
      </w:ins>
      <w:ins w:id="5109" w:author="Kyle Mc Hale Dela Cruz" w:date="2014-08-17T21:15:00Z">
        <w:r w:rsidR="00403B2E">
          <w:t>government</w:t>
        </w:r>
      </w:ins>
      <w:ins w:id="5110" w:author="PF" w:date="2015-03-02T07:44:00Z">
        <w:r w:rsidR="0003464D">
          <w:t>,</w:t>
        </w:r>
      </w:ins>
      <w:ins w:id="5111" w:author="Kyle Mc Hale Dela Cruz" w:date="2014-08-17T21:15:00Z">
        <w:del w:id="5112" w:author="PF" w:date="2015-03-02T07:44:00Z">
          <w:r w:rsidR="00403B2E" w:rsidDel="0003464D">
            <w:delText xml:space="preserve"> and</w:delText>
          </w:r>
        </w:del>
        <w:r w:rsidR="00403B2E">
          <w:t xml:space="preserve"> etc.</w:t>
        </w:r>
        <w:del w:id="5113" w:author="PF" w:date="2015-03-02T07:44:00Z">
          <w:r w:rsidR="00403B2E" w:rsidDel="0003464D">
            <w:delText>,</w:delText>
          </w:r>
        </w:del>
        <w:r w:rsidR="00403B2E">
          <w:t xml:space="preserve"> need two specific type</w:t>
        </w:r>
      </w:ins>
      <w:ins w:id="5114" w:author="Kyle Mc Hale Dela Cruz" w:date="2014-08-17T21:16:00Z">
        <w:r w:rsidR="00403B2E">
          <w:t>s</w:t>
        </w:r>
      </w:ins>
      <w:ins w:id="5115" w:author="Kyle Mc Hale Dela Cruz" w:date="2014-08-17T21:15:00Z">
        <w:r w:rsidR="00403B2E">
          <w:t xml:space="preserve"> of information:</w:t>
        </w:r>
      </w:ins>
      <w:ins w:id="5116" w:author="PF" w:date="2014-12-30T12:44:00Z">
        <w:r w:rsidR="00A85F9E">
          <w:t xml:space="preserve"> </w:t>
        </w:r>
      </w:ins>
      <w:ins w:id="5117" w:author="PF" w:date="2015-03-02T07:44:00Z">
        <w:r w:rsidR="0003464D">
          <w:t xml:space="preserve">(1) </w:t>
        </w:r>
      </w:ins>
      <w:ins w:id="5118" w:author="Kyle Mc Hale Dela Cruz" w:date="2014-08-17T21:14:00Z">
        <w:r w:rsidR="00403B2E">
          <w:t xml:space="preserve">background and </w:t>
        </w:r>
      </w:ins>
      <w:ins w:id="5119" w:author="PF" w:date="2015-03-02T07:44:00Z">
        <w:r w:rsidR="0003464D">
          <w:t xml:space="preserve">(2) </w:t>
        </w:r>
      </w:ins>
      <w:ins w:id="5120" w:author="Kyle Mc Hale Dela Cruz" w:date="2014-08-17T21:14:00Z">
        <w:r w:rsidR="00403B2E">
          <w:t>situational information.</w:t>
        </w:r>
      </w:ins>
      <w:ins w:id="5121" w:author="Kyle Mc Hale Dela Cruz" w:date="2014-08-17T21:17:00Z">
        <w:r w:rsidR="00403B2E">
          <w:t xml:space="preserve"> Furthermore, information that </w:t>
        </w:r>
      </w:ins>
      <w:ins w:id="5122" w:author="Kyle Mc Hale Dela Cruz" w:date="2014-08-17T21:21:00Z">
        <w:r w:rsidR="00335B54">
          <w:t>is</w:t>
        </w:r>
      </w:ins>
      <w:ins w:id="5123" w:author="Kyle Mc Hale Dela Cruz" w:date="2014-08-17T21:20:00Z">
        <w:r w:rsidR="00335B54">
          <w:t xml:space="preserve"> not within</w:t>
        </w:r>
      </w:ins>
      <w:ins w:id="5124" w:author="Kyle Mc Hale Dela Cruz" w:date="2014-08-17T21:17:00Z">
        <w:r w:rsidR="00403B2E">
          <w:t xml:space="preserve"> these types </w:t>
        </w:r>
      </w:ins>
      <w:ins w:id="5125" w:author="Kyle Mc Hale Dela Cruz" w:date="2014-08-17T21:19:00Z">
        <w:r w:rsidR="00335B54">
          <w:t>is</w:t>
        </w:r>
      </w:ins>
      <w:ins w:id="5126" w:author="Kyle Mc Hale Dela Cruz" w:date="2014-08-17T21:18:00Z">
        <w:r w:rsidR="00403B2E">
          <w:t xml:space="preserve"> more pertinent, relevant and critical to </w:t>
        </w:r>
      </w:ins>
      <w:ins w:id="5127" w:author="Kyle Mc Hale Dela Cruz" w:date="2014-08-17T21:21:00Z">
        <w:r w:rsidR="00335B54">
          <w:t>various specific</w:t>
        </w:r>
      </w:ins>
      <w:ins w:id="5128" w:author="Kyle Mc Hale Dela Cruz" w:date="2014-08-17T21:14:00Z">
        <w:r w:rsidR="00403B2E">
          <w:t xml:space="preserve"> personnel</w:t>
        </w:r>
      </w:ins>
      <w:ins w:id="5129" w:author="Kyle Mc Hale Dela Cruz" w:date="2014-08-17T21:21:00Z">
        <w:r w:rsidR="00335B54">
          <w:t xml:space="preserve"> that are also</w:t>
        </w:r>
      </w:ins>
      <w:ins w:id="5130" w:author="Kyle Mc Hale Dela Cruz" w:date="2014-08-17T21:14:00Z">
        <w:r w:rsidR="00403B2E">
          <w:t xml:space="preserve"> within the</w:t>
        </w:r>
      </w:ins>
      <w:ins w:id="5131" w:author="Kyle Mc Hale Dela Cruz" w:date="2014-08-17T21:21:00Z">
        <w:r w:rsidR="00335B54">
          <w:t xml:space="preserve"> s</w:t>
        </w:r>
      </w:ins>
      <w:ins w:id="5132" w:author="Kyle Mc Hale Dela Cruz" w:date="2014-08-17T21:14:00Z">
        <w:r w:rsidR="00403B2E">
          <w:t xml:space="preserve">aid organizations. </w:t>
        </w:r>
      </w:ins>
      <w:ins w:id="5133" w:author="Kyle Mc Hale Dela Cruz" w:date="2014-08-17T21:22:00Z">
        <w:r w:rsidR="00335B54">
          <w:t>To support this claim, King gave an example</w:t>
        </w:r>
      </w:ins>
      <w:ins w:id="5134" w:author="Kyle Mc Hale Dela Cruz" w:date="2014-08-17T21:24:00Z">
        <w:r w:rsidR="00335B54">
          <w:t xml:space="preserve"> through a scenario</w:t>
        </w:r>
      </w:ins>
      <w:ins w:id="5135" w:author="Kyle Mc Hale Dela Cruz" w:date="2014-08-17T21:22:00Z">
        <w:r w:rsidR="00335B54">
          <w:t xml:space="preserve">. He mentioned, </w:t>
        </w:r>
      </w:ins>
      <w:ins w:id="5136" w:author="Kyle Mc Hale Dela Cruz" w:date="2014-08-17T21:25:00Z">
        <w:r w:rsidR="00335B54">
          <w:t>“</w:t>
        </w:r>
      </w:ins>
      <w:ins w:id="5137" w:author="Kyle Mc Hale Dela Cruz" w:date="2014-08-17T21:14:00Z">
        <w:r w:rsidR="00372B98" w:rsidRPr="00372B98">
          <w:rPr>
            <w:i/>
            <w:rPrChange w:id="5138" w:author="Kyle Mc Hale Dela Cruz" w:date="2014-08-17T21:25:00Z">
              <w:rPr>
                <w:color w:val="0563C1" w:themeColor="hyperlink"/>
                <w:u w:val="single"/>
              </w:rPr>
            </w:rPrChange>
          </w:rPr>
          <w:t>policy makers want “big picture snapshot” analysis in order to understand the issues, to make decisions on providing assistance, and to be alerted to problems and obstacles</w:t>
        </w:r>
      </w:ins>
      <w:ins w:id="5139" w:author="Kyle Mc Hale Dela Cruz" w:date="2014-08-17T21:25:00Z">
        <w:r w:rsidR="00335B54">
          <w:t>…</w:t>
        </w:r>
      </w:ins>
      <w:ins w:id="5140" w:author="Kyle Mc Hale Dela Cruz" w:date="2014-08-17T21:14:00Z">
        <w:r w:rsidR="00372B98" w:rsidRPr="00372B98">
          <w:rPr>
            <w:i/>
            <w:rPrChange w:id="5141" w:author="Kyle Mc Hale Dela Cruz" w:date="2014-08-17T21:25:00Z">
              <w:rPr>
                <w:color w:val="0563C1" w:themeColor="hyperlink"/>
                <w:u w:val="single"/>
              </w:rPr>
            </w:rPrChange>
          </w:rPr>
          <w:t>field personnel and project and desk officers in aid organizations, on the other hand, need more detailed operational and programmatic information in order to plan and implement humanitarian assistance and reconstruction programs</w:t>
        </w:r>
      </w:ins>
      <w:ins w:id="5142" w:author="Kyle Mc Hale Dela Cruz" w:date="2014-08-17T21:26:00Z">
        <w:r w:rsidR="00372B98" w:rsidRPr="00372B98">
          <w:rPr>
            <w:rPrChange w:id="5143" w:author="Kyle Mc Hale Dela Cruz" w:date="2014-08-17T21:26:00Z">
              <w:rPr>
                <w:i/>
                <w:color w:val="0563C1" w:themeColor="hyperlink"/>
                <w:u w:val="single"/>
              </w:rPr>
            </w:rPrChange>
          </w:rPr>
          <w:t>”</w:t>
        </w:r>
      </w:ins>
      <w:ins w:id="5144" w:author="PF" w:date="2015-03-02T07:46:00Z">
        <w:r w:rsidR="0003464D">
          <w:t xml:space="preserve"> </w:t>
        </w:r>
      </w:ins>
      <w:ins w:id="5145" w:author="Kyle Mc Hale Dela Cruz" w:date="2014-08-17T21:25:00Z">
        <w:r w:rsidR="00335B54">
          <w:t>(King, 2005)</w:t>
        </w:r>
      </w:ins>
      <w:ins w:id="5146" w:author="Kyle Mc Hale Dela Cruz" w:date="2014-08-17T21:14:00Z">
        <w:r w:rsidR="00403B2E">
          <w:t>.</w:t>
        </w:r>
      </w:ins>
    </w:p>
    <w:p w:rsidR="002F6E61" w:rsidRDefault="002F6E61">
      <w:pPr>
        <w:pStyle w:val="Content2"/>
        <w:rPr>
          <w:ins w:id="5147" w:author="Kyle Mc Hale Dela Cruz" w:date="2014-08-17T21:47:00Z"/>
        </w:rPr>
        <w:pPrChange w:id="5148" w:author="Kyle Mc Hale Dela Cruz" w:date="2014-08-17T21:15:00Z">
          <w:pPr>
            <w:pStyle w:val="Heading2"/>
          </w:pPr>
        </w:pPrChange>
      </w:pPr>
    </w:p>
    <w:p w:rsidR="002F6E61" w:rsidRDefault="00142ABB">
      <w:pPr>
        <w:pStyle w:val="Content2"/>
        <w:rPr>
          <w:ins w:id="5149" w:author="Kyle Mc Hale Dela Cruz" w:date="2014-08-17T22:21:00Z"/>
        </w:rPr>
        <w:pPrChange w:id="5150" w:author="Kyle Mc Hale Dela Cruz" w:date="2014-08-17T22:20:00Z">
          <w:pPr>
            <w:pStyle w:val="Heading2"/>
          </w:pPr>
        </w:pPrChange>
      </w:pPr>
      <w:ins w:id="5151" w:author="Kyle Mc Hale Dela Cruz" w:date="2014-08-17T21:47:00Z">
        <w:r>
          <w:t xml:space="preserve">With all of these, King listed down four </w:t>
        </w:r>
      </w:ins>
      <w:ins w:id="5152" w:author="Kyle Mc Hale Dela Cruz" w:date="2014-08-17T21:48:00Z">
        <w:r w:rsidR="00C87852">
          <w:t>main categories</w:t>
        </w:r>
      </w:ins>
      <w:ins w:id="5153" w:author="Kyle Mc Hale Dela Cruz" w:date="2014-08-17T21:50:00Z">
        <w:r w:rsidR="00C87852">
          <w:t xml:space="preserve"> for the different vital information that is needed by organizations whenever they would </w:t>
        </w:r>
      </w:ins>
      <w:ins w:id="5154" w:author="Kyle Mc Hale Dela Cruz" w:date="2014-08-17T21:54:00Z">
        <w:r w:rsidR="00C87852">
          <w:t>conduct relief operations. The four categories are as follows: (1)</w:t>
        </w:r>
      </w:ins>
      <w:ins w:id="5155" w:author="PF" w:date="2015-03-02T07:47:00Z">
        <w:r w:rsidR="00734168">
          <w:t xml:space="preserve"> </w:t>
        </w:r>
      </w:ins>
      <w:ins w:id="5156" w:author="Kyle Mc Hale Dela Cruz" w:date="2014-08-17T22:14:00Z">
        <w:r w:rsidR="00372B98" w:rsidRPr="00372B98">
          <w:rPr>
            <w:b/>
            <w:rPrChange w:id="5157" w:author="Kyle Mc Hale Dela Cruz" w:date="2014-08-17T22:14:00Z">
              <w:rPr>
                <w:color w:val="0563C1" w:themeColor="hyperlink"/>
                <w:u w:val="single"/>
              </w:rPr>
            </w:rPrChange>
          </w:rPr>
          <w:t>Situational awareness</w:t>
        </w:r>
      </w:ins>
      <w:ins w:id="5158" w:author="Kyle Mc Hale Dela Cruz" w:date="2014-08-17T22:15:00Z">
        <w:r w:rsidR="009E06DD">
          <w:t>–</w:t>
        </w:r>
        <w:r w:rsidR="00372B98" w:rsidRPr="00372B98">
          <w:rPr>
            <w:i/>
            <w:rPrChange w:id="5159" w:author="Kyle Mc Hale Dela Cruz" w:date="2014-08-17T22:18:00Z">
              <w:rPr>
                <w:color w:val="0563C1" w:themeColor="hyperlink"/>
                <w:u w:val="single"/>
              </w:rPr>
            </w:rPrChange>
          </w:rPr>
          <w:t>information about the</w:t>
        </w:r>
      </w:ins>
      <w:ins w:id="5160" w:author="Kyle Mc Hale Dela Cruz" w:date="2014-08-17T22:14:00Z">
        <w:r w:rsidR="00372B98" w:rsidRPr="00372B98">
          <w:rPr>
            <w:i/>
            <w:rPrChange w:id="5161" w:author="Kyle Mc Hale Dela Cruz" w:date="2014-08-17T22:18:00Z">
              <w:rPr>
                <w:color w:val="0563C1" w:themeColor="hyperlink"/>
                <w:u w:val="single"/>
              </w:rPr>
            </w:rPrChange>
          </w:rPr>
          <w:t xml:space="preserve"> latest situation on the ground and information about the conditions, needs, and locations of affected populations</w:t>
        </w:r>
      </w:ins>
      <w:ins w:id="5162" w:author="Kyle Mc Hale Dela Cruz" w:date="2014-08-17T21:54:00Z">
        <w:r w:rsidR="00C87852">
          <w:t>; (2)</w:t>
        </w:r>
      </w:ins>
      <w:ins w:id="5163" w:author="PF" w:date="2015-03-02T07:47:00Z">
        <w:r w:rsidR="00734168">
          <w:t xml:space="preserve"> </w:t>
        </w:r>
      </w:ins>
      <w:ins w:id="5164" w:author="Kyle Mc Hale Dela Cruz" w:date="2014-08-17T22:15:00Z">
        <w:r w:rsidR="00372B98" w:rsidRPr="00372B98">
          <w:rPr>
            <w:b/>
            <w:rPrChange w:id="5165" w:author="Kyle Mc Hale Dela Cruz" w:date="2014-08-17T22:15:00Z">
              <w:rPr>
                <w:color w:val="0563C1" w:themeColor="hyperlink"/>
                <w:u w:val="single"/>
              </w:rPr>
            </w:rPrChange>
          </w:rPr>
          <w:t>Operational/Programmatic</w:t>
        </w:r>
      </w:ins>
      <w:ins w:id="5166" w:author="Kyle Mc Hale Dela Cruz" w:date="2014-08-17T22:16:00Z">
        <w:r w:rsidR="009E06DD">
          <w:t>–</w:t>
        </w:r>
      </w:ins>
      <w:ins w:id="5167" w:author="Kyle Mc Hale Dela Cruz" w:date="2014-08-17T22:15:00Z">
        <w:r w:rsidR="00372B98" w:rsidRPr="00372B98">
          <w:rPr>
            <w:i/>
            <w:rPrChange w:id="5168" w:author="Kyle Mc Hale Dela Cruz" w:date="2014-08-17T22:18:00Z">
              <w:rPr>
                <w:color w:val="0563C1" w:themeColor="hyperlink"/>
                <w:u w:val="single"/>
              </w:rPr>
            </w:rPrChange>
          </w:rPr>
          <w:t>information necessary</w:t>
        </w:r>
        <w:del w:id="5169" w:author="PF" w:date="2015-03-02T07:47:00Z">
          <w:r w:rsidR="00372B98" w:rsidRPr="00372B98">
            <w:rPr>
              <w:i/>
              <w:rPrChange w:id="5170" w:author="Kyle Mc Hale Dela Cruz" w:date="2014-08-17T22:18:00Z">
                <w:rPr>
                  <w:color w:val="0563C1" w:themeColor="hyperlink"/>
                  <w:u w:val="single"/>
                </w:rPr>
              </w:rPrChange>
            </w:rPr>
            <w:delText xml:space="preserve"> in order</w:delText>
          </w:r>
        </w:del>
        <w:r w:rsidR="00372B98" w:rsidRPr="00372B98">
          <w:rPr>
            <w:i/>
            <w:rPrChange w:id="5171" w:author="Kyle Mc Hale Dela Cruz" w:date="2014-08-17T22:18:00Z">
              <w:rPr>
                <w:color w:val="0563C1" w:themeColor="hyperlink"/>
                <w:u w:val="single"/>
              </w:rPr>
            </w:rPrChange>
          </w:rPr>
          <w:t xml:space="preserve"> to plan and implement humanitarian assistance programs</w:t>
        </w:r>
      </w:ins>
      <w:ins w:id="5172" w:author="Kyle Mc Hale Dela Cruz" w:date="2014-08-17T21:54:00Z">
        <w:r w:rsidR="00C87852">
          <w:t>; (3)</w:t>
        </w:r>
      </w:ins>
      <w:ins w:id="5173" w:author="PF" w:date="2015-03-02T07:47:00Z">
        <w:r w:rsidR="00734168">
          <w:t xml:space="preserve"> </w:t>
        </w:r>
      </w:ins>
      <w:ins w:id="5174" w:author="Kyle Mc Hale Dela Cruz" w:date="2014-08-17T22:16:00Z">
        <w:r w:rsidR="00372B98" w:rsidRPr="00372B98">
          <w:rPr>
            <w:b/>
            <w:rPrChange w:id="5175" w:author="Kyle Mc Hale Dela Cruz" w:date="2014-08-17T22:16:00Z">
              <w:rPr>
                <w:color w:val="0563C1" w:themeColor="hyperlink"/>
                <w:u w:val="single"/>
              </w:rPr>
            </w:rPrChange>
          </w:rPr>
          <w:t>Background</w:t>
        </w:r>
        <w:r w:rsidR="004A377D">
          <w:t xml:space="preserve"> –</w:t>
        </w:r>
        <w:r w:rsidR="00372B98" w:rsidRPr="00372B98">
          <w:rPr>
            <w:i/>
            <w:rPrChange w:id="5176" w:author="Kyle Mc Hale Dela Cruz" w:date="2014-08-17T22:18:00Z">
              <w:rPr>
                <w:color w:val="0563C1" w:themeColor="hyperlink"/>
                <w:u w:val="single"/>
              </w:rPr>
            </w:rPrChange>
          </w:rPr>
          <w:t>information</w:t>
        </w:r>
      </w:ins>
      <w:ins w:id="5177" w:author="PF" w:date="2014-12-30T12:44:00Z">
        <w:r w:rsidR="00A85F9E">
          <w:rPr>
            <w:i/>
          </w:rPr>
          <w:t xml:space="preserve"> </w:t>
        </w:r>
      </w:ins>
      <w:ins w:id="5178" w:author="Kyle Mc Hale Dela Cruz" w:date="2014-08-17T22:16:00Z">
        <w:r w:rsidR="00372B98" w:rsidRPr="00372B98">
          <w:rPr>
            <w:i/>
            <w:rPrChange w:id="5179" w:author="Kyle Mc Hale Dela Cruz" w:date="2014-08-17T22:18:00Z">
              <w:rPr>
                <w:color w:val="0563C1" w:themeColor="hyperlink"/>
                <w:u w:val="single"/>
              </w:rPr>
            </w:rPrChange>
          </w:rPr>
          <w:t>about the unique history, geography, population, political and economic structure, infrastructure and culture of the country</w:t>
        </w:r>
      </w:ins>
      <w:ins w:id="5180" w:author="PF" w:date="2014-12-30T12:44:00Z">
        <w:r w:rsidR="00A85F9E">
          <w:rPr>
            <w:i/>
          </w:rPr>
          <w:t xml:space="preserve"> </w:t>
        </w:r>
      </w:ins>
      <w:ins w:id="5181" w:author="Kyle Mc Hale Dela Cruz" w:date="2014-08-17T22:16:00Z">
        <w:r w:rsidR="00372B98" w:rsidRPr="00372B98">
          <w:rPr>
            <w:i/>
            <w:rPrChange w:id="5182" w:author="Kyle Mc Hale Dela Cruz" w:date="2014-08-17T22:18:00Z">
              <w:rPr>
                <w:color w:val="0563C1" w:themeColor="hyperlink"/>
                <w:u w:val="single"/>
              </w:rPr>
            </w:rPrChange>
          </w:rPr>
          <w:t>to be able to compare the emergency situation and conditions to previous normal conditions</w:t>
        </w:r>
      </w:ins>
      <w:ins w:id="5183" w:author="Kyle Mc Hale Dela Cruz" w:date="2014-08-17T21:54:00Z">
        <w:r w:rsidR="00C87852">
          <w:t>; and lastly (</w:t>
        </w:r>
      </w:ins>
      <w:ins w:id="5184" w:author="Kyle Mc Hale Dela Cruz" w:date="2014-08-17T21:55:00Z">
        <w:r w:rsidR="00C87852">
          <w:t>4</w:t>
        </w:r>
      </w:ins>
      <w:ins w:id="5185" w:author="Kyle Mc Hale Dela Cruz" w:date="2014-08-17T21:54:00Z">
        <w:r w:rsidR="00C87852">
          <w:t>)</w:t>
        </w:r>
      </w:ins>
      <w:ins w:id="5186" w:author="PF" w:date="2015-03-02T07:47:00Z">
        <w:r w:rsidR="00734168">
          <w:t xml:space="preserve"> </w:t>
        </w:r>
      </w:ins>
      <w:ins w:id="5187" w:author="Kyle Mc Hale Dela Cruz" w:date="2014-08-17T22:19:00Z">
        <w:r w:rsidR="00372B98" w:rsidRPr="00372B98">
          <w:rPr>
            <w:b/>
            <w:rPrChange w:id="5188" w:author="Kyle Mc Hale Dela Cruz" w:date="2014-08-17T22:19:00Z">
              <w:rPr>
                <w:color w:val="0563C1" w:themeColor="hyperlink"/>
                <w:u w:val="single"/>
              </w:rPr>
            </w:rPrChange>
          </w:rPr>
          <w:t>Analysis</w:t>
        </w:r>
        <w:r w:rsidR="00F55E12">
          <w:t xml:space="preserve"> – </w:t>
        </w:r>
        <w:r w:rsidR="00372B98" w:rsidRPr="00372B98">
          <w:rPr>
            <w:i/>
            <w:rPrChange w:id="5189" w:author="Kyle Mc Hale Dela Cruz" w:date="2014-08-17T22:20:00Z">
              <w:rPr>
                <w:color w:val="0563C1" w:themeColor="hyperlink"/>
                <w:u w:val="single"/>
              </w:rPr>
            </w:rPrChange>
          </w:rPr>
          <w:t>humanitarian information needs to be interpreted in context and related to other thematic information. Analysis can include evaluations of issues and responses, projections about the future, and recommendations for policies and actions</w:t>
        </w:r>
      </w:ins>
      <w:ins w:id="5190" w:author="PF" w:date="2015-03-02T07:47:00Z">
        <w:r w:rsidR="00734168">
          <w:rPr>
            <w:i/>
          </w:rPr>
          <w:t xml:space="preserve"> </w:t>
        </w:r>
      </w:ins>
      <w:ins w:id="5191" w:author="Kyle Mc Hale Dela Cruz" w:date="2014-08-17T22:27:00Z">
        <w:r w:rsidR="00F55E12">
          <w:t>(King, 2005)</w:t>
        </w:r>
      </w:ins>
      <w:ins w:id="5192" w:author="Kyle Mc Hale Dela Cruz" w:date="2014-08-17T21:55:00Z">
        <w:r w:rsidR="00C87852">
          <w:t>.</w:t>
        </w:r>
      </w:ins>
    </w:p>
    <w:p w:rsidR="002F6E61" w:rsidRDefault="002F6E61">
      <w:pPr>
        <w:pStyle w:val="Content2"/>
        <w:rPr>
          <w:ins w:id="5193" w:author="Kyle Mc Hale Dela Cruz" w:date="2014-08-17T22:21:00Z"/>
        </w:rPr>
        <w:pPrChange w:id="5194" w:author="Kyle Mc Hale Dela Cruz" w:date="2014-08-17T22:20:00Z">
          <w:pPr>
            <w:pStyle w:val="Heading2"/>
          </w:pPr>
        </w:pPrChange>
      </w:pPr>
    </w:p>
    <w:p w:rsidR="002F6E61" w:rsidRDefault="00F55E12">
      <w:pPr>
        <w:pStyle w:val="Content2"/>
        <w:rPr>
          <w:ins w:id="5195" w:author="Kyle Mc Hale Dela Cruz" w:date="2014-08-17T22:24:00Z"/>
          <w:del w:id="5196" w:author="Vilson Lu" w:date="2014-08-22T16:46:00Z"/>
        </w:rPr>
        <w:pPrChange w:id="5197" w:author="Kyle Mc Hale Dela Cruz" w:date="2014-08-17T22:20:00Z">
          <w:pPr>
            <w:pStyle w:val="Heading2"/>
          </w:pPr>
        </w:pPrChange>
      </w:pPr>
      <w:ins w:id="5198" w:author="Kyle Mc Hale Dela Cruz" w:date="2014-08-17T22:21:00Z">
        <w:del w:id="5199" w:author="PF" w:date="2015-03-02T07:48:00Z">
          <w:r w:rsidDel="00734168">
            <w:delText>And t</w:delText>
          </w:r>
        </w:del>
      </w:ins>
      <w:ins w:id="5200" w:author="PF" w:date="2015-03-02T07:48:00Z">
        <w:r w:rsidR="00734168">
          <w:t>T</w:t>
        </w:r>
      </w:ins>
      <w:ins w:id="5201" w:author="Kyle Mc Hale Dela Cruz" w:date="2014-08-17T22:21:00Z">
        <w:r>
          <w:t xml:space="preserve">o be able to streamline the process of determining the information that can fall within each of the categories, King has given some </w:t>
        </w:r>
      </w:ins>
      <w:ins w:id="5202" w:author="Kyle Mc Hale Dela Cruz" w:date="2014-08-17T22:22:00Z">
        <w:r>
          <w:t>‘guide questions’ for each of the categories</w:t>
        </w:r>
      </w:ins>
      <w:ins w:id="5203" w:author="Kyle Mc Hale Dela Cruz" w:date="2014-08-17T22:27:00Z">
        <w:r>
          <w:t xml:space="preserve"> (King, 2005)</w:t>
        </w:r>
      </w:ins>
      <w:ins w:id="5204" w:author="Kyle Mc Hale Dela Cruz" w:date="2014-08-17T22:22:00Z">
        <w:r>
          <w:t>.</w:t>
        </w:r>
      </w:ins>
    </w:p>
    <w:p w:rsidR="002F6E61" w:rsidRDefault="002F6E61">
      <w:pPr>
        <w:pStyle w:val="Content2"/>
        <w:ind w:left="0"/>
        <w:rPr>
          <w:ins w:id="5205" w:author="Kyle Mc Hale Dela Cruz" w:date="2014-08-17T22:24:00Z"/>
          <w:del w:id="5206" w:author="Vilson Lu" w:date="2014-08-22T16:46:00Z"/>
        </w:rPr>
        <w:pPrChange w:id="5207" w:author="Vilson Lu" w:date="2014-08-22T16:46:00Z">
          <w:pPr>
            <w:pStyle w:val="Heading2"/>
          </w:pPr>
        </w:pPrChange>
      </w:pPr>
    </w:p>
    <w:p w:rsidR="002F6E61" w:rsidRDefault="002F6E61">
      <w:pPr>
        <w:pStyle w:val="Content2"/>
        <w:rPr>
          <w:ins w:id="5208" w:author="Kyle Mc Hale Dela Cruz" w:date="2014-08-17T22:22:00Z"/>
        </w:rPr>
        <w:pPrChange w:id="5209" w:author="Vilson Lu" w:date="2014-08-22T16:46:00Z">
          <w:pPr>
            <w:pStyle w:val="Heading2"/>
          </w:pPr>
        </w:pPrChange>
      </w:pPr>
    </w:p>
    <w:p w:rsidR="002F6E61" w:rsidRDefault="002F6E61">
      <w:pPr>
        <w:pStyle w:val="Content2"/>
        <w:rPr>
          <w:ins w:id="5210" w:author="Kyle Mc Hale Dela Cruz" w:date="2014-08-17T22:23:00Z"/>
        </w:rPr>
        <w:pPrChange w:id="5211" w:author="Kyle Mc Hale Dela Cruz" w:date="2014-08-17T22:20:00Z">
          <w:pPr>
            <w:pStyle w:val="Heading2"/>
          </w:pPr>
        </w:pPrChange>
      </w:pPr>
    </w:p>
    <w:p w:rsidR="002F6E61" w:rsidRDefault="00372B98">
      <w:pPr>
        <w:pStyle w:val="Content2"/>
        <w:numPr>
          <w:ilvl w:val="0"/>
          <w:numId w:val="30"/>
        </w:numPr>
        <w:rPr>
          <w:ins w:id="5212" w:author="Kyle Mc Hale Dela Cruz" w:date="2014-08-17T22:34:00Z"/>
        </w:rPr>
        <w:pPrChange w:id="5213" w:author="Kyle Mc Hale Dela Cruz" w:date="2014-08-17T22:24:00Z">
          <w:pPr>
            <w:pStyle w:val="Heading2"/>
          </w:pPr>
        </w:pPrChange>
      </w:pPr>
      <w:ins w:id="5214" w:author="Kyle Mc Hale Dela Cruz" w:date="2014-08-17T22:23:00Z">
        <w:r w:rsidRPr="00372B98">
          <w:rPr>
            <w:b/>
            <w:rPrChange w:id="5215" w:author="Kyle Mc Hale Dela Cruz" w:date="2014-08-17T22:31:00Z">
              <w:rPr>
                <w:color w:val="0563C1" w:themeColor="hyperlink"/>
                <w:u w:val="single"/>
              </w:rPr>
            </w:rPrChange>
          </w:rPr>
          <w:t>Situational Awareness</w:t>
        </w:r>
      </w:ins>
    </w:p>
    <w:p w:rsidR="002F6E61" w:rsidRDefault="002F6E61">
      <w:pPr>
        <w:pStyle w:val="Content2"/>
        <w:ind w:left="2160"/>
        <w:rPr>
          <w:ins w:id="5216" w:author="Kyle Mc Hale Dela Cruz" w:date="2014-08-17T22:24:00Z"/>
        </w:rPr>
        <w:pPrChange w:id="5217" w:author="Kyle Mc Hale Dela Cruz" w:date="2014-08-17T22:34:00Z">
          <w:pPr>
            <w:pStyle w:val="Heading2"/>
          </w:pPr>
        </w:pPrChange>
      </w:pPr>
    </w:p>
    <w:p w:rsidR="00F55E12" w:rsidRPr="006D1FAD" w:rsidRDefault="00372B98" w:rsidP="00F55E12">
      <w:pPr>
        <w:pStyle w:val="Content2"/>
        <w:numPr>
          <w:ilvl w:val="0"/>
          <w:numId w:val="31"/>
        </w:numPr>
        <w:ind w:left="2520"/>
        <w:rPr>
          <w:ins w:id="5218" w:author="Kyle Mc Hale Dela Cruz" w:date="2014-08-17T22:25:00Z"/>
          <w:i/>
          <w:rPrChange w:id="5219" w:author="Kyle Mc Hale Dela Cruz" w:date="2014-08-17T22:31:00Z">
            <w:rPr>
              <w:ins w:id="5220" w:author="Kyle Mc Hale Dela Cruz" w:date="2014-08-17T22:25:00Z"/>
            </w:rPr>
          </w:rPrChange>
        </w:rPr>
      </w:pPr>
      <w:ins w:id="5221" w:author="Kyle Mc Hale Dela Cruz" w:date="2014-08-17T22:25:00Z">
        <w:r w:rsidRPr="00372B98">
          <w:rPr>
            <w:i/>
            <w:rPrChange w:id="5222" w:author="Kyle Mc Hale Dela Cruz" w:date="2014-08-17T22:31:00Z">
              <w:rPr>
                <w:b/>
                <w:color w:val="0563C1" w:themeColor="hyperlink"/>
                <w:sz w:val="22"/>
                <w:szCs w:val="22"/>
                <w:u w:val="single"/>
              </w:rPr>
            </w:rPrChange>
          </w:rPr>
          <w:t>What is the latest/current humanitarian situation in the country?</w:t>
        </w:r>
      </w:ins>
    </w:p>
    <w:p w:rsidR="002F6E61" w:rsidRDefault="00372B98">
      <w:pPr>
        <w:pStyle w:val="Content2"/>
        <w:numPr>
          <w:ilvl w:val="0"/>
          <w:numId w:val="31"/>
        </w:numPr>
        <w:ind w:left="2520"/>
        <w:rPr>
          <w:ins w:id="5223" w:author="Kyle Mc Hale Dela Cruz" w:date="2014-08-17T22:25:00Z"/>
          <w:i/>
          <w:rPrChange w:id="5224" w:author="Kyle Mc Hale Dela Cruz" w:date="2014-08-17T22:31:00Z">
            <w:rPr>
              <w:ins w:id="5225" w:author="Kyle Mc Hale Dela Cruz" w:date="2014-08-17T22:25:00Z"/>
            </w:rPr>
          </w:rPrChange>
        </w:rPr>
        <w:pPrChange w:id="5226" w:author="Kyle Mc Hale Dela Cruz" w:date="2014-08-17T22:25:00Z">
          <w:pPr>
            <w:pStyle w:val="Content2"/>
            <w:numPr>
              <w:numId w:val="31"/>
            </w:numPr>
            <w:ind w:left="2880" w:hanging="360"/>
          </w:pPr>
        </w:pPrChange>
      </w:pPr>
      <w:ins w:id="5227" w:author="Kyle Mc Hale Dela Cruz" w:date="2014-08-17T22:25:00Z">
        <w:r w:rsidRPr="00372B98">
          <w:rPr>
            <w:i/>
            <w:rPrChange w:id="5228" w:author="Kyle Mc Hale Dela Cruz" w:date="2014-08-17T22:31:00Z">
              <w:rPr>
                <w:color w:val="0563C1" w:themeColor="hyperlink"/>
                <w:u w:val="single"/>
              </w:rPr>
            </w:rPrChange>
          </w:rPr>
          <w:t>What are the most recent severity indicators? (</w:t>
        </w:r>
      </w:ins>
      <w:ins w:id="5229" w:author="Kyle Mc Hale Dela Cruz" w:date="2014-08-17T22:26:00Z">
        <w:r w:rsidRPr="00372B98">
          <w:rPr>
            <w:i/>
            <w:rPrChange w:id="5230" w:author="Kyle Mc Hale Dela Cruz" w:date="2014-08-17T22:31:00Z">
              <w:rPr>
                <w:color w:val="0563C1" w:themeColor="hyperlink"/>
                <w:u w:val="single"/>
              </w:rPr>
            </w:rPrChange>
          </w:rPr>
          <w:t>Death</w:t>
        </w:r>
      </w:ins>
      <w:ins w:id="5231" w:author="Kyle Mc Hale Dela Cruz" w:date="2014-08-17T22:25:00Z">
        <w:r w:rsidRPr="00372B98">
          <w:rPr>
            <w:i/>
            <w:rPrChange w:id="5232" w:author="Kyle Mc Hale Dela Cruz" w:date="2014-08-17T22:31:00Z">
              <w:rPr>
                <w:color w:val="0563C1" w:themeColor="hyperlink"/>
                <w:u w:val="single"/>
              </w:rPr>
            </w:rPrChange>
          </w:rPr>
          <w:t xml:space="preserve"> tolls, mortality rates, malnutrition rates, economic impact, infrastructure damage, etc.) </w:t>
        </w:r>
      </w:ins>
    </w:p>
    <w:p w:rsidR="002F6E61" w:rsidRDefault="00372B98">
      <w:pPr>
        <w:pStyle w:val="Content2"/>
        <w:numPr>
          <w:ilvl w:val="0"/>
          <w:numId w:val="31"/>
        </w:numPr>
        <w:ind w:left="2520"/>
        <w:rPr>
          <w:ins w:id="5233" w:author="Kyle Mc Hale Dela Cruz" w:date="2014-08-17T22:25:00Z"/>
          <w:i/>
          <w:rPrChange w:id="5234" w:author="Kyle Mc Hale Dela Cruz" w:date="2014-08-17T22:31:00Z">
            <w:rPr>
              <w:ins w:id="5235" w:author="Kyle Mc Hale Dela Cruz" w:date="2014-08-17T22:25:00Z"/>
            </w:rPr>
          </w:rPrChange>
        </w:rPr>
        <w:pPrChange w:id="5236" w:author="Kyle Mc Hale Dela Cruz" w:date="2014-08-17T22:26:00Z">
          <w:pPr>
            <w:pStyle w:val="Content2"/>
            <w:numPr>
              <w:numId w:val="31"/>
            </w:numPr>
            <w:ind w:left="2880" w:hanging="360"/>
          </w:pPr>
        </w:pPrChange>
      </w:pPr>
      <w:ins w:id="5237" w:author="Kyle Mc Hale Dela Cruz" w:date="2014-08-17T22:25:00Z">
        <w:r w:rsidRPr="00372B98">
          <w:rPr>
            <w:i/>
            <w:rPrChange w:id="5238" w:author="Kyle Mc Hale Dela Cruz" w:date="2014-08-17T22:31:00Z">
              <w:rPr>
                <w:color w:val="0563C1" w:themeColor="hyperlink"/>
                <w:u w:val="single"/>
              </w:rPr>
            </w:rPrChange>
          </w:rPr>
          <w:t>Who are the affected populations (refugees, IDPs, children and other vulnerable groups, resident populations, etc</w:t>
        </w:r>
      </w:ins>
      <w:ins w:id="5239" w:author="Kyle Mc Hale Dela Cruz" w:date="2014-08-17T22:26:00Z">
        <w:r w:rsidRPr="00372B98">
          <w:rPr>
            <w:i/>
            <w:rPrChange w:id="5240" w:author="Kyle Mc Hale Dela Cruz" w:date="2014-08-17T22:31:00Z">
              <w:rPr>
                <w:color w:val="0563C1" w:themeColor="hyperlink"/>
                <w:u w:val="single"/>
              </w:rPr>
            </w:rPrChange>
          </w:rPr>
          <w:t>.</w:t>
        </w:r>
      </w:ins>
      <w:ins w:id="5241" w:author="Kyle Mc Hale Dela Cruz" w:date="2014-08-17T22:25:00Z">
        <w:r w:rsidRPr="00372B98">
          <w:rPr>
            <w:i/>
            <w:rPrChange w:id="5242" w:author="Kyle Mc Hale Dela Cruz" w:date="2014-08-17T22:31:00Z">
              <w:rPr>
                <w:color w:val="0563C1" w:themeColor="hyperlink"/>
                <w:u w:val="single"/>
              </w:rPr>
            </w:rPrChange>
          </w:rPr>
          <w:t>)</w:t>
        </w:r>
      </w:ins>
      <w:ins w:id="5243" w:author="PF" w:date="2015-03-02T07:48:00Z">
        <w:r w:rsidR="00734168">
          <w:rPr>
            <w:i/>
          </w:rPr>
          <w:t>;</w:t>
        </w:r>
      </w:ins>
      <w:ins w:id="5244" w:author="Kyle Mc Hale Dela Cruz" w:date="2014-08-17T22:25:00Z">
        <w:del w:id="5245" w:author="PF" w:date="2015-03-02T07:48:00Z">
          <w:r w:rsidRPr="00372B98">
            <w:rPr>
              <w:i/>
              <w:rPrChange w:id="5246" w:author="Kyle Mc Hale Dela Cruz" w:date="2014-08-17T22:31:00Z">
                <w:rPr>
                  <w:color w:val="0563C1" w:themeColor="hyperlink"/>
                  <w:u w:val="single"/>
                </w:rPr>
              </w:rPrChange>
            </w:rPr>
            <w:delText>,</w:delText>
          </w:r>
        </w:del>
        <w:r w:rsidRPr="00372B98">
          <w:rPr>
            <w:i/>
            <w:rPrChange w:id="5247" w:author="Kyle Mc Hale Dela Cruz" w:date="2014-08-17T22:31:00Z">
              <w:rPr>
                <w:color w:val="0563C1" w:themeColor="hyperlink"/>
                <w:u w:val="single"/>
              </w:rPr>
            </w:rPrChange>
          </w:rPr>
          <w:t xml:space="preserve"> how many are there, and where are they located? </w:t>
        </w:r>
      </w:ins>
    </w:p>
    <w:p w:rsidR="002F6E61" w:rsidRDefault="00372B98">
      <w:pPr>
        <w:pStyle w:val="Content2"/>
        <w:numPr>
          <w:ilvl w:val="0"/>
          <w:numId w:val="31"/>
        </w:numPr>
        <w:ind w:left="2520"/>
        <w:rPr>
          <w:ins w:id="5248" w:author="Kyle Mc Hale Dela Cruz" w:date="2014-08-17T22:25:00Z"/>
          <w:i/>
          <w:rPrChange w:id="5249" w:author="Kyle Mc Hale Dela Cruz" w:date="2014-08-17T22:31:00Z">
            <w:rPr>
              <w:ins w:id="5250" w:author="Kyle Mc Hale Dela Cruz" w:date="2014-08-17T22:25:00Z"/>
            </w:rPr>
          </w:rPrChange>
        </w:rPr>
        <w:pPrChange w:id="5251" w:author="Kyle Mc Hale Dela Cruz" w:date="2014-08-17T22:26:00Z">
          <w:pPr>
            <w:pStyle w:val="Content2"/>
            <w:numPr>
              <w:numId w:val="31"/>
            </w:numPr>
            <w:ind w:left="2880" w:hanging="360"/>
          </w:pPr>
        </w:pPrChange>
      </w:pPr>
      <w:ins w:id="5252" w:author="Kyle Mc Hale Dela Cruz" w:date="2014-08-17T22:25:00Z">
        <w:r w:rsidRPr="00372B98">
          <w:rPr>
            <w:i/>
            <w:rPrChange w:id="5253" w:author="Kyle Mc Hale Dela Cruz" w:date="2014-08-17T22:31:00Z">
              <w:rPr>
                <w:color w:val="0563C1" w:themeColor="hyperlink"/>
                <w:u w:val="single"/>
              </w:rPr>
            </w:rPrChange>
          </w:rPr>
          <w:t xml:space="preserve">What are the conditions and humanitarian needs of the affected populations? </w:t>
        </w:r>
      </w:ins>
    </w:p>
    <w:p w:rsidR="002F6E61" w:rsidRDefault="00372B98">
      <w:pPr>
        <w:pStyle w:val="Content2"/>
        <w:numPr>
          <w:ilvl w:val="0"/>
          <w:numId w:val="31"/>
        </w:numPr>
        <w:ind w:left="2520"/>
        <w:rPr>
          <w:ins w:id="5254" w:author="Kyle Mc Hale Dela Cruz" w:date="2014-08-17T22:25:00Z"/>
          <w:i/>
          <w:rPrChange w:id="5255" w:author="Kyle Mc Hale Dela Cruz" w:date="2014-08-17T22:31:00Z">
            <w:rPr>
              <w:ins w:id="5256" w:author="Kyle Mc Hale Dela Cruz" w:date="2014-08-17T22:25:00Z"/>
            </w:rPr>
          </w:rPrChange>
        </w:rPr>
        <w:pPrChange w:id="5257" w:author="Kyle Mc Hale Dela Cruz" w:date="2014-08-17T22:26:00Z">
          <w:pPr>
            <w:pStyle w:val="Content2"/>
            <w:numPr>
              <w:numId w:val="31"/>
            </w:numPr>
            <w:ind w:left="2880" w:hanging="360"/>
          </w:pPr>
        </w:pPrChange>
      </w:pPr>
      <w:ins w:id="5258" w:author="Kyle Mc Hale Dela Cruz" w:date="2014-08-17T22:25:00Z">
        <w:r w:rsidRPr="00372B98">
          <w:rPr>
            <w:i/>
            <w:rPrChange w:id="5259" w:author="Kyle Mc Hale Dela Cruz" w:date="2014-08-17T22:31:00Z">
              <w:rPr>
                <w:color w:val="0563C1" w:themeColor="hyperlink"/>
                <w:u w:val="single"/>
              </w:rPr>
            </w:rPrChange>
          </w:rPr>
          <w:t>What is the assessment of damage to infrastructure? (Transport, buildings, housing, communications, etc</w:t>
        </w:r>
      </w:ins>
      <w:ins w:id="5260" w:author="Kyle Mc Hale Dela Cruz" w:date="2014-08-17T22:26:00Z">
        <w:r w:rsidRPr="00372B98">
          <w:rPr>
            <w:i/>
            <w:rPrChange w:id="5261" w:author="Kyle Mc Hale Dela Cruz" w:date="2014-08-17T22:31:00Z">
              <w:rPr>
                <w:color w:val="0563C1" w:themeColor="hyperlink"/>
                <w:u w:val="single"/>
              </w:rPr>
            </w:rPrChange>
          </w:rPr>
          <w:t>.</w:t>
        </w:r>
      </w:ins>
      <w:ins w:id="5262" w:author="Kyle Mc Hale Dela Cruz" w:date="2014-08-17T22:25:00Z">
        <w:r w:rsidRPr="00372B98">
          <w:rPr>
            <w:i/>
            <w:rPrChange w:id="5263" w:author="Kyle Mc Hale Dela Cruz" w:date="2014-08-17T22:31:00Z">
              <w:rPr>
                <w:color w:val="0563C1" w:themeColor="hyperlink"/>
                <w:u w:val="single"/>
              </w:rPr>
            </w:rPrChange>
          </w:rPr>
          <w:t>)</w:t>
        </w:r>
      </w:ins>
    </w:p>
    <w:p w:rsidR="002F6E61" w:rsidRDefault="00372B98">
      <w:pPr>
        <w:pStyle w:val="Content2"/>
        <w:numPr>
          <w:ilvl w:val="0"/>
          <w:numId w:val="31"/>
        </w:numPr>
        <w:ind w:left="2520"/>
        <w:rPr>
          <w:ins w:id="5264" w:author="Kyle Mc Hale Dela Cruz" w:date="2014-08-17T22:32:00Z"/>
          <w:i/>
        </w:rPr>
        <w:pPrChange w:id="5265" w:author="Kyle Mc Hale Dela Cruz" w:date="2014-08-17T22:26:00Z">
          <w:pPr>
            <w:pStyle w:val="Heading2"/>
          </w:pPr>
        </w:pPrChange>
      </w:pPr>
      <w:ins w:id="5266" w:author="Kyle Mc Hale Dela Cruz" w:date="2014-08-17T22:25:00Z">
        <w:r w:rsidRPr="00372B98">
          <w:rPr>
            <w:i/>
            <w:rPrChange w:id="5267" w:author="Kyle Mc Hale Dela Cruz" w:date="2014-08-17T22:31:00Z">
              <w:rPr>
                <w:color w:val="0563C1" w:themeColor="hyperlink"/>
                <w:u w:val="single"/>
              </w:rPr>
            </w:rPrChange>
          </w:rPr>
          <w:t>What is the latest/current security situation in the affected areas of the country?</w:t>
        </w:r>
      </w:ins>
    </w:p>
    <w:p w:rsidR="002F6E61" w:rsidRDefault="002F6E61">
      <w:pPr>
        <w:pStyle w:val="Content2"/>
        <w:ind w:left="2520"/>
        <w:rPr>
          <w:ins w:id="5268" w:author="Kyle Mc Hale Dela Cruz" w:date="2014-08-17T22:23:00Z"/>
          <w:i/>
          <w:rPrChange w:id="5269" w:author="Kyle Mc Hale Dela Cruz" w:date="2014-08-17T22:31:00Z">
            <w:rPr>
              <w:ins w:id="5270" w:author="Kyle Mc Hale Dela Cruz" w:date="2014-08-17T22:23:00Z"/>
            </w:rPr>
          </w:rPrChange>
        </w:rPr>
        <w:pPrChange w:id="5271" w:author="Kyle Mc Hale Dela Cruz" w:date="2014-08-17T22:32:00Z">
          <w:pPr>
            <w:pStyle w:val="Heading2"/>
          </w:pPr>
        </w:pPrChange>
      </w:pPr>
    </w:p>
    <w:p w:rsidR="002F6E61" w:rsidRDefault="00372B98">
      <w:pPr>
        <w:pStyle w:val="Content2"/>
        <w:numPr>
          <w:ilvl w:val="0"/>
          <w:numId w:val="30"/>
        </w:numPr>
        <w:rPr>
          <w:ins w:id="5272" w:author="Kyle Mc Hale Dela Cruz" w:date="2014-08-17T22:34:00Z"/>
        </w:rPr>
        <w:pPrChange w:id="5273" w:author="Kyle Mc Hale Dela Cruz" w:date="2014-08-17T22:24:00Z">
          <w:pPr>
            <w:pStyle w:val="Heading2"/>
          </w:pPr>
        </w:pPrChange>
      </w:pPr>
      <w:ins w:id="5274" w:author="Kyle Mc Hale Dela Cruz" w:date="2014-08-17T22:24:00Z">
        <w:r w:rsidRPr="00372B98">
          <w:rPr>
            <w:b/>
            <w:rPrChange w:id="5275" w:author="Kyle Mc Hale Dela Cruz" w:date="2014-08-17T22:32:00Z">
              <w:rPr>
                <w:color w:val="0563C1" w:themeColor="hyperlink"/>
                <w:u w:val="single"/>
              </w:rPr>
            </w:rPrChange>
          </w:rPr>
          <w:t>Operational/Programmatic</w:t>
        </w:r>
      </w:ins>
    </w:p>
    <w:p w:rsidR="002F6E61" w:rsidRDefault="002F6E61">
      <w:pPr>
        <w:pStyle w:val="Content2"/>
        <w:ind w:left="2160"/>
        <w:rPr>
          <w:ins w:id="5276" w:author="Kyle Mc Hale Dela Cruz" w:date="2014-08-17T22:27:00Z"/>
        </w:rPr>
        <w:pPrChange w:id="5277" w:author="Kyle Mc Hale Dela Cruz" w:date="2014-08-17T22:34:00Z">
          <w:pPr>
            <w:pStyle w:val="Heading2"/>
          </w:pPr>
        </w:pPrChange>
      </w:pPr>
    </w:p>
    <w:p w:rsidR="009D53D6" w:rsidRPr="006D1FAD" w:rsidRDefault="00372B98" w:rsidP="009D53D6">
      <w:pPr>
        <w:pStyle w:val="Content2"/>
        <w:numPr>
          <w:ilvl w:val="0"/>
          <w:numId w:val="32"/>
        </w:numPr>
        <w:ind w:left="2520"/>
        <w:rPr>
          <w:ins w:id="5278" w:author="Kyle Mc Hale Dela Cruz" w:date="2014-08-17T22:29:00Z"/>
          <w:i/>
          <w:rPrChange w:id="5279" w:author="Kyle Mc Hale Dela Cruz" w:date="2014-08-17T22:31:00Z">
            <w:rPr>
              <w:ins w:id="5280" w:author="Kyle Mc Hale Dela Cruz" w:date="2014-08-17T22:29:00Z"/>
            </w:rPr>
          </w:rPrChange>
        </w:rPr>
      </w:pPr>
      <w:ins w:id="5281" w:author="Kyle Mc Hale Dela Cruz" w:date="2014-08-17T22:29:00Z">
        <w:r w:rsidRPr="00372B98">
          <w:rPr>
            <w:i/>
            <w:rPrChange w:id="5282" w:author="Kyle Mc Hale Dela Cruz" w:date="2014-08-17T22:31:00Z">
              <w:rPr>
                <w:b/>
                <w:color w:val="0563C1" w:themeColor="hyperlink"/>
                <w:sz w:val="22"/>
                <w:szCs w:val="22"/>
                <w:u w:val="single"/>
              </w:rPr>
            </w:rPrChange>
          </w:rPr>
          <w:t>Where are and what are the conditions of the logistical access routes for delivering humanitarian assistance?</w:t>
        </w:r>
      </w:ins>
    </w:p>
    <w:p w:rsidR="002F6E61" w:rsidRDefault="00372B98">
      <w:pPr>
        <w:pStyle w:val="Content2"/>
        <w:numPr>
          <w:ilvl w:val="0"/>
          <w:numId w:val="32"/>
        </w:numPr>
        <w:ind w:left="2520"/>
        <w:rPr>
          <w:ins w:id="5283" w:author="Kyle Mc Hale Dela Cruz" w:date="2014-08-17T22:29:00Z"/>
          <w:i/>
          <w:rPrChange w:id="5284" w:author="Kyle Mc Hale Dela Cruz" w:date="2014-08-17T22:31:00Z">
            <w:rPr>
              <w:ins w:id="5285" w:author="Kyle Mc Hale Dela Cruz" w:date="2014-08-17T22:29:00Z"/>
            </w:rPr>
          </w:rPrChange>
        </w:rPr>
        <w:pPrChange w:id="5286" w:author="Kyle Mc Hale Dela Cruz" w:date="2014-08-17T22:29:00Z">
          <w:pPr>
            <w:pStyle w:val="Content2"/>
            <w:numPr>
              <w:numId w:val="32"/>
            </w:numPr>
            <w:ind w:left="2880" w:hanging="360"/>
          </w:pPr>
        </w:pPrChange>
      </w:pPr>
      <w:ins w:id="5287" w:author="Kyle Mc Hale Dela Cruz" w:date="2014-08-17T22:29:00Z">
        <w:r w:rsidRPr="00372B98">
          <w:rPr>
            <w:i/>
            <w:rPrChange w:id="5288" w:author="Kyle Mc Hale Dela Cruz" w:date="2014-08-17T22:31:00Z">
              <w:rPr>
                <w:color w:val="0563C1" w:themeColor="hyperlink"/>
                <w:u w:val="single"/>
              </w:rPr>
            </w:rPrChange>
          </w:rPr>
          <w:t xml:space="preserve">Who’s </w:t>
        </w:r>
        <w:del w:id="5289" w:author="PF" w:date="2015-03-02T07:49:00Z">
          <w:r w:rsidRPr="00372B98">
            <w:rPr>
              <w:i/>
              <w:rPrChange w:id="5290" w:author="Kyle Mc Hale Dela Cruz" w:date="2014-08-17T22:31:00Z">
                <w:rPr>
                  <w:color w:val="0563C1" w:themeColor="hyperlink"/>
                  <w:u w:val="single"/>
                </w:rPr>
              </w:rPrChange>
            </w:rPr>
            <w:delText>D</w:delText>
          </w:r>
        </w:del>
      </w:ins>
      <w:ins w:id="5291" w:author="PF" w:date="2015-03-02T07:49:00Z">
        <w:r w:rsidR="00734168">
          <w:rPr>
            <w:i/>
          </w:rPr>
          <w:t>d</w:t>
        </w:r>
      </w:ins>
      <w:ins w:id="5292" w:author="Kyle Mc Hale Dela Cruz" w:date="2014-08-17T22:29:00Z">
        <w:r w:rsidRPr="00372B98">
          <w:rPr>
            <w:i/>
            <w:rPrChange w:id="5293" w:author="Kyle Mc Hale Dela Cruz" w:date="2014-08-17T22:31:00Z">
              <w:rPr>
                <w:color w:val="0563C1" w:themeColor="hyperlink"/>
                <w:u w:val="single"/>
              </w:rPr>
            </w:rPrChange>
          </w:rPr>
          <w:t xml:space="preserve">oing </w:t>
        </w:r>
        <w:del w:id="5294" w:author="PF" w:date="2015-03-02T07:49:00Z">
          <w:r w:rsidRPr="00372B98">
            <w:rPr>
              <w:i/>
              <w:rPrChange w:id="5295" w:author="Kyle Mc Hale Dela Cruz" w:date="2014-08-17T22:31:00Z">
                <w:rPr>
                  <w:color w:val="0563C1" w:themeColor="hyperlink"/>
                  <w:u w:val="single"/>
                </w:rPr>
              </w:rPrChange>
            </w:rPr>
            <w:delText>W</w:delText>
          </w:r>
        </w:del>
      </w:ins>
      <w:ins w:id="5296" w:author="PF" w:date="2015-03-02T07:49:00Z">
        <w:r w:rsidR="00734168">
          <w:rPr>
            <w:i/>
          </w:rPr>
          <w:t>w</w:t>
        </w:r>
      </w:ins>
      <w:ins w:id="5297" w:author="Kyle Mc Hale Dela Cruz" w:date="2014-08-17T22:29:00Z">
        <w:r w:rsidRPr="00372B98">
          <w:rPr>
            <w:i/>
            <w:rPrChange w:id="5298" w:author="Kyle Mc Hale Dela Cruz" w:date="2014-08-17T22:31:00Z">
              <w:rPr>
                <w:color w:val="0563C1" w:themeColor="hyperlink"/>
                <w:u w:val="single"/>
              </w:rPr>
            </w:rPrChange>
          </w:rPr>
          <w:t xml:space="preserve">hat </w:t>
        </w:r>
        <w:del w:id="5299" w:author="PF" w:date="2015-03-02T07:49:00Z">
          <w:r w:rsidRPr="00372B98">
            <w:rPr>
              <w:i/>
              <w:rPrChange w:id="5300" w:author="Kyle Mc Hale Dela Cruz" w:date="2014-08-17T22:31:00Z">
                <w:rPr>
                  <w:color w:val="0563C1" w:themeColor="hyperlink"/>
                  <w:u w:val="single"/>
                </w:rPr>
              </w:rPrChange>
            </w:rPr>
            <w:delText>W</w:delText>
          </w:r>
        </w:del>
      </w:ins>
      <w:ins w:id="5301" w:author="PF" w:date="2015-03-02T07:49:00Z">
        <w:r w:rsidR="00734168">
          <w:rPr>
            <w:i/>
          </w:rPr>
          <w:t>w</w:t>
        </w:r>
      </w:ins>
      <w:ins w:id="5302" w:author="Kyle Mc Hale Dela Cruz" w:date="2014-08-17T22:29:00Z">
        <w:r w:rsidRPr="00372B98">
          <w:rPr>
            <w:i/>
            <w:rPrChange w:id="5303" w:author="Kyle Mc Hale Dela Cruz" w:date="2014-08-17T22:31:00Z">
              <w:rPr>
                <w:color w:val="0563C1" w:themeColor="hyperlink"/>
                <w:u w:val="single"/>
              </w:rPr>
            </w:rPrChange>
          </w:rPr>
          <w:t>here? What humanitarian organizations are working in the country, what are their programs, what are their capacities</w:t>
        </w:r>
      </w:ins>
      <w:ins w:id="5304" w:author="PF" w:date="2015-03-02T09:56:00Z">
        <w:r w:rsidR="002C2126">
          <w:rPr>
            <w:i/>
          </w:rPr>
          <w:t>,</w:t>
        </w:r>
      </w:ins>
      <w:ins w:id="5305" w:author="Kyle Mc Hale Dela Cruz" w:date="2014-08-17T22:29:00Z">
        <w:r w:rsidRPr="00372B98">
          <w:rPr>
            <w:i/>
            <w:rPrChange w:id="5306" w:author="Kyle Mc Hale Dela Cruz" w:date="2014-08-17T22:31:00Z">
              <w:rPr>
                <w:color w:val="0563C1" w:themeColor="hyperlink"/>
                <w:u w:val="single"/>
              </w:rPr>
            </w:rPrChange>
          </w:rPr>
          <w:t xml:space="preserve"> and where are they working? </w:t>
        </w:r>
      </w:ins>
    </w:p>
    <w:p w:rsidR="009D53D6" w:rsidRPr="006D1FAD" w:rsidRDefault="00372B98" w:rsidP="009D53D6">
      <w:pPr>
        <w:pStyle w:val="Content2"/>
        <w:numPr>
          <w:ilvl w:val="0"/>
          <w:numId w:val="32"/>
        </w:numPr>
        <w:ind w:left="2520"/>
        <w:rPr>
          <w:ins w:id="5307" w:author="Kyle Mc Hale Dela Cruz" w:date="2014-08-17T22:29:00Z"/>
          <w:i/>
          <w:rPrChange w:id="5308" w:author="Kyle Mc Hale Dela Cruz" w:date="2014-08-17T22:31:00Z">
            <w:rPr>
              <w:ins w:id="5309" w:author="Kyle Mc Hale Dela Cruz" w:date="2014-08-17T22:29:00Z"/>
            </w:rPr>
          </w:rPrChange>
        </w:rPr>
      </w:pPr>
      <w:ins w:id="5310" w:author="Kyle Mc Hale Dela Cruz" w:date="2014-08-17T22:29:00Z">
        <w:r w:rsidRPr="00372B98">
          <w:rPr>
            <w:i/>
            <w:rPrChange w:id="5311" w:author="Kyle Mc Hale Dela Cruz" w:date="2014-08-17T22:31:00Z">
              <w:rPr>
                <w:color w:val="0563C1" w:themeColor="hyperlink"/>
                <w:u w:val="single"/>
              </w:rPr>
            </w:rPrChange>
          </w:rPr>
          <w:t>How is the host country/government responding and can it provide more?</w:t>
        </w:r>
      </w:ins>
    </w:p>
    <w:p w:rsidR="009D53D6" w:rsidRPr="006D1FAD" w:rsidRDefault="00372B98" w:rsidP="009D53D6">
      <w:pPr>
        <w:pStyle w:val="Content2"/>
        <w:numPr>
          <w:ilvl w:val="0"/>
          <w:numId w:val="32"/>
        </w:numPr>
        <w:ind w:left="2520"/>
        <w:rPr>
          <w:ins w:id="5312" w:author="Kyle Mc Hale Dela Cruz" w:date="2014-08-17T22:29:00Z"/>
          <w:i/>
          <w:rPrChange w:id="5313" w:author="Kyle Mc Hale Dela Cruz" w:date="2014-08-17T22:31:00Z">
            <w:rPr>
              <w:ins w:id="5314" w:author="Kyle Mc Hale Dela Cruz" w:date="2014-08-17T22:29:00Z"/>
            </w:rPr>
          </w:rPrChange>
        </w:rPr>
      </w:pPr>
      <w:ins w:id="5315" w:author="Kyle Mc Hale Dela Cruz" w:date="2014-08-17T22:29:00Z">
        <w:r w:rsidRPr="00372B98">
          <w:rPr>
            <w:i/>
            <w:rPrChange w:id="5316" w:author="Kyle Mc Hale Dela Cruz" w:date="2014-08-17T22:31:00Z">
              <w:rPr>
                <w:color w:val="0563C1" w:themeColor="hyperlink"/>
                <w:u w:val="single"/>
              </w:rPr>
            </w:rPrChange>
          </w:rPr>
          <w:t xml:space="preserve">What are the programmatic/financial needs of the humanitarian organizations? </w:t>
        </w:r>
      </w:ins>
    </w:p>
    <w:p w:rsidR="002F6E61" w:rsidRDefault="00372B98">
      <w:pPr>
        <w:pStyle w:val="Content2"/>
        <w:numPr>
          <w:ilvl w:val="0"/>
          <w:numId w:val="32"/>
        </w:numPr>
        <w:ind w:left="2520"/>
        <w:rPr>
          <w:ins w:id="5317" w:author="Kyle Mc Hale Dela Cruz" w:date="2014-08-17T22:32:00Z"/>
          <w:i/>
        </w:rPr>
        <w:pPrChange w:id="5318" w:author="Kyle Mc Hale Dela Cruz" w:date="2014-08-17T22:27:00Z">
          <w:pPr>
            <w:pStyle w:val="Heading2"/>
          </w:pPr>
        </w:pPrChange>
      </w:pPr>
      <w:ins w:id="5319" w:author="Kyle Mc Hale Dela Cruz" w:date="2014-08-17T22:29:00Z">
        <w:r w:rsidRPr="00372B98">
          <w:rPr>
            <w:i/>
            <w:rPrChange w:id="5320" w:author="Kyle Mc Hale Dela Cruz" w:date="2014-08-17T22:31:00Z">
              <w:rPr>
                <w:color w:val="0563C1" w:themeColor="hyperlink"/>
                <w:u w:val="single"/>
              </w:rPr>
            </w:rPrChange>
          </w:rPr>
          <w:t xml:space="preserve">What and how much </w:t>
        </w:r>
        <w:del w:id="5321" w:author="PF" w:date="2015-03-02T09:57:00Z">
          <w:r w:rsidRPr="00372B98">
            <w:rPr>
              <w:i/>
              <w:rPrChange w:id="5322" w:author="Kyle Mc Hale Dela Cruz" w:date="2014-08-17T22:31:00Z">
                <w:rPr>
                  <w:color w:val="0563C1" w:themeColor="hyperlink"/>
                  <w:u w:val="single"/>
                </w:rPr>
              </w:rPrChange>
            </w:rPr>
            <w:delText xml:space="preserve">is </w:delText>
          </w:r>
        </w:del>
      </w:ins>
      <w:ins w:id="5323" w:author="PF" w:date="2015-03-02T09:57:00Z">
        <w:r w:rsidR="002C2126">
          <w:rPr>
            <w:i/>
          </w:rPr>
          <w:t xml:space="preserve">are </w:t>
        </w:r>
      </w:ins>
      <w:ins w:id="5324" w:author="Kyle Mc Hale Dela Cruz" w:date="2014-08-17T22:29:00Z">
        <w:r w:rsidRPr="00372B98">
          <w:rPr>
            <w:i/>
            <w:rPrChange w:id="5325" w:author="Kyle Mc Hale Dela Cruz" w:date="2014-08-17T22:31:00Z">
              <w:rPr>
                <w:color w:val="0563C1" w:themeColor="hyperlink"/>
                <w:u w:val="single"/>
              </w:rPr>
            </w:rPrChange>
          </w:rPr>
          <w:t>being provided to the humanitarian response organizations and who are the donors?</w:t>
        </w:r>
      </w:ins>
    </w:p>
    <w:p w:rsidR="002F6E61" w:rsidRDefault="002F6E61">
      <w:pPr>
        <w:pStyle w:val="Content2"/>
        <w:ind w:left="2520"/>
        <w:rPr>
          <w:ins w:id="5326" w:author="Kyle Mc Hale Dela Cruz" w:date="2014-08-17T22:24:00Z"/>
          <w:i/>
          <w:rPrChange w:id="5327" w:author="Kyle Mc Hale Dela Cruz" w:date="2014-08-17T22:31:00Z">
            <w:rPr>
              <w:ins w:id="5328" w:author="Kyle Mc Hale Dela Cruz" w:date="2014-08-17T22:24:00Z"/>
            </w:rPr>
          </w:rPrChange>
        </w:rPr>
        <w:pPrChange w:id="5329" w:author="Kyle Mc Hale Dela Cruz" w:date="2014-08-17T22:32:00Z">
          <w:pPr>
            <w:pStyle w:val="Heading2"/>
          </w:pPr>
        </w:pPrChange>
      </w:pPr>
    </w:p>
    <w:p w:rsidR="002F6E61" w:rsidRDefault="00372B98">
      <w:pPr>
        <w:pStyle w:val="Content2"/>
        <w:numPr>
          <w:ilvl w:val="0"/>
          <w:numId w:val="30"/>
        </w:numPr>
        <w:rPr>
          <w:ins w:id="5330" w:author="Kyle Mc Hale Dela Cruz" w:date="2014-08-17T22:35:00Z"/>
        </w:rPr>
        <w:pPrChange w:id="5331" w:author="Kyle Mc Hale Dela Cruz" w:date="2014-08-17T22:24:00Z">
          <w:pPr>
            <w:pStyle w:val="Heading2"/>
          </w:pPr>
        </w:pPrChange>
      </w:pPr>
      <w:ins w:id="5332" w:author="Kyle Mc Hale Dela Cruz" w:date="2014-08-17T22:24:00Z">
        <w:r w:rsidRPr="00372B98">
          <w:rPr>
            <w:b/>
            <w:rPrChange w:id="5333" w:author="Kyle Mc Hale Dela Cruz" w:date="2014-08-17T22:32:00Z">
              <w:rPr>
                <w:color w:val="0563C1" w:themeColor="hyperlink"/>
                <w:u w:val="single"/>
              </w:rPr>
            </w:rPrChange>
          </w:rPr>
          <w:t>Background</w:t>
        </w:r>
      </w:ins>
    </w:p>
    <w:p w:rsidR="002F6E61" w:rsidRDefault="002F6E61">
      <w:pPr>
        <w:pStyle w:val="Content2"/>
        <w:ind w:left="2160"/>
        <w:rPr>
          <w:ins w:id="5334" w:author="Kyle Mc Hale Dela Cruz" w:date="2014-08-17T22:29:00Z"/>
        </w:rPr>
        <w:pPrChange w:id="5335" w:author="Kyle Mc Hale Dela Cruz" w:date="2014-08-17T22:35:00Z">
          <w:pPr>
            <w:pStyle w:val="Heading2"/>
          </w:pPr>
        </w:pPrChange>
      </w:pPr>
    </w:p>
    <w:p w:rsidR="002F6E61" w:rsidRDefault="00372B98">
      <w:pPr>
        <w:pStyle w:val="Content2"/>
        <w:numPr>
          <w:ilvl w:val="0"/>
          <w:numId w:val="33"/>
        </w:numPr>
        <w:ind w:left="2520"/>
        <w:rPr>
          <w:ins w:id="5336" w:author="Kyle Mc Hale Dela Cruz" w:date="2014-08-17T22:30:00Z"/>
          <w:i/>
          <w:rPrChange w:id="5337" w:author="Kyle Mc Hale Dela Cruz" w:date="2014-08-17T22:32:00Z">
            <w:rPr>
              <w:ins w:id="5338" w:author="Kyle Mc Hale Dela Cruz" w:date="2014-08-17T22:30:00Z"/>
            </w:rPr>
          </w:rPrChange>
        </w:rPr>
        <w:pPrChange w:id="5339" w:author="Kyle Mc Hale Dela Cruz" w:date="2014-08-17T22:30:00Z">
          <w:pPr>
            <w:pStyle w:val="Content2"/>
            <w:numPr>
              <w:numId w:val="33"/>
            </w:numPr>
            <w:ind w:left="2880" w:hanging="360"/>
          </w:pPr>
        </w:pPrChange>
      </w:pPr>
      <w:ins w:id="5340" w:author="Kyle Mc Hale Dela Cruz" w:date="2014-08-17T22:30:00Z">
        <w:r w:rsidRPr="00372B98">
          <w:rPr>
            <w:i/>
            <w:rPrChange w:id="5341" w:author="Kyle Mc Hale Dela Cruz" w:date="2014-08-17T22:32:00Z">
              <w:rPr>
                <w:color w:val="0563C1" w:themeColor="hyperlink"/>
                <w:u w:val="single"/>
              </w:rPr>
            </w:rPrChange>
          </w:rPr>
          <w:t xml:space="preserve">What </w:t>
        </w:r>
        <w:del w:id="5342" w:author="PF" w:date="2015-03-02T09:57:00Z">
          <w:r w:rsidRPr="00372B98">
            <w:rPr>
              <w:i/>
              <w:rPrChange w:id="5343" w:author="Kyle Mc Hale Dela Cruz" w:date="2014-08-17T22:32:00Z">
                <w:rPr>
                  <w:color w:val="0563C1" w:themeColor="hyperlink"/>
                  <w:u w:val="single"/>
                </w:rPr>
              </w:rPrChange>
            </w:rPr>
            <w:delText xml:space="preserve">is </w:delText>
          </w:r>
        </w:del>
      </w:ins>
      <w:ins w:id="5344" w:author="PF" w:date="2015-03-02T09:57:00Z">
        <w:r w:rsidR="002C2126">
          <w:rPr>
            <w:i/>
          </w:rPr>
          <w:t xml:space="preserve">are </w:t>
        </w:r>
      </w:ins>
      <w:ins w:id="5345" w:author="Kyle Mc Hale Dela Cruz" w:date="2014-08-17T22:30:00Z">
        <w:r w:rsidRPr="00372B98">
          <w:rPr>
            <w:i/>
            <w:rPrChange w:id="5346" w:author="Kyle Mc Hale Dela Cruz" w:date="2014-08-17T22:32:00Z">
              <w:rPr>
                <w:color w:val="0563C1" w:themeColor="hyperlink"/>
                <w:u w:val="single"/>
              </w:rPr>
            </w:rPrChange>
          </w:rPr>
          <w:t xml:space="preserve">the country’s population (national, province/state, city/town) and </w:t>
        </w:r>
        <w:del w:id="5347" w:author="PF" w:date="2015-03-02T09:57:00Z">
          <w:r w:rsidRPr="00372B98">
            <w:rPr>
              <w:i/>
              <w:rPrChange w:id="5348" w:author="Kyle Mc Hale Dela Cruz" w:date="2014-08-17T22:32:00Z">
                <w:rPr>
                  <w:color w:val="0563C1" w:themeColor="hyperlink"/>
                  <w:u w:val="single"/>
                </w:rPr>
              </w:rPrChange>
            </w:rPr>
            <w:delText xml:space="preserve">its </w:delText>
          </w:r>
        </w:del>
        <w:r w:rsidRPr="00372B98">
          <w:rPr>
            <w:i/>
            <w:rPrChange w:id="5349" w:author="Kyle Mc Hale Dela Cruz" w:date="2014-08-17T22:32:00Z">
              <w:rPr>
                <w:color w:val="0563C1" w:themeColor="hyperlink"/>
                <w:u w:val="single"/>
              </w:rPr>
            </w:rPrChange>
          </w:rPr>
          <w:t>composition (ethnicity, religion, age cohorts, urban/rural, political, etc.)?</w:t>
        </w:r>
      </w:ins>
    </w:p>
    <w:p w:rsidR="009D53D6" w:rsidRPr="006D1FAD" w:rsidRDefault="00372B98" w:rsidP="009D53D6">
      <w:pPr>
        <w:pStyle w:val="Content2"/>
        <w:numPr>
          <w:ilvl w:val="0"/>
          <w:numId w:val="33"/>
        </w:numPr>
        <w:ind w:left="2520"/>
        <w:rPr>
          <w:ins w:id="5350" w:author="Kyle Mc Hale Dela Cruz" w:date="2014-08-17T22:30:00Z"/>
          <w:i/>
          <w:rPrChange w:id="5351" w:author="Kyle Mc Hale Dela Cruz" w:date="2014-08-17T22:32:00Z">
            <w:rPr>
              <w:ins w:id="5352" w:author="Kyle Mc Hale Dela Cruz" w:date="2014-08-17T22:30:00Z"/>
            </w:rPr>
          </w:rPrChange>
        </w:rPr>
      </w:pPr>
      <w:ins w:id="5353" w:author="Kyle Mc Hale Dela Cruz" w:date="2014-08-17T22:30:00Z">
        <w:r w:rsidRPr="00372B98">
          <w:rPr>
            <w:i/>
            <w:rPrChange w:id="5354" w:author="Kyle Mc Hale Dela Cruz" w:date="2014-08-17T22:32:00Z">
              <w:rPr>
                <w:color w:val="0563C1" w:themeColor="hyperlink"/>
                <w:u w:val="single"/>
              </w:rPr>
            </w:rPrChange>
          </w:rPr>
          <w:t>What is the geography of the country?</w:t>
        </w:r>
      </w:ins>
    </w:p>
    <w:p w:rsidR="009D53D6" w:rsidRPr="006D1FAD" w:rsidRDefault="00372B98" w:rsidP="009D53D6">
      <w:pPr>
        <w:pStyle w:val="Content2"/>
        <w:numPr>
          <w:ilvl w:val="0"/>
          <w:numId w:val="33"/>
        </w:numPr>
        <w:ind w:left="2520"/>
        <w:rPr>
          <w:ins w:id="5355" w:author="Kyle Mc Hale Dela Cruz" w:date="2014-08-17T22:30:00Z"/>
          <w:i/>
          <w:rPrChange w:id="5356" w:author="Kyle Mc Hale Dela Cruz" w:date="2014-08-17T22:32:00Z">
            <w:rPr>
              <w:ins w:id="5357" w:author="Kyle Mc Hale Dela Cruz" w:date="2014-08-17T22:30:00Z"/>
            </w:rPr>
          </w:rPrChange>
        </w:rPr>
      </w:pPr>
      <w:ins w:id="5358" w:author="Kyle Mc Hale Dela Cruz" w:date="2014-08-17T22:30:00Z">
        <w:r w:rsidRPr="00372B98">
          <w:rPr>
            <w:i/>
            <w:rPrChange w:id="5359" w:author="Kyle Mc Hale Dela Cruz" w:date="2014-08-17T22:32:00Z">
              <w:rPr>
                <w:color w:val="0563C1" w:themeColor="hyperlink"/>
                <w:u w:val="single"/>
              </w:rPr>
            </w:rPrChange>
          </w:rPr>
          <w:t>What are the country’s past disasters and natural hazards?</w:t>
        </w:r>
      </w:ins>
    </w:p>
    <w:p w:rsidR="002F6E61" w:rsidRDefault="00372B98">
      <w:pPr>
        <w:pStyle w:val="Content2"/>
        <w:numPr>
          <w:ilvl w:val="0"/>
          <w:numId w:val="33"/>
        </w:numPr>
        <w:ind w:left="2520"/>
        <w:rPr>
          <w:ins w:id="5360" w:author="Kyle Mc Hale Dela Cruz" w:date="2014-08-17T22:30:00Z"/>
          <w:i/>
          <w:rPrChange w:id="5361" w:author="Kyle Mc Hale Dela Cruz" w:date="2014-08-17T22:32:00Z">
            <w:rPr>
              <w:ins w:id="5362" w:author="Kyle Mc Hale Dela Cruz" w:date="2014-08-17T22:30:00Z"/>
            </w:rPr>
          </w:rPrChange>
        </w:rPr>
        <w:pPrChange w:id="5363" w:author="Kyle Mc Hale Dela Cruz" w:date="2014-08-17T22:30:00Z">
          <w:pPr>
            <w:pStyle w:val="Content2"/>
            <w:numPr>
              <w:numId w:val="33"/>
            </w:numPr>
            <w:ind w:left="2880" w:hanging="360"/>
          </w:pPr>
        </w:pPrChange>
      </w:pPr>
      <w:ins w:id="5364" w:author="Kyle Mc Hale Dela Cruz" w:date="2014-08-17T22:30:00Z">
        <w:r w:rsidRPr="00372B98">
          <w:rPr>
            <w:i/>
            <w:rPrChange w:id="5365" w:author="Kyle Mc Hale Dela Cruz" w:date="2014-08-17T22:32:00Z">
              <w:rPr>
                <w:color w:val="0563C1" w:themeColor="hyperlink"/>
                <w:u w:val="single"/>
              </w:rPr>
            </w:rPrChange>
          </w:rPr>
          <w:t>What are the most recent annual baseline health indicators for the population? (</w:t>
        </w:r>
        <w:del w:id="5366" w:author="PF" w:date="2015-03-02T09:58:00Z">
          <w:r w:rsidRPr="00372B98">
            <w:rPr>
              <w:i/>
              <w:rPrChange w:id="5367" w:author="Kyle Mc Hale Dela Cruz" w:date="2014-08-17T22:32:00Z">
                <w:rPr>
                  <w:color w:val="0563C1" w:themeColor="hyperlink"/>
                  <w:u w:val="single"/>
                </w:rPr>
              </w:rPrChange>
            </w:rPr>
            <w:delText>C</w:delText>
          </w:r>
        </w:del>
      </w:ins>
      <w:ins w:id="5368" w:author="PF" w:date="2015-03-02T09:58:00Z">
        <w:r w:rsidR="002C2126">
          <w:rPr>
            <w:i/>
          </w:rPr>
          <w:t>c</w:t>
        </w:r>
      </w:ins>
      <w:ins w:id="5369" w:author="Kyle Mc Hale Dela Cruz" w:date="2014-08-17T22:30:00Z">
        <w:r w:rsidRPr="00372B98">
          <w:rPr>
            <w:i/>
            <w:rPrChange w:id="5370" w:author="Kyle Mc Hale Dela Cruz" w:date="2014-08-17T22:32:00Z">
              <w:rPr>
                <w:color w:val="0563C1" w:themeColor="hyperlink"/>
                <w:u w:val="single"/>
              </w:rPr>
            </w:rPrChange>
          </w:rPr>
          <w:t xml:space="preserve">rude </w:t>
        </w:r>
        <w:del w:id="5371" w:author="PF" w:date="2015-03-02T09:58:00Z">
          <w:r w:rsidRPr="00372B98">
            <w:rPr>
              <w:i/>
              <w:rPrChange w:id="5372" w:author="Kyle Mc Hale Dela Cruz" w:date="2014-08-17T22:32:00Z">
                <w:rPr>
                  <w:color w:val="0563C1" w:themeColor="hyperlink"/>
                  <w:u w:val="single"/>
                </w:rPr>
              </w:rPrChange>
            </w:rPr>
            <w:delText>M</w:delText>
          </w:r>
        </w:del>
      </w:ins>
      <w:ins w:id="5373" w:author="PF" w:date="2015-03-02T09:58:00Z">
        <w:r w:rsidR="002C2126">
          <w:rPr>
            <w:i/>
          </w:rPr>
          <w:t>m</w:t>
        </w:r>
      </w:ins>
      <w:ins w:id="5374" w:author="Kyle Mc Hale Dela Cruz" w:date="2014-08-17T22:30:00Z">
        <w:r w:rsidRPr="00372B98">
          <w:rPr>
            <w:i/>
            <w:rPrChange w:id="5375" w:author="Kyle Mc Hale Dela Cruz" w:date="2014-08-17T22:32:00Z">
              <w:rPr>
                <w:color w:val="0563C1" w:themeColor="hyperlink"/>
                <w:u w:val="single"/>
              </w:rPr>
            </w:rPrChange>
          </w:rPr>
          <w:t xml:space="preserve">ortality </w:t>
        </w:r>
        <w:del w:id="5376" w:author="PF" w:date="2015-03-02T09:58:00Z">
          <w:r w:rsidRPr="00372B98">
            <w:rPr>
              <w:i/>
              <w:rPrChange w:id="5377" w:author="Kyle Mc Hale Dela Cruz" w:date="2014-08-17T22:32:00Z">
                <w:rPr>
                  <w:color w:val="0563C1" w:themeColor="hyperlink"/>
                  <w:u w:val="single"/>
                </w:rPr>
              </w:rPrChange>
            </w:rPr>
            <w:delText>R</w:delText>
          </w:r>
        </w:del>
      </w:ins>
      <w:ins w:id="5378" w:author="PF" w:date="2015-03-02T09:58:00Z">
        <w:r w:rsidR="002C2126">
          <w:rPr>
            <w:i/>
          </w:rPr>
          <w:t>r</w:t>
        </w:r>
      </w:ins>
      <w:ins w:id="5379" w:author="Kyle Mc Hale Dela Cruz" w:date="2014-08-17T22:30:00Z">
        <w:r w:rsidRPr="00372B98">
          <w:rPr>
            <w:i/>
            <w:rPrChange w:id="5380" w:author="Kyle Mc Hale Dela Cruz" w:date="2014-08-17T22:32:00Z">
              <w:rPr>
                <w:color w:val="0563C1" w:themeColor="hyperlink"/>
                <w:u w:val="single"/>
              </w:rPr>
            </w:rPrChange>
          </w:rPr>
          <w:t xml:space="preserve">ate, </w:t>
        </w:r>
        <w:del w:id="5381" w:author="PF" w:date="2015-03-02T09:58:00Z">
          <w:r w:rsidRPr="00372B98">
            <w:rPr>
              <w:i/>
              <w:rPrChange w:id="5382" w:author="Kyle Mc Hale Dela Cruz" w:date="2014-08-17T22:32:00Z">
                <w:rPr>
                  <w:color w:val="0563C1" w:themeColor="hyperlink"/>
                  <w:u w:val="single"/>
                </w:rPr>
              </w:rPrChange>
            </w:rPr>
            <w:delText>I</w:delText>
          </w:r>
        </w:del>
      </w:ins>
      <w:ins w:id="5383" w:author="PF" w:date="2015-03-02T09:58:00Z">
        <w:r w:rsidR="002C2126">
          <w:rPr>
            <w:i/>
          </w:rPr>
          <w:t>i</w:t>
        </w:r>
      </w:ins>
      <w:ins w:id="5384" w:author="Kyle Mc Hale Dela Cruz" w:date="2014-08-17T22:30:00Z">
        <w:r w:rsidRPr="00372B98">
          <w:rPr>
            <w:i/>
            <w:rPrChange w:id="5385" w:author="Kyle Mc Hale Dela Cruz" w:date="2014-08-17T22:32:00Z">
              <w:rPr>
                <w:color w:val="0563C1" w:themeColor="hyperlink"/>
                <w:u w:val="single"/>
              </w:rPr>
            </w:rPrChange>
          </w:rPr>
          <w:t>nfant/</w:t>
        </w:r>
        <w:del w:id="5386" w:author="PF" w:date="2015-03-02T09:58:00Z">
          <w:r w:rsidRPr="00372B98">
            <w:rPr>
              <w:i/>
              <w:rPrChange w:id="5387" w:author="Kyle Mc Hale Dela Cruz" w:date="2014-08-17T22:32:00Z">
                <w:rPr>
                  <w:color w:val="0563C1" w:themeColor="hyperlink"/>
                  <w:u w:val="single"/>
                </w:rPr>
              </w:rPrChange>
            </w:rPr>
            <w:delText>C</w:delText>
          </w:r>
        </w:del>
      </w:ins>
      <w:ins w:id="5388" w:author="PF" w:date="2015-03-02T09:58:00Z">
        <w:r w:rsidR="002C2126">
          <w:rPr>
            <w:i/>
          </w:rPr>
          <w:t>c</w:t>
        </w:r>
      </w:ins>
      <w:ins w:id="5389" w:author="Kyle Mc Hale Dela Cruz" w:date="2014-08-17T22:30:00Z">
        <w:r w:rsidRPr="00372B98">
          <w:rPr>
            <w:i/>
            <w:rPrChange w:id="5390" w:author="Kyle Mc Hale Dela Cruz" w:date="2014-08-17T22:32:00Z">
              <w:rPr>
                <w:color w:val="0563C1" w:themeColor="hyperlink"/>
                <w:u w:val="single"/>
              </w:rPr>
            </w:rPrChange>
          </w:rPr>
          <w:t xml:space="preserve">hild </w:t>
        </w:r>
        <w:del w:id="5391" w:author="PF" w:date="2015-03-02T09:58:00Z">
          <w:r w:rsidRPr="00372B98">
            <w:rPr>
              <w:i/>
              <w:rPrChange w:id="5392" w:author="Kyle Mc Hale Dela Cruz" w:date="2014-08-17T22:32:00Z">
                <w:rPr>
                  <w:color w:val="0563C1" w:themeColor="hyperlink"/>
                  <w:u w:val="single"/>
                </w:rPr>
              </w:rPrChange>
            </w:rPr>
            <w:delText>M</w:delText>
          </w:r>
        </w:del>
      </w:ins>
      <w:ins w:id="5393" w:author="PF" w:date="2015-03-02T09:58:00Z">
        <w:r w:rsidR="002C2126">
          <w:rPr>
            <w:i/>
          </w:rPr>
          <w:t>m</w:t>
        </w:r>
      </w:ins>
      <w:ins w:id="5394" w:author="Kyle Mc Hale Dela Cruz" w:date="2014-08-17T22:30:00Z">
        <w:r w:rsidRPr="00372B98">
          <w:rPr>
            <w:i/>
            <w:rPrChange w:id="5395" w:author="Kyle Mc Hale Dela Cruz" w:date="2014-08-17T22:32:00Z">
              <w:rPr>
                <w:color w:val="0563C1" w:themeColor="hyperlink"/>
                <w:u w:val="single"/>
              </w:rPr>
            </w:rPrChange>
          </w:rPr>
          <w:t xml:space="preserve">ortality </w:t>
        </w:r>
        <w:del w:id="5396" w:author="PF" w:date="2015-03-02T09:58:00Z">
          <w:r w:rsidRPr="00372B98">
            <w:rPr>
              <w:i/>
              <w:rPrChange w:id="5397" w:author="Kyle Mc Hale Dela Cruz" w:date="2014-08-17T22:32:00Z">
                <w:rPr>
                  <w:color w:val="0563C1" w:themeColor="hyperlink"/>
                  <w:u w:val="single"/>
                </w:rPr>
              </w:rPrChange>
            </w:rPr>
            <w:delText>R</w:delText>
          </w:r>
        </w:del>
      </w:ins>
      <w:ins w:id="5398" w:author="PF" w:date="2015-03-02T09:58:00Z">
        <w:r w:rsidR="002C2126">
          <w:rPr>
            <w:i/>
          </w:rPr>
          <w:t>r</w:t>
        </w:r>
      </w:ins>
      <w:ins w:id="5399" w:author="Kyle Mc Hale Dela Cruz" w:date="2014-08-17T22:30:00Z">
        <w:r w:rsidRPr="00372B98">
          <w:rPr>
            <w:i/>
            <w:rPrChange w:id="5400" w:author="Kyle Mc Hale Dela Cruz" w:date="2014-08-17T22:32:00Z">
              <w:rPr>
                <w:color w:val="0563C1" w:themeColor="hyperlink"/>
                <w:u w:val="single"/>
              </w:rPr>
            </w:rPrChange>
          </w:rPr>
          <w:t>ates, HIV adult prevalence, malnutrition, etc</w:t>
        </w:r>
      </w:ins>
      <w:ins w:id="5401" w:author="Kyle Mc Hale Dela Cruz" w:date="2014-08-17T22:31:00Z">
        <w:r w:rsidRPr="00372B98">
          <w:rPr>
            <w:i/>
            <w:rPrChange w:id="5402" w:author="Kyle Mc Hale Dela Cruz" w:date="2014-08-17T22:32:00Z">
              <w:rPr>
                <w:color w:val="0563C1" w:themeColor="hyperlink"/>
                <w:u w:val="single"/>
              </w:rPr>
            </w:rPrChange>
          </w:rPr>
          <w:t>.</w:t>
        </w:r>
      </w:ins>
      <w:ins w:id="5403" w:author="Kyle Mc Hale Dela Cruz" w:date="2014-08-17T22:30:00Z">
        <w:r w:rsidRPr="00372B98">
          <w:rPr>
            <w:i/>
            <w:rPrChange w:id="5404" w:author="Kyle Mc Hale Dela Cruz" w:date="2014-08-17T22:32:00Z">
              <w:rPr>
                <w:color w:val="0563C1" w:themeColor="hyperlink"/>
                <w:u w:val="single"/>
              </w:rPr>
            </w:rPrChange>
          </w:rPr>
          <w:t xml:space="preserve">) </w:t>
        </w:r>
      </w:ins>
    </w:p>
    <w:p w:rsidR="002F6E61" w:rsidRDefault="00372B98">
      <w:pPr>
        <w:pStyle w:val="Content2"/>
        <w:numPr>
          <w:ilvl w:val="0"/>
          <w:numId w:val="33"/>
        </w:numPr>
        <w:ind w:left="2520"/>
        <w:rPr>
          <w:ins w:id="5405" w:author="Kyle Mc Hale Dela Cruz" w:date="2014-08-17T22:34:00Z"/>
          <w:rPrChange w:id="5406" w:author="Kyle Mc Hale Dela Cruz" w:date="2014-08-17T22:34:00Z">
            <w:rPr>
              <w:ins w:id="5407" w:author="Kyle Mc Hale Dela Cruz" w:date="2014-08-17T22:34:00Z"/>
              <w:i/>
            </w:rPr>
          </w:rPrChange>
        </w:rPr>
        <w:pPrChange w:id="5408" w:author="Kyle Mc Hale Dela Cruz" w:date="2014-08-17T22:31:00Z">
          <w:pPr>
            <w:pStyle w:val="Heading2"/>
          </w:pPr>
        </w:pPrChange>
      </w:pPr>
      <w:ins w:id="5409" w:author="Kyle Mc Hale Dela Cruz" w:date="2014-08-17T22:30:00Z">
        <w:r w:rsidRPr="00372B98">
          <w:rPr>
            <w:i/>
            <w:rPrChange w:id="5410" w:author="Kyle Mc Hale Dela Cruz" w:date="2014-08-17T22:32:00Z">
              <w:rPr>
                <w:color w:val="0563C1" w:themeColor="hyperlink"/>
                <w:u w:val="single"/>
              </w:rPr>
            </w:rPrChange>
          </w:rPr>
          <w:t>What are the annual economic indicators? (GDP, GNP, agricultural/food production, staple food prices, etc</w:t>
        </w:r>
      </w:ins>
      <w:ins w:id="5411" w:author="Kyle Mc Hale Dela Cruz" w:date="2014-08-17T22:31:00Z">
        <w:r w:rsidRPr="00372B98">
          <w:rPr>
            <w:i/>
            <w:rPrChange w:id="5412" w:author="Kyle Mc Hale Dela Cruz" w:date="2014-08-17T22:32:00Z">
              <w:rPr>
                <w:color w:val="0563C1" w:themeColor="hyperlink"/>
                <w:u w:val="single"/>
              </w:rPr>
            </w:rPrChange>
          </w:rPr>
          <w:t>.</w:t>
        </w:r>
      </w:ins>
      <w:ins w:id="5413" w:author="Kyle Mc Hale Dela Cruz" w:date="2014-08-17T22:30:00Z">
        <w:r w:rsidRPr="00372B98">
          <w:rPr>
            <w:i/>
            <w:rPrChange w:id="5414" w:author="Kyle Mc Hale Dela Cruz" w:date="2014-08-17T22:32:00Z">
              <w:rPr>
                <w:color w:val="0563C1" w:themeColor="hyperlink"/>
                <w:u w:val="single"/>
              </w:rPr>
            </w:rPrChange>
          </w:rPr>
          <w:t>)</w:t>
        </w:r>
      </w:ins>
    </w:p>
    <w:p w:rsidR="002F6E61" w:rsidRDefault="002F6E61">
      <w:pPr>
        <w:pStyle w:val="Content2"/>
        <w:ind w:left="2520"/>
        <w:rPr>
          <w:ins w:id="5415" w:author="Kyle Mc Hale Dela Cruz" w:date="2014-08-17T22:24:00Z"/>
        </w:rPr>
        <w:pPrChange w:id="5416" w:author="Kyle Mc Hale Dela Cruz" w:date="2014-08-17T22:34:00Z">
          <w:pPr>
            <w:pStyle w:val="Heading2"/>
          </w:pPr>
        </w:pPrChange>
      </w:pPr>
    </w:p>
    <w:p w:rsidR="002F6E61" w:rsidRDefault="00372B98">
      <w:pPr>
        <w:pStyle w:val="Content2"/>
        <w:numPr>
          <w:ilvl w:val="0"/>
          <w:numId w:val="30"/>
        </w:numPr>
        <w:rPr>
          <w:ins w:id="5417" w:author="Kyle Mc Hale Dela Cruz" w:date="2014-08-17T22:35:00Z"/>
        </w:rPr>
        <w:pPrChange w:id="5418" w:author="Kyle Mc Hale Dela Cruz" w:date="2014-08-17T22:24:00Z">
          <w:pPr>
            <w:pStyle w:val="Heading2"/>
          </w:pPr>
        </w:pPrChange>
      </w:pPr>
      <w:ins w:id="5419" w:author="Kyle Mc Hale Dela Cruz" w:date="2014-08-17T22:24:00Z">
        <w:r w:rsidRPr="00372B98">
          <w:rPr>
            <w:b/>
            <w:rPrChange w:id="5420" w:author="Kyle Mc Hale Dela Cruz" w:date="2014-08-17T22:32:00Z">
              <w:rPr>
                <w:color w:val="0563C1" w:themeColor="hyperlink"/>
                <w:u w:val="single"/>
              </w:rPr>
            </w:rPrChange>
          </w:rPr>
          <w:t>Analysis</w:t>
        </w:r>
      </w:ins>
    </w:p>
    <w:p w:rsidR="002F6E61" w:rsidRDefault="002F6E61">
      <w:pPr>
        <w:pStyle w:val="Content2"/>
        <w:ind w:left="2160"/>
        <w:rPr>
          <w:ins w:id="5421" w:author="Kyle Mc Hale Dela Cruz" w:date="2014-08-17T22:32:00Z"/>
        </w:rPr>
        <w:pPrChange w:id="5422" w:author="Kyle Mc Hale Dela Cruz" w:date="2014-08-17T22:35:00Z">
          <w:pPr>
            <w:pStyle w:val="Heading2"/>
          </w:pPr>
        </w:pPrChange>
      </w:pPr>
    </w:p>
    <w:p w:rsidR="006D1FAD" w:rsidRPr="006D1FAD" w:rsidRDefault="00372B98" w:rsidP="006D1FAD">
      <w:pPr>
        <w:pStyle w:val="Content2"/>
        <w:numPr>
          <w:ilvl w:val="0"/>
          <w:numId w:val="34"/>
        </w:numPr>
        <w:ind w:left="2520"/>
        <w:rPr>
          <w:ins w:id="5423" w:author="Kyle Mc Hale Dela Cruz" w:date="2014-08-17T22:33:00Z"/>
          <w:i/>
          <w:rPrChange w:id="5424" w:author="Kyle Mc Hale Dela Cruz" w:date="2014-08-17T22:33:00Z">
            <w:rPr>
              <w:ins w:id="5425" w:author="Kyle Mc Hale Dela Cruz" w:date="2014-08-17T22:33:00Z"/>
              <w:b/>
            </w:rPr>
          </w:rPrChange>
        </w:rPr>
      </w:pPr>
      <w:ins w:id="5426" w:author="Kyle Mc Hale Dela Cruz" w:date="2014-08-17T22:33:00Z">
        <w:r w:rsidRPr="00372B98">
          <w:rPr>
            <w:i/>
            <w:rPrChange w:id="5427" w:author="Kyle Mc Hale Dela Cruz" w:date="2014-08-17T22:33:00Z">
              <w:rPr>
                <w:b/>
                <w:color w:val="0563C1" w:themeColor="hyperlink"/>
                <w:sz w:val="22"/>
                <w:szCs w:val="22"/>
                <w:u w:val="single"/>
              </w:rPr>
            </w:rPrChange>
          </w:rPr>
          <w:t xml:space="preserve">What are the causes and contributing factors of the emergency? </w:t>
        </w:r>
      </w:ins>
    </w:p>
    <w:p w:rsidR="002F6E61" w:rsidRDefault="00372B98">
      <w:pPr>
        <w:pStyle w:val="Content2"/>
        <w:numPr>
          <w:ilvl w:val="0"/>
          <w:numId w:val="34"/>
        </w:numPr>
        <w:ind w:left="2520"/>
        <w:rPr>
          <w:ins w:id="5428" w:author="Kyle Mc Hale Dela Cruz" w:date="2014-08-17T22:33:00Z"/>
          <w:i/>
          <w:rPrChange w:id="5429" w:author="Kyle Mc Hale Dela Cruz" w:date="2014-08-17T22:33:00Z">
            <w:rPr>
              <w:ins w:id="5430" w:author="Kyle Mc Hale Dela Cruz" w:date="2014-08-17T22:33:00Z"/>
              <w:b/>
            </w:rPr>
          </w:rPrChange>
        </w:rPr>
        <w:pPrChange w:id="5431" w:author="Kyle Mc Hale Dela Cruz" w:date="2014-08-17T22:33:00Z">
          <w:pPr>
            <w:pStyle w:val="Content2"/>
            <w:numPr>
              <w:numId w:val="34"/>
            </w:numPr>
            <w:ind w:left="2880" w:hanging="360"/>
          </w:pPr>
        </w:pPrChange>
      </w:pPr>
      <w:ins w:id="5432" w:author="Kyle Mc Hale Dela Cruz" w:date="2014-08-17T22:33:00Z">
        <w:r w:rsidRPr="00372B98">
          <w:rPr>
            <w:i/>
            <w:rPrChange w:id="5433" w:author="Kyle Mc Hale Dela Cruz" w:date="2014-08-17T22:33:00Z">
              <w:rPr>
                <w:b/>
                <w:color w:val="0563C1" w:themeColor="hyperlink"/>
                <w:u w:val="single"/>
              </w:rPr>
            </w:rPrChange>
          </w:rPr>
          <w:t>What are the constraints to provi</w:t>
        </w:r>
        <w:r w:rsidR="006D1FAD">
          <w:rPr>
            <w:i/>
          </w:rPr>
          <w:t>ding humanitarian assistance? (</w:t>
        </w:r>
        <w:commentRangeStart w:id="5434"/>
        <w:r w:rsidR="006D1FAD">
          <w:rPr>
            <w:i/>
          </w:rPr>
          <w:t>I</w:t>
        </w:r>
        <w:r w:rsidRPr="00372B98">
          <w:rPr>
            <w:i/>
            <w:rPrChange w:id="5435" w:author="Kyle Mc Hale Dela Cruz" w:date="2014-08-17T22:33:00Z">
              <w:rPr>
                <w:b/>
                <w:color w:val="0563C1" w:themeColor="hyperlink"/>
                <w:u w:val="single"/>
              </w:rPr>
            </w:rPrChange>
          </w:rPr>
          <w:t>nsecurity</w:t>
        </w:r>
      </w:ins>
      <w:commentRangeEnd w:id="5434"/>
      <w:r w:rsidR="002C2126">
        <w:rPr>
          <w:rStyle w:val="CommentReference"/>
        </w:rPr>
        <w:commentReference w:id="5434"/>
      </w:r>
      <w:ins w:id="5436" w:author="Kyle Mc Hale Dela Cruz" w:date="2014-08-17T22:33:00Z">
        <w:r w:rsidRPr="00372B98">
          <w:rPr>
            <w:i/>
            <w:rPrChange w:id="5437" w:author="Kyle Mc Hale Dela Cruz" w:date="2014-08-17T22:33:00Z">
              <w:rPr>
                <w:b/>
                <w:color w:val="0563C1" w:themeColor="hyperlink"/>
                <w:u w:val="single"/>
              </w:rPr>
            </w:rPrChange>
          </w:rPr>
          <w:t>, inaccessibility, government</w:t>
        </w:r>
        <w:r w:rsidR="006D1FAD">
          <w:rPr>
            <w:i/>
          </w:rPr>
          <w:t xml:space="preserve">, </w:t>
        </w:r>
        <w:r w:rsidRPr="00372B98">
          <w:rPr>
            <w:i/>
            <w:rPrChange w:id="5438" w:author="Kyle Mc Hale Dela Cruz" w:date="2014-08-17T22:33:00Z">
              <w:rPr>
                <w:b/>
                <w:color w:val="0563C1" w:themeColor="hyperlink"/>
                <w:u w:val="single"/>
              </w:rPr>
            </w:rPrChange>
          </w:rPr>
          <w:t>interference, etc</w:t>
        </w:r>
        <w:r w:rsidR="006D1FAD">
          <w:rPr>
            <w:i/>
          </w:rPr>
          <w:t>.</w:t>
        </w:r>
        <w:r w:rsidRPr="00372B98">
          <w:rPr>
            <w:i/>
            <w:rPrChange w:id="5439" w:author="Kyle Mc Hale Dela Cruz" w:date="2014-08-17T22:33:00Z">
              <w:rPr>
                <w:b/>
                <w:color w:val="0563C1" w:themeColor="hyperlink"/>
                <w:u w:val="single"/>
              </w:rPr>
            </w:rPrChange>
          </w:rPr>
          <w:t xml:space="preserve">) </w:t>
        </w:r>
      </w:ins>
    </w:p>
    <w:p w:rsidR="002F6E61" w:rsidRDefault="00372B98">
      <w:pPr>
        <w:pStyle w:val="Content2"/>
        <w:numPr>
          <w:ilvl w:val="0"/>
          <w:numId w:val="34"/>
        </w:numPr>
        <w:ind w:left="2520"/>
        <w:rPr>
          <w:ins w:id="5440" w:author="Kyle Mc Hale Dela Cruz" w:date="2014-08-17T22:33:00Z"/>
          <w:i/>
          <w:rPrChange w:id="5441" w:author="Kyle Mc Hale Dela Cruz" w:date="2014-08-17T22:33:00Z">
            <w:rPr>
              <w:ins w:id="5442" w:author="Kyle Mc Hale Dela Cruz" w:date="2014-08-17T22:33:00Z"/>
              <w:b/>
            </w:rPr>
          </w:rPrChange>
        </w:rPr>
        <w:pPrChange w:id="5443" w:author="Kyle Mc Hale Dela Cruz" w:date="2014-08-17T22:33:00Z">
          <w:pPr>
            <w:pStyle w:val="Content2"/>
            <w:numPr>
              <w:numId w:val="34"/>
            </w:numPr>
            <w:ind w:left="2880" w:hanging="360"/>
          </w:pPr>
        </w:pPrChange>
      </w:pPr>
      <w:ins w:id="5444" w:author="Kyle Mc Hale Dela Cruz" w:date="2014-08-17T22:33:00Z">
        <w:r w:rsidRPr="00372B98">
          <w:rPr>
            <w:i/>
            <w:rPrChange w:id="5445" w:author="Kyle Mc Hale Dela Cruz" w:date="2014-08-17T22:33:00Z">
              <w:rPr>
                <w:b/>
                <w:color w:val="0563C1" w:themeColor="hyperlink"/>
                <w:u w:val="single"/>
              </w:rPr>
            </w:rPrChange>
          </w:rPr>
          <w:t>How effective are humanitarian assistance programs and responses?</w:t>
        </w:r>
      </w:ins>
    </w:p>
    <w:p w:rsidR="002F6E61" w:rsidRDefault="00372B98">
      <w:pPr>
        <w:pStyle w:val="Content2"/>
        <w:numPr>
          <w:ilvl w:val="0"/>
          <w:numId w:val="34"/>
        </w:numPr>
        <w:ind w:left="2520"/>
        <w:rPr>
          <w:ins w:id="5446" w:author="Kyle Mc Hale Dela Cruz" w:date="2014-08-17T22:33:00Z"/>
          <w:i/>
          <w:rPrChange w:id="5447" w:author="Kyle Mc Hale Dela Cruz" w:date="2014-08-17T22:34:00Z">
            <w:rPr>
              <w:ins w:id="5448" w:author="Kyle Mc Hale Dela Cruz" w:date="2014-08-17T22:33:00Z"/>
              <w:b/>
            </w:rPr>
          </w:rPrChange>
        </w:rPr>
        <w:pPrChange w:id="5449" w:author="Kyle Mc Hale Dela Cruz" w:date="2014-08-17T22:34:00Z">
          <w:pPr>
            <w:pStyle w:val="Content2"/>
            <w:numPr>
              <w:numId w:val="34"/>
            </w:numPr>
            <w:ind w:left="2880" w:hanging="360"/>
          </w:pPr>
        </w:pPrChange>
      </w:pPr>
      <w:ins w:id="5450" w:author="Kyle Mc Hale Dela Cruz" w:date="2014-08-17T22:33:00Z">
        <w:r w:rsidRPr="00372B98">
          <w:rPr>
            <w:i/>
            <w:rPrChange w:id="5451" w:author="Kyle Mc Hale Dela Cruz" w:date="2014-08-17T22:34:00Z">
              <w:rPr>
                <w:b/>
                <w:color w:val="0563C1" w:themeColor="hyperlink"/>
                <w:u w:val="single"/>
              </w:rPr>
            </w:rPrChange>
          </w:rPr>
          <w:t xml:space="preserve">What are the future impacts of the emergency? </w:t>
        </w:r>
      </w:ins>
    </w:p>
    <w:p w:rsidR="002F6E61" w:rsidRDefault="00372B98">
      <w:pPr>
        <w:pStyle w:val="Content2"/>
        <w:numPr>
          <w:ilvl w:val="0"/>
          <w:numId w:val="34"/>
        </w:numPr>
        <w:ind w:left="2520"/>
        <w:rPr>
          <w:ins w:id="5452" w:author="Kyle Mc Hale Dela Cruz" w:date="2014-08-17T20:16:00Z"/>
          <w:i/>
          <w:rPrChange w:id="5453" w:author="Kyle Mc Hale Dela Cruz" w:date="2014-08-17T22:34:00Z">
            <w:rPr>
              <w:ins w:id="5454" w:author="Kyle Mc Hale Dela Cruz" w:date="2014-08-17T20:16:00Z"/>
            </w:rPr>
          </w:rPrChange>
        </w:rPr>
        <w:pPrChange w:id="5455" w:author="Kyle Mc Hale Dela Cruz" w:date="2014-08-17T22:34:00Z">
          <w:pPr>
            <w:pStyle w:val="Heading2"/>
          </w:pPr>
        </w:pPrChange>
      </w:pPr>
      <w:ins w:id="5456" w:author="Kyle Mc Hale Dela Cruz" w:date="2014-08-17T22:33:00Z">
        <w:r w:rsidRPr="00372B98">
          <w:rPr>
            <w:i/>
            <w:rPrChange w:id="5457" w:author="Kyle Mc Hale Dela Cruz" w:date="2014-08-17T22:34:00Z">
              <w:rPr>
                <w:color w:val="0563C1" w:themeColor="hyperlink"/>
                <w:u w:val="single"/>
              </w:rPr>
            </w:rPrChange>
          </w:rPr>
          <w:t>What are the options and recommendations for action?</w:t>
        </w:r>
      </w:ins>
    </w:p>
    <w:p w:rsidR="002F6E61" w:rsidRDefault="002F6E61">
      <w:pPr>
        <w:pStyle w:val="Content1"/>
        <w:rPr>
          <w:ins w:id="5458" w:author="Kyle Mc Hale Dela Cruz" w:date="2014-08-17T20:15:00Z"/>
          <w:rPrChange w:id="5459" w:author="Kyle Mc Hale Dela Cruz" w:date="2014-08-17T20:16:00Z">
            <w:rPr>
              <w:ins w:id="5460" w:author="Kyle Mc Hale Dela Cruz" w:date="2014-08-17T20:15:00Z"/>
              <w:rStyle w:val="Emphasis"/>
              <w:b w:val="0"/>
              <w:i w:val="0"/>
              <w:sz w:val="20"/>
              <w:szCs w:val="20"/>
            </w:rPr>
          </w:rPrChange>
        </w:rPr>
        <w:pPrChange w:id="5461" w:author="Kyle Mc Hale Dela Cruz" w:date="2014-08-17T20:16:00Z">
          <w:pPr>
            <w:pStyle w:val="Heading2"/>
          </w:pPr>
        </w:pPrChange>
      </w:pPr>
    </w:p>
    <w:p w:rsidR="005E113E" w:rsidRPr="00E45CE0" w:rsidRDefault="005E113E" w:rsidP="00CC1F1E">
      <w:pPr>
        <w:pStyle w:val="Heading2"/>
      </w:pPr>
      <w:bookmarkStart w:id="5462" w:name="_Toc396444888"/>
      <w:bookmarkStart w:id="5463" w:name="_Toc396489536"/>
      <w:r w:rsidRPr="00E45CE0">
        <w:t>Twitter and Disaster</w:t>
      </w:r>
      <w:bookmarkEnd w:id="5462"/>
      <w:bookmarkEnd w:id="5463"/>
    </w:p>
    <w:p w:rsidR="005E113E" w:rsidRPr="00497EF3" w:rsidRDefault="005E113E" w:rsidP="00497EF3">
      <w:pPr>
        <w:pStyle w:val="Content1"/>
      </w:pPr>
    </w:p>
    <w:p w:rsidR="005E113E" w:rsidRPr="00BF4C5E" w:rsidRDefault="005E113E">
      <w:pPr>
        <w:pStyle w:val="Content1"/>
      </w:pPr>
      <w:r w:rsidRPr="00BF4C5E">
        <w:t xml:space="preserve">This part discusses the </w:t>
      </w:r>
      <w:del w:id="5464" w:author="Kyle Mc Hale Dela Cruz" w:date="2014-08-15T16:45:00Z">
        <w:r w:rsidRPr="00BF4C5E" w:rsidDel="00AF3D19">
          <w:delText xml:space="preserve">systems that </w:delText>
        </w:r>
      </w:del>
      <w:r w:rsidRPr="00BF4C5E">
        <w:t xml:space="preserve">uses </w:t>
      </w:r>
      <w:ins w:id="5465" w:author="Kyle Mc Hale Dela Cruz" w:date="2014-08-15T16:44:00Z">
        <w:r w:rsidR="00AF3D19" w:rsidRPr="00BF4C5E">
          <w:t>of</w:t>
        </w:r>
      </w:ins>
      <w:del w:id="5466" w:author="Kyle Mc Hale Dela Cruz" w:date="2014-08-15T16:44:00Z">
        <w:r w:rsidRPr="00BF4C5E" w:rsidDel="0065467F">
          <w:delText>of</w:delText>
        </w:r>
      </w:del>
      <w:r w:rsidRPr="00BF4C5E">
        <w:t xml:space="preserve"> Twitter in times of disaster</w:t>
      </w:r>
      <w:ins w:id="5467" w:author="Kyle Mc Hale Dela Cruz" w:date="2014-08-15T16:45:00Z">
        <w:r w:rsidR="00AF3D19" w:rsidRPr="00BF4C5E">
          <w:t xml:space="preserve">, </w:t>
        </w:r>
      </w:ins>
      <w:del w:id="5468" w:author="Kyle Mc Hale Dela Cruz" w:date="2014-08-15T16:45:00Z">
        <w:r w:rsidRPr="00BF4C5E" w:rsidDel="00AF3D19">
          <w:delText xml:space="preserve"> as well as </w:delText>
        </w:r>
      </w:del>
      <w:r w:rsidRPr="00BF4C5E">
        <w:t xml:space="preserve">the information </w:t>
      </w:r>
      <w:ins w:id="5469" w:author="Kyle Mc Hale Dela Cruz" w:date="2014-08-15T16:45:00Z">
        <w:r w:rsidR="00AF3D19" w:rsidRPr="00BF4C5E">
          <w:t>that are useful during disasters, the information that can be extracted from disaster-related tweets and lastly, systems that make use of Tw</w:t>
        </w:r>
      </w:ins>
      <w:ins w:id="5470" w:author="Kyle Mc Hale Dela Cruz" w:date="2014-08-15T16:47:00Z">
        <w:r w:rsidR="00AF3D19" w:rsidRPr="00BF4C5E">
          <w:t>itter for disaster management procedures</w:t>
        </w:r>
      </w:ins>
      <w:del w:id="5471" w:author="Kyle Mc Hale Dela Cruz" w:date="2014-08-15T16:45:00Z">
        <w:r w:rsidRPr="00BF4C5E" w:rsidDel="00AF3D19">
          <w:delText>used</w:delText>
        </w:r>
      </w:del>
      <w:r w:rsidRPr="00BF4C5E">
        <w:t>.</w:t>
      </w:r>
    </w:p>
    <w:p w:rsidR="005E113E" w:rsidRPr="00BF4C5E" w:rsidRDefault="005E113E">
      <w:pPr>
        <w:pStyle w:val="Content1"/>
      </w:pPr>
    </w:p>
    <w:p w:rsidR="005E113E" w:rsidRPr="00E45CE0" w:rsidRDefault="005E113E">
      <w:pPr>
        <w:pStyle w:val="Heading5"/>
      </w:pPr>
      <w:bookmarkStart w:id="5472" w:name="_Ref396469448"/>
      <w:r w:rsidRPr="00E45CE0">
        <w:t>Extracting Relevant Information Nuggets from Disaster-Related Messages in Social Media (Imran et al., 2013)</w:t>
      </w:r>
      <w:bookmarkEnd w:id="5472"/>
    </w:p>
    <w:p w:rsidR="005E113E" w:rsidRPr="00E45CE0" w:rsidRDefault="005E113E">
      <w:pPr>
        <w:pStyle w:val="Content2"/>
      </w:pPr>
    </w:p>
    <w:p w:rsidR="005E113E" w:rsidRPr="00E45CE0" w:rsidRDefault="005E113E" w:rsidP="00BC4FEA">
      <w:pPr>
        <w:pStyle w:val="Content2"/>
      </w:pPr>
      <w:r w:rsidRPr="00E45CE0">
        <w:t xml:space="preserve">This paper focuses on the extraction of relevant information from disaster-related tweets. The data set the authors worked with are Twitter data during hurricane Joplin </w:t>
      </w:r>
      <w:del w:id="5473" w:author="PF" w:date="2015-03-02T10:01:00Z">
        <w:r w:rsidRPr="00E45CE0" w:rsidDel="00A84AF1">
          <w:delText xml:space="preserve">last </w:delText>
        </w:r>
      </w:del>
      <w:ins w:id="5474" w:author="PF" w:date="2015-03-02T10:01:00Z">
        <w:r w:rsidR="00A84AF1">
          <w:t xml:space="preserve">on </w:t>
        </w:r>
      </w:ins>
      <w:r w:rsidRPr="00E45CE0">
        <w:t>May 22, 2011 with #joplin. Their approach includes text classification and information extraction.</w:t>
      </w:r>
    </w:p>
    <w:p w:rsidR="005E113E" w:rsidRPr="00E45CE0" w:rsidRDefault="005E113E" w:rsidP="00BC4FEA">
      <w:pPr>
        <w:pStyle w:val="Content2"/>
      </w:pPr>
    </w:p>
    <w:p w:rsidR="009F684C" w:rsidRDefault="005E113E" w:rsidP="00BC4FEA">
      <w:pPr>
        <w:pStyle w:val="Content2"/>
        <w:rPr>
          <w:ins w:id="5475" w:author="TinTin Kalaw" w:date="2014-08-16T13:15:00Z"/>
          <w:rStyle w:val="Content2Char"/>
        </w:rPr>
      </w:pPr>
      <w:r w:rsidRPr="00E45CE0">
        <w:t xml:space="preserve">First, the tweets were classified into </w:t>
      </w:r>
      <w:del w:id="5476" w:author="PF" w:date="2015-03-02T10:01:00Z">
        <w:r w:rsidRPr="00E45CE0" w:rsidDel="00A84AF1">
          <w:delText xml:space="preserve">what </w:delText>
        </w:r>
      </w:del>
      <w:ins w:id="5477" w:author="PF" w:date="2015-03-02T10:01:00Z">
        <w:r w:rsidR="00A84AF1">
          <w:t xml:space="preserve">their respective </w:t>
        </w:r>
      </w:ins>
      <w:r w:rsidRPr="00E45CE0">
        <w:t>categories</w:t>
      </w:r>
      <w:ins w:id="5478" w:author="PF" w:date="2015-03-02T10:02:00Z">
        <w:r w:rsidR="00A84AF1">
          <w:t xml:space="preserve"> (</w:t>
        </w:r>
      </w:ins>
      <w:del w:id="5479" w:author="PF" w:date="2015-03-02T10:02:00Z">
        <w:r w:rsidRPr="00E45CE0" w:rsidDel="00A84AF1">
          <w:delText xml:space="preserve"> </w:delText>
        </w:r>
      </w:del>
      <w:del w:id="5480" w:author="PF" w:date="2015-03-02T10:01:00Z">
        <w:r w:rsidRPr="00E45CE0" w:rsidDel="00A84AF1">
          <w:delText>they belonge</w:delText>
        </w:r>
        <w:r w:rsidR="0027653C" w:rsidRPr="00E45CE0" w:rsidDel="00A84AF1">
          <w:delText xml:space="preserve">d to. </w:delText>
        </w:r>
      </w:del>
      <w:ins w:id="5481" w:author="PF" w:date="2015-03-02T10:02:00Z">
        <w:r w:rsidR="00A84AF1">
          <w:t xml:space="preserve">See </w:t>
        </w:r>
      </w:ins>
      <w:ins w:id="5482" w:author="Vilson Lu" w:date="2014-08-22T16:06:00Z">
        <w:r w:rsidR="00372B98">
          <w:fldChar w:fldCharType="begin"/>
        </w:r>
        <w:r w:rsidR="00BC4FEA">
          <w:instrText xml:space="preserve"> REF _Ref396486932 \h </w:instrText>
        </w:r>
      </w:ins>
      <w:r w:rsidR="00372B98">
        <w:fldChar w:fldCharType="separate"/>
      </w:r>
      <w:ins w:id="5483" w:author="Vilson Lu" w:date="2014-08-22T16:55:00Z">
        <w:r w:rsidR="003160F5">
          <w:t xml:space="preserve">Table </w:t>
        </w:r>
        <w:r w:rsidR="003160F5">
          <w:rPr>
            <w:noProof/>
          </w:rPr>
          <w:t>2</w:t>
        </w:r>
        <w:r w:rsidR="003160F5">
          <w:noBreakHyphen/>
        </w:r>
        <w:r w:rsidR="003160F5">
          <w:rPr>
            <w:noProof/>
          </w:rPr>
          <w:t>2</w:t>
        </w:r>
        <w:r w:rsidR="003160F5">
          <w:t>. Tweet Categories</w:t>
        </w:r>
      </w:ins>
      <w:ins w:id="5484" w:author="Vilson Lu" w:date="2014-08-22T16:06:00Z">
        <w:r w:rsidR="00372B98">
          <w:fldChar w:fldCharType="end"/>
        </w:r>
      </w:ins>
      <w:del w:id="5485" w:author="Vilson Lu" w:date="2014-08-22T16:05:00Z">
        <w:r w:rsidR="00372B98" w:rsidRPr="00E45CE0" w:rsidDel="00BC4FEA">
          <w:fldChar w:fldCharType="begin"/>
        </w:r>
        <w:r w:rsidR="0027653C" w:rsidRPr="00E45CE0" w:rsidDel="00BC4FEA">
          <w:delInstrText xml:space="preserve"> REF _Ref395793906 \h </w:delInstrText>
        </w:r>
        <w:r w:rsidR="00BF4C5E" w:rsidDel="00BC4FEA">
          <w:delInstrText xml:space="preserve"> \* MERGEFORMAT </w:delInstrText>
        </w:r>
        <w:r w:rsidR="00372B98" w:rsidRPr="00E45CE0" w:rsidDel="00BC4FEA">
          <w:fldChar w:fldCharType="separate"/>
        </w:r>
        <w:r w:rsidR="0068488C" w:rsidDel="00BC4FEA">
          <w:rPr>
            <w:b/>
            <w:bCs/>
          </w:rPr>
          <w:delText>Error! Reference source not found.</w:delText>
        </w:r>
      </w:del>
      <w:del w:id="5486" w:author="Vilson Lu" w:date="2014-08-16T16:50:00Z">
        <w:r w:rsidR="0027653C" w:rsidRPr="00E45CE0" w:rsidDel="0068488C">
          <w:delText>Table 2</w:delText>
        </w:r>
        <w:r w:rsidR="0027653C" w:rsidRPr="00E45CE0" w:rsidDel="0068488C">
          <w:noBreakHyphen/>
          <w:delText>2</w:delText>
        </w:r>
      </w:del>
      <w:del w:id="5487" w:author="Vilson Lu" w:date="2014-08-22T16:05:00Z">
        <w:r w:rsidR="00372B98" w:rsidRPr="00E45CE0" w:rsidDel="00BC4FEA">
          <w:fldChar w:fldCharType="end"/>
        </w:r>
      </w:del>
      <w:ins w:id="5488" w:author="PF" w:date="2015-03-02T10:02:00Z">
        <w:r w:rsidR="00A84AF1">
          <w:t>)</w:t>
        </w:r>
      </w:ins>
      <w:ins w:id="5489" w:author="PF" w:date="2015-03-02T10:03:00Z">
        <w:r w:rsidR="00A84AF1">
          <w:t>.</w:t>
        </w:r>
      </w:ins>
      <w:del w:id="5490" w:author="PF" w:date="2015-03-02T10:02:00Z">
        <w:r w:rsidR="0027653C" w:rsidRPr="00E45CE0" w:rsidDel="00A84AF1">
          <w:delText xml:space="preserve">shows the categorization </w:delText>
        </w:r>
      </w:del>
      <w:del w:id="5491" w:author="PF" w:date="2015-03-02T10:01:00Z">
        <w:r w:rsidR="0027653C" w:rsidRPr="00E45CE0" w:rsidDel="00A84AF1">
          <w:delText xml:space="preserve">they </w:delText>
        </w:r>
      </w:del>
      <w:del w:id="5492" w:author="PF" w:date="2015-03-02T10:02:00Z">
        <w:r w:rsidR="0027653C" w:rsidRPr="00E45CE0" w:rsidDel="00A84AF1">
          <w:delText>used.</w:delText>
        </w:r>
      </w:del>
      <w:r w:rsidR="0027653C" w:rsidRPr="00E45CE0">
        <w:t xml:space="preserve"> After filtering the tweets, only those of the Informative category were </w:t>
      </w:r>
      <w:r w:rsidR="00372B98" w:rsidRPr="00372B98">
        <w:rPr>
          <w:rStyle w:val="Content2Char"/>
          <w:rPrChange w:id="5493" w:author="TinTin Kalaw" w:date="2014-08-16T13:15:00Z">
            <w:rPr>
              <w:b/>
              <w:i/>
              <w:sz w:val="22"/>
              <w:szCs w:val="22"/>
            </w:rPr>
          </w:rPrChange>
        </w:rPr>
        <w:t xml:space="preserve">used. The informative tweets were further categorized into </w:t>
      </w:r>
      <w:del w:id="5494" w:author="PF" w:date="2015-03-02T10:02:00Z">
        <w:r w:rsidR="00372B98" w:rsidRPr="00372B98">
          <w:rPr>
            <w:rStyle w:val="Content2Char"/>
            <w:rPrChange w:id="5495" w:author="TinTin Kalaw" w:date="2014-08-16T13:15:00Z">
              <w:rPr>
                <w:b/>
                <w:i/>
                <w:sz w:val="22"/>
                <w:szCs w:val="22"/>
              </w:rPr>
            </w:rPrChange>
          </w:rPr>
          <w:delText xml:space="preserve">what </w:delText>
        </w:r>
      </w:del>
      <w:ins w:id="5496" w:author="PF" w:date="2015-03-02T10:02:00Z">
        <w:r w:rsidR="00A84AF1">
          <w:rPr>
            <w:rStyle w:val="Content2Char"/>
          </w:rPr>
          <w:t xml:space="preserve">the </w:t>
        </w:r>
      </w:ins>
      <w:r w:rsidR="00372B98" w:rsidRPr="00372B98">
        <w:rPr>
          <w:rStyle w:val="Content2Char"/>
          <w:rPrChange w:id="5497" w:author="TinTin Kalaw" w:date="2014-08-16T13:15:00Z">
            <w:rPr>
              <w:b/>
              <w:i/>
              <w:sz w:val="22"/>
              <w:szCs w:val="22"/>
            </w:rPr>
          </w:rPrChange>
        </w:rPr>
        <w:t>information type</w:t>
      </w:r>
      <w:ins w:id="5498" w:author="PF" w:date="2015-03-02T10:02:00Z">
        <w:r w:rsidR="00A84AF1">
          <w:rPr>
            <w:rStyle w:val="Content2Char"/>
          </w:rPr>
          <w:t>s</w:t>
        </w:r>
      </w:ins>
      <w:r w:rsidR="00372B98" w:rsidRPr="00372B98">
        <w:rPr>
          <w:rStyle w:val="Content2Char"/>
          <w:rPrChange w:id="5499" w:author="TinTin Kalaw" w:date="2014-08-16T13:15:00Z">
            <w:rPr>
              <w:b/>
              <w:i/>
              <w:sz w:val="22"/>
              <w:szCs w:val="22"/>
            </w:rPr>
          </w:rPrChange>
        </w:rPr>
        <w:t xml:space="preserve"> they contain</w:t>
      </w:r>
      <w:ins w:id="5500" w:author="PF" w:date="2015-03-02T10:02:00Z">
        <w:r w:rsidR="00A84AF1">
          <w:rPr>
            <w:rStyle w:val="Content2Char"/>
          </w:rPr>
          <w:t>ed</w:t>
        </w:r>
      </w:ins>
      <w:r w:rsidR="00372B98" w:rsidRPr="00372B98">
        <w:rPr>
          <w:rStyle w:val="Content2Char"/>
          <w:rPrChange w:id="5501" w:author="TinTin Kalaw" w:date="2014-08-16T13:15:00Z">
            <w:rPr>
              <w:b/>
              <w:i/>
              <w:sz w:val="22"/>
              <w:szCs w:val="22"/>
            </w:rPr>
          </w:rPrChange>
        </w:rPr>
        <w:t>. The</w:t>
      </w:r>
      <w:del w:id="5502" w:author="PF" w:date="2015-03-02T10:02:00Z">
        <w:r w:rsidR="00372B98" w:rsidRPr="00372B98">
          <w:rPr>
            <w:rStyle w:val="Content2Char"/>
            <w:rPrChange w:id="5503" w:author="TinTin Kalaw" w:date="2014-08-16T13:15:00Z">
              <w:rPr>
                <w:b/>
                <w:i/>
                <w:sz w:val="22"/>
                <w:szCs w:val="22"/>
              </w:rPr>
            </w:rPrChange>
          </w:rPr>
          <w:delText>ir</w:delText>
        </w:r>
      </w:del>
      <w:r w:rsidR="00372B98" w:rsidRPr="00372B98">
        <w:rPr>
          <w:rStyle w:val="Content2Char"/>
          <w:rPrChange w:id="5504" w:author="TinTin Kalaw" w:date="2014-08-16T13:15:00Z">
            <w:rPr>
              <w:b/>
              <w:i/>
              <w:sz w:val="22"/>
              <w:szCs w:val="22"/>
            </w:rPr>
          </w:rPrChange>
        </w:rPr>
        <w:t xml:space="preserve"> basis for the categories was from the ontology by </w:t>
      </w:r>
      <w:del w:id="5505" w:author="PF" w:date="2015-03-02T10:02:00Z">
        <w:r w:rsidR="00372B98" w:rsidRPr="00372B98">
          <w:rPr>
            <w:rStyle w:val="Content2Char"/>
            <w:rPrChange w:id="5506" w:author="TinTin Kalaw" w:date="2014-08-16T13:15:00Z">
              <w:rPr>
                <w:b/>
                <w:i/>
                <w:sz w:val="22"/>
                <w:szCs w:val="22"/>
              </w:rPr>
            </w:rPrChange>
          </w:rPr>
          <w:delText>(</w:delText>
        </w:r>
      </w:del>
      <w:r w:rsidR="00372B98" w:rsidRPr="00372B98">
        <w:rPr>
          <w:rStyle w:val="Content2Char"/>
          <w:rPrChange w:id="5507" w:author="TinTin Kalaw" w:date="2014-08-16T13:15:00Z">
            <w:rPr>
              <w:b/>
              <w:i/>
              <w:sz w:val="22"/>
              <w:szCs w:val="22"/>
            </w:rPr>
          </w:rPrChange>
        </w:rPr>
        <w:t>Vieweg et al.</w:t>
      </w:r>
      <w:del w:id="5508" w:author="PF" w:date="2015-03-02T10:03:00Z">
        <w:r w:rsidR="00372B98" w:rsidRPr="00372B98">
          <w:rPr>
            <w:rStyle w:val="Content2Char"/>
            <w:rPrChange w:id="5509" w:author="TinTin Kalaw" w:date="2014-08-16T13:15:00Z">
              <w:rPr>
                <w:b/>
                <w:i/>
                <w:sz w:val="22"/>
                <w:szCs w:val="22"/>
              </w:rPr>
            </w:rPrChange>
          </w:rPr>
          <w:delText>,</w:delText>
        </w:r>
      </w:del>
      <w:r w:rsidR="00372B98" w:rsidRPr="00372B98">
        <w:rPr>
          <w:rStyle w:val="Content2Char"/>
          <w:rPrChange w:id="5510" w:author="TinTin Kalaw" w:date="2014-08-16T13:15:00Z">
            <w:rPr>
              <w:b/>
              <w:i/>
              <w:sz w:val="22"/>
              <w:szCs w:val="22"/>
            </w:rPr>
          </w:rPrChange>
        </w:rPr>
        <w:t xml:space="preserve"> </w:t>
      </w:r>
      <w:ins w:id="5511" w:author="PF" w:date="2015-03-02T10:03:00Z">
        <w:r w:rsidR="00A84AF1">
          <w:rPr>
            <w:rStyle w:val="Content2Char"/>
          </w:rPr>
          <w:t>(</w:t>
        </w:r>
      </w:ins>
      <w:r w:rsidR="00372B98" w:rsidRPr="00372B98">
        <w:rPr>
          <w:rStyle w:val="Content2Char"/>
          <w:rPrChange w:id="5512" w:author="TinTin Kalaw" w:date="2014-08-16T13:15:00Z">
            <w:rPr>
              <w:b/>
              <w:i/>
              <w:sz w:val="22"/>
              <w:szCs w:val="22"/>
            </w:rPr>
          </w:rPrChange>
        </w:rPr>
        <w:t>2010).</w:t>
      </w:r>
      <w:ins w:id="5513" w:author="TinTin Kalaw" w:date="2014-08-16T12:20:00Z">
        <w:r w:rsidR="00372B98" w:rsidRPr="00372B98">
          <w:rPr>
            <w:rStyle w:val="Content2Char"/>
            <w:rPrChange w:id="5514" w:author="TinTin Kalaw" w:date="2014-08-16T13:15:00Z">
              <w:rPr>
                <w:b/>
                <w:i/>
                <w:sz w:val="22"/>
                <w:szCs w:val="22"/>
              </w:rPr>
            </w:rPrChange>
          </w:rPr>
          <w:fldChar w:fldCharType="begin"/>
        </w:r>
        <w:r w:rsidR="00372B98" w:rsidRPr="00372B98">
          <w:rPr>
            <w:rStyle w:val="Content2Char"/>
            <w:rPrChange w:id="5515" w:author="TinTin Kalaw" w:date="2014-08-16T13:15:00Z">
              <w:rPr>
                <w:b/>
                <w:i/>
                <w:sz w:val="22"/>
                <w:szCs w:val="22"/>
              </w:rPr>
            </w:rPrChange>
          </w:rPr>
          <w:instrText xml:space="preserve"> REF _Ref395954955 \h </w:instrText>
        </w:r>
      </w:ins>
      <w:r w:rsidR="009F684C" w:rsidRPr="009F684C">
        <w:rPr>
          <w:rStyle w:val="Content2Char"/>
        </w:rPr>
        <w:instrText xml:space="preserve"> \* MERGEFORMAT </w:instrText>
      </w:r>
      <w:r w:rsidR="00372B98" w:rsidRPr="00372B98">
        <w:rPr>
          <w:rStyle w:val="Content2Char"/>
          <w:rPrChange w:id="5516" w:author="TinTin Kalaw" w:date="2014-08-16T13:15:00Z">
            <w:rPr>
              <w:rStyle w:val="Content2Char"/>
            </w:rPr>
          </w:rPrChange>
        </w:rPr>
      </w:r>
      <w:ins w:id="5517" w:author="TinTin Kalaw" w:date="2014-08-16T12:20:00Z">
        <w:r w:rsidR="00372B98" w:rsidRPr="00372B98">
          <w:rPr>
            <w:rStyle w:val="Content2Char"/>
            <w:rPrChange w:id="5518" w:author="TinTin Kalaw" w:date="2014-08-16T13:15:00Z">
              <w:rPr>
                <w:b/>
                <w:i/>
                <w:sz w:val="22"/>
                <w:szCs w:val="22"/>
              </w:rPr>
            </w:rPrChange>
          </w:rPr>
          <w:fldChar w:fldCharType="end"/>
        </w:r>
        <w:del w:id="5519" w:author="PF" w:date="2015-03-02T10:03:00Z">
          <w:r w:rsidR="00372B98" w:rsidRPr="00372B98">
            <w:rPr>
              <w:rStyle w:val="Content2Char"/>
              <w:rPrChange w:id="5520" w:author="TinTin Kalaw" w:date="2014-08-16T13:15:00Z">
                <w:rPr>
                  <w:b/>
                  <w:i/>
                  <w:sz w:val="22"/>
                  <w:szCs w:val="22"/>
                </w:rPr>
              </w:rPrChange>
            </w:rPr>
            <w:delText xml:space="preserve"> shows the categorization of informative tweets with examples.</w:delText>
          </w:r>
        </w:del>
      </w:ins>
    </w:p>
    <w:p w:rsidR="005E113E" w:rsidRPr="00E45CE0" w:rsidDel="00BF4C5E" w:rsidRDefault="005E113E" w:rsidP="00BC4FEA">
      <w:pPr>
        <w:pStyle w:val="Content2"/>
        <w:rPr>
          <w:del w:id="5521" w:author="TinTin Kalaw" w:date="2014-08-16T12:17:00Z"/>
        </w:rPr>
      </w:pPr>
    </w:p>
    <w:p w:rsidR="0007279C" w:rsidRPr="00E45CE0" w:rsidDel="009F684C" w:rsidRDefault="0007279C" w:rsidP="00BC4FEA">
      <w:pPr>
        <w:pStyle w:val="Content2"/>
        <w:rPr>
          <w:del w:id="5522" w:author="TinTin Kalaw" w:date="2014-08-16T13:14:00Z"/>
        </w:rPr>
      </w:pPr>
    </w:p>
    <w:p w:rsidR="00E45CE0" w:rsidRPr="00E45CE0" w:rsidDel="00BC4FEA" w:rsidRDefault="00E45CE0" w:rsidP="00BC4FEA">
      <w:pPr>
        <w:pStyle w:val="Content2"/>
        <w:rPr>
          <w:del w:id="5523" w:author="Vilson Lu" w:date="2014-08-22T16:06:00Z"/>
        </w:rPr>
      </w:pPr>
    </w:p>
    <w:p w:rsidR="00906034" w:rsidRPr="00E45CE0" w:rsidRDefault="00906034" w:rsidP="00AB6FDF">
      <w:pPr>
        <w:pStyle w:val="Caption"/>
      </w:pPr>
      <w:del w:id="5524" w:author="Vilson Lu" w:date="2014-08-22T16:05:00Z">
        <w:r w:rsidRPr="00E45CE0" w:rsidDel="00BC4FEA">
          <w:delText xml:space="preserve">Table </w:delText>
        </w:r>
      </w:del>
      <w:ins w:id="5525" w:author="TinTin Kalaw" w:date="2014-08-16T13:59:00Z">
        <w:del w:id="5526" w:author="Vilson Lu" w:date="2014-08-21T17:51:00Z">
          <w:r w:rsidR="00372B98" w:rsidDel="005621E4">
            <w:fldChar w:fldCharType="begin"/>
          </w:r>
          <w:r w:rsidR="006E6440" w:rsidDel="005621E4">
            <w:delInstrText xml:space="preserve"> STYLEREF 1 \s </w:delInstrText>
          </w:r>
        </w:del>
      </w:ins>
      <w:del w:id="5527" w:author="Vilson Lu" w:date="2014-08-21T17:51:00Z">
        <w:r w:rsidR="00372B98" w:rsidDel="005621E4">
          <w:fldChar w:fldCharType="separate"/>
        </w:r>
        <w:r w:rsidR="0068488C" w:rsidDel="005621E4">
          <w:rPr>
            <w:noProof/>
          </w:rPr>
          <w:delText>2</w:delText>
        </w:r>
      </w:del>
      <w:ins w:id="5528" w:author="TinTin Kalaw" w:date="2014-08-16T13:59:00Z">
        <w:del w:id="5529" w:author="Vilson Lu" w:date="2014-08-21T17:51:00Z">
          <w:r w:rsidR="00372B98" w:rsidDel="005621E4">
            <w:fldChar w:fldCharType="end"/>
          </w:r>
          <w:r w:rsidR="006E6440" w:rsidDel="005621E4">
            <w:noBreakHyphen/>
          </w:r>
          <w:r w:rsidR="00372B98" w:rsidDel="005621E4">
            <w:fldChar w:fldCharType="begin"/>
          </w:r>
          <w:r w:rsidR="006E6440" w:rsidDel="005621E4">
            <w:delInstrText xml:space="preserve"> SEQ Table \* ARABIC \s 1 </w:delInstrText>
          </w:r>
        </w:del>
      </w:ins>
      <w:del w:id="5530" w:author="Vilson Lu" w:date="2014-08-21T17:51:00Z">
        <w:r w:rsidR="00372B98" w:rsidDel="005621E4">
          <w:fldChar w:fldCharType="end"/>
        </w:r>
      </w:del>
      <w:del w:id="5531" w:author="Vilson Lu" w:date="2014-08-22T16:05:00Z">
        <w:r w:rsidR="00372B98" w:rsidDel="00BC4FEA">
          <w:fldChar w:fldCharType="begin"/>
        </w:r>
        <w:r w:rsidR="00406CC7" w:rsidDel="00BC4FEA">
          <w:delInstrText xml:space="preserve"> STYLEREF 1 \s </w:delInstrText>
        </w:r>
        <w:r w:rsidR="00372B98" w:rsidDel="00BC4FEA">
          <w:fldChar w:fldCharType="separate"/>
        </w:r>
        <w:r w:rsidR="00AB6FDF" w:rsidRPr="00E45CE0" w:rsidDel="00BC4FEA">
          <w:rPr>
            <w:noProof/>
          </w:rPr>
          <w:delText>2</w:delText>
        </w:r>
        <w:r w:rsidR="00372B98" w:rsidDel="00BC4FEA">
          <w:rPr>
            <w:noProof/>
          </w:rPr>
          <w:fldChar w:fldCharType="end"/>
        </w:r>
        <w:r w:rsidR="00AB6FDF" w:rsidRPr="00E45CE0" w:rsidDel="00BC4FEA">
          <w:noBreakHyphen/>
        </w:r>
        <w:r w:rsidR="00372B98" w:rsidDel="00BC4FEA">
          <w:fldChar w:fldCharType="begin"/>
        </w:r>
        <w:r w:rsidR="00406CC7" w:rsidDel="00BC4FEA">
          <w:delInstrText xml:space="preserve"> SEQ Table \* ARABIC \s 1 </w:delInstrText>
        </w:r>
        <w:r w:rsidR="00372B98" w:rsidDel="00BC4FEA">
          <w:fldChar w:fldCharType="separate"/>
        </w:r>
        <w:r w:rsidR="00AB6FDF" w:rsidRPr="00E45CE0" w:rsidDel="00BC4FEA">
          <w:rPr>
            <w:noProof/>
          </w:rPr>
          <w:delText>2</w:delText>
        </w:r>
        <w:r w:rsidR="00372B98" w:rsidDel="00BC4FEA">
          <w:rPr>
            <w:noProof/>
          </w:rPr>
          <w:fldChar w:fldCharType="end"/>
        </w:r>
        <w:r w:rsidRPr="00E45CE0" w:rsidDel="00BC4FEA">
          <w:delText>. Tweet Categories</w:delText>
        </w:r>
      </w:del>
    </w:p>
    <w:tbl>
      <w:tblPr>
        <w:tblStyle w:val="TableGrid"/>
        <w:tblW w:w="0" w:type="auto"/>
        <w:tblInd w:w="1548" w:type="dxa"/>
        <w:tblLook w:val="04A0"/>
      </w:tblPr>
      <w:tblGrid>
        <w:gridCol w:w="1620"/>
        <w:gridCol w:w="6182"/>
      </w:tblGrid>
      <w:tr w:rsidR="00E22971" w:rsidRPr="00E45CE0" w:rsidTr="00E22971">
        <w:tc>
          <w:tcPr>
            <w:tcW w:w="1620" w:type="dxa"/>
            <w:vAlign w:val="center"/>
          </w:tcPr>
          <w:p w:rsidR="005E113E" w:rsidRPr="00E45CE0" w:rsidRDefault="00906034" w:rsidP="00906034">
            <w:pPr>
              <w:jc w:val="center"/>
              <w:rPr>
                <w:b/>
                <w:sz w:val="20"/>
                <w:szCs w:val="20"/>
              </w:rPr>
            </w:pPr>
            <w:r w:rsidRPr="00E45CE0">
              <w:rPr>
                <w:b/>
                <w:sz w:val="20"/>
                <w:szCs w:val="20"/>
              </w:rPr>
              <w:t>Category</w:t>
            </w:r>
          </w:p>
        </w:tc>
        <w:tc>
          <w:tcPr>
            <w:tcW w:w="6182" w:type="dxa"/>
            <w:vAlign w:val="center"/>
          </w:tcPr>
          <w:p w:rsidR="005E113E" w:rsidRPr="00E45CE0" w:rsidRDefault="00906034" w:rsidP="00906034">
            <w:pPr>
              <w:jc w:val="center"/>
              <w:rPr>
                <w:b/>
                <w:sz w:val="20"/>
                <w:szCs w:val="20"/>
              </w:rPr>
            </w:pPr>
            <w:r w:rsidRPr="00E45CE0">
              <w:rPr>
                <w:b/>
                <w:sz w:val="20"/>
                <w:szCs w:val="20"/>
              </w:rPr>
              <w:t>Description</w:t>
            </w:r>
          </w:p>
        </w:tc>
      </w:tr>
      <w:tr w:rsidR="00E22971" w:rsidRPr="00E45CE0" w:rsidTr="00E22971">
        <w:tc>
          <w:tcPr>
            <w:tcW w:w="1620" w:type="dxa"/>
            <w:vAlign w:val="center"/>
          </w:tcPr>
          <w:p w:rsidR="005E113E" w:rsidRPr="00E45CE0" w:rsidRDefault="00906034" w:rsidP="00906034">
            <w:pPr>
              <w:autoSpaceDE w:val="0"/>
              <w:autoSpaceDN w:val="0"/>
              <w:adjustRightInd w:val="0"/>
              <w:jc w:val="both"/>
              <w:rPr>
                <w:sz w:val="20"/>
                <w:szCs w:val="20"/>
              </w:rPr>
            </w:pPr>
            <w:r w:rsidRPr="00E45CE0">
              <w:rPr>
                <w:iCs/>
                <w:sz w:val="20"/>
                <w:szCs w:val="20"/>
              </w:rPr>
              <w:t>Personal Only</w:t>
            </w:r>
          </w:p>
        </w:tc>
        <w:tc>
          <w:tcPr>
            <w:tcW w:w="6182" w:type="dxa"/>
            <w:vAlign w:val="center"/>
          </w:tcPr>
          <w:p w:rsidR="005E113E" w:rsidRPr="00E45CE0" w:rsidRDefault="00906034" w:rsidP="00906034">
            <w:pPr>
              <w:autoSpaceDE w:val="0"/>
              <w:autoSpaceDN w:val="0"/>
              <w:adjustRightInd w:val="0"/>
              <w:jc w:val="both"/>
              <w:rPr>
                <w:sz w:val="20"/>
                <w:szCs w:val="20"/>
              </w:rPr>
            </w:pPr>
            <w:r w:rsidRPr="00E45CE0">
              <w:rPr>
                <w:sz w:val="20"/>
                <w:szCs w:val="20"/>
              </w:rPr>
              <w:t xml:space="preserve">If a message is only of interest to its author and </w:t>
            </w:r>
            <w:ins w:id="5532" w:author="PF" w:date="2015-03-02T10:03:00Z">
              <w:r w:rsidR="00A84AF1">
                <w:rPr>
                  <w:sz w:val="20"/>
                  <w:szCs w:val="20"/>
                </w:rPr>
                <w:t>his/</w:t>
              </w:r>
            </w:ins>
            <w:r w:rsidRPr="00E45CE0">
              <w:rPr>
                <w:sz w:val="20"/>
                <w:szCs w:val="20"/>
              </w:rPr>
              <w:t>her immediate circle of family/friends and does not convey any useful information to other people who do not know the author.</w:t>
            </w:r>
          </w:p>
        </w:tc>
      </w:tr>
      <w:tr w:rsidR="00E22971" w:rsidRPr="00E45CE0" w:rsidTr="00E22971">
        <w:tc>
          <w:tcPr>
            <w:tcW w:w="1620" w:type="dxa"/>
            <w:vAlign w:val="center"/>
          </w:tcPr>
          <w:p w:rsidR="00906034" w:rsidRPr="00E45CE0" w:rsidRDefault="00906034" w:rsidP="00906034">
            <w:pPr>
              <w:autoSpaceDE w:val="0"/>
              <w:autoSpaceDN w:val="0"/>
              <w:adjustRightInd w:val="0"/>
              <w:jc w:val="both"/>
              <w:rPr>
                <w:iCs/>
                <w:sz w:val="20"/>
                <w:szCs w:val="20"/>
              </w:rPr>
            </w:pPr>
            <w:r w:rsidRPr="00E45CE0">
              <w:rPr>
                <w:iCs/>
                <w:sz w:val="20"/>
                <w:szCs w:val="20"/>
              </w:rPr>
              <w:t>Informative</w:t>
            </w:r>
          </w:p>
          <w:p w:rsidR="005E113E" w:rsidRPr="00E45CE0" w:rsidRDefault="00906034" w:rsidP="00906034">
            <w:pPr>
              <w:autoSpaceDE w:val="0"/>
              <w:autoSpaceDN w:val="0"/>
              <w:adjustRightInd w:val="0"/>
              <w:jc w:val="both"/>
              <w:rPr>
                <w:sz w:val="20"/>
                <w:szCs w:val="20"/>
              </w:rPr>
            </w:pPr>
            <w:r w:rsidRPr="00E45CE0">
              <w:rPr>
                <w:iCs/>
                <w:sz w:val="20"/>
                <w:szCs w:val="20"/>
              </w:rPr>
              <w:t>(Direct)</w:t>
            </w:r>
          </w:p>
        </w:tc>
        <w:tc>
          <w:tcPr>
            <w:tcW w:w="6182" w:type="dxa"/>
            <w:vAlign w:val="center"/>
          </w:tcPr>
          <w:p w:rsidR="005E113E" w:rsidRPr="00E45CE0" w:rsidRDefault="00906034" w:rsidP="00906034">
            <w:pPr>
              <w:autoSpaceDE w:val="0"/>
              <w:autoSpaceDN w:val="0"/>
              <w:adjustRightInd w:val="0"/>
              <w:jc w:val="both"/>
              <w:rPr>
                <w:sz w:val="20"/>
                <w:szCs w:val="20"/>
              </w:rPr>
            </w:pPr>
            <w:r w:rsidRPr="00E45CE0">
              <w:rPr>
                <w:sz w:val="20"/>
                <w:szCs w:val="20"/>
              </w:rPr>
              <w:t xml:space="preserve">If the message is of interest to other people beyond the author's immediate circle, and seems to be written by a person who is a </w:t>
            </w:r>
            <w:r w:rsidRPr="00E45CE0">
              <w:rPr>
                <w:iCs/>
                <w:sz w:val="20"/>
                <w:szCs w:val="20"/>
              </w:rPr>
              <w:t xml:space="preserve">direct eyewitness </w:t>
            </w:r>
            <w:r w:rsidRPr="00E45CE0">
              <w:rPr>
                <w:sz w:val="20"/>
                <w:szCs w:val="20"/>
              </w:rPr>
              <w:t>of what is taking place.</w:t>
            </w:r>
          </w:p>
        </w:tc>
      </w:tr>
      <w:tr w:rsidR="00E22971" w:rsidRPr="00E45CE0" w:rsidTr="00E22971">
        <w:tc>
          <w:tcPr>
            <w:tcW w:w="1620" w:type="dxa"/>
            <w:vAlign w:val="center"/>
          </w:tcPr>
          <w:p w:rsidR="00906034" w:rsidRPr="00E45CE0" w:rsidRDefault="00906034" w:rsidP="00906034">
            <w:pPr>
              <w:autoSpaceDE w:val="0"/>
              <w:autoSpaceDN w:val="0"/>
              <w:adjustRightInd w:val="0"/>
              <w:jc w:val="both"/>
              <w:rPr>
                <w:iCs/>
                <w:sz w:val="20"/>
                <w:szCs w:val="20"/>
              </w:rPr>
            </w:pPr>
            <w:r w:rsidRPr="00E45CE0">
              <w:rPr>
                <w:iCs/>
                <w:sz w:val="20"/>
                <w:szCs w:val="20"/>
              </w:rPr>
              <w:t>Informative</w:t>
            </w:r>
          </w:p>
          <w:p w:rsidR="005E113E" w:rsidRPr="00E45CE0" w:rsidRDefault="00906034" w:rsidP="00906034">
            <w:pPr>
              <w:autoSpaceDE w:val="0"/>
              <w:autoSpaceDN w:val="0"/>
              <w:adjustRightInd w:val="0"/>
              <w:jc w:val="both"/>
              <w:rPr>
                <w:sz w:val="20"/>
                <w:szCs w:val="20"/>
              </w:rPr>
            </w:pPr>
            <w:r w:rsidRPr="00E45CE0">
              <w:rPr>
                <w:iCs/>
                <w:sz w:val="20"/>
                <w:szCs w:val="20"/>
              </w:rPr>
              <w:t>(Indirect)</w:t>
            </w:r>
          </w:p>
        </w:tc>
        <w:tc>
          <w:tcPr>
            <w:tcW w:w="6182" w:type="dxa"/>
            <w:vAlign w:val="center"/>
          </w:tcPr>
          <w:p w:rsidR="005E113E" w:rsidRPr="00E45CE0" w:rsidRDefault="00906034" w:rsidP="00906034">
            <w:pPr>
              <w:autoSpaceDE w:val="0"/>
              <w:autoSpaceDN w:val="0"/>
              <w:adjustRightInd w:val="0"/>
              <w:jc w:val="both"/>
              <w:rPr>
                <w:sz w:val="20"/>
                <w:szCs w:val="20"/>
              </w:rPr>
            </w:pPr>
            <w:r w:rsidRPr="00E45CE0">
              <w:rPr>
                <w:sz w:val="20"/>
                <w:szCs w:val="20"/>
              </w:rPr>
              <w:t xml:space="preserve">If the message is of interest to other people beyond the author's immediate circle, and seems to </w:t>
            </w:r>
            <w:ins w:id="5533" w:author="PF" w:date="2015-03-02T10:04:00Z">
              <w:r w:rsidR="00A84AF1">
                <w:rPr>
                  <w:sz w:val="20"/>
                  <w:szCs w:val="20"/>
                </w:rPr>
                <w:t xml:space="preserve">have </w:t>
              </w:r>
            </w:ins>
            <w:r w:rsidRPr="00E45CE0">
              <w:rPr>
                <w:sz w:val="20"/>
                <w:szCs w:val="20"/>
              </w:rPr>
              <w:t>be</w:t>
            </w:r>
            <w:ins w:id="5534" w:author="PF" w:date="2015-03-02T10:04:00Z">
              <w:r w:rsidR="00A84AF1">
                <w:rPr>
                  <w:sz w:val="20"/>
                  <w:szCs w:val="20"/>
                </w:rPr>
                <w:t>en</w:t>
              </w:r>
            </w:ins>
            <w:r w:rsidRPr="00E45CE0">
              <w:rPr>
                <w:sz w:val="20"/>
                <w:szCs w:val="20"/>
              </w:rPr>
              <w:t xml:space="preserve"> seen/heard by the person on the radio, TV, newspaper, or other source. The message must specify the source.</w:t>
            </w:r>
          </w:p>
        </w:tc>
      </w:tr>
      <w:tr w:rsidR="00E22971" w:rsidRPr="00E45CE0" w:rsidTr="00E22971">
        <w:tc>
          <w:tcPr>
            <w:tcW w:w="1620" w:type="dxa"/>
            <w:vAlign w:val="center"/>
          </w:tcPr>
          <w:p w:rsidR="00906034" w:rsidRPr="00E45CE0" w:rsidRDefault="00906034" w:rsidP="00906034">
            <w:pPr>
              <w:autoSpaceDE w:val="0"/>
              <w:autoSpaceDN w:val="0"/>
              <w:adjustRightInd w:val="0"/>
              <w:jc w:val="both"/>
              <w:rPr>
                <w:iCs/>
                <w:sz w:val="20"/>
                <w:szCs w:val="20"/>
              </w:rPr>
            </w:pPr>
            <w:r w:rsidRPr="00E45CE0">
              <w:rPr>
                <w:iCs/>
                <w:sz w:val="20"/>
                <w:szCs w:val="20"/>
              </w:rPr>
              <w:t>Informative</w:t>
            </w:r>
          </w:p>
          <w:p w:rsidR="005E113E" w:rsidRPr="00E45CE0" w:rsidRDefault="00906034" w:rsidP="00906034">
            <w:pPr>
              <w:autoSpaceDE w:val="0"/>
              <w:autoSpaceDN w:val="0"/>
              <w:adjustRightInd w:val="0"/>
              <w:jc w:val="both"/>
              <w:rPr>
                <w:sz w:val="20"/>
                <w:szCs w:val="20"/>
              </w:rPr>
            </w:pPr>
            <w:r w:rsidRPr="00E45CE0">
              <w:rPr>
                <w:iCs/>
                <w:sz w:val="20"/>
                <w:szCs w:val="20"/>
              </w:rPr>
              <w:t>(Direct or Indirect)</w:t>
            </w:r>
          </w:p>
        </w:tc>
        <w:tc>
          <w:tcPr>
            <w:tcW w:w="6182" w:type="dxa"/>
            <w:vAlign w:val="center"/>
          </w:tcPr>
          <w:p w:rsidR="005E113E" w:rsidRPr="00E45CE0" w:rsidRDefault="00906034" w:rsidP="00906034">
            <w:pPr>
              <w:autoSpaceDE w:val="0"/>
              <w:autoSpaceDN w:val="0"/>
              <w:adjustRightInd w:val="0"/>
              <w:jc w:val="both"/>
              <w:rPr>
                <w:sz w:val="20"/>
                <w:szCs w:val="20"/>
              </w:rPr>
            </w:pPr>
            <w:r w:rsidRPr="00E45CE0">
              <w:rPr>
                <w:sz w:val="20"/>
                <w:szCs w:val="20"/>
              </w:rPr>
              <w:t>If the message is of interest to other people beyond the author's immediate circle, but there is not enough information to tell if it is a direct report or a repetition of something from another source.</w:t>
            </w:r>
          </w:p>
        </w:tc>
      </w:tr>
      <w:tr w:rsidR="00E22971" w:rsidRPr="00E45CE0" w:rsidTr="00E22971">
        <w:tc>
          <w:tcPr>
            <w:tcW w:w="1620" w:type="dxa"/>
            <w:vAlign w:val="center"/>
          </w:tcPr>
          <w:p w:rsidR="005E113E" w:rsidRPr="00E45CE0" w:rsidRDefault="00906034" w:rsidP="00906034">
            <w:pPr>
              <w:jc w:val="both"/>
              <w:rPr>
                <w:sz w:val="20"/>
                <w:szCs w:val="20"/>
              </w:rPr>
            </w:pPr>
            <w:r w:rsidRPr="00E45CE0">
              <w:rPr>
                <w:iCs/>
                <w:sz w:val="20"/>
                <w:szCs w:val="20"/>
              </w:rPr>
              <w:t>Other</w:t>
            </w:r>
            <w:ins w:id="5535" w:author="PF" w:date="2015-03-02T10:03:00Z">
              <w:r w:rsidR="00A84AF1">
                <w:rPr>
                  <w:iCs/>
                  <w:sz w:val="20"/>
                  <w:szCs w:val="20"/>
                </w:rPr>
                <w:t>s</w:t>
              </w:r>
            </w:ins>
          </w:p>
        </w:tc>
        <w:tc>
          <w:tcPr>
            <w:tcW w:w="6182" w:type="dxa"/>
            <w:vAlign w:val="center"/>
          </w:tcPr>
          <w:p w:rsidR="002F6E61" w:rsidRDefault="00906034">
            <w:pPr>
              <w:keepNext/>
              <w:jc w:val="both"/>
              <w:rPr>
                <w:sz w:val="20"/>
                <w:szCs w:val="20"/>
              </w:rPr>
              <w:pPrChange w:id="5536" w:author="Vilson Lu" w:date="2014-08-22T16:06:00Z">
                <w:pPr>
                  <w:jc w:val="both"/>
                </w:pPr>
              </w:pPrChange>
            </w:pPr>
            <w:r w:rsidRPr="00E45CE0">
              <w:rPr>
                <w:sz w:val="20"/>
                <w:szCs w:val="20"/>
              </w:rPr>
              <w:t>If the message is not in English, or if it cannot be classified.</w:t>
            </w:r>
          </w:p>
        </w:tc>
      </w:tr>
    </w:tbl>
    <w:p w:rsidR="002F6E61" w:rsidRDefault="00BC4FEA">
      <w:pPr>
        <w:pStyle w:val="Caption"/>
        <w:rPr>
          <w:ins w:id="5537" w:author="Vilson Lu" w:date="2014-08-22T16:06:00Z"/>
        </w:rPr>
        <w:pPrChange w:id="5538" w:author="Vilson Lu" w:date="2014-08-22T16:06:00Z">
          <w:pPr>
            <w:pStyle w:val="Content2"/>
          </w:pPr>
        </w:pPrChange>
      </w:pPr>
      <w:bookmarkStart w:id="5539" w:name="_Ref396486932"/>
      <w:bookmarkStart w:id="5540" w:name="_Toc396489863"/>
      <w:ins w:id="5541" w:author="Vilson Lu" w:date="2014-08-22T16:06:00Z">
        <w:r>
          <w:t xml:space="preserve">Table </w:t>
        </w:r>
      </w:ins>
      <w:ins w:id="5542" w:author="Vilson Lu" w:date="2014-08-22T16:11:00Z">
        <w:r w:rsidR="00372B98">
          <w:fldChar w:fldCharType="begin"/>
        </w:r>
        <w:r w:rsidR="00D71339">
          <w:instrText xml:space="preserve"> STYLEREF 1 \s </w:instrText>
        </w:r>
      </w:ins>
      <w:r w:rsidR="00372B98">
        <w:fldChar w:fldCharType="separate"/>
      </w:r>
      <w:r w:rsidR="003160F5">
        <w:rPr>
          <w:noProof/>
        </w:rPr>
        <w:t>2</w:t>
      </w:r>
      <w:ins w:id="5543"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5544" w:author="Vilson Lu" w:date="2014-08-22T16:55:00Z">
        <w:r w:rsidR="003160F5">
          <w:rPr>
            <w:noProof/>
          </w:rPr>
          <w:t>2</w:t>
        </w:r>
      </w:ins>
      <w:ins w:id="5545" w:author="Vilson Lu" w:date="2014-08-22T16:11:00Z">
        <w:r w:rsidR="00372B98">
          <w:fldChar w:fldCharType="end"/>
        </w:r>
      </w:ins>
      <w:ins w:id="5546" w:author="Vilson Lu" w:date="2014-08-22T16:06:00Z">
        <w:r>
          <w:t>. Tweet Categories</w:t>
        </w:r>
        <w:bookmarkEnd w:id="5539"/>
        <w:bookmarkEnd w:id="5540"/>
      </w:ins>
    </w:p>
    <w:p w:rsidR="002F6E61" w:rsidRDefault="002F6E61">
      <w:pPr>
        <w:rPr>
          <w:ins w:id="5547" w:author="TinTin Kalaw" w:date="2014-08-16T13:14:00Z"/>
          <w:rPrChange w:id="5548" w:author="Vilson Lu" w:date="2014-08-22T16:06:00Z">
            <w:rPr>
              <w:ins w:id="5549" w:author="TinTin Kalaw" w:date="2014-08-16T13:14:00Z"/>
              <w:rStyle w:val="Emphasis"/>
              <w:b/>
              <w:i w:val="0"/>
            </w:rPr>
          </w:rPrChange>
        </w:rPr>
        <w:pPrChange w:id="5550" w:author="Vilson Lu" w:date="2014-08-22T16:06:00Z">
          <w:pPr>
            <w:pStyle w:val="Content2"/>
          </w:pPr>
        </w:pPrChange>
      </w:pPr>
    </w:p>
    <w:p w:rsidR="009F684C" w:rsidRDefault="009F684C" w:rsidP="00906034">
      <w:pPr>
        <w:pStyle w:val="Content2"/>
        <w:rPr>
          <w:ins w:id="5551" w:author="TinTin Kalaw" w:date="2014-08-16T13:14:00Z"/>
          <w:rStyle w:val="Emphasis"/>
          <w:i w:val="0"/>
        </w:rPr>
      </w:pPr>
      <w:moveToRangeStart w:id="5552" w:author="TinTin Kalaw" w:date="2014-08-16T13:14:00Z" w:name="move395958182"/>
      <w:moveTo w:id="5553" w:author="TinTin Kalaw" w:date="2014-08-16T13:14:00Z">
        <w:r w:rsidRPr="00E45CE0">
          <w:rPr>
            <w:rStyle w:val="Emphasis"/>
            <w:i w:val="0"/>
          </w:rPr>
          <w:t xml:space="preserve">To classify the tweets into the </w:t>
        </w:r>
      </w:moveTo>
      <w:ins w:id="5554" w:author="PF" w:date="2015-03-02T10:05:00Z">
        <w:r w:rsidR="005811CF">
          <w:rPr>
            <w:rStyle w:val="Emphasis"/>
            <w:i w:val="0"/>
          </w:rPr>
          <w:t xml:space="preserve">categories </w:t>
        </w:r>
      </w:ins>
      <w:moveTo w:id="5555" w:author="TinTin Kalaw" w:date="2014-08-16T13:14:00Z">
        <w:r w:rsidRPr="00E45CE0">
          <w:rPr>
            <w:rStyle w:val="Emphasis"/>
            <w:i w:val="0"/>
          </w:rPr>
          <w:t>mentioned</w:t>
        </w:r>
        <w:del w:id="5556" w:author="PF" w:date="2015-03-02T10:05:00Z">
          <w:r w:rsidRPr="00E45CE0" w:rsidDel="005811CF">
            <w:rPr>
              <w:rStyle w:val="Emphasis"/>
              <w:i w:val="0"/>
            </w:rPr>
            <w:delText xml:space="preserve"> categories</w:delText>
          </w:r>
        </w:del>
        <w:r w:rsidRPr="00E45CE0">
          <w:rPr>
            <w:rStyle w:val="Emphasis"/>
            <w:i w:val="0"/>
          </w:rPr>
          <w:t xml:space="preserve">, Naïve Bayesian classifiers were trained and implemented using Weka. Their features include binary features (if the tweet contains the ‘@’ symbol, </w:t>
        </w:r>
        <w:del w:id="5557" w:author="PF" w:date="2015-03-02T10:05:00Z">
          <w:r w:rsidRPr="00E45CE0" w:rsidDel="005811CF">
            <w:rPr>
              <w:rStyle w:val="Emphasis"/>
              <w:i w:val="0"/>
            </w:rPr>
            <w:delText xml:space="preserve">a </w:delText>
          </w:r>
        </w:del>
        <w:r w:rsidRPr="00E45CE0">
          <w:rPr>
            <w:rStyle w:val="Emphasis"/>
            <w:i w:val="0"/>
          </w:rPr>
          <w:t>hashtags, emoticons, links or URLs, and numbers), scalar features (the length of the tweet), and text features (unigrams, bigrams, POS tags, POS tag-bigrams, and VerbNet classes).</w:t>
        </w:r>
      </w:moveTo>
      <w:moveToRangeEnd w:id="5552"/>
    </w:p>
    <w:p w:rsidR="009F684C" w:rsidRDefault="009F684C" w:rsidP="00906034">
      <w:pPr>
        <w:pStyle w:val="Content2"/>
        <w:rPr>
          <w:ins w:id="5558" w:author="TinTin Kalaw" w:date="2014-08-16T13:14:00Z"/>
          <w:rStyle w:val="Emphasis"/>
          <w:i w:val="0"/>
        </w:rPr>
      </w:pPr>
    </w:p>
    <w:p w:rsidR="002F6E61" w:rsidRDefault="009F684C">
      <w:pPr>
        <w:pStyle w:val="Content2"/>
        <w:rPr>
          <w:del w:id="5559" w:author="Vilson Lu" w:date="2014-08-22T16:08:00Z"/>
          <w:rStyle w:val="Emphasis"/>
        </w:rPr>
        <w:pPrChange w:id="5560" w:author="Vilson Lu" w:date="2014-08-22T16:08:00Z">
          <w:pPr>
            <w:pStyle w:val="Caption"/>
          </w:pPr>
        </w:pPrChange>
      </w:pPr>
      <w:moveToRangeStart w:id="5561" w:author="TinTin Kalaw" w:date="2014-08-16T13:14:00Z" w:name="move395958192"/>
      <w:moveTo w:id="5562" w:author="TinTin Kalaw" w:date="2014-08-16T13:14:00Z">
        <w:r w:rsidRPr="00E45CE0">
          <w:rPr>
            <w:rStyle w:val="Emphasis"/>
            <w:i w:val="0"/>
          </w:rPr>
          <w:t xml:space="preserve">For each informative tweet category, </w:t>
        </w:r>
        <w:del w:id="5563" w:author="PF" w:date="2015-03-02T10:06:00Z">
          <w:r w:rsidRPr="00E45CE0" w:rsidDel="005811CF">
            <w:rPr>
              <w:rStyle w:val="Emphasis"/>
              <w:i w:val="0"/>
            </w:rPr>
            <w:delText xml:space="preserve">they have extracted </w:delText>
          </w:r>
        </w:del>
        <w:r w:rsidRPr="00E45CE0">
          <w:rPr>
            <w:rStyle w:val="Emphasis"/>
            <w:i w:val="0"/>
          </w:rPr>
          <w:t>various types of information</w:t>
        </w:r>
      </w:moveTo>
      <w:ins w:id="5564" w:author="PF" w:date="2015-03-02T10:06:00Z">
        <w:r w:rsidR="005811CF">
          <w:rPr>
            <w:rStyle w:val="Emphasis"/>
            <w:i w:val="0"/>
          </w:rPr>
          <w:t>,</w:t>
        </w:r>
      </w:ins>
      <w:moveTo w:id="5565" w:author="TinTin Kalaw" w:date="2014-08-16T13:14:00Z">
        <w:del w:id="5566" w:author="PF" w:date="2015-03-02T10:06:00Z">
          <w:r w:rsidRPr="00E45CE0" w:rsidDel="005811CF">
            <w:rPr>
              <w:rStyle w:val="Emphasis"/>
              <w:i w:val="0"/>
            </w:rPr>
            <w:delText xml:space="preserve"> which they</w:delText>
          </w:r>
        </w:del>
        <w:r w:rsidRPr="00E45CE0">
          <w:rPr>
            <w:rStyle w:val="Emphasis"/>
            <w:i w:val="0"/>
          </w:rPr>
          <w:t xml:space="preserve"> refer</w:t>
        </w:r>
      </w:moveTo>
      <w:ins w:id="5567" w:author="PF" w:date="2015-03-02T10:06:00Z">
        <w:r w:rsidR="005811CF">
          <w:rPr>
            <w:rStyle w:val="Emphasis"/>
            <w:i w:val="0"/>
          </w:rPr>
          <w:t>red</w:t>
        </w:r>
      </w:ins>
      <w:moveTo w:id="5568" w:author="TinTin Kalaw" w:date="2014-08-16T13:14:00Z">
        <w:r w:rsidRPr="00E45CE0">
          <w:rPr>
            <w:rStyle w:val="Emphasis"/>
            <w:i w:val="0"/>
          </w:rPr>
          <w:t xml:space="preserve"> to as information nuggets</w:t>
        </w:r>
      </w:moveTo>
      <w:ins w:id="5569" w:author="PF" w:date="2015-03-02T10:06:00Z">
        <w:r w:rsidR="005811CF">
          <w:rPr>
            <w:rStyle w:val="Emphasis"/>
            <w:i w:val="0"/>
          </w:rPr>
          <w:t>, were extracted</w:t>
        </w:r>
      </w:ins>
      <w:moveTo w:id="5570" w:author="TinTin Kalaw" w:date="2014-08-16T13:14:00Z">
        <w:r w:rsidRPr="00E45CE0">
          <w:rPr>
            <w:rStyle w:val="Emphasis"/>
            <w:i w:val="0"/>
          </w:rPr>
          <w:t xml:space="preserve">. </w:t>
        </w:r>
        <w:r w:rsidR="00372B98" w:rsidRPr="00E45CE0">
          <w:rPr>
            <w:rStyle w:val="Emphasis"/>
            <w:i w:val="0"/>
          </w:rPr>
          <w:fldChar w:fldCharType="begin"/>
        </w:r>
        <w:r w:rsidRPr="00E45CE0">
          <w:rPr>
            <w:rStyle w:val="Emphasis"/>
            <w:i w:val="0"/>
          </w:rPr>
          <w:instrText xml:space="preserve"> REF _Ref395797412 \h </w:instrText>
        </w:r>
        <w:r>
          <w:rPr>
            <w:rStyle w:val="Emphasis"/>
            <w:i w:val="0"/>
          </w:rPr>
          <w:instrText xml:space="preserve"> \* MERGEFORMAT </w:instrText>
        </w:r>
      </w:moveTo>
      <w:r w:rsidR="00372B98" w:rsidRPr="00E45CE0">
        <w:rPr>
          <w:rStyle w:val="Emphasis"/>
          <w:i w:val="0"/>
        </w:rPr>
      </w:r>
      <w:moveTo w:id="5571" w:author="TinTin Kalaw" w:date="2014-08-16T13:14:00Z">
        <w:del w:id="5572" w:author="Vilson Lu" w:date="2014-08-22T16:50:00Z">
          <w:r w:rsidR="00372B98" w:rsidRPr="00E45CE0">
            <w:rPr>
              <w:rStyle w:val="Emphasis"/>
              <w:i w:val="0"/>
            </w:rPr>
            <w:fldChar w:fldCharType="separate"/>
          </w:r>
        </w:del>
        <w:del w:id="5573" w:author="Vilson Lu" w:date="2014-08-16T16:50:00Z">
          <w:r w:rsidRPr="00E45CE0" w:rsidDel="0068488C">
            <w:delText xml:space="preserve">Table </w:delText>
          </w:r>
          <w:r w:rsidRPr="00E45CE0" w:rsidDel="0068488C">
            <w:rPr>
              <w:noProof/>
            </w:rPr>
            <w:delText>2</w:delText>
          </w:r>
          <w:r w:rsidRPr="00E45CE0" w:rsidDel="0068488C">
            <w:noBreakHyphen/>
          </w:r>
          <w:r w:rsidRPr="00E45CE0" w:rsidDel="0068488C">
            <w:rPr>
              <w:noProof/>
            </w:rPr>
            <w:delText>4</w:delText>
          </w:r>
        </w:del>
        <w:r w:rsidR="00372B98" w:rsidRPr="00E45CE0">
          <w:rPr>
            <w:rStyle w:val="Emphasis"/>
            <w:i w:val="0"/>
          </w:rPr>
          <w:fldChar w:fldCharType="end"/>
        </w:r>
        <w:r w:rsidRPr="00E45CE0">
          <w:rPr>
            <w:rStyle w:val="Emphasis"/>
            <w:i w:val="0"/>
          </w:rPr>
          <w:t xml:space="preserve"> shows the extractable information nugget per informative tweet category as well as that category’s type subsets. The location references, time references, and number of casualties were extracted using the Stanford Named Entity Recognizer. All the Twitter Handlers (i.e. all words starting with the ‘@’ symbol and URLs) were extracted from the tweet for the sources. Caution/Advice and Damaged Object were extracted using the Stanford Part of Speech Tagger and WordNet. For the intention of the tweet, another classifier was trained to determine if the tweet is a donation effort or </w:t>
        </w:r>
      </w:moveTo>
      <w:ins w:id="5574" w:author="PF" w:date="2015-03-02T10:07:00Z">
        <w:r w:rsidR="005811CF">
          <w:rPr>
            <w:rStyle w:val="Emphasis"/>
            <w:i w:val="0"/>
          </w:rPr>
          <w:t xml:space="preserve">a </w:t>
        </w:r>
      </w:ins>
      <w:moveTo w:id="5575" w:author="TinTin Kalaw" w:date="2014-08-16T13:14:00Z">
        <w:del w:id="5576" w:author="PF" w:date="2015-03-02T10:07:00Z">
          <w:r w:rsidRPr="00E45CE0" w:rsidDel="005811CF">
            <w:rPr>
              <w:rStyle w:val="Emphasis"/>
              <w:i w:val="0"/>
            </w:rPr>
            <w:delText xml:space="preserve">it </w:delText>
          </w:r>
        </w:del>
        <w:r w:rsidRPr="00E45CE0">
          <w:rPr>
            <w:rStyle w:val="Emphasis"/>
            <w:i w:val="0"/>
          </w:rPr>
          <w:t>request</w:t>
        </w:r>
        <w:del w:id="5577" w:author="PF" w:date="2015-03-02T10:07:00Z">
          <w:r w:rsidRPr="00E45CE0" w:rsidDel="005811CF">
            <w:rPr>
              <w:rStyle w:val="Emphasis"/>
              <w:i w:val="0"/>
            </w:rPr>
            <w:delText>s</w:delText>
          </w:r>
        </w:del>
        <w:r w:rsidRPr="00E45CE0">
          <w:rPr>
            <w:rStyle w:val="Emphasis"/>
            <w:i w:val="0"/>
          </w:rPr>
          <w:t xml:space="preserve"> for help. Lastly, the type information nugget pertains to the Type Subset column. For each informative tweet category, another classifier was trained to classify the category into its corresponding subset.</w:t>
        </w:r>
      </w:moveTo>
      <w:moveToRangeEnd w:id="5561"/>
    </w:p>
    <w:p w:rsidR="00D71339" w:rsidRDefault="00D71339" w:rsidP="00906034">
      <w:pPr>
        <w:pStyle w:val="Content2"/>
        <w:rPr>
          <w:ins w:id="5578" w:author="Vilson Lu" w:date="2014-08-22T16:08:00Z"/>
          <w:rStyle w:val="Emphasis"/>
          <w:i w:val="0"/>
        </w:rPr>
      </w:pPr>
    </w:p>
    <w:p w:rsidR="002F6E61" w:rsidRDefault="002F6E61">
      <w:pPr>
        <w:pStyle w:val="Content2"/>
        <w:ind w:left="0"/>
        <w:jc w:val="left"/>
        <w:rPr>
          <w:del w:id="5579" w:author="TinTin Kalaw" w:date="2014-08-16T13:15:00Z"/>
          <w:rStyle w:val="Emphasis"/>
          <w:i w:val="0"/>
          <w:sz w:val="24"/>
          <w:szCs w:val="24"/>
        </w:rPr>
        <w:pPrChange w:id="5580" w:author="Vilson Lu" w:date="2014-08-22T16:08:00Z">
          <w:pPr>
            <w:pStyle w:val="Content2"/>
          </w:pPr>
        </w:pPrChange>
      </w:pPr>
    </w:p>
    <w:p w:rsidR="002F6E61" w:rsidRDefault="00906034">
      <w:pPr>
        <w:pStyle w:val="Content2"/>
        <w:pPrChange w:id="5581" w:author="Vilson Lu" w:date="2014-08-22T16:08:00Z">
          <w:pPr>
            <w:pStyle w:val="Caption"/>
          </w:pPr>
        </w:pPrChange>
      </w:pPr>
      <w:bookmarkStart w:id="5582" w:name="_Ref396406271"/>
      <w:bookmarkStart w:id="5583" w:name="_Ref395954955"/>
      <w:bookmarkStart w:id="5584" w:name="_Ref396406265"/>
      <w:del w:id="5585" w:author="Vilson Lu" w:date="2014-08-22T16:07:00Z">
        <w:r w:rsidRPr="00E45CE0" w:rsidDel="00D71339">
          <w:delText xml:space="preserve">Table </w:delText>
        </w:r>
      </w:del>
      <w:ins w:id="5586" w:author="TinTin Kalaw" w:date="2014-08-16T13:59:00Z">
        <w:del w:id="5587" w:author="Vilson Lu" w:date="2014-08-21T17:51:00Z">
          <w:r w:rsidR="00372B98" w:rsidDel="005621E4">
            <w:fldChar w:fldCharType="begin"/>
          </w:r>
          <w:r w:rsidR="006E6440" w:rsidDel="005621E4">
            <w:delInstrText xml:space="preserve"> STYLEREF 1 \s </w:delInstrText>
          </w:r>
        </w:del>
      </w:ins>
      <w:del w:id="5588" w:author="Vilson Lu" w:date="2014-08-21T17:51:00Z">
        <w:r w:rsidR="00372B98" w:rsidDel="005621E4">
          <w:fldChar w:fldCharType="separate"/>
        </w:r>
        <w:r w:rsidR="0068488C" w:rsidDel="005621E4">
          <w:rPr>
            <w:noProof/>
          </w:rPr>
          <w:delText>2</w:delText>
        </w:r>
      </w:del>
      <w:ins w:id="5589" w:author="TinTin Kalaw" w:date="2014-08-16T13:59:00Z">
        <w:del w:id="5590" w:author="Vilson Lu" w:date="2014-08-21T17:51:00Z">
          <w:r w:rsidR="00372B98" w:rsidDel="005621E4">
            <w:fldChar w:fldCharType="end"/>
          </w:r>
          <w:r w:rsidR="006E6440" w:rsidDel="005621E4">
            <w:noBreakHyphen/>
          </w:r>
          <w:r w:rsidR="00372B98" w:rsidDel="005621E4">
            <w:fldChar w:fldCharType="begin"/>
          </w:r>
          <w:r w:rsidR="006E6440" w:rsidDel="005621E4">
            <w:delInstrText xml:space="preserve"> SEQ Table \* ARABIC \s 1 </w:delInstrText>
          </w:r>
        </w:del>
      </w:ins>
      <w:del w:id="5591" w:author="Vilson Lu" w:date="2014-08-21T17:51:00Z">
        <w:r w:rsidR="00372B98" w:rsidDel="005621E4">
          <w:fldChar w:fldCharType="end"/>
        </w:r>
      </w:del>
      <w:bookmarkEnd w:id="5582"/>
      <w:del w:id="5592" w:author="Vilson Lu" w:date="2014-08-22T16:07:00Z">
        <w:r w:rsidR="00372B98" w:rsidDel="00D71339">
          <w:fldChar w:fldCharType="begin"/>
        </w:r>
        <w:r w:rsidR="00406CC7" w:rsidDel="00D71339">
          <w:delInstrText xml:space="preserve"> STYLEREF 1 \s </w:delInstrText>
        </w:r>
        <w:r w:rsidR="00372B98" w:rsidDel="00D71339">
          <w:fldChar w:fldCharType="separate"/>
        </w:r>
        <w:r w:rsidR="00AB6FDF" w:rsidRPr="00E45CE0" w:rsidDel="00D71339">
          <w:rPr>
            <w:noProof/>
          </w:rPr>
          <w:delText>2</w:delText>
        </w:r>
        <w:r w:rsidR="00372B98" w:rsidDel="00D71339">
          <w:rPr>
            <w:noProof/>
          </w:rPr>
          <w:fldChar w:fldCharType="end"/>
        </w:r>
        <w:r w:rsidR="00AB6FDF" w:rsidRPr="00E45CE0" w:rsidDel="00D71339">
          <w:noBreakHyphen/>
        </w:r>
        <w:r w:rsidR="00372B98" w:rsidDel="00D71339">
          <w:fldChar w:fldCharType="begin"/>
        </w:r>
        <w:r w:rsidR="00406CC7" w:rsidDel="00D71339">
          <w:delInstrText xml:space="preserve"> SEQ Table \* ARABIC \s 1 </w:delInstrText>
        </w:r>
        <w:r w:rsidR="00372B98" w:rsidDel="00D71339">
          <w:fldChar w:fldCharType="separate"/>
        </w:r>
        <w:r w:rsidR="00AB6FDF" w:rsidRPr="00E45CE0" w:rsidDel="00D71339">
          <w:rPr>
            <w:noProof/>
          </w:rPr>
          <w:delText>3</w:delText>
        </w:r>
        <w:r w:rsidR="00372B98" w:rsidDel="00D71339">
          <w:rPr>
            <w:noProof/>
          </w:rPr>
          <w:fldChar w:fldCharType="end"/>
        </w:r>
        <w:bookmarkEnd w:id="5583"/>
        <w:r w:rsidRPr="00E45CE0" w:rsidDel="00D71339">
          <w:delText>. Informative Tweet Categories</w:delText>
        </w:r>
      </w:del>
      <w:bookmarkEnd w:id="5584"/>
    </w:p>
    <w:tbl>
      <w:tblPr>
        <w:tblStyle w:val="TableGrid"/>
        <w:tblW w:w="0" w:type="auto"/>
        <w:tblInd w:w="1188" w:type="dxa"/>
        <w:tblLook w:val="04A0"/>
      </w:tblPr>
      <w:tblGrid>
        <w:gridCol w:w="2317"/>
        <w:gridCol w:w="5845"/>
      </w:tblGrid>
      <w:tr w:rsidR="00906034" w:rsidRPr="00E45CE0" w:rsidTr="00BD4AA3">
        <w:tc>
          <w:tcPr>
            <w:tcW w:w="2317" w:type="dxa"/>
            <w:vAlign w:val="center"/>
          </w:tcPr>
          <w:p w:rsidR="00906034" w:rsidRPr="00E45CE0" w:rsidRDefault="00906034" w:rsidP="00906034">
            <w:pPr>
              <w:pStyle w:val="Content2"/>
              <w:ind w:left="0"/>
              <w:jc w:val="left"/>
              <w:rPr>
                <w:rStyle w:val="Emphasis"/>
                <w:b/>
                <w:i w:val="0"/>
              </w:rPr>
            </w:pPr>
            <w:r w:rsidRPr="00E45CE0">
              <w:rPr>
                <w:rStyle w:val="Emphasis"/>
                <w:b/>
                <w:i w:val="0"/>
              </w:rPr>
              <w:t>Category</w:t>
            </w:r>
          </w:p>
        </w:tc>
        <w:tc>
          <w:tcPr>
            <w:tcW w:w="5845" w:type="dxa"/>
            <w:vAlign w:val="center"/>
          </w:tcPr>
          <w:p w:rsidR="00906034" w:rsidRPr="00E45CE0" w:rsidRDefault="00906034" w:rsidP="00906034">
            <w:pPr>
              <w:pStyle w:val="Content2"/>
              <w:ind w:left="0"/>
              <w:jc w:val="left"/>
              <w:rPr>
                <w:rStyle w:val="Emphasis"/>
                <w:b/>
                <w:i w:val="0"/>
              </w:rPr>
            </w:pPr>
            <w:r w:rsidRPr="00E45CE0">
              <w:rPr>
                <w:rStyle w:val="Emphasis"/>
                <w:b/>
                <w:i w:val="0"/>
              </w:rPr>
              <w:t>Description</w:t>
            </w:r>
          </w:p>
        </w:tc>
      </w:tr>
      <w:tr w:rsidR="00906034" w:rsidRPr="00E45CE0" w:rsidTr="00BD4AA3">
        <w:tc>
          <w:tcPr>
            <w:tcW w:w="2317" w:type="dxa"/>
            <w:vAlign w:val="center"/>
          </w:tcPr>
          <w:p w:rsidR="00906034" w:rsidRPr="00E45CE0" w:rsidRDefault="00906034" w:rsidP="000E62A9">
            <w:pPr>
              <w:pStyle w:val="Content2"/>
              <w:ind w:left="0"/>
              <w:jc w:val="left"/>
              <w:rPr>
                <w:rStyle w:val="Emphasis"/>
                <w:i w:val="0"/>
              </w:rPr>
            </w:pPr>
            <w:r w:rsidRPr="00E45CE0">
              <w:rPr>
                <w:rStyle w:val="Emphasis"/>
                <w:i w:val="0"/>
              </w:rPr>
              <w:t>Caution and advice</w:t>
            </w:r>
          </w:p>
        </w:tc>
        <w:tc>
          <w:tcPr>
            <w:tcW w:w="5845" w:type="dxa"/>
            <w:vAlign w:val="center"/>
          </w:tcPr>
          <w:p w:rsidR="00AC0661" w:rsidRPr="00BF4C5E" w:rsidRDefault="00906034" w:rsidP="00246F47">
            <w:pPr>
              <w:pStyle w:val="Content2"/>
              <w:ind w:left="0"/>
              <w:rPr>
                <w:ins w:id="5593" w:author="Vilson Lu" w:date="2014-08-15T21:47:00Z"/>
                <w:rStyle w:val="Emphasis"/>
                <w:i w:val="0"/>
              </w:rPr>
            </w:pPr>
            <w:r w:rsidRPr="00E45CE0">
              <w:rPr>
                <w:rStyle w:val="Emphasis"/>
                <w:i w:val="0"/>
              </w:rPr>
              <w:t xml:space="preserve">If a message conveys/reports information about some warning or a </w:t>
            </w:r>
            <w:r w:rsidRPr="00497EF3">
              <w:rPr>
                <w:rStyle w:val="Emphasis"/>
                <w:i w:val="0"/>
              </w:rPr>
              <w:t>piece of advice about a possible hazard of an incident.</w:t>
            </w:r>
          </w:p>
          <w:p w:rsidR="0032049A" w:rsidRPr="00E45CE0" w:rsidRDefault="0032049A" w:rsidP="00246F47">
            <w:pPr>
              <w:pStyle w:val="Content2"/>
              <w:ind w:left="0"/>
              <w:rPr>
                <w:rStyle w:val="Emphasis"/>
                <w:i w:val="0"/>
              </w:rPr>
            </w:pPr>
            <w:ins w:id="5594" w:author="Vilson Lu" w:date="2014-08-15T21:47:00Z">
              <w:r w:rsidRPr="00BF4C5E">
                <w:rPr>
                  <w:rStyle w:val="Emphasis"/>
                  <w:i w:val="0"/>
                </w:rPr>
                <w:t>Example: “</w:t>
              </w:r>
              <w:r w:rsidR="00372B98" w:rsidRPr="00372B98">
                <w:rPr>
                  <w:rPrChange w:id="5595" w:author="TinTin Kalaw" w:date="2014-08-16T12:19:00Z">
                    <w:rPr>
                      <w:rFonts w:ascii="Helvetica" w:hAnsi="Helvetica" w:cs="Helvetica"/>
                      <w:b/>
                      <w:color w:val="3E454C"/>
                      <w:sz w:val="18"/>
                      <w:szCs w:val="18"/>
                      <w:shd w:val="clear" w:color="auto" w:fill="DBEDFE"/>
                    </w:rPr>
                  </w:rPrChange>
                </w:rPr>
                <w:t>Alerto sa Mayon Volcano, itinaas ng Phivolcs sa level 2”</w:t>
              </w:r>
            </w:ins>
          </w:p>
        </w:tc>
      </w:tr>
      <w:tr w:rsidR="00906034" w:rsidRPr="00E45CE0" w:rsidTr="00BD4AA3">
        <w:tc>
          <w:tcPr>
            <w:tcW w:w="2317" w:type="dxa"/>
            <w:vAlign w:val="center"/>
          </w:tcPr>
          <w:p w:rsidR="00906034" w:rsidRPr="00E45CE0" w:rsidRDefault="00906034" w:rsidP="000E62A9">
            <w:pPr>
              <w:pStyle w:val="Content2"/>
              <w:ind w:left="0"/>
              <w:jc w:val="left"/>
              <w:rPr>
                <w:rStyle w:val="Emphasis"/>
                <w:i w:val="0"/>
              </w:rPr>
            </w:pPr>
            <w:r w:rsidRPr="00E45CE0">
              <w:rPr>
                <w:rFonts w:cs="TimesNewRomanPS-ItalicMT"/>
                <w:iCs/>
              </w:rPr>
              <w:t>Casualties and damage</w:t>
            </w:r>
          </w:p>
        </w:tc>
        <w:tc>
          <w:tcPr>
            <w:tcW w:w="5845" w:type="dxa"/>
            <w:vAlign w:val="center"/>
          </w:tcPr>
          <w:p w:rsidR="00AC0661" w:rsidRDefault="00906034" w:rsidP="00246F47">
            <w:pPr>
              <w:autoSpaceDE w:val="0"/>
              <w:autoSpaceDN w:val="0"/>
              <w:adjustRightInd w:val="0"/>
              <w:jc w:val="both"/>
              <w:rPr>
                <w:ins w:id="5596" w:author="Vilson Lu" w:date="2014-08-15T21:48:00Z"/>
                <w:rFonts w:cs="TimesNewRomanPSMT"/>
                <w:sz w:val="20"/>
                <w:szCs w:val="20"/>
              </w:rPr>
            </w:pPr>
            <w:r w:rsidRPr="00E45CE0">
              <w:rPr>
                <w:rFonts w:cs="TimesNewRomanPSMT"/>
                <w:sz w:val="20"/>
                <w:szCs w:val="20"/>
              </w:rPr>
              <w:t>If a message reports the information about casualties or damage done by an incident.</w:t>
            </w:r>
          </w:p>
          <w:p w:rsidR="002F6E61" w:rsidRDefault="00372B98">
            <w:pPr>
              <w:pStyle w:val="Content2"/>
              <w:ind w:left="0"/>
              <w:rPr>
                <w:rStyle w:val="Emphasis"/>
                <w:rFonts w:cs="TimesNewRomanPSMT"/>
                <w:i w:val="0"/>
              </w:rPr>
              <w:pPrChange w:id="5597" w:author="Vilson Lu" w:date="2014-08-15T21:48:00Z">
                <w:pPr>
                  <w:autoSpaceDE w:val="0"/>
                  <w:autoSpaceDN w:val="0"/>
                  <w:adjustRightInd w:val="0"/>
                  <w:jc w:val="both"/>
                </w:pPr>
              </w:pPrChange>
            </w:pPr>
            <w:ins w:id="5598" w:author="Vilson Lu" w:date="2014-08-15T21:48:00Z">
              <w:r w:rsidRPr="00372B98">
                <w:rPr>
                  <w:rStyle w:val="Emphasis"/>
                  <w:rPrChange w:id="5599" w:author="Vilson Lu" w:date="2014-08-15T21:48:00Z">
                    <w:rPr>
                      <w:rFonts w:cs="TimesNewRomanPSMT"/>
                      <w:i/>
                    </w:rPr>
                  </w:rPrChange>
                </w:rPr>
                <w:t>Example: “Bush fires destroy 50 hectares in Baler, Aurora – NDRRMC http://t.co/Oc70OMeung49”</w:t>
              </w:r>
            </w:ins>
          </w:p>
        </w:tc>
      </w:tr>
      <w:tr w:rsidR="00906034" w:rsidRPr="00E45CE0" w:rsidTr="00BD4AA3">
        <w:tc>
          <w:tcPr>
            <w:tcW w:w="2317" w:type="dxa"/>
            <w:vAlign w:val="center"/>
          </w:tcPr>
          <w:p w:rsidR="00906034" w:rsidRPr="00E45CE0" w:rsidRDefault="00906034" w:rsidP="000E62A9">
            <w:pPr>
              <w:pStyle w:val="Content2"/>
              <w:ind w:left="0"/>
              <w:jc w:val="left"/>
              <w:rPr>
                <w:rStyle w:val="Emphasis"/>
                <w:i w:val="0"/>
              </w:rPr>
            </w:pPr>
            <w:r w:rsidRPr="00E45CE0">
              <w:rPr>
                <w:rFonts w:cs="TimesNewRomanPS-ItalicMT"/>
                <w:iCs/>
              </w:rPr>
              <w:t>Donations of money, goods or services</w:t>
            </w:r>
          </w:p>
        </w:tc>
        <w:tc>
          <w:tcPr>
            <w:tcW w:w="5845" w:type="dxa"/>
            <w:vAlign w:val="center"/>
          </w:tcPr>
          <w:p w:rsidR="0084312E" w:rsidRDefault="00906034" w:rsidP="000E62A9">
            <w:pPr>
              <w:autoSpaceDE w:val="0"/>
              <w:autoSpaceDN w:val="0"/>
              <w:adjustRightInd w:val="0"/>
              <w:jc w:val="both"/>
              <w:rPr>
                <w:ins w:id="5600" w:author="Vilson Lu" w:date="2014-08-15T22:00:00Z"/>
                <w:rFonts w:cs="TimesNewRomanPSMT"/>
                <w:sz w:val="20"/>
                <w:szCs w:val="20"/>
              </w:rPr>
            </w:pPr>
            <w:r w:rsidRPr="00E45CE0">
              <w:rPr>
                <w:rFonts w:cs="TimesNewRomanPSMT"/>
                <w:sz w:val="20"/>
                <w:szCs w:val="20"/>
              </w:rPr>
              <w:t>If a message speaks about money raised, donation offers, goods/services offered or asked by the victims of an incident</w:t>
            </w:r>
          </w:p>
          <w:p w:rsidR="002F6E61" w:rsidRDefault="00372B98">
            <w:pPr>
              <w:pStyle w:val="Content2"/>
              <w:ind w:left="0"/>
              <w:rPr>
                <w:rStyle w:val="Emphasis"/>
                <w:rFonts w:cs="TimesNewRomanPSMT"/>
                <w:i w:val="0"/>
              </w:rPr>
              <w:pPrChange w:id="5601" w:author="Vilson Lu" w:date="2014-08-15T22:00:00Z">
                <w:pPr>
                  <w:autoSpaceDE w:val="0"/>
                  <w:autoSpaceDN w:val="0"/>
                  <w:adjustRightInd w:val="0"/>
                  <w:jc w:val="both"/>
                </w:pPr>
              </w:pPrChange>
            </w:pPr>
            <w:ins w:id="5602" w:author="Vilson Lu" w:date="2014-08-15T22:00:00Z">
              <w:r w:rsidRPr="00372B98">
                <w:rPr>
                  <w:rStyle w:val="Emphasis"/>
                  <w:rPrChange w:id="5603" w:author="Vilson Lu" w:date="2014-08-15T22:00:00Z">
                    <w:rPr>
                      <w:i/>
                    </w:rPr>
                  </w:rPrChange>
                </w:rPr>
                <w:t>Example: “Repacking of Mineral waters! (@ Dano Residenza) http://t.co/iHUn4XA7jb”</w:t>
              </w:r>
            </w:ins>
          </w:p>
        </w:tc>
      </w:tr>
      <w:tr w:rsidR="00906034" w:rsidRPr="00E45CE0" w:rsidTr="00BD4AA3">
        <w:tc>
          <w:tcPr>
            <w:tcW w:w="2317" w:type="dxa"/>
            <w:vAlign w:val="center"/>
          </w:tcPr>
          <w:p w:rsidR="00906034" w:rsidRPr="00E45CE0" w:rsidRDefault="00906034" w:rsidP="000E62A9">
            <w:pPr>
              <w:pStyle w:val="Content2"/>
              <w:ind w:left="0"/>
              <w:jc w:val="left"/>
              <w:rPr>
                <w:rStyle w:val="Emphasis"/>
                <w:i w:val="0"/>
              </w:rPr>
            </w:pPr>
            <w:r w:rsidRPr="00E45CE0">
              <w:rPr>
                <w:rFonts w:cs="TimesNewRomanPS-ItalicMT"/>
                <w:iCs/>
              </w:rPr>
              <w:t>People missing, found, or seen</w:t>
            </w:r>
          </w:p>
        </w:tc>
        <w:tc>
          <w:tcPr>
            <w:tcW w:w="5845" w:type="dxa"/>
            <w:vAlign w:val="center"/>
          </w:tcPr>
          <w:p w:rsidR="0084312E" w:rsidRDefault="00906034" w:rsidP="000E62A9">
            <w:pPr>
              <w:autoSpaceDE w:val="0"/>
              <w:autoSpaceDN w:val="0"/>
              <w:adjustRightInd w:val="0"/>
              <w:jc w:val="both"/>
              <w:rPr>
                <w:ins w:id="5604" w:author="Vilson Lu" w:date="2014-08-15T22:02:00Z"/>
                <w:rFonts w:cs="TimesNewRomanPSMT"/>
                <w:sz w:val="20"/>
                <w:szCs w:val="20"/>
              </w:rPr>
            </w:pPr>
            <w:r w:rsidRPr="00E45CE0">
              <w:rPr>
                <w:rFonts w:cs="TimesNewRomanPSMT"/>
                <w:sz w:val="20"/>
                <w:szCs w:val="20"/>
              </w:rPr>
              <w:t xml:space="preserve">If a message reports about the missing or found person </w:t>
            </w:r>
            <w:del w:id="5605" w:author="PF" w:date="2015-03-02T10:08:00Z">
              <w:r w:rsidRPr="00E45CE0" w:rsidDel="002734AE">
                <w:rPr>
                  <w:rFonts w:cs="TimesNewRomanPSMT"/>
                  <w:sz w:val="20"/>
                  <w:szCs w:val="20"/>
                </w:rPr>
                <w:delText>e</w:delText>
              </w:r>
            </w:del>
            <w:ins w:id="5606" w:author="PF" w:date="2015-03-02T10:08:00Z">
              <w:r w:rsidR="002734AE">
                <w:rPr>
                  <w:rFonts w:cs="TimesNewRomanPSMT"/>
                  <w:sz w:val="20"/>
                  <w:szCs w:val="20"/>
                </w:rPr>
                <w:t>a</w:t>
              </w:r>
            </w:ins>
            <w:r w:rsidRPr="00E45CE0">
              <w:rPr>
                <w:rFonts w:cs="TimesNewRomanPSMT"/>
                <w:sz w:val="20"/>
                <w:szCs w:val="20"/>
              </w:rPr>
              <w:t xml:space="preserve">ffected by an incident or </w:t>
            </w:r>
            <w:del w:id="5607" w:author="PF" w:date="2015-03-02T10:08:00Z">
              <w:r w:rsidRPr="00E45CE0" w:rsidDel="002734AE">
                <w:rPr>
                  <w:rFonts w:cs="TimesNewRomanPSMT"/>
                  <w:sz w:val="20"/>
                  <w:szCs w:val="20"/>
                </w:rPr>
                <w:delText xml:space="preserve">seen </w:delText>
              </w:r>
            </w:del>
            <w:r w:rsidRPr="00E45CE0">
              <w:rPr>
                <w:rFonts w:cs="TimesNewRomanPSMT"/>
                <w:sz w:val="20"/>
                <w:szCs w:val="20"/>
              </w:rPr>
              <w:t xml:space="preserve">a celebrity </w:t>
            </w:r>
            <w:ins w:id="5608" w:author="PF" w:date="2015-03-02T10:08:00Z">
              <w:r w:rsidR="002734AE">
                <w:rPr>
                  <w:rFonts w:cs="TimesNewRomanPSMT"/>
                  <w:sz w:val="20"/>
                  <w:szCs w:val="20"/>
                </w:rPr>
                <w:t xml:space="preserve">seen </w:t>
              </w:r>
            </w:ins>
            <w:r w:rsidRPr="00E45CE0">
              <w:rPr>
                <w:rFonts w:cs="TimesNewRomanPSMT"/>
                <w:sz w:val="20"/>
                <w:szCs w:val="20"/>
              </w:rPr>
              <w:t>visit</w:t>
            </w:r>
            <w:ins w:id="5609" w:author="PF" w:date="2015-03-02T10:08:00Z">
              <w:r w:rsidR="002734AE">
                <w:rPr>
                  <w:rFonts w:cs="TimesNewRomanPSMT"/>
                  <w:sz w:val="20"/>
                  <w:szCs w:val="20"/>
                </w:rPr>
                <w:t>ing</w:t>
              </w:r>
            </w:ins>
            <w:del w:id="5610" w:author="PF" w:date="2015-03-02T10:08:00Z">
              <w:r w:rsidRPr="00E45CE0" w:rsidDel="002734AE">
                <w:rPr>
                  <w:rFonts w:cs="TimesNewRomanPSMT"/>
                  <w:sz w:val="20"/>
                  <w:szCs w:val="20"/>
                </w:rPr>
                <w:delText xml:space="preserve"> on</w:delText>
              </w:r>
            </w:del>
            <w:r w:rsidRPr="00E45CE0">
              <w:rPr>
                <w:rFonts w:cs="TimesNewRomanPSMT"/>
                <w:sz w:val="20"/>
                <w:szCs w:val="20"/>
              </w:rPr>
              <w:t xml:space="preserve"> ground zero</w:t>
            </w:r>
          </w:p>
          <w:p w:rsidR="00327F69" w:rsidRPr="0063049B" w:rsidRDefault="00327F69" w:rsidP="000E62A9">
            <w:pPr>
              <w:autoSpaceDE w:val="0"/>
              <w:autoSpaceDN w:val="0"/>
              <w:adjustRightInd w:val="0"/>
              <w:jc w:val="both"/>
              <w:rPr>
                <w:rStyle w:val="Emphasis"/>
                <w:rFonts w:cs="TimesNewRomanPSMT"/>
                <w:i w:val="0"/>
                <w:sz w:val="20"/>
                <w:szCs w:val="20"/>
              </w:rPr>
            </w:pPr>
            <w:ins w:id="5611" w:author="Vilson Lu" w:date="2014-08-15T22:02:00Z">
              <w:r>
                <w:rPr>
                  <w:rFonts w:cs="TimesNewRomanPSMT"/>
                  <w:sz w:val="20"/>
                  <w:szCs w:val="20"/>
                </w:rPr>
                <w:t>Example: “</w:t>
              </w:r>
              <w:r w:rsidRPr="00327F69">
                <w:rPr>
                  <w:rFonts w:cs="TimesNewRomanPSMT"/>
                  <w:sz w:val="20"/>
                  <w:szCs w:val="20"/>
                </w:rPr>
                <w:t>@philredcross missing joahnna nicole juliana ortiz sn isidro sulat eastern samar maytigbao church evacuation http://t.co/PGLnSEOtmY</w:t>
              </w:r>
              <w:r>
                <w:rPr>
                  <w:rFonts w:cs="TimesNewRomanPSMT"/>
                  <w:sz w:val="20"/>
                  <w:szCs w:val="20"/>
                </w:rPr>
                <w:t>”</w:t>
              </w:r>
            </w:ins>
          </w:p>
        </w:tc>
      </w:tr>
      <w:tr w:rsidR="00906034" w:rsidRPr="00E45CE0" w:rsidTr="00BD4AA3">
        <w:tc>
          <w:tcPr>
            <w:tcW w:w="2317" w:type="dxa"/>
            <w:vAlign w:val="center"/>
          </w:tcPr>
          <w:p w:rsidR="00906034" w:rsidRPr="00E45CE0" w:rsidRDefault="00906034" w:rsidP="000E62A9">
            <w:pPr>
              <w:pStyle w:val="Content2"/>
              <w:ind w:left="0"/>
              <w:jc w:val="left"/>
              <w:rPr>
                <w:rStyle w:val="Emphasis"/>
                <w:i w:val="0"/>
              </w:rPr>
            </w:pPr>
            <w:r w:rsidRPr="00E45CE0">
              <w:rPr>
                <w:rFonts w:cs="TimesNewRomanPS-ItalicMT"/>
                <w:iCs/>
              </w:rPr>
              <w:t>Information source</w:t>
            </w:r>
          </w:p>
        </w:tc>
        <w:tc>
          <w:tcPr>
            <w:tcW w:w="5845" w:type="dxa"/>
            <w:vAlign w:val="center"/>
          </w:tcPr>
          <w:p w:rsidR="00AC0661" w:rsidRDefault="00906034" w:rsidP="00AC0661">
            <w:pPr>
              <w:autoSpaceDE w:val="0"/>
              <w:autoSpaceDN w:val="0"/>
              <w:adjustRightInd w:val="0"/>
              <w:jc w:val="both"/>
              <w:rPr>
                <w:ins w:id="5612" w:author="Vilson Lu" w:date="2014-08-15T21:53:00Z"/>
                <w:rFonts w:cs="TimesNewRomanPSMT"/>
                <w:sz w:val="20"/>
                <w:szCs w:val="20"/>
              </w:rPr>
            </w:pPr>
            <w:r w:rsidRPr="00E45CE0">
              <w:rPr>
                <w:rFonts w:cs="TimesNewRomanPSMT"/>
                <w:sz w:val="20"/>
                <w:szCs w:val="20"/>
              </w:rPr>
              <w:t>If a message conveys/contains some information sources like photo, footage, video, or mentions other sources like TV, radio related to an incident.</w:t>
            </w:r>
          </w:p>
          <w:p w:rsidR="002F6E61" w:rsidRDefault="00327F69">
            <w:pPr>
              <w:pStyle w:val="Content2"/>
              <w:keepNext/>
              <w:ind w:left="0"/>
              <w:rPr>
                <w:rStyle w:val="Emphasis"/>
                <w:rFonts w:cs="TimesNewRomanPSMT"/>
                <w:i w:val="0"/>
              </w:rPr>
              <w:pPrChange w:id="5613" w:author="Vilson Lu" w:date="2014-08-22T16:08:00Z">
                <w:pPr>
                  <w:autoSpaceDE w:val="0"/>
                  <w:autoSpaceDN w:val="0"/>
                  <w:adjustRightInd w:val="0"/>
                  <w:jc w:val="both"/>
                </w:pPr>
              </w:pPrChange>
            </w:pPr>
            <w:ins w:id="5614" w:author="Vilson Lu" w:date="2014-08-15T21:54:00Z">
              <w:r>
                <w:rPr>
                  <w:rStyle w:val="Emphasis"/>
                  <w:i w:val="0"/>
                </w:rPr>
                <w:t>Example: “</w:t>
              </w:r>
            </w:ins>
            <w:ins w:id="5615" w:author="Vilson Lu" w:date="2014-08-15T21:53:00Z">
              <w:r w:rsidR="00372B98" w:rsidRPr="00372B98">
                <w:rPr>
                  <w:rStyle w:val="Emphasis"/>
                  <w:rPrChange w:id="5616" w:author="Vilson Lu" w:date="2014-08-15T21:53:00Z">
                    <w:rPr>
                      <w:i/>
                    </w:rPr>
                  </w:rPrChange>
                </w:rPr>
                <w:t>VIDEO: Alert level 2, itinaas sa Mayon Volcano http://t.co/g6U5AziDFt</w:t>
              </w:r>
            </w:ins>
            <w:ins w:id="5617" w:author="Vilson Lu" w:date="2014-08-15T21:54:00Z">
              <w:r>
                <w:rPr>
                  <w:rStyle w:val="Emphasis"/>
                  <w:i w:val="0"/>
                </w:rPr>
                <w:t>”</w:t>
              </w:r>
            </w:ins>
          </w:p>
        </w:tc>
      </w:tr>
    </w:tbl>
    <w:p w:rsidR="002F6E61" w:rsidRDefault="00D71339">
      <w:pPr>
        <w:pStyle w:val="Caption"/>
        <w:rPr>
          <w:ins w:id="5618" w:author="Vilson Lu" w:date="2014-08-22T16:08:00Z"/>
        </w:rPr>
        <w:pPrChange w:id="5619" w:author="Vilson Lu" w:date="2014-08-22T16:08:00Z">
          <w:pPr>
            <w:pStyle w:val="Content2"/>
          </w:pPr>
        </w:pPrChange>
      </w:pPr>
      <w:bookmarkStart w:id="5620" w:name="_Toc396489864"/>
      <w:ins w:id="5621" w:author="Vilson Lu" w:date="2014-08-22T16:08:00Z">
        <w:r>
          <w:t xml:space="preserve">Table </w:t>
        </w:r>
      </w:ins>
      <w:ins w:id="5622" w:author="Vilson Lu" w:date="2014-08-22T16:11:00Z">
        <w:r w:rsidR="00372B98">
          <w:fldChar w:fldCharType="begin"/>
        </w:r>
        <w:r>
          <w:instrText xml:space="preserve"> STYLEREF 1 \s </w:instrText>
        </w:r>
      </w:ins>
      <w:r w:rsidR="00372B98">
        <w:fldChar w:fldCharType="separate"/>
      </w:r>
      <w:r w:rsidR="003160F5">
        <w:rPr>
          <w:noProof/>
        </w:rPr>
        <w:t>2</w:t>
      </w:r>
      <w:ins w:id="5623" w:author="Vilson Lu" w:date="2014-08-22T16:11:00Z">
        <w:r w:rsidR="00372B98">
          <w:fldChar w:fldCharType="end"/>
        </w:r>
        <w:r>
          <w:noBreakHyphen/>
        </w:r>
        <w:r w:rsidR="00372B98">
          <w:fldChar w:fldCharType="begin"/>
        </w:r>
        <w:r>
          <w:instrText xml:space="preserve"> SEQ Table \* ARABIC \s 1 </w:instrText>
        </w:r>
      </w:ins>
      <w:r w:rsidR="00372B98">
        <w:fldChar w:fldCharType="separate"/>
      </w:r>
      <w:ins w:id="5624" w:author="Vilson Lu" w:date="2014-08-22T16:55:00Z">
        <w:r w:rsidR="003160F5">
          <w:rPr>
            <w:noProof/>
          </w:rPr>
          <w:t>3</w:t>
        </w:r>
      </w:ins>
      <w:ins w:id="5625" w:author="Vilson Lu" w:date="2014-08-22T16:11:00Z">
        <w:r w:rsidR="00372B98">
          <w:fldChar w:fldCharType="end"/>
        </w:r>
      </w:ins>
      <w:ins w:id="5626" w:author="Vilson Lu" w:date="2014-08-22T16:08:00Z">
        <w:r>
          <w:t xml:space="preserve">. </w:t>
        </w:r>
        <w:r w:rsidRPr="00624EC1">
          <w:t>Informative Tweet Categories</w:t>
        </w:r>
        <w:bookmarkEnd w:id="5620"/>
      </w:ins>
    </w:p>
    <w:p w:rsidR="002F6E61" w:rsidRDefault="00D71339">
      <w:pPr>
        <w:pStyle w:val="Content2"/>
        <w:ind w:left="0"/>
        <w:jc w:val="left"/>
        <w:rPr>
          <w:del w:id="5627" w:author="Vilson Lu" w:date="2014-08-22T16:08:00Z"/>
        </w:rPr>
        <w:pPrChange w:id="5628" w:author="Vilson Lu" w:date="2014-08-22T16:08:00Z">
          <w:pPr>
            <w:pStyle w:val="Content2"/>
          </w:pPr>
        </w:pPrChange>
      </w:pPr>
      <w:del w:id="5629" w:author="Vilson Lu" w:date="2014-08-22T16:08:00Z">
        <w:r w:rsidDel="00D71339">
          <w:delText xml:space="preserve">Table . </w:delText>
        </w:r>
        <w:r w:rsidRPr="00F56EE6" w:rsidDel="00D71339">
          <w:delText>Informative Tweet Categories</w:delText>
        </w:r>
      </w:del>
    </w:p>
    <w:p w:rsidR="002F6E61" w:rsidRDefault="000E62A9">
      <w:pPr>
        <w:pStyle w:val="Content2"/>
        <w:rPr>
          <w:del w:id="5630" w:author="TinTin Kalaw" w:date="2014-08-16T13:14:00Z"/>
          <w:rStyle w:val="Emphasis"/>
          <w:b/>
          <w:i w:val="0"/>
          <w:sz w:val="24"/>
          <w:szCs w:val="24"/>
        </w:rPr>
        <w:pPrChange w:id="5631" w:author="TinTin Kalaw" w:date="2014-08-16T12:21:00Z">
          <w:pPr>
            <w:pStyle w:val="Content1"/>
          </w:pPr>
        </w:pPrChange>
      </w:pPr>
      <w:moveFromRangeStart w:id="5632" w:author="TinTin Kalaw" w:date="2014-08-16T13:14:00Z" w:name="move395958182"/>
      <w:moveFrom w:id="5633" w:author="TinTin Kalaw" w:date="2014-08-16T13:14:00Z">
        <w:r w:rsidRPr="00E45CE0" w:rsidDel="009F684C">
          <w:rPr>
            <w:rStyle w:val="Emphasis"/>
            <w:i w:val="0"/>
          </w:rPr>
          <w:t>To classify the tweets into the mentioned categories, Naïve Bayesian classifiers were trained and implemented using Weka. Their features include binary features (if the tweet contains the ‘@’ symbol, a hashtags, emoticons, links or URLs, and numbers), scalar features (the length of the tweet), and text features (unigrams, bigrams, POS tags, POS tag-bigrams, and VerbNet classes).</w:t>
        </w:r>
      </w:moveFrom>
      <w:moveFromRangeEnd w:id="5632"/>
    </w:p>
    <w:p w:rsidR="002F6E61" w:rsidRDefault="002F6E61">
      <w:pPr>
        <w:pStyle w:val="Content2"/>
        <w:rPr>
          <w:del w:id="5634" w:author="TinTin Kalaw" w:date="2014-08-16T13:14:00Z"/>
          <w:rStyle w:val="Emphasis"/>
          <w:b/>
          <w:i w:val="0"/>
          <w:sz w:val="24"/>
          <w:szCs w:val="24"/>
        </w:rPr>
        <w:pPrChange w:id="5635" w:author="TinTin Kalaw" w:date="2014-08-16T12:21:00Z">
          <w:pPr>
            <w:pStyle w:val="Content1"/>
          </w:pPr>
        </w:pPrChange>
      </w:pPr>
    </w:p>
    <w:p w:rsidR="002F6E61" w:rsidRDefault="000E62A9">
      <w:pPr>
        <w:pStyle w:val="Content2"/>
        <w:rPr>
          <w:del w:id="5636" w:author="TinTin Kalaw" w:date="2014-08-16T13:14:00Z"/>
          <w:rStyle w:val="Emphasis"/>
          <w:b/>
          <w:i w:val="0"/>
          <w:sz w:val="24"/>
          <w:szCs w:val="24"/>
        </w:rPr>
        <w:pPrChange w:id="5637" w:author="TinTin Kalaw" w:date="2014-08-16T12:21:00Z">
          <w:pPr>
            <w:pStyle w:val="Content1"/>
          </w:pPr>
        </w:pPrChange>
      </w:pPr>
      <w:moveFromRangeStart w:id="5638" w:author="TinTin Kalaw" w:date="2014-08-16T13:14:00Z" w:name="move395958192"/>
      <w:moveFrom w:id="5639" w:author="TinTin Kalaw" w:date="2014-08-16T13:14:00Z">
        <w:r w:rsidRPr="00E45CE0" w:rsidDel="009F684C">
          <w:rPr>
            <w:rStyle w:val="Emphasis"/>
            <w:i w:val="0"/>
          </w:rPr>
          <w:t xml:space="preserve">For each informative tweet category, they have extracted various types of information which they refer to as information nuggets. </w:t>
        </w:r>
        <w:r w:rsidR="00372B98" w:rsidRPr="00E45CE0" w:rsidDel="009F684C">
          <w:rPr>
            <w:rStyle w:val="Emphasis"/>
            <w:i w:val="0"/>
          </w:rPr>
          <w:fldChar w:fldCharType="begin"/>
        </w:r>
        <w:r w:rsidR="00AB6FDF" w:rsidRPr="00E45CE0" w:rsidDel="009F684C">
          <w:rPr>
            <w:rStyle w:val="Emphasis"/>
            <w:i w:val="0"/>
          </w:rPr>
          <w:instrText xml:space="preserve"> REF _Ref395797412 \h </w:instrText>
        </w:r>
        <w:r w:rsidR="00BF4C5E" w:rsidDel="009F684C">
          <w:rPr>
            <w:rStyle w:val="Emphasis"/>
            <w:i w:val="0"/>
          </w:rPr>
          <w:instrText xml:space="preserve"> \* MERGEFORMAT </w:instrText>
        </w:r>
      </w:moveFrom>
      <w:del w:id="5640" w:author="TinTin Kalaw" w:date="2014-08-16T13:14:00Z">
        <w:r w:rsidR="00372B98" w:rsidRPr="00E45CE0" w:rsidDel="009F684C">
          <w:rPr>
            <w:rStyle w:val="Emphasis"/>
            <w:i w:val="0"/>
          </w:rPr>
        </w:r>
      </w:del>
      <w:moveFrom w:id="5641" w:author="TinTin Kalaw" w:date="2014-08-16T13:14:00Z">
        <w:r w:rsidR="00372B98" w:rsidRPr="00E45CE0" w:rsidDel="009F684C">
          <w:rPr>
            <w:rStyle w:val="Emphasis"/>
            <w:i w:val="0"/>
          </w:rPr>
          <w:fldChar w:fldCharType="separate"/>
        </w:r>
        <w:r w:rsidR="00AB6FDF" w:rsidRPr="00E45CE0" w:rsidDel="009F684C">
          <w:t xml:space="preserve">Table </w:t>
        </w:r>
        <w:r w:rsidR="00AB6FDF" w:rsidRPr="00E45CE0" w:rsidDel="009F684C">
          <w:rPr>
            <w:noProof/>
          </w:rPr>
          <w:t>2</w:t>
        </w:r>
        <w:r w:rsidR="00AB6FDF" w:rsidRPr="00E45CE0" w:rsidDel="009F684C">
          <w:noBreakHyphen/>
        </w:r>
        <w:r w:rsidR="00AB6FDF" w:rsidRPr="00E45CE0" w:rsidDel="009F684C">
          <w:rPr>
            <w:noProof/>
          </w:rPr>
          <w:t>4</w:t>
        </w:r>
        <w:r w:rsidR="00372B98" w:rsidRPr="00E45CE0" w:rsidDel="009F684C">
          <w:rPr>
            <w:rStyle w:val="Emphasis"/>
            <w:i w:val="0"/>
          </w:rPr>
          <w:fldChar w:fldCharType="end"/>
        </w:r>
        <w:r w:rsidR="00AB6FDF" w:rsidRPr="00E45CE0" w:rsidDel="009F684C">
          <w:rPr>
            <w:rStyle w:val="Emphasis"/>
            <w:i w:val="0"/>
          </w:rPr>
          <w:t xml:space="preserve"> shows the extractable information nugget per informative tweet category</w:t>
        </w:r>
        <w:r w:rsidR="003D489D" w:rsidRPr="00E45CE0" w:rsidDel="009F684C">
          <w:rPr>
            <w:rStyle w:val="Emphasis"/>
            <w:i w:val="0"/>
          </w:rPr>
          <w:t xml:space="preserve"> as well as that category’s type subsets</w:t>
        </w:r>
        <w:r w:rsidR="00AB6FDF" w:rsidRPr="00E45CE0" w:rsidDel="009F684C">
          <w:rPr>
            <w:rStyle w:val="Emphasis"/>
            <w:i w:val="0"/>
          </w:rPr>
          <w:t xml:space="preserve">. The location references, time references, and number of casualties were extracted using the Stanford Named Entity Recognizer. All the Twitter Handlers (i.e. all words starting with the </w:t>
        </w:r>
        <w:r w:rsidR="003D489D" w:rsidRPr="00E45CE0" w:rsidDel="009F684C">
          <w:rPr>
            <w:rStyle w:val="Emphasis"/>
            <w:i w:val="0"/>
          </w:rPr>
          <w:t>‘</w:t>
        </w:r>
        <w:r w:rsidR="00AB6FDF" w:rsidRPr="00E45CE0" w:rsidDel="009F684C">
          <w:rPr>
            <w:rStyle w:val="Emphasis"/>
            <w:i w:val="0"/>
          </w:rPr>
          <w:t>@</w:t>
        </w:r>
        <w:r w:rsidR="003D489D" w:rsidRPr="00E45CE0" w:rsidDel="009F684C">
          <w:rPr>
            <w:rStyle w:val="Emphasis"/>
            <w:i w:val="0"/>
          </w:rPr>
          <w:t>’</w:t>
        </w:r>
        <w:r w:rsidR="00AB6FDF" w:rsidRPr="00E45CE0" w:rsidDel="009F684C">
          <w:rPr>
            <w:rStyle w:val="Emphasis"/>
            <w:i w:val="0"/>
          </w:rPr>
          <w:t xml:space="preserve"> symbol</w:t>
        </w:r>
        <w:r w:rsidR="003D489D" w:rsidRPr="00E45CE0" w:rsidDel="009F684C">
          <w:rPr>
            <w:rStyle w:val="Emphasis"/>
            <w:i w:val="0"/>
          </w:rPr>
          <w:t xml:space="preserve"> and URLs) were extracted from the tweet for the sources. Caution/Advice and Damaged Object were extracted using the Stanford Part of Speech Tagger and WordNet. For the intention of the tweet, another classifier was trained to determine if the tweet is a donation effort or it requests for help. Lastly, the type information nugget pertains to the Type Subset column. For each informative tweet category, another classifier was trained to classify the category into its corresponding subset.</w:t>
        </w:r>
      </w:moveFrom>
      <w:moveFromRangeEnd w:id="5638"/>
    </w:p>
    <w:p w:rsidR="00663CFF" w:rsidRPr="00E45CE0" w:rsidDel="00D71339" w:rsidRDefault="00663CFF" w:rsidP="00906034">
      <w:pPr>
        <w:pStyle w:val="Content2"/>
        <w:rPr>
          <w:del w:id="5642" w:author="Vilson Lu" w:date="2014-08-22T16:09:00Z"/>
          <w:rStyle w:val="Emphasis"/>
          <w:i w:val="0"/>
        </w:rPr>
      </w:pPr>
    </w:p>
    <w:p w:rsidR="002F6E61" w:rsidRDefault="00AB6FDF">
      <w:pPr>
        <w:pStyle w:val="Caption"/>
        <w:ind w:left="0"/>
        <w:jc w:val="left"/>
        <w:rPr>
          <w:del w:id="5643" w:author="Vilson Lu" w:date="2014-08-22T16:11:00Z"/>
        </w:rPr>
        <w:pPrChange w:id="5644" w:author="Vilson Lu" w:date="2014-08-22T16:09:00Z">
          <w:pPr>
            <w:pStyle w:val="Caption"/>
          </w:pPr>
        </w:pPrChange>
      </w:pPr>
      <w:bookmarkStart w:id="5645" w:name="_Ref396469594"/>
      <w:bookmarkStart w:id="5646" w:name="_Ref395797412"/>
      <w:del w:id="5647" w:author="Vilson Lu" w:date="2014-08-22T16:09:00Z">
        <w:r w:rsidRPr="00E45CE0" w:rsidDel="00D71339">
          <w:delText xml:space="preserve">Table </w:delText>
        </w:r>
      </w:del>
      <w:bookmarkEnd w:id="5645"/>
      <w:ins w:id="5648" w:author="TinTin Kalaw" w:date="2014-08-16T13:59:00Z">
        <w:del w:id="5649" w:author="Vilson Lu" w:date="2014-08-21T17:51:00Z">
          <w:r w:rsidR="00372B98" w:rsidDel="005621E4">
            <w:fldChar w:fldCharType="begin"/>
          </w:r>
          <w:r w:rsidR="006E6440" w:rsidDel="005621E4">
            <w:delInstrText xml:space="preserve"> STYLEREF 1 \s </w:delInstrText>
          </w:r>
        </w:del>
      </w:ins>
      <w:del w:id="5650" w:author="Vilson Lu" w:date="2014-08-21T17:51:00Z">
        <w:r w:rsidR="00372B98" w:rsidDel="005621E4">
          <w:fldChar w:fldCharType="separate"/>
        </w:r>
        <w:r w:rsidR="0068488C" w:rsidDel="005621E4">
          <w:rPr>
            <w:noProof/>
          </w:rPr>
          <w:delText>2</w:delText>
        </w:r>
      </w:del>
      <w:ins w:id="5651" w:author="TinTin Kalaw" w:date="2014-08-16T13:59:00Z">
        <w:del w:id="5652" w:author="Vilson Lu" w:date="2014-08-21T17:51:00Z">
          <w:r w:rsidR="00372B98" w:rsidDel="005621E4">
            <w:fldChar w:fldCharType="end"/>
          </w:r>
          <w:r w:rsidR="006E6440" w:rsidDel="005621E4">
            <w:noBreakHyphen/>
          </w:r>
          <w:r w:rsidR="00372B98" w:rsidDel="005621E4">
            <w:fldChar w:fldCharType="begin"/>
          </w:r>
          <w:r w:rsidR="006E6440" w:rsidDel="005621E4">
            <w:delInstrText xml:space="preserve"> SEQ Table \* ARABIC \s 1 </w:delInstrText>
          </w:r>
        </w:del>
      </w:ins>
      <w:del w:id="5653" w:author="Vilson Lu" w:date="2014-08-21T17:51:00Z">
        <w:r w:rsidR="00372B98" w:rsidDel="005621E4">
          <w:fldChar w:fldCharType="end"/>
        </w:r>
      </w:del>
      <w:del w:id="5654" w:author="Vilson Lu" w:date="2014-08-22T16:09:00Z">
        <w:r w:rsidR="00372B98" w:rsidDel="00D71339">
          <w:fldChar w:fldCharType="begin"/>
        </w:r>
        <w:r w:rsidR="00406CC7" w:rsidDel="00D71339">
          <w:delInstrText xml:space="preserve"> STYLEREF 1 \s </w:delInstrText>
        </w:r>
        <w:r w:rsidR="00372B98" w:rsidDel="00D71339">
          <w:fldChar w:fldCharType="separate"/>
        </w:r>
        <w:r w:rsidRPr="00E45CE0" w:rsidDel="00D71339">
          <w:rPr>
            <w:noProof/>
          </w:rPr>
          <w:delText>2</w:delText>
        </w:r>
        <w:r w:rsidR="00372B98" w:rsidDel="00D71339">
          <w:rPr>
            <w:noProof/>
          </w:rPr>
          <w:fldChar w:fldCharType="end"/>
        </w:r>
        <w:r w:rsidRPr="00E45CE0" w:rsidDel="00D71339">
          <w:noBreakHyphen/>
        </w:r>
        <w:r w:rsidR="00372B98" w:rsidDel="00D71339">
          <w:fldChar w:fldCharType="begin"/>
        </w:r>
        <w:r w:rsidR="00406CC7" w:rsidDel="00D71339">
          <w:delInstrText xml:space="preserve"> SEQ Table \* ARABIC \s 1 </w:delInstrText>
        </w:r>
        <w:r w:rsidR="00372B98" w:rsidDel="00D71339">
          <w:fldChar w:fldCharType="separate"/>
        </w:r>
        <w:r w:rsidRPr="00E45CE0" w:rsidDel="00D71339">
          <w:rPr>
            <w:noProof/>
          </w:rPr>
          <w:delText>4</w:delText>
        </w:r>
        <w:r w:rsidR="00372B98" w:rsidDel="00D71339">
          <w:rPr>
            <w:noProof/>
          </w:rPr>
          <w:fldChar w:fldCharType="end"/>
        </w:r>
        <w:bookmarkEnd w:id="5646"/>
        <w:r w:rsidRPr="00E45CE0" w:rsidDel="00D71339">
          <w:delText>. Extractable Information Nugget per Informative Tweet Category</w:delText>
        </w:r>
      </w:del>
    </w:p>
    <w:p w:rsidR="002F6E61" w:rsidRDefault="002F6E61">
      <w:pPr>
        <w:pStyle w:val="Caption"/>
        <w:ind w:left="0"/>
        <w:jc w:val="left"/>
        <w:rPr>
          <w:ins w:id="5655" w:author="Vilson Lu" w:date="2014-08-22T16:11:00Z"/>
        </w:rPr>
        <w:pPrChange w:id="5656" w:author="Vilson Lu" w:date="2014-08-22T16:11:00Z">
          <w:pPr/>
        </w:pPrChange>
      </w:pPr>
    </w:p>
    <w:tbl>
      <w:tblPr>
        <w:tblStyle w:val="TableGrid"/>
        <w:tblW w:w="0" w:type="auto"/>
        <w:tblInd w:w="1188" w:type="dxa"/>
        <w:tblLook w:val="04A0"/>
      </w:tblPr>
      <w:tblGrid>
        <w:gridCol w:w="2227"/>
        <w:gridCol w:w="2610"/>
        <w:gridCol w:w="3325"/>
      </w:tblGrid>
      <w:tr w:rsidR="00663CFF" w:rsidRPr="00E45CE0" w:rsidTr="00BD4AA3">
        <w:tc>
          <w:tcPr>
            <w:tcW w:w="2227" w:type="dxa"/>
            <w:vAlign w:val="center"/>
          </w:tcPr>
          <w:p w:rsidR="005060C9" w:rsidRPr="00E45CE0" w:rsidRDefault="00663CFF" w:rsidP="005060C9">
            <w:pPr>
              <w:pStyle w:val="Content2"/>
              <w:ind w:left="0"/>
              <w:jc w:val="center"/>
              <w:rPr>
                <w:rStyle w:val="Emphasis"/>
                <w:b/>
                <w:i w:val="0"/>
              </w:rPr>
            </w:pPr>
            <w:r w:rsidRPr="00E45CE0">
              <w:rPr>
                <w:rStyle w:val="Emphasis"/>
                <w:b/>
                <w:i w:val="0"/>
              </w:rPr>
              <w:t>Informat</w:t>
            </w:r>
            <w:r w:rsidR="005060C9" w:rsidRPr="00E45CE0">
              <w:rPr>
                <w:rStyle w:val="Emphasis"/>
                <w:b/>
                <w:i w:val="0"/>
              </w:rPr>
              <w:t>ive</w:t>
            </w:r>
          </w:p>
          <w:p w:rsidR="00663CFF" w:rsidRPr="00E45CE0" w:rsidRDefault="00663CFF" w:rsidP="005060C9">
            <w:pPr>
              <w:pStyle w:val="Content2"/>
              <w:ind w:left="0"/>
              <w:jc w:val="center"/>
              <w:rPr>
                <w:rStyle w:val="Emphasis"/>
                <w:b/>
                <w:i w:val="0"/>
              </w:rPr>
            </w:pPr>
            <w:r w:rsidRPr="00E45CE0">
              <w:rPr>
                <w:rStyle w:val="Emphasis"/>
                <w:b/>
                <w:i w:val="0"/>
              </w:rPr>
              <w:t>Tweet Category</w:t>
            </w:r>
          </w:p>
        </w:tc>
        <w:tc>
          <w:tcPr>
            <w:tcW w:w="2610" w:type="dxa"/>
            <w:vAlign w:val="center"/>
          </w:tcPr>
          <w:p w:rsidR="00663CFF" w:rsidRPr="00E45CE0" w:rsidRDefault="00663CFF" w:rsidP="005060C9">
            <w:pPr>
              <w:pStyle w:val="Content2"/>
              <w:ind w:left="0"/>
              <w:jc w:val="center"/>
              <w:rPr>
                <w:rStyle w:val="Emphasis"/>
                <w:b/>
                <w:i w:val="0"/>
              </w:rPr>
            </w:pPr>
            <w:r w:rsidRPr="00E45CE0">
              <w:rPr>
                <w:rStyle w:val="Emphasis"/>
                <w:b/>
                <w:i w:val="0"/>
              </w:rPr>
              <w:t>Information Nugget</w:t>
            </w:r>
          </w:p>
        </w:tc>
        <w:tc>
          <w:tcPr>
            <w:tcW w:w="3325" w:type="dxa"/>
            <w:vAlign w:val="center"/>
          </w:tcPr>
          <w:p w:rsidR="00663CFF" w:rsidRPr="00E45CE0" w:rsidRDefault="00AB6FDF" w:rsidP="005060C9">
            <w:pPr>
              <w:pStyle w:val="Content2"/>
              <w:ind w:left="0"/>
              <w:jc w:val="center"/>
              <w:rPr>
                <w:rStyle w:val="Emphasis"/>
                <w:b/>
                <w:i w:val="0"/>
              </w:rPr>
            </w:pPr>
            <w:r w:rsidRPr="00E45CE0">
              <w:rPr>
                <w:rStyle w:val="Emphasis"/>
                <w:b/>
                <w:i w:val="0"/>
              </w:rPr>
              <w:t>Type</w:t>
            </w:r>
            <w:r w:rsidR="00663CFF" w:rsidRPr="00E45CE0">
              <w:rPr>
                <w:rStyle w:val="Emphasis"/>
                <w:b/>
                <w:i w:val="0"/>
              </w:rPr>
              <w:t xml:space="preserve"> Subsets</w:t>
            </w:r>
          </w:p>
        </w:tc>
      </w:tr>
      <w:tr w:rsidR="00663CFF" w:rsidRPr="00E45CE0" w:rsidTr="00BD4AA3">
        <w:tc>
          <w:tcPr>
            <w:tcW w:w="2227" w:type="dxa"/>
            <w:vAlign w:val="center"/>
          </w:tcPr>
          <w:p w:rsidR="00663CFF" w:rsidRPr="00E45CE0" w:rsidRDefault="00663CFF" w:rsidP="005060C9">
            <w:pPr>
              <w:pStyle w:val="Content2"/>
              <w:ind w:left="0"/>
              <w:jc w:val="left"/>
              <w:rPr>
                <w:rStyle w:val="Emphasis"/>
                <w:i w:val="0"/>
              </w:rPr>
            </w:pPr>
            <w:r w:rsidRPr="00E45CE0">
              <w:rPr>
                <w:rStyle w:val="Emphasis"/>
                <w:i w:val="0"/>
              </w:rPr>
              <w:t>Caution and advice</w:t>
            </w:r>
          </w:p>
        </w:tc>
        <w:tc>
          <w:tcPr>
            <w:tcW w:w="2610" w:type="dxa"/>
            <w:vAlign w:val="center"/>
          </w:tcPr>
          <w:p w:rsidR="002F6E61" w:rsidRDefault="005060C9">
            <w:pPr>
              <w:pStyle w:val="NoSpacing"/>
              <w:rPr>
                <w:b/>
                <w:sz w:val="24"/>
                <w:szCs w:val="24"/>
                <w:lang w:val="en-PH"/>
              </w:rPr>
              <w:pPrChange w:id="5657"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Location references</w:t>
            </w:r>
          </w:p>
          <w:p w:rsidR="002F6E61" w:rsidRDefault="005060C9">
            <w:pPr>
              <w:pStyle w:val="NoSpacing"/>
              <w:rPr>
                <w:b/>
                <w:sz w:val="24"/>
                <w:szCs w:val="24"/>
                <w:lang w:val="en-PH"/>
              </w:rPr>
              <w:pPrChange w:id="5658"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Time references</w:t>
            </w:r>
          </w:p>
          <w:p w:rsidR="002F6E61" w:rsidRDefault="005060C9">
            <w:pPr>
              <w:pStyle w:val="NoSpacing"/>
              <w:rPr>
                <w:b/>
                <w:sz w:val="24"/>
                <w:szCs w:val="24"/>
                <w:lang w:val="en-PH"/>
              </w:rPr>
              <w:pPrChange w:id="5659"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Caution/Advice</w:t>
            </w:r>
          </w:p>
          <w:p w:rsidR="002F6E61" w:rsidRDefault="005060C9">
            <w:pPr>
              <w:pStyle w:val="NoSpacing"/>
              <w:rPr>
                <w:b/>
                <w:sz w:val="24"/>
                <w:szCs w:val="24"/>
              </w:rPr>
              <w:pPrChange w:id="5660"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lastRenderedPageBreak/>
              <w:t>Source</w:t>
            </w:r>
          </w:p>
          <w:p w:rsidR="002F6E61" w:rsidRDefault="005060C9">
            <w:pPr>
              <w:pStyle w:val="NoSpacing"/>
              <w:rPr>
                <w:rStyle w:val="Emphasis"/>
                <w:i w:val="0"/>
              </w:rPr>
              <w:pPrChange w:id="5661" w:author="Vilson Lu" w:date="2014-08-15T15:25:00Z">
                <w:pPr>
                  <w:pStyle w:val="ListParagraph"/>
                  <w:numPr>
                    <w:numId w:val="7"/>
                  </w:numPr>
                  <w:spacing w:line="276" w:lineRule="auto"/>
                  <w:ind w:left="221" w:hanging="180"/>
                  <w:jc w:val="both"/>
                  <w:textAlignment w:val="center"/>
                  <w:outlineLvl w:val="4"/>
                </w:pPr>
              </w:pPrChange>
            </w:pPr>
            <w:r w:rsidRPr="00E45CE0">
              <w:rPr>
                <w:lang w:val="en-PH"/>
              </w:rPr>
              <w:t>Type</w:t>
            </w:r>
          </w:p>
        </w:tc>
        <w:tc>
          <w:tcPr>
            <w:tcW w:w="3325" w:type="dxa"/>
            <w:vAlign w:val="center"/>
          </w:tcPr>
          <w:p w:rsidR="002F6E61" w:rsidRDefault="005060C9">
            <w:pPr>
              <w:pStyle w:val="NoSpacing"/>
              <w:rPr>
                <w:rFonts w:cs="TimesNewRomanPSMT"/>
                <w:b/>
                <w:sz w:val="24"/>
                <w:szCs w:val="24"/>
              </w:rPr>
              <w:pPrChange w:id="5662" w:author="Vilson Lu" w:date="2014-08-15T15:25:00Z">
                <w:pPr>
                  <w:pStyle w:val="ListParagraph"/>
                  <w:numPr>
                    <w:numId w:val="7"/>
                  </w:numPr>
                  <w:autoSpaceDE w:val="0"/>
                  <w:autoSpaceDN w:val="0"/>
                  <w:adjustRightInd w:val="0"/>
                  <w:spacing w:line="276" w:lineRule="auto"/>
                  <w:ind w:left="255" w:hanging="255"/>
                  <w:jc w:val="both"/>
                  <w:outlineLvl w:val="4"/>
                </w:pPr>
              </w:pPrChange>
            </w:pPr>
            <w:r w:rsidRPr="00E45CE0">
              <w:rPr>
                <w:rFonts w:cs="TimesNewRomanPSMT"/>
              </w:rPr>
              <w:lastRenderedPageBreak/>
              <w:t>Warning issued or lifted</w:t>
            </w:r>
          </w:p>
          <w:p w:rsidR="002F6E61" w:rsidRDefault="005060C9">
            <w:pPr>
              <w:pStyle w:val="NoSpacing"/>
              <w:rPr>
                <w:rFonts w:cs="TimesNewRomanPSMT"/>
                <w:b/>
                <w:sz w:val="24"/>
                <w:szCs w:val="24"/>
              </w:rPr>
              <w:pPrChange w:id="5663" w:author="Vilson Lu" w:date="2014-08-15T15:25:00Z">
                <w:pPr>
                  <w:pStyle w:val="ListParagraph"/>
                  <w:numPr>
                    <w:numId w:val="7"/>
                  </w:numPr>
                  <w:autoSpaceDE w:val="0"/>
                  <w:autoSpaceDN w:val="0"/>
                  <w:adjustRightInd w:val="0"/>
                  <w:spacing w:line="276" w:lineRule="auto"/>
                  <w:ind w:left="255" w:hanging="255"/>
                  <w:jc w:val="both"/>
                  <w:outlineLvl w:val="4"/>
                </w:pPr>
              </w:pPrChange>
            </w:pPr>
            <w:r w:rsidRPr="00E45CE0">
              <w:rPr>
                <w:rFonts w:cs="TimesNewRomanPSMT"/>
              </w:rPr>
              <w:t>Siren heard</w:t>
            </w:r>
          </w:p>
          <w:p w:rsidR="002F6E61" w:rsidRDefault="005060C9">
            <w:pPr>
              <w:pStyle w:val="NoSpacing"/>
              <w:rPr>
                <w:rFonts w:cs="TimesNewRomanPSMT"/>
                <w:b/>
                <w:sz w:val="24"/>
                <w:szCs w:val="24"/>
              </w:rPr>
              <w:pPrChange w:id="5664" w:author="Vilson Lu" w:date="2014-08-15T15:25:00Z">
                <w:pPr>
                  <w:pStyle w:val="ListParagraph"/>
                  <w:numPr>
                    <w:numId w:val="7"/>
                  </w:numPr>
                  <w:autoSpaceDE w:val="0"/>
                  <w:autoSpaceDN w:val="0"/>
                  <w:adjustRightInd w:val="0"/>
                  <w:spacing w:line="276" w:lineRule="auto"/>
                  <w:ind w:left="255" w:hanging="255"/>
                  <w:jc w:val="both"/>
                  <w:outlineLvl w:val="4"/>
                </w:pPr>
              </w:pPrChange>
            </w:pPr>
            <w:r w:rsidRPr="00E45CE0">
              <w:rPr>
                <w:rFonts w:cs="TimesNewRomanPSMT"/>
              </w:rPr>
              <w:t>Shelter open or available</w:t>
            </w:r>
          </w:p>
          <w:p w:rsidR="002F6E61" w:rsidRDefault="005060C9">
            <w:pPr>
              <w:pStyle w:val="NoSpacing"/>
              <w:rPr>
                <w:rStyle w:val="Emphasis"/>
                <w:rFonts w:eastAsia="Times New Roman" w:cs="Times New Roman"/>
                <w:i w:val="0"/>
                <w:color w:val="000000"/>
                <w:lang w:val="en-PH"/>
              </w:rPr>
              <w:pPrChange w:id="5665" w:author="Vilson Lu" w:date="2014-08-15T15:25:00Z">
                <w:pPr>
                  <w:numPr>
                    <w:numId w:val="7"/>
                  </w:numPr>
                  <w:spacing w:line="276" w:lineRule="auto"/>
                  <w:ind w:left="255" w:hanging="255"/>
                  <w:contextualSpacing/>
                  <w:jc w:val="both"/>
                  <w:textAlignment w:val="center"/>
                  <w:outlineLvl w:val="4"/>
                </w:pPr>
              </w:pPrChange>
            </w:pPr>
            <w:r w:rsidRPr="00E45CE0">
              <w:rPr>
                <w:rFonts w:cs="TimesNewRomanPSMT"/>
              </w:rPr>
              <w:t xml:space="preserve">Disaster sighting or </w:t>
            </w:r>
            <w:r w:rsidRPr="00E45CE0">
              <w:rPr>
                <w:rFonts w:cs="TimesNewRomanPSMT"/>
              </w:rPr>
              <w:lastRenderedPageBreak/>
              <w:t>touchdown</w:t>
            </w:r>
          </w:p>
        </w:tc>
      </w:tr>
      <w:tr w:rsidR="00663CFF" w:rsidRPr="00E45CE0" w:rsidTr="00BD4AA3">
        <w:tc>
          <w:tcPr>
            <w:tcW w:w="2227" w:type="dxa"/>
            <w:vAlign w:val="center"/>
          </w:tcPr>
          <w:p w:rsidR="00663CFF" w:rsidRPr="00E45CE0" w:rsidRDefault="00663CFF" w:rsidP="005060C9">
            <w:pPr>
              <w:pStyle w:val="Content2"/>
              <w:ind w:left="0"/>
              <w:jc w:val="left"/>
              <w:rPr>
                <w:rStyle w:val="Emphasis"/>
                <w:i w:val="0"/>
              </w:rPr>
            </w:pPr>
            <w:r w:rsidRPr="00E45CE0">
              <w:rPr>
                <w:rFonts w:cs="TimesNewRomanPS-ItalicMT"/>
                <w:iCs/>
              </w:rPr>
              <w:lastRenderedPageBreak/>
              <w:t>Casualties and damage</w:t>
            </w:r>
          </w:p>
        </w:tc>
        <w:tc>
          <w:tcPr>
            <w:tcW w:w="2610" w:type="dxa"/>
            <w:vAlign w:val="center"/>
          </w:tcPr>
          <w:p w:rsidR="002F6E61" w:rsidRDefault="005060C9">
            <w:pPr>
              <w:pStyle w:val="NoSpacing"/>
              <w:rPr>
                <w:rFonts w:cs="TimesNewRomanPSMT"/>
                <w:b/>
                <w:sz w:val="24"/>
                <w:szCs w:val="24"/>
              </w:rPr>
              <w:pPrChange w:id="5666"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Location references</w:t>
            </w:r>
          </w:p>
          <w:p w:rsidR="002F6E61" w:rsidRDefault="005060C9">
            <w:pPr>
              <w:pStyle w:val="NoSpacing"/>
              <w:rPr>
                <w:rFonts w:cs="TimesNewRomanPSMT"/>
                <w:b/>
                <w:sz w:val="24"/>
                <w:szCs w:val="24"/>
              </w:rPr>
              <w:pPrChange w:id="5667"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Time references</w:t>
            </w:r>
          </w:p>
          <w:p w:rsidR="002F6E61" w:rsidRDefault="005060C9">
            <w:pPr>
              <w:pStyle w:val="NoSpacing"/>
              <w:rPr>
                <w:b/>
                <w:sz w:val="24"/>
                <w:szCs w:val="24"/>
              </w:rPr>
              <w:pPrChange w:id="5668"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t>Number of Casualties</w:t>
            </w:r>
          </w:p>
          <w:p w:rsidR="002F6E61" w:rsidRDefault="005060C9">
            <w:pPr>
              <w:pStyle w:val="NoSpacing"/>
              <w:rPr>
                <w:b/>
                <w:sz w:val="24"/>
                <w:szCs w:val="24"/>
              </w:rPr>
              <w:pPrChange w:id="5669"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Damaged Object</w:t>
            </w:r>
          </w:p>
          <w:p w:rsidR="002F6E61" w:rsidRDefault="005060C9">
            <w:pPr>
              <w:pStyle w:val="NoSpacing"/>
              <w:rPr>
                <w:b/>
                <w:sz w:val="24"/>
                <w:szCs w:val="24"/>
              </w:rPr>
              <w:pPrChange w:id="5670"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Source</w:t>
            </w:r>
          </w:p>
          <w:p w:rsidR="002F6E61" w:rsidRDefault="005060C9">
            <w:pPr>
              <w:pStyle w:val="NoSpacing"/>
              <w:rPr>
                <w:rStyle w:val="Emphasis"/>
                <w:i w:val="0"/>
              </w:rPr>
              <w:pPrChange w:id="5671" w:author="Vilson Lu" w:date="2014-08-15T15:25:00Z">
                <w:pPr>
                  <w:pStyle w:val="ListParagraph"/>
                  <w:numPr>
                    <w:numId w:val="9"/>
                  </w:numPr>
                  <w:autoSpaceDE w:val="0"/>
                  <w:autoSpaceDN w:val="0"/>
                  <w:adjustRightInd w:val="0"/>
                  <w:spacing w:line="276" w:lineRule="auto"/>
                  <w:ind w:left="252" w:hanging="180"/>
                  <w:jc w:val="both"/>
                  <w:outlineLvl w:val="4"/>
                </w:pPr>
              </w:pPrChange>
            </w:pPr>
            <w:r w:rsidRPr="00E45CE0">
              <w:rPr>
                <w:rFonts w:cs="TimesNewRomanPSMT"/>
              </w:rPr>
              <w:t>Type</w:t>
            </w:r>
          </w:p>
        </w:tc>
        <w:tc>
          <w:tcPr>
            <w:tcW w:w="3325" w:type="dxa"/>
            <w:vAlign w:val="center"/>
          </w:tcPr>
          <w:p w:rsidR="002F6E61" w:rsidRDefault="005060C9">
            <w:pPr>
              <w:pStyle w:val="NoSpacing"/>
              <w:rPr>
                <w:rFonts w:cs="TimesNewRomanPSMT"/>
                <w:b/>
                <w:sz w:val="24"/>
                <w:szCs w:val="24"/>
              </w:rPr>
              <w:pPrChange w:id="5672"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Infrastructure</w:t>
            </w:r>
          </w:p>
          <w:p w:rsidR="002F6E61" w:rsidRDefault="005060C9">
            <w:pPr>
              <w:pStyle w:val="NoSpacing"/>
              <w:rPr>
                <w:b/>
                <w:sz w:val="24"/>
                <w:szCs w:val="24"/>
              </w:rPr>
              <w:pPrChange w:id="5673"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Death</w:t>
            </w:r>
          </w:p>
          <w:p w:rsidR="002F6E61" w:rsidRDefault="005060C9">
            <w:pPr>
              <w:pStyle w:val="NoSpacing"/>
              <w:rPr>
                <w:b/>
                <w:sz w:val="24"/>
                <w:szCs w:val="24"/>
              </w:rPr>
              <w:pPrChange w:id="5674"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Injury</w:t>
            </w:r>
          </w:p>
          <w:p w:rsidR="002F6E61" w:rsidRDefault="005060C9">
            <w:pPr>
              <w:pStyle w:val="NoSpacing"/>
              <w:rPr>
                <w:b/>
                <w:sz w:val="24"/>
                <w:szCs w:val="24"/>
              </w:rPr>
              <w:pPrChange w:id="5675"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Unspecified</w:t>
            </w:r>
          </w:p>
          <w:p w:rsidR="002F6E61" w:rsidRDefault="005060C9">
            <w:pPr>
              <w:pStyle w:val="NoSpacing"/>
              <w:rPr>
                <w:b/>
                <w:sz w:val="24"/>
                <w:szCs w:val="24"/>
              </w:rPr>
              <w:pPrChange w:id="5676"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No Damage</w:t>
            </w:r>
          </w:p>
          <w:p w:rsidR="002F6E61" w:rsidRDefault="005060C9">
            <w:pPr>
              <w:pStyle w:val="NoSpacing"/>
              <w:rPr>
                <w:rStyle w:val="Emphasis"/>
                <w:i w:val="0"/>
              </w:rPr>
              <w:pPrChange w:id="5677" w:author="Vilson Lu" w:date="2014-08-15T15:25:00Z">
                <w:pPr>
                  <w:pStyle w:val="ListParagraph"/>
                  <w:numPr>
                    <w:numId w:val="9"/>
                  </w:numPr>
                  <w:autoSpaceDE w:val="0"/>
                  <w:autoSpaceDN w:val="0"/>
                  <w:adjustRightInd w:val="0"/>
                  <w:spacing w:line="276" w:lineRule="auto"/>
                  <w:ind w:left="255" w:hanging="255"/>
                  <w:jc w:val="both"/>
                  <w:outlineLvl w:val="4"/>
                </w:pPr>
              </w:pPrChange>
            </w:pPr>
            <w:r w:rsidRPr="00E45CE0">
              <w:rPr>
                <w:rFonts w:cs="TimesNewRomanPSMT"/>
              </w:rPr>
              <w:t>Both Infrastructure and People</w:t>
            </w:r>
          </w:p>
        </w:tc>
      </w:tr>
      <w:tr w:rsidR="00663CFF" w:rsidRPr="00E45CE0" w:rsidTr="00BD4AA3">
        <w:tc>
          <w:tcPr>
            <w:tcW w:w="2227" w:type="dxa"/>
            <w:vAlign w:val="center"/>
          </w:tcPr>
          <w:p w:rsidR="00663CFF" w:rsidRPr="00E45CE0" w:rsidRDefault="00663CFF" w:rsidP="005060C9">
            <w:pPr>
              <w:pStyle w:val="Content2"/>
              <w:ind w:left="0"/>
              <w:jc w:val="left"/>
              <w:rPr>
                <w:rStyle w:val="Emphasis"/>
                <w:i w:val="0"/>
              </w:rPr>
            </w:pPr>
            <w:r w:rsidRPr="00E45CE0">
              <w:rPr>
                <w:rFonts w:cs="TimesNewRomanPS-ItalicMT"/>
                <w:iCs/>
              </w:rPr>
              <w:t>Donations of money, goods or services</w:t>
            </w:r>
          </w:p>
        </w:tc>
        <w:tc>
          <w:tcPr>
            <w:tcW w:w="2610" w:type="dxa"/>
            <w:vAlign w:val="center"/>
          </w:tcPr>
          <w:p w:rsidR="002F6E61" w:rsidRDefault="005060C9">
            <w:pPr>
              <w:pStyle w:val="NoSpacing"/>
              <w:rPr>
                <w:rFonts w:cs="TimesNewRomanPSMT"/>
                <w:b/>
                <w:sz w:val="24"/>
                <w:szCs w:val="24"/>
              </w:rPr>
              <w:pPrChange w:id="5678"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Location references</w:t>
            </w:r>
          </w:p>
          <w:p w:rsidR="002F6E61" w:rsidRDefault="00AB6FDF">
            <w:pPr>
              <w:pStyle w:val="NoSpacing"/>
              <w:rPr>
                <w:b/>
                <w:sz w:val="24"/>
                <w:szCs w:val="24"/>
              </w:rPr>
              <w:pPrChange w:id="5679"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Time references</w:t>
            </w:r>
          </w:p>
          <w:p w:rsidR="002F6E61" w:rsidRDefault="00AB6FDF">
            <w:pPr>
              <w:pStyle w:val="NoSpacing"/>
              <w:rPr>
                <w:b/>
                <w:sz w:val="24"/>
                <w:szCs w:val="24"/>
              </w:rPr>
              <w:pPrChange w:id="5680"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Intention of Tweet</w:t>
            </w:r>
          </w:p>
          <w:p w:rsidR="002F6E61" w:rsidRDefault="00AB6FDF">
            <w:pPr>
              <w:pStyle w:val="NoSpacing"/>
              <w:rPr>
                <w:b/>
                <w:sz w:val="24"/>
                <w:szCs w:val="24"/>
              </w:rPr>
              <w:pPrChange w:id="5681"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Source</w:t>
            </w:r>
          </w:p>
          <w:p w:rsidR="002F6E61" w:rsidRDefault="005060C9">
            <w:pPr>
              <w:pStyle w:val="NoSpacing"/>
              <w:rPr>
                <w:rStyle w:val="Emphasis"/>
                <w:i w:val="0"/>
              </w:rPr>
              <w:pPrChange w:id="5682" w:author="Vilson Lu" w:date="2014-08-15T15:25:00Z">
                <w:pPr>
                  <w:pStyle w:val="ListParagraph"/>
                  <w:numPr>
                    <w:ilvl w:val="1"/>
                    <w:numId w:val="10"/>
                  </w:numPr>
                  <w:autoSpaceDE w:val="0"/>
                  <w:autoSpaceDN w:val="0"/>
                  <w:adjustRightInd w:val="0"/>
                  <w:spacing w:line="276" w:lineRule="auto"/>
                  <w:ind w:left="252" w:hanging="180"/>
                  <w:jc w:val="both"/>
                  <w:outlineLvl w:val="4"/>
                </w:pPr>
              </w:pPrChange>
            </w:pPr>
            <w:r w:rsidRPr="00E45CE0">
              <w:rPr>
                <w:rFonts w:cs="TimesNewRomanPSMT"/>
              </w:rPr>
              <w:t>Type</w:t>
            </w:r>
          </w:p>
        </w:tc>
        <w:tc>
          <w:tcPr>
            <w:tcW w:w="3325" w:type="dxa"/>
            <w:vAlign w:val="center"/>
          </w:tcPr>
          <w:p w:rsidR="002F6E61" w:rsidRDefault="00AB6FDF">
            <w:pPr>
              <w:pStyle w:val="NoSpacing"/>
              <w:rPr>
                <w:rFonts w:cs="TimesNewRomanPSMT"/>
                <w:b/>
                <w:sz w:val="24"/>
                <w:szCs w:val="24"/>
              </w:rPr>
              <w:pPrChange w:id="5683"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Money</w:t>
            </w:r>
          </w:p>
          <w:p w:rsidR="002F6E61" w:rsidRDefault="00AB6FDF">
            <w:pPr>
              <w:pStyle w:val="NoSpacing"/>
              <w:rPr>
                <w:b/>
                <w:sz w:val="24"/>
                <w:szCs w:val="24"/>
              </w:rPr>
              <w:pPrChange w:id="5684"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Blood</w:t>
            </w:r>
          </w:p>
          <w:p w:rsidR="002F6E61" w:rsidRDefault="00AB6FDF">
            <w:pPr>
              <w:pStyle w:val="NoSpacing"/>
              <w:rPr>
                <w:b/>
                <w:sz w:val="24"/>
                <w:szCs w:val="24"/>
              </w:rPr>
              <w:pPrChange w:id="5685"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Voluntary Work</w:t>
            </w:r>
          </w:p>
          <w:p w:rsidR="002F6E61" w:rsidRDefault="00AB6FDF">
            <w:pPr>
              <w:pStyle w:val="NoSpacing"/>
              <w:rPr>
                <w:b/>
                <w:sz w:val="24"/>
                <w:szCs w:val="24"/>
              </w:rPr>
              <w:pPrChange w:id="5686"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Food</w:t>
            </w:r>
          </w:p>
          <w:p w:rsidR="002F6E61" w:rsidRDefault="00AB6FDF">
            <w:pPr>
              <w:pStyle w:val="NoSpacing"/>
              <w:rPr>
                <w:b/>
                <w:sz w:val="24"/>
                <w:szCs w:val="24"/>
              </w:rPr>
              <w:pPrChange w:id="5687"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Equipment</w:t>
            </w:r>
          </w:p>
          <w:p w:rsidR="002F6E61" w:rsidRDefault="00AB6FDF">
            <w:pPr>
              <w:pStyle w:val="NoSpacing"/>
              <w:rPr>
                <w:b/>
                <w:sz w:val="24"/>
                <w:szCs w:val="24"/>
              </w:rPr>
              <w:pPrChange w:id="5688"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Shelter</w:t>
            </w:r>
          </w:p>
          <w:p w:rsidR="002F6E61" w:rsidRDefault="00AB6FDF">
            <w:pPr>
              <w:pStyle w:val="NoSpacing"/>
              <w:rPr>
                <w:b/>
                <w:sz w:val="24"/>
                <w:szCs w:val="24"/>
              </w:rPr>
              <w:pPrChange w:id="5689"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Discounts</w:t>
            </w:r>
          </w:p>
          <w:p w:rsidR="002F6E61" w:rsidRDefault="00AB6FDF">
            <w:pPr>
              <w:pStyle w:val="NoSpacing"/>
              <w:rPr>
                <w:rStyle w:val="Emphasis"/>
                <w:i w:val="0"/>
              </w:rPr>
              <w:pPrChange w:id="5690" w:author="Vilson Lu" w:date="2014-08-15T15:25:00Z">
                <w:pPr>
                  <w:pStyle w:val="ListParagraph"/>
                  <w:numPr>
                    <w:ilvl w:val="1"/>
                    <w:numId w:val="10"/>
                  </w:numPr>
                  <w:autoSpaceDE w:val="0"/>
                  <w:autoSpaceDN w:val="0"/>
                  <w:adjustRightInd w:val="0"/>
                  <w:spacing w:line="276" w:lineRule="auto"/>
                  <w:ind w:left="255" w:hanging="255"/>
                  <w:jc w:val="both"/>
                  <w:outlineLvl w:val="4"/>
                </w:pPr>
              </w:pPrChange>
            </w:pPr>
            <w:r w:rsidRPr="00E45CE0">
              <w:rPr>
                <w:rFonts w:cs="TimesNewRomanPSMT"/>
              </w:rPr>
              <w:t>Other</w:t>
            </w:r>
          </w:p>
        </w:tc>
      </w:tr>
      <w:tr w:rsidR="00663CFF" w:rsidRPr="00E45CE0" w:rsidTr="00BD4AA3">
        <w:tc>
          <w:tcPr>
            <w:tcW w:w="2227" w:type="dxa"/>
            <w:vAlign w:val="center"/>
          </w:tcPr>
          <w:p w:rsidR="00663CFF" w:rsidRPr="00E45CE0" w:rsidRDefault="00663CFF" w:rsidP="005060C9">
            <w:pPr>
              <w:pStyle w:val="Content2"/>
              <w:ind w:left="0"/>
              <w:jc w:val="left"/>
              <w:rPr>
                <w:rStyle w:val="Emphasis"/>
                <w:i w:val="0"/>
              </w:rPr>
            </w:pPr>
            <w:commentRangeStart w:id="5691"/>
            <w:r w:rsidRPr="00E45CE0">
              <w:rPr>
                <w:rFonts w:cs="TimesNewRomanPS-ItalicMT"/>
                <w:iCs/>
              </w:rPr>
              <w:t>Information source</w:t>
            </w:r>
          </w:p>
        </w:tc>
        <w:tc>
          <w:tcPr>
            <w:tcW w:w="2610" w:type="dxa"/>
            <w:vAlign w:val="center"/>
          </w:tcPr>
          <w:p w:rsidR="002F6E61" w:rsidRDefault="00372B98">
            <w:pPr>
              <w:autoSpaceDE w:val="0"/>
              <w:autoSpaceDN w:val="0"/>
              <w:adjustRightInd w:val="0"/>
              <w:ind w:left="72"/>
              <w:rPr>
                <w:rFonts w:cs="TimesNewRomanPSMT"/>
                <w:sz w:val="20"/>
                <w:szCs w:val="20"/>
                <w:rPrChange w:id="5692" w:author="TinTin Kalaw" w:date="2014-08-16T12:18:00Z">
                  <w:rPr>
                    <w:b/>
                  </w:rPr>
                </w:rPrChange>
              </w:rPr>
              <w:pPrChange w:id="5693"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372B98">
              <w:rPr>
                <w:rFonts w:cs="TimesNewRomanPSMT"/>
                <w:sz w:val="20"/>
                <w:szCs w:val="20"/>
                <w:rPrChange w:id="5694" w:author="TinTin Kalaw" w:date="2014-08-16T12:18:00Z">
                  <w:rPr>
                    <w:i/>
                  </w:rPr>
                </w:rPrChange>
              </w:rPr>
              <w:t>Location references</w:t>
            </w:r>
          </w:p>
          <w:p w:rsidR="002F6E61" w:rsidRDefault="00372B98">
            <w:pPr>
              <w:autoSpaceDE w:val="0"/>
              <w:autoSpaceDN w:val="0"/>
              <w:adjustRightInd w:val="0"/>
              <w:ind w:left="72"/>
              <w:rPr>
                <w:b/>
              </w:rPr>
              <w:pPrChange w:id="5695"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372B98">
              <w:rPr>
                <w:rFonts w:cs="TimesNewRomanPSMT"/>
                <w:sz w:val="20"/>
                <w:szCs w:val="20"/>
                <w:rPrChange w:id="5696" w:author="TinTin Kalaw" w:date="2014-08-16T12:18:00Z">
                  <w:rPr>
                    <w:i/>
                  </w:rPr>
                </w:rPrChange>
              </w:rPr>
              <w:t>Time references</w:t>
            </w:r>
          </w:p>
          <w:p w:rsidR="002F6E61" w:rsidRDefault="00372B98">
            <w:pPr>
              <w:autoSpaceDE w:val="0"/>
              <w:autoSpaceDN w:val="0"/>
              <w:adjustRightInd w:val="0"/>
              <w:ind w:left="72"/>
              <w:rPr>
                <w:b/>
              </w:rPr>
              <w:pPrChange w:id="5697"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372B98">
              <w:rPr>
                <w:rFonts w:cs="TimesNewRomanPSMT"/>
                <w:sz w:val="20"/>
                <w:szCs w:val="20"/>
                <w:rPrChange w:id="5698" w:author="TinTin Kalaw" w:date="2014-08-16T12:18:00Z">
                  <w:rPr>
                    <w:i/>
                  </w:rPr>
                </w:rPrChange>
              </w:rPr>
              <w:t>Source</w:t>
            </w:r>
          </w:p>
          <w:p w:rsidR="002F6E61" w:rsidRDefault="00372B98">
            <w:pPr>
              <w:autoSpaceDE w:val="0"/>
              <w:autoSpaceDN w:val="0"/>
              <w:adjustRightInd w:val="0"/>
              <w:ind w:left="72"/>
              <w:rPr>
                <w:rStyle w:val="Emphasis"/>
                <w:i w:val="0"/>
              </w:rPr>
              <w:pPrChange w:id="5699" w:author="TinTin Kalaw" w:date="2014-08-16T12:18:00Z">
                <w:pPr>
                  <w:pStyle w:val="ListParagraph"/>
                  <w:numPr>
                    <w:ilvl w:val="1"/>
                    <w:numId w:val="11"/>
                  </w:numPr>
                  <w:autoSpaceDE w:val="0"/>
                  <w:autoSpaceDN w:val="0"/>
                  <w:adjustRightInd w:val="0"/>
                  <w:spacing w:line="276" w:lineRule="auto"/>
                  <w:ind w:left="252" w:hanging="180"/>
                  <w:jc w:val="both"/>
                  <w:outlineLvl w:val="4"/>
                </w:pPr>
              </w:pPrChange>
            </w:pPr>
            <w:r w:rsidRPr="00372B98">
              <w:rPr>
                <w:rFonts w:cs="TimesNewRomanPSMT"/>
                <w:sz w:val="20"/>
                <w:szCs w:val="20"/>
                <w:rPrChange w:id="5700" w:author="TinTin Kalaw" w:date="2014-08-16T12:18:00Z">
                  <w:rPr>
                    <w:i/>
                  </w:rPr>
                </w:rPrChange>
              </w:rPr>
              <w:t>Type</w:t>
            </w:r>
          </w:p>
        </w:tc>
        <w:tc>
          <w:tcPr>
            <w:tcW w:w="3325" w:type="dxa"/>
            <w:vAlign w:val="center"/>
          </w:tcPr>
          <w:p w:rsidR="002F6E61" w:rsidRDefault="00372B98">
            <w:pPr>
              <w:autoSpaceDE w:val="0"/>
              <w:autoSpaceDN w:val="0"/>
              <w:adjustRightInd w:val="0"/>
              <w:rPr>
                <w:rFonts w:cs="TimesNewRomanPSMT"/>
                <w:sz w:val="20"/>
                <w:szCs w:val="20"/>
                <w:rPrChange w:id="5701" w:author="TinTin Kalaw" w:date="2014-08-16T12:18:00Z">
                  <w:rPr>
                    <w:b/>
                  </w:rPr>
                </w:rPrChange>
              </w:rPr>
              <w:pPrChange w:id="5702"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372B98">
              <w:rPr>
                <w:rFonts w:cs="TimesNewRomanPSMT"/>
                <w:sz w:val="20"/>
                <w:szCs w:val="20"/>
                <w:rPrChange w:id="5703" w:author="TinTin Kalaw" w:date="2014-08-16T12:18:00Z">
                  <w:rPr>
                    <w:i/>
                  </w:rPr>
                </w:rPrChange>
              </w:rPr>
              <w:t>Photo</w:t>
            </w:r>
          </w:p>
          <w:p w:rsidR="002F6E61" w:rsidRDefault="00372B98">
            <w:pPr>
              <w:autoSpaceDE w:val="0"/>
              <w:autoSpaceDN w:val="0"/>
              <w:adjustRightInd w:val="0"/>
              <w:rPr>
                <w:rFonts w:cs="TimesNewRomanPSMT"/>
                <w:sz w:val="20"/>
                <w:szCs w:val="20"/>
                <w:rPrChange w:id="5704" w:author="TinTin Kalaw" w:date="2014-08-16T12:18:00Z">
                  <w:rPr>
                    <w:b/>
                  </w:rPr>
                </w:rPrChange>
              </w:rPr>
              <w:pPrChange w:id="5705"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372B98">
              <w:rPr>
                <w:rFonts w:cs="TimesNewRomanPSMT"/>
                <w:sz w:val="20"/>
                <w:szCs w:val="20"/>
                <w:rPrChange w:id="5706" w:author="TinTin Kalaw" w:date="2014-08-16T12:18:00Z">
                  <w:rPr>
                    <w:i/>
                  </w:rPr>
                </w:rPrChange>
              </w:rPr>
              <w:t>Video</w:t>
            </w:r>
          </w:p>
          <w:p w:rsidR="002F6E61" w:rsidRDefault="00372B98">
            <w:pPr>
              <w:autoSpaceDE w:val="0"/>
              <w:autoSpaceDN w:val="0"/>
              <w:adjustRightInd w:val="0"/>
              <w:rPr>
                <w:rFonts w:cs="TimesNewRomanPSMT"/>
                <w:sz w:val="20"/>
                <w:szCs w:val="20"/>
                <w:rPrChange w:id="5707" w:author="TinTin Kalaw" w:date="2014-08-16T12:18:00Z">
                  <w:rPr>
                    <w:b/>
                  </w:rPr>
                </w:rPrChange>
              </w:rPr>
              <w:pPrChange w:id="5708"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372B98">
              <w:rPr>
                <w:rFonts w:cs="TimesNewRomanPSMT"/>
                <w:sz w:val="20"/>
                <w:szCs w:val="20"/>
                <w:rPrChange w:id="5709" w:author="TinTin Kalaw" w:date="2014-08-16T12:18:00Z">
                  <w:rPr>
                    <w:i/>
                  </w:rPr>
                </w:rPrChange>
              </w:rPr>
              <w:t>Website</w:t>
            </w:r>
          </w:p>
          <w:p w:rsidR="002F6E61" w:rsidRDefault="00372B98">
            <w:pPr>
              <w:autoSpaceDE w:val="0"/>
              <w:autoSpaceDN w:val="0"/>
              <w:adjustRightInd w:val="0"/>
              <w:rPr>
                <w:rFonts w:cs="TimesNewRomanPSMT"/>
                <w:sz w:val="20"/>
                <w:szCs w:val="20"/>
                <w:rPrChange w:id="5710" w:author="TinTin Kalaw" w:date="2014-08-16T12:18:00Z">
                  <w:rPr>
                    <w:b/>
                  </w:rPr>
                </w:rPrChange>
              </w:rPr>
              <w:pPrChange w:id="5711"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372B98">
              <w:rPr>
                <w:rFonts w:cs="TimesNewRomanPSMT"/>
                <w:sz w:val="20"/>
                <w:szCs w:val="20"/>
                <w:rPrChange w:id="5712" w:author="TinTin Kalaw" w:date="2014-08-16T12:18:00Z">
                  <w:rPr>
                    <w:i/>
                  </w:rPr>
                </w:rPrChange>
              </w:rPr>
              <w:t>TV Channel</w:t>
            </w:r>
          </w:p>
          <w:p w:rsidR="002F6E61" w:rsidRDefault="00372B98">
            <w:pPr>
              <w:autoSpaceDE w:val="0"/>
              <w:autoSpaceDN w:val="0"/>
              <w:adjustRightInd w:val="0"/>
              <w:rPr>
                <w:b/>
              </w:rPr>
              <w:pPrChange w:id="5713"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372B98">
              <w:rPr>
                <w:rFonts w:cs="TimesNewRomanPSMT"/>
                <w:sz w:val="20"/>
                <w:szCs w:val="20"/>
                <w:rPrChange w:id="5714" w:author="TinTin Kalaw" w:date="2014-08-16T12:18:00Z">
                  <w:rPr>
                    <w:i/>
                  </w:rPr>
                </w:rPrChange>
              </w:rPr>
              <w:t>Radio Station</w:t>
            </w:r>
          </w:p>
          <w:p w:rsidR="002F6E61" w:rsidRDefault="00372B98">
            <w:pPr>
              <w:autoSpaceDE w:val="0"/>
              <w:autoSpaceDN w:val="0"/>
              <w:adjustRightInd w:val="0"/>
              <w:rPr>
                <w:rStyle w:val="Emphasis"/>
                <w:i w:val="0"/>
              </w:rPr>
              <w:pPrChange w:id="5715" w:author="TinTin Kalaw" w:date="2014-08-16T12:18:00Z">
                <w:pPr>
                  <w:pStyle w:val="ListParagraph"/>
                  <w:numPr>
                    <w:ilvl w:val="1"/>
                    <w:numId w:val="11"/>
                  </w:numPr>
                  <w:autoSpaceDE w:val="0"/>
                  <w:autoSpaceDN w:val="0"/>
                  <w:adjustRightInd w:val="0"/>
                  <w:spacing w:line="276" w:lineRule="auto"/>
                  <w:ind w:left="255" w:hanging="255"/>
                  <w:jc w:val="both"/>
                  <w:outlineLvl w:val="4"/>
                </w:pPr>
              </w:pPrChange>
            </w:pPr>
            <w:r w:rsidRPr="00372B98">
              <w:rPr>
                <w:rFonts w:cs="TimesNewRomanPSMT"/>
                <w:sz w:val="20"/>
                <w:szCs w:val="20"/>
                <w:rPrChange w:id="5716" w:author="TinTin Kalaw" w:date="2014-08-16T12:18:00Z">
                  <w:rPr>
                    <w:i/>
                  </w:rPr>
                </w:rPrChange>
              </w:rPr>
              <w:t>Unspecified</w:t>
            </w:r>
            <w:commentRangeEnd w:id="5691"/>
            <w:r w:rsidR="00DC504A">
              <w:rPr>
                <w:rStyle w:val="CommentReference"/>
              </w:rPr>
              <w:commentReference w:id="5691"/>
            </w:r>
          </w:p>
        </w:tc>
      </w:tr>
    </w:tbl>
    <w:p w:rsidR="002F6E61" w:rsidRDefault="00D71339">
      <w:pPr>
        <w:pStyle w:val="Caption"/>
        <w:rPr>
          <w:del w:id="5717" w:author="TinTin Kalaw" w:date="2014-08-16T12:18:00Z"/>
          <w:rStyle w:val="Emphasis"/>
          <w:sz w:val="22"/>
          <w:szCs w:val="22"/>
        </w:rPr>
        <w:pPrChange w:id="5718" w:author="Vilson Lu" w:date="2014-08-22T16:12:00Z">
          <w:pPr>
            <w:pStyle w:val="Content2"/>
          </w:pPr>
        </w:pPrChange>
      </w:pPr>
      <w:bookmarkStart w:id="5719" w:name="_Toc396489865"/>
      <w:ins w:id="5720" w:author="Vilson Lu" w:date="2014-08-22T16:12:00Z">
        <w:r w:rsidRPr="00D71339">
          <w:t xml:space="preserve">Table </w:t>
        </w:r>
        <w:r w:rsidR="00372B98" w:rsidRPr="00D71339">
          <w:fldChar w:fldCharType="begin"/>
        </w:r>
        <w:r w:rsidRPr="00D71339">
          <w:instrText xml:space="preserve"> STYLEREF 1 \s </w:instrText>
        </w:r>
        <w:r w:rsidR="00372B98" w:rsidRPr="00D71339">
          <w:fldChar w:fldCharType="separate"/>
        </w:r>
      </w:ins>
      <w:r w:rsidR="003160F5">
        <w:rPr>
          <w:noProof/>
        </w:rPr>
        <w:t>2</w:t>
      </w:r>
      <w:ins w:id="5721" w:author="Vilson Lu" w:date="2014-08-22T16:12:00Z">
        <w:r w:rsidR="00372B98" w:rsidRPr="00D71339">
          <w:fldChar w:fldCharType="end"/>
        </w:r>
        <w:r w:rsidRPr="00D71339">
          <w:noBreakHyphen/>
        </w:r>
        <w:r w:rsidR="00372B98" w:rsidRPr="00D71339">
          <w:fldChar w:fldCharType="begin"/>
        </w:r>
        <w:r w:rsidRPr="00D71339">
          <w:instrText xml:space="preserve"> SEQ Table \* ARABIC \s 1 </w:instrText>
        </w:r>
        <w:r w:rsidR="00372B98" w:rsidRPr="00D71339">
          <w:fldChar w:fldCharType="separate"/>
        </w:r>
      </w:ins>
      <w:ins w:id="5722" w:author="Vilson Lu" w:date="2014-08-22T16:55:00Z">
        <w:r w:rsidR="003160F5">
          <w:rPr>
            <w:noProof/>
          </w:rPr>
          <w:t>4</w:t>
        </w:r>
      </w:ins>
      <w:ins w:id="5723" w:author="Vilson Lu" w:date="2014-08-22T16:12:00Z">
        <w:r w:rsidR="00372B98" w:rsidRPr="00D71339">
          <w:fldChar w:fldCharType="end"/>
        </w:r>
        <w:r w:rsidRPr="00D71339">
          <w:t>. Extractable Information Nugget per Informative Tweet Category</w:t>
        </w:r>
      </w:ins>
      <w:bookmarkEnd w:id="5719"/>
    </w:p>
    <w:p w:rsidR="002F6E61" w:rsidRDefault="002F6E61">
      <w:pPr>
        <w:pStyle w:val="Caption"/>
        <w:rPr>
          <w:ins w:id="5724" w:author="Vilson Lu" w:date="2014-08-22T16:11:00Z"/>
          <w:rStyle w:val="Emphasis"/>
          <w:sz w:val="24"/>
          <w:szCs w:val="24"/>
        </w:rPr>
        <w:pPrChange w:id="5725" w:author="Vilson Lu" w:date="2014-08-22T16:12:00Z">
          <w:pPr>
            <w:pStyle w:val="Content2"/>
          </w:pPr>
        </w:pPrChange>
      </w:pPr>
    </w:p>
    <w:p w:rsidR="002F6E61" w:rsidRDefault="002F6E61">
      <w:pPr>
        <w:rPr>
          <w:rStyle w:val="Emphasis"/>
          <w:i w:val="0"/>
        </w:rPr>
        <w:pPrChange w:id="5726" w:author="Vilson Lu" w:date="2014-08-22T16:10:00Z">
          <w:pPr>
            <w:pStyle w:val="Content2"/>
          </w:pPr>
        </w:pPrChange>
      </w:pPr>
    </w:p>
    <w:p w:rsidR="00663CFF" w:rsidRPr="00E45CE0" w:rsidRDefault="00BD138D" w:rsidP="00497EF3">
      <w:pPr>
        <w:pStyle w:val="Heading5"/>
        <w:rPr>
          <w:rStyle w:val="Emphasis"/>
          <w:b w:val="0"/>
          <w:i w:val="0"/>
        </w:rPr>
      </w:pPr>
      <w:r w:rsidRPr="00E45CE0">
        <w:rPr>
          <w:rStyle w:val="Emphasis"/>
          <w:i w:val="0"/>
        </w:rPr>
        <w:t>Practical Extraction of Disaster-Relevant Information from Social Media (Imran et al., 2013)</w:t>
      </w:r>
    </w:p>
    <w:p w:rsidR="00BD138D" w:rsidRPr="00E45CE0" w:rsidRDefault="00BD138D">
      <w:pPr>
        <w:pStyle w:val="Content2"/>
      </w:pPr>
    </w:p>
    <w:p w:rsidR="002F6E61" w:rsidRDefault="00BD138D">
      <w:pPr>
        <w:pStyle w:val="Content2"/>
        <w:pPrChange w:id="5727" w:author="TinTin Kalaw" w:date="2014-08-16T12:21:00Z">
          <w:pPr>
            <w:pStyle w:val="Content1"/>
          </w:pPr>
        </w:pPrChange>
      </w:pPr>
      <w:r w:rsidRPr="00E45CE0">
        <w:t>Based on their previous paper Extracting Relevant Information Nuggets</w:t>
      </w:r>
      <w:r w:rsidR="0061160C" w:rsidRPr="00E45CE0">
        <w:t xml:space="preserve"> from Disaster-Related Messages in Social Media, after classifying the tweets into the informative tweet category, they extracted the information</w:t>
      </w:r>
      <w:r w:rsidR="007E331A" w:rsidRPr="00E45CE0">
        <w:t xml:space="preserve"> by employing a different approach</w:t>
      </w:r>
      <w:r w:rsidR="0061160C" w:rsidRPr="00E45CE0">
        <w:t xml:space="preserve">. This time, they used two datasets: (1) tweets during hurricane Joplin </w:t>
      </w:r>
      <w:del w:id="5728" w:author="PF" w:date="2015-03-02T10:11:00Z">
        <w:r w:rsidR="0061160C" w:rsidRPr="00E45CE0" w:rsidDel="004C2417">
          <w:delText xml:space="preserve">last </w:delText>
        </w:r>
      </w:del>
      <w:ins w:id="5729" w:author="PF" w:date="2015-03-02T10:11:00Z">
        <w:r w:rsidR="004C2417">
          <w:t xml:space="preserve">on </w:t>
        </w:r>
      </w:ins>
      <w:r w:rsidR="0061160C" w:rsidRPr="00E45CE0">
        <w:t xml:space="preserve">May 22, 2010 with #joplin and (2) tweets during hurricane Sandy </w:t>
      </w:r>
      <w:del w:id="5730" w:author="PF" w:date="2015-03-02T10:11:00Z">
        <w:r w:rsidR="0061160C" w:rsidRPr="00E45CE0" w:rsidDel="004C2417">
          <w:delText xml:space="preserve">last </w:delText>
        </w:r>
      </w:del>
      <w:ins w:id="5731" w:author="PF" w:date="2015-03-02T10:11:00Z">
        <w:r w:rsidR="004C2417">
          <w:t xml:space="preserve">on </w:t>
        </w:r>
      </w:ins>
      <w:r w:rsidR="0061160C" w:rsidRPr="00E45CE0">
        <w:t>October 29, 2012 with #sandy #nyc.</w:t>
      </w:r>
    </w:p>
    <w:p w:rsidR="002F6E61" w:rsidRDefault="002F6E61">
      <w:pPr>
        <w:pStyle w:val="Content2"/>
        <w:pPrChange w:id="5732" w:author="TinTin Kalaw" w:date="2014-08-16T12:21:00Z">
          <w:pPr>
            <w:pStyle w:val="Content1"/>
          </w:pPr>
        </w:pPrChange>
      </w:pPr>
    </w:p>
    <w:p w:rsidR="002F6E61" w:rsidRDefault="007E331A">
      <w:pPr>
        <w:pStyle w:val="Content2"/>
        <w:rPr>
          <w:ins w:id="5733" w:author="Kyle Mc Hale Dela Cruz" w:date="2014-08-15T23:18:00Z"/>
        </w:rPr>
        <w:pPrChange w:id="5734" w:author="TinTin Kalaw" w:date="2014-08-16T12:21:00Z">
          <w:pPr>
            <w:pStyle w:val="Content1"/>
          </w:pPr>
        </w:pPrChange>
      </w:pPr>
      <w:r w:rsidRPr="00E45CE0">
        <w:t>To detect class-relevant information, they treated it as a sequence</w:t>
      </w:r>
      <w:ins w:id="5735" w:author="PF" w:date="2015-03-02T10:11:00Z">
        <w:r w:rsidR="004C2417">
          <w:t>-</w:t>
        </w:r>
      </w:ins>
      <w:del w:id="5736" w:author="PF" w:date="2015-03-02T10:11:00Z">
        <w:r w:rsidRPr="00E45CE0" w:rsidDel="004C2417">
          <w:delText xml:space="preserve"> </w:delText>
        </w:r>
      </w:del>
      <w:r w:rsidRPr="00E45CE0">
        <w:t>labeling task. For each token in the tweet, they labeled it as either part of the relevant information or not. The (+) label indicates that the token is part of the relevant information while the (-) label indicates that it is not. After labeling, they applied Conditional Random Fields (CRF) to extract the information. A tool they also used in this paper is ArkNLP, a Twitter-specific POS tagger.</w:t>
      </w:r>
    </w:p>
    <w:p w:rsidR="002F6E61" w:rsidRDefault="002F6E61">
      <w:pPr>
        <w:pStyle w:val="Content2"/>
        <w:rPr>
          <w:ins w:id="5737" w:author="Kyle Mc Hale Dela Cruz" w:date="2014-08-15T23:18:00Z"/>
        </w:rPr>
        <w:pPrChange w:id="5738" w:author="TinTin Kalaw" w:date="2014-08-16T12:21:00Z">
          <w:pPr>
            <w:pStyle w:val="Content1"/>
          </w:pPr>
        </w:pPrChange>
      </w:pPr>
    </w:p>
    <w:p w:rsidR="002F6E61" w:rsidRDefault="003849D8">
      <w:pPr>
        <w:pStyle w:val="Heading5"/>
        <w:rPr>
          <w:ins w:id="5739" w:author="Kyle Mc Hale Dela Cruz" w:date="2014-08-15T23:19:00Z"/>
        </w:rPr>
        <w:pPrChange w:id="5740" w:author="TinTin Kalaw" w:date="2014-08-16T13:15:00Z">
          <w:pPr>
            <w:pStyle w:val="Content1"/>
          </w:pPr>
        </w:pPrChange>
      </w:pPr>
      <w:ins w:id="5741" w:author="Kyle Mc Hale Dela Cruz" w:date="2014-08-15T23:19:00Z">
        <w:r>
          <w:t xml:space="preserve">Safety Information Mining - What can NLP do in a </w:t>
        </w:r>
        <w:del w:id="5742" w:author="PF" w:date="2015-01-14T00:19:00Z">
          <w:r w:rsidDel="003A5AA0">
            <w:delText>D</w:delText>
          </w:r>
        </w:del>
      </w:ins>
      <w:ins w:id="5743" w:author="PF" w:date="2015-01-14T00:19:00Z">
        <w:r w:rsidR="003A5AA0">
          <w:t>d</w:t>
        </w:r>
      </w:ins>
      <w:ins w:id="5744" w:author="Kyle Mc Hale Dela Cruz" w:date="2014-08-15T23:19:00Z">
        <w:r>
          <w:t>isaster (Neubig et al</w:t>
        </w:r>
      </w:ins>
      <w:ins w:id="5745" w:author="PF" w:date="2015-03-02T10:12:00Z">
        <w:r w:rsidR="003B0609">
          <w:t>.</w:t>
        </w:r>
      </w:ins>
      <w:ins w:id="5746" w:author="Kyle Mc Hale Dela Cruz" w:date="2014-08-15T23:19:00Z">
        <w:r>
          <w:t>, 2011)</w:t>
        </w:r>
      </w:ins>
    </w:p>
    <w:p w:rsidR="002F6E61" w:rsidRDefault="002F6E61">
      <w:pPr>
        <w:pStyle w:val="Content2"/>
        <w:rPr>
          <w:ins w:id="5747" w:author="Kyle Mc Hale Dela Cruz" w:date="2014-08-15T23:19:00Z"/>
        </w:rPr>
        <w:pPrChange w:id="5748" w:author="TinTin Kalaw" w:date="2014-08-16T12:21:00Z">
          <w:pPr>
            <w:pStyle w:val="Content1"/>
          </w:pPr>
        </w:pPrChange>
      </w:pPr>
    </w:p>
    <w:p w:rsidR="002F6E61" w:rsidRDefault="003849D8">
      <w:pPr>
        <w:pStyle w:val="Content2"/>
        <w:rPr>
          <w:ins w:id="5749" w:author="Kyle Mc Hale Dela Cruz" w:date="2014-08-15T23:19:00Z"/>
        </w:rPr>
        <w:pPrChange w:id="5750"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5751" w:author="Kyle Mc Hale Dela Cruz" w:date="2014-08-15T23:19:00Z">
        <w:r>
          <w:t xml:space="preserve">In the </w:t>
        </w:r>
        <w:del w:id="5752" w:author="PF" w:date="2015-01-14T00:19:00Z">
          <w:r w:rsidDel="00144491">
            <w:delText xml:space="preserve">paper </w:delText>
          </w:r>
        </w:del>
      </w:ins>
      <w:ins w:id="5753" w:author="PF" w:date="2015-01-14T00:19:00Z">
        <w:r w:rsidR="00144491">
          <w:t xml:space="preserve">article </w:t>
        </w:r>
      </w:ins>
      <w:ins w:id="5754" w:author="Kyle Mc Hale Dela Cruz" w:date="2014-08-15T23:19:00Z">
        <w:r>
          <w:t xml:space="preserve">presented by Neubig and his team of researchers, they described the efforts of researchers in the field of Natural Language Processing in creating an </w:t>
        </w:r>
        <w:del w:id="5755" w:author="PF" w:date="2015-01-14T00:19:00Z">
          <w:r w:rsidDel="00144491">
            <w:delText>I</w:delText>
          </w:r>
        </w:del>
      </w:ins>
      <w:ins w:id="5756" w:author="PF" w:date="2015-01-14T00:19:00Z">
        <w:r w:rsidR="00144491">
          <w:t>i</w:t>
        </w:r>
      </w:ins>
      <w:ins w:id="5757" w:author="Kyle Mc Hale Dela Cruz" w:date="2014-08-15T23:19:00Z">
        <w:r>
          <w:t xml:space="preserve">nformation </w:t>
        </w:r>
        <w:del w:id="5758" w:author="PF" w:date="2015-01-14T00:19:00Z">
          <w:r w:rsidDel="00144491">
            <w:delText>E</w:delText>
          </w:r>
        </w:del>
      </w:ins>
      <w:ins w:id="5759" w:author="PF" w:date="2015-01-14T00:19:00Z">
        <w:r w:rsidR="00144491">
          <w:t>e</w:t>
        </w:r>
      </w:ins>
      <w:ins w:id="5760" w:author="Kyle Mc Hale Dela Cruz" w:date="2014-08-15T23:19:00Z">
        <w:r>
          <w:t>xtraction system that aided in the relief operations during the 2011 East Japan Earthquake. The system that was describe</w:t>
        </w:r>
      </w:ins>
      <w:ins w:id="5761" w:author="PF" w:date="2015-01-14T00:19:00Z">
        <w:r w:rsidR="00144491">
          <w:t>d</w:t>
        </w:r>
      </w:ins>
      <w:ins w:id="5762" w:author="Kyle Mc Hale Dela Cruz" w:date="2014-08-15T23:19:00Z">
        <w:r>
          <w:t xml:space="preserve"> </w:t>
        </w:r>
        <w:del w:id="5763" w:author="PF" w:date="2015-01-14T00:20:00Z">
          <w:r w:rsidDel="00144491">
            <w:delText xml:space="preserve">in their paper </w:delText>
          </w:r>
        </w:del>
        <w:r>
          <w:t xml:space="preserve">was primarily built to ease the mining of information </w:t>
        </w:r>
      </w:ins>
      <w:ins w:id="5764" w:author="PF" w:date="2015-01-14T00:21:00Z">
        <w:r w:rsidR="00626E93">
          <w:t xml:space="preserve">regarding </w:t>
        </w:r>
      </w:ins>
      <w:ins w:id="5765" w:author="Kyle Mc Hale Dela Cruz" w:date="2014-08-15T23:19:00Z">
        <w:del w:id="5766" w:author="PF" w:date="2015-01-14T00:21:00Z">
          <w:r w:rsidDel="00626E93">
            <w:delText xml:space="preserve">about </w:delText>
          </w:r>
        </w:del>
        <w:r>
          <w:t xml:space="preserve">the safety of those affected by the </w:t>
        </w:r>
        <w:r>
          <w:lastRenderedPageBreak/>
          <w:t>earthquake from one of the most prevalent information source during that time, that is, Twitter. The system included subsystems that work</w:t>
        </w:r>
        <w:del w:id="5767" w:author="PF" w:date="2015-01-14T00:20:00Z">
          <w:r w:rsidDel="00144491">
            <w:delText>s</w:delText>
          </w:r>
        </w:del>
        <w:r>
          <w:t xml:space="preserve"> for the following NLP and IE techniques like word segmentation, named entity recognition, and tweet classification.</w:t>
        </w:r>
      </w:ins>
    </w:p>
    <w:p w:rsidR="002F6E61" w:rsidRDefault="002F6E61">
      <w:pPr>
        <w:pStyle w:val="Content2"/>
        <w:rPr>
          <w:ins w:id="5768" w:author="Kyle Mc Hale Dela Cruz" w:date="2014-08-15T23:19:00Z"/>
        </w:rPr>
        <w:pPrChange w:id="5769"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rsidR="002F6E61" w:rsidRDefault="003849D8">
      <w:pPr>
        <w:pStyle w:val="Content2"/>
        <w:rPr>
          <w:ins w:id="5770" w:author="Kyle Mc Hale Dela Cruz" w:date="2014-08-15T23:19:00Z"/>
        </w:rPr>
        <w:pPrChange w:id="5771"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5772" w:author="Kyle Mc Hale Dela Cruz" w:date="2014-08-15T23:19:00Z">
        <w:r>
          <w:t>The development cycle of the IE system has two phases: (1) resource</w:t>
        </w:r>
      </w:ins>
      <w:ins w:id="5773" w:author="PF" w:date="2015-03-02T10:13:00Z">
        <w:r w:rsidR="003B0609">
          <w:t>-</w:t>
        </w:r>
      </w:ins>
      <w:ins w:id="5774" w:author="Kyle Mc Hale Dela Cruz" w:date="2014-08-15T23:19:00Z">
        <w:del w:id="5775" w:author="PF" w:date="2015-03-02T10:13:00Z">
          <w:r w:rsidDel="003B0609">
            <w:delText xml:space="preserve"> </w:delText>
          </w:r>
        </w:del>
        <w:r>
          <w:t>building phase and the (2) actual IE system development phase. To begin the development of the information extraction system, the researchers first started out by making the prerequisite resources for the system (or the resource</w:t>
        </w:r>
      </w:ins>
      <w:ins w:id="5776" w:author="PF" w:date="2015-03-02T10:13:00Z">
        <w:r w:rsidR="003B0609">
          <w:t>-</w:t>
        </w:r>
      </w:ins>
      <w:ins w:id="5777" w:author="Kyle Mc Hale Dela Cruz" w:date="2014-08-15T23:19:00Z">
        <w:del w:id="5778" w:author="PF" w:date="2015-03-02T10:13:00Z">
          <w:r w:rsidDel="003B0609">
            <w:delText xml:space="preserve"> </w:delText>
          </w:r>
        </w:del>
        <w:r>
          <w:t>building phase). The researchers first focused on developing the different Language Resources and Tweet Corpus of the system. These language resources included dictionaries (used to improve the performance of the different text analy</w:t>
        </w:r>
        <w:del w:id="5779" w:author="PF" w:date="2015-03-02T10:13:00Z">
          <w:r w:rsidDel="003B0609">
            <w:delText>s</w:delText>
          </w:r>
        </w:del>
      </w:ins>
      <w:ins w:id="5780" w:author="PF" w:date="2015-03-02T10:13:00Z">
        <w:r w:rsidR="003B0609">
          <w:t>z</w:t>
        </w:r>
      </w:ins>
      <w:ins w:id="5781" w:author="Kyle Mc Hale Dela Cruz" w:date="2014-08-15T23:19:00Z">
        <w:r>
          <w:t>ers and classifiers in the system) and a labeled corpus of tweets (this contains safety information about the disaster and was used for the extraction from unlabel</w:t>
        </w:r>
        <w:del w:id="5782" w:author="PF" w:date="2015-03-02T10:11:00Z">
          <w:r w:rsidDel="004C2417">
            <w:delText>l</w:delText>
          </w:r>
        </w:del>
        <w:r>
          <w:t xml:space="preserve">ed tweets). </w:t>
        </w:r>
      </w:ins>
    </w:p>
    <w:p w:rsidR="002F6E61" w:rsidRDefault="002F6E61">
      <w:pPr>
        <w:pStyle w:val="Content2"/>
        <w:rPr>
          <w:ins w:id="5783" w:author="Kyle Mc Hale Dela Cruz" w:date="2014-08-15T23:19:00Z"/>
        </w:rPr>
        <w:pPrChange w:id="5784"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rsidR="002F6E61" w:rsidRDefault="003849D8">
      <w:pPr>
        <w:pStyle w:val="Content2"/>
        <w:rPr>
          <w:ins w:id="5785" w:author="Kyle Mc Hale Dela Cruz" w:date="2014-08-15T23:19:00Z"/>
        </w:rPr>
        <w:pPrChange w:id="5786"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5787" w:author="Kyle Mc Hale Dela Cruz" w:date="2014-08-15T23:19:00Z">
        <w:r>
          <w:t xml:space="preserve">For the creation of the dictionaries, the researchers made use of the “Balanced Corpus of Contemporary Written Japanese” and the “UniDic dictionary” for general domain languages while the “Mozc Japanese Input Method Dictionary” and other publicly available resources like the last names specific to northeast Japan </w:t>
        </w:r>
        <w:del w:id="5788" w:author="PF" w:date="2015-03-02T10:14:00Z">
          <w:r w:rsidDel="00133578">
            <w:delText>&amp;</w:delText>
          </w:r>
        </w:del>
      </w:ins>
      <w:ins w:id="5789" w:author="PF" w:date="2015-03-02T10:14:00Z">
        <w:r w:rsidR="00133578">
          <w:t>and</w:t>
        </w:r>
      </w:ins>
      <w:ins w:id="5790" w:author="Kyle Mc Hale Dela Cruz" w:date="2014-08-15T23:19:00Z">
        <w:r>
          <w:t xml:space="preserve"> the database of postal code </w:t>
        </w:r>
        <w:del w:id="5791" w:author="PF" w:date="2015-03-02T10:14:00Z">
          <w:r w:rsidDel="00133578">
            <w:delText xml:space="preserve">are </w:delText>
          </w:r>
        </w:del>
      </w:ins>
      <w:ins w:id="5792" w:author="PF" w:date="2015-03-02T10:14:00Z">
        <w:r w:rsidR="00133578">
          <w:t xml:space="preserve">were </w:t>
        </w:r>
      </w:ins>
      <w:ins w:id="5793" w:author="Kyle Mc Hale Dela Cruz" w:date="2014-08-15T23:19:00Z">
        <w:r>
          <w:t>used for the domain</w:t>
        </w:r>
      </w:ins>
      <w:ins w:id="5794" w:author="PF" w:date="2015-03-02T10:14:00Z">
        <w:r w:rsidR="00133578">
          <w:t>-</w:t>
        </w:r>
      </w:ins>
      <w:ins w:id="5795" w:author="Kyle Mc Hale Dela Cruz" w:date="2014-08-15T23:19:00Z">
        <w:del w:id="5796" w:author="PF" w:date="2015-03-02T10:14:00Z">
          <w:r w:rsidDel="00133578">
            <w:delText xml:space="preserve"> </w:delText>
          </w:r>
        </w:del>
        <w:r>
          <w:t xml:space="preserve">specific language. </w:t>
        </w:r>
      </w:ins>
      <w:ins w:id="5797" w:author="PF" w:date="2015-03-02T10:14:00Z">
        <w:r w:rsidR="00133578">
          <w:t xml:space="preserve">An </w:t>
        </w:r>
      </w:ins>
      <w:ins w:id="5798" w:author="Kyle Mc Hale Dela Cruz" w:date="2014-08-15T23:19:00Z">
        <w:del w:id="5799" w:author="PF" w:date="2015-03-02T10:14:00Z">
          <w:r w:rsidDel="00133578">
            <w:delText>A</w:delText>
          </w:r>
        </w:del>
      </w:ins>
      <w:ins w:id="5800" w:author="PF" w:date="2015-03-02T10:14:00Z">
        <w:r w:rsidR="00133578">
          <w:t>a</w:t>
        </w:r>
      </w:ins>
      <w:ins w:id="5801" w:author="Kyle Mc Hale Dela Cruz" w:date="2014-08-15T23:19:00Z">
        <w:r>
          <w:t xml:space="preserve">dditional list containing station names </w:t>
        </w:r>
        <w:del w:id="5802" w:author="PF" w:date="2015-03-02T10:14:00Z">
          <w:r w:rsidDel="00133578">
            <w:delText>&amp;</w:delText>
          </w:r>
        </w:del>
      </w:ins>
      <w:ins w:id="5803" w:author="PF" w:date="2015-03-02T10:14:00Z">
        <w:r w:rsidR="00133578">
          <w:t>and</w:t>
        </w:r>
      </w:ins>
      <w:ins w:id="5804" w:author="Kyle Mc Hale Dela Cruz" w:date="2014-08-15T23:19:00Z">
        <w:r>
          <w:t xml:space="preserve"> locations, landmarks, etc. were made to aid in the extraction process.</w:t>
        </w:r>
      </w:ins>
    </w:p>
    <w:p w:rsidR="002F6E61" w:rsidRDefault="002F6E61">
      <w:pPr>
        <w:pStyle w:val="Content2"/>
        <w:rPr>
          <w:ins w:id="5805" w:author="Kyle Mc Hale Dela Cruz" w:date="2014-08-15T23:19:00Z"/>
        </w:rPr>
        <w:pPrChange w:id="5806"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rsidR="002F6E61" w:rsidRDefault="003849D8">
      <w:pPr>
        <w:pStyle w:val="Content2"/>
        <w:rPr>
          <w:ins w:id="5807" w:author="Kyle Mc Hale Dela Cruz" w:date="2014-08-15T23:19:00Z"/>
        </w:rPr>
        <w:pPrChange w:id="5808"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5809" w:author="Kyle Mc Hale Dela Cruz" w:date="2014-08-15T23:19:00Z">
        <w:r>
          <w:t xml:space="preserve">For the creation of the Tweet corpus, the researchers collected tweets that contain the word </w:t>
        </w:r>
      </w:ins>
      <w:ins w:id="5810" w:author="PF" w:date="2015-03-02T10:14:00Z">
        <w:r w:rsidR="0045592C">
          <w:t>‘</w:t>
        </w:r>
      </w:ins>
      <w:ins w:id="5811" w:author="Kyle Mc Hale Dela Cruz" w:date="2014-08-15T23:19:00Z">
        <w:r>
          <w:t>earthquake</w:t>
        </w:r>
      </w:ins>
      <w:ins w:id="5812" w:author="PF" w:date="2015-03-02T10:14:00Z">
        <w:r w:rsidR="0045592C">
          <w:t>’</w:t>
        </w:r>
      </w:ins>
      <w:ins w:id="5813" w:author="Kyle Mc Hale Dela Cruz" w:date="2014-08-15T23:19:00Z">
        <w:r>
          <w:t>, and those that contains the following hashtags: #anpi (safety information), #hinan (evacuation), #j_j_helpme (help request) and #save_&lt;location&gt;. To complete the corpus, the researchers tried to recogni</w:t>
        </w:r>
        <w:del w:id="5814" w:author="PF" w:date="2015-03-02T10:15:00Z">
          <w:r w:rsidDel="0045592C">
            <w:delText>s</w:delText>
          </w:r>
        </w:del>
      </w:ins>
      <w:ins w:id="5815" w:author="PF" w:date="2015-03-02T10:15:00Z">
        <w:r w:rsidR="0045592C">
          <w:t>z</w:t>
        </w:r>
      </w:ins>
      <w:ins w:id="5816" w:author="Kyle Mc Hale Dela Cruz" w:date="2014-08-15T23:19:00Z">
        <w:r>
          <w:t xml:space="preserve">e the topic of the tweet (tweet classification) and the people mentioned in the tweet (named-entity recognition). </w:t>
        </w:r>
        <w:del w:id="5817" w:author="PF" w:date="2015-03-02T10:15:00Z">
          <w:r w:rsidDel="0045592C">
            <w:delText>And t</w:delText>
          </w:r>
        </w:del>
      </w:ins>
      <w:ins w:id="5818" w:author="PF" w:date="2015-03-02T10:15:00Z">
        <w:r w:rsidR="0045592C">
          <w:t>T</w:t>
        </w:r>
      </w:ins>
      <w:ins w:id="5819" w:author="Kyle Mc Hale Dela Cruz" w:date="2014-08-15T23:19:00Z">
        <w:r>
          <w:t>o do so, the researchers defined nine classifications for the labels/topic of the tweets and</w:t>
        </w:r>
        <w:del w:id="5820" w:author="PF" w:date="2015-03-02T10:15:00Z">
          <w:r w:rsidDel="0045592C">
            <w:delText xml:space="preserve"> the following</w:delText>
          </w:r>
        </w:del>
        <w:r>
          <w:t xml:space="preserve"> are</w:t>
        </w:r>
        <w:del w:id="5821" w:author="PF" w:date="2015-03-02T10:15:00Z">
          <w:r w:rsidDel="0045592C">
            <w:delText>:</w:delText>
          </w:r>
        </w:del>
        <w:r>
          <w:t xml:space="preserve"> (1) I - Himself/Herself is alive; (2) L - Alive; (3) P - Passed away; (4) M - Missing; (5) H - Help request; (6) S - Information request; (7) O - Not safety information; (8) R - External link; and lastly, (9) U - Unknown.</w:t>
        </w:r>
      </w:ins>
    </w:p>
    <w:p w:rsidR="002F6E61" w:rsidRDefault="002F6E61">
      <w:pPr>
        <w:pStyle w:val="Content2"/>
        <w:rPr>
          <w:ins w:id="5822" w:author="Kyle Mc Hale Dela Cruz" w:date="2014-08-15T23:19:00Z"/>
        </w:rPr>
        <w:pPrChange w:id="5823"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rsidR="002F6E61" w:rsidRDefault="003849D8">
      <w:pPr>
        <w:pStyle w:val="Content2"/>
        <w:rPr>
          <w:ins w:id="5824" w:author="Kyle Mc Hale Dela Cruz" w:date="2014-08-15T23:19:00Z"/>
        </w:rPr>
        <w:pPrChange w:id="5825"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ins w:id="5826" w:author="Kyle Mc Hale Dela Cruz" w:date="2014-08-15T23:19:00Z">
        <w:r>
          <w:t>After developing the pre</w:t>
        </w:r>
        <w:del w:id="5827" w:author="PF" w:date="2015-03-02T18:29:00Z">
          <w:r w:rsidDel="008A45F0">
            <w:delText>-</w:delText>
          </w:r>
        </w:del>
        <w:r>
          <w:t xml:space="preserve">requisite resources, the researchers </w:t>
        </w:r>
        <w:del w:id="5828" w:author="PF" w:date="2015-03-02T10:16:00Z">
          <w:r w:rsidDel="0045592C">
            <w:delText xml:space="preserve">now </w:delText>
          </w:r>
        </w:del>
        <w:r>
          <w:t>proceeded with the actual development of the information extraction system. According to Neubig et al., the first step in IE for the Japanese language is Morphological Analysis. The MA is responsible for the tokeni</w:t>
        </w:r>
        <w:del w:id="5829" w:author="PF" w:date="2015-03-02T10:16:00Z">
          <w:r w:rsidDel="0045592C">
            <w:delText>s</w:delText>
          </w:r>
        </w:del>
      </w:ins>
      <w:ins w:id="5830" w:author="PF" w:date="2015-03-02T10:16:00Z">
        <w:r w:rsidR="0045592C">
          <w:t>z</w:t>
        </w:r>
      </w:ins>
      <w:ins w:id="5831" w:author="Kyle Mc Hale Dela Cruz" w:date="2014-08-15T23:19:00Z">
        <w:r>
          <w:t>ation and POS tagging of the tweets and for this</w:t>
        </w:r>
      </w:ins>
      <w:ins w:id="5832" w:author="PF" w:date="2015-03-02T10:16:00Z">
        <w:r w:rsidR="0045592C">
          <w:t>,</w:t>
        </w:r>
      </w:ins>
      <w:ins w:id="5833" w:author="Kyle Mc Hale Dela Cruz" w:date="2014-08-15T23:19:00Z">
        <w:r>
          <w:t xml:space="preserve"> they made use of an open-source tool called KyTea. </w:t>
        </w:r>
        <w:del w:id="5834" w:author="PF" w:date="2015-03-02T10:16:00Z">
          <w:r w:rsidDel="0045592C">
            <w:delText>And t</w:delText>
          </w:r>
        </w:del>
      </w:ins>
      <w:ins w:id="5835" w:author="PF" w:date="2015-03-02T10:16:00Z">
        <w:r w:rsidR="0045592C">
          <w:t>T</w:t>
        </w:r>
      </w:ins>
      <w:ins w:id="5836" w:author="Kyle Mc Hale Dela Cruz" w:date="2014-08-15T23:19:00Z">
        <w:r>
          <w:t>o accommodate the proper named</w:t>
        </w:r>
      </w:ins>
      <w:ins w:id="5837" w:author="PF" w:date="2015-03-02T10:16:00Z">
        <w:r w:rsidR="0045592C">
          <w:t>-</w:t>
        </w:r>
      </w:ins>
      <w:ins w:id="5838" w:author="Kyle Mc Hale Dela Cruz" w:date="2014-08-15T23:19:00Z">
        <w:del w:id="5839" w:author="PF" w:date="2015-03-02T10:16:00Z">
          <w:r w:rsidDel="0045592C">
            <w:delText xml:space="preserve"> </w:delText>
          </w:r>
        </w:del>
        <w:r>
          <w:t xml:space="preserve">entity recognition in the </w:t>
        </w:r>
        <w:del w:id="5840" w:author="PF" w:date="2015-03-02T10:16:00Z">
          <w:r w:rsidDel="0045592C">
            <w:delText xml:space="preserve"> </w:delText>
          </w:r>
        </w:del>
        <w:r>
          <w:t>Japanese language, the researchers trained the POS tagging model and replaced all proper nouns with subcategory tags (e.g. “first name”, “last name”, “place name”</w:t>
        </w:r>
      </w:ins>
      <w:ins w:id="5841" w:author="PF" w:date="2015-03-02T10:17:00Z">
        <w:r w:rsidR="0045592C">
          <w:t>,</w:t>
        </w:r>
      </w:ins>
      <w:ins w:id="5842" w:author="Kyle Mc Hale Dela Cruz" w:date="2014-08-15T23:19:00Z">
        <w:r>
          <w:t xml:space="preserve"> and etc.) together with the introduction of a Conversational &amp; News Text Corpus (contain</w:t>
        </w:r>
      </w:ins>
      <w:ins w:id="5843" w:author="PF" w:date="2015-03-02T10:17:00Z">
        <w:r w:rsidR="0045592C">
          <w:t>ing</w:t>
        </w:r>
      </w:ins>
      <w:ins w:id="5844" w:author="Kyle Mc Hale Dela Cruz" w:date="2014-08-15T23:19:00Z">
        <w:del w:id="5845" w:author="PF" w:date="2015-03-02T10:17:00Z">
          <w:r w:rsidDel="0045592C">
            <w:delText>s</w:delText>
          </w:r>
        </w:del>
        <w:r>
          <w:t xml:space="preserve"> a large list of Japanese first and last names). </w:t>
        </w:r>
        <w:del w:id="5846" w:author="PF" w:date="2015-03-02T10:17:00Z">
          <w:r w:rsidDel="0045592C">
            <w:delText xml:space="preserve">But </w:delText>
          </w:r>
        </w:del>
      </w:ins>
      <w:ins w:id="5847" w:author="PF" w:date="2015-03-02T10:17:00Z">
        <w:r w:rsidR="0045592C">
          <w:t xml:space="preserve">However, </w:t>
        </w:r>
      </w:ins>
      <w:ins w:id="5848" w:author="Kyle Mc Hale Dela Cruz" w:date="2014-08-15T23:19:00Z">
        <w:r>
          <w:t xml:space="preserve">even though the POS tagging </w:t>
        </w:r>
        <w:del w:id="5849" w:author="PF" w:date="2015-03-02T10:17:00Z">
          <w:r w:rsidDel="0045592C">
            <w:delText xml:space="preserve">is </w:delText>
          </w:r>
        </w:del>
      </w:ins>
      <w:ins w:id="5850" w:author="PF" w:date="2015-03-02T10:17:00Z">
        <w:r w:rsidR="0045592C">
          <w:t xml:space="preserve">has been </w:t>
        </w:r>
      </w:ins>
      <w:ins w:id="5851" w:author="Kyle Mc Hale Dela Cruz" w:date="2014-08-15T23:19:00Z">
        <w:r>
          <w:t>polished, the NER still fail</w:t>
        </w:r>
      </w:ins>
      <w:ins w:id="5852" w:author="PF" w:date="2015-03-02T10:17:00Z">
        <w:r w:rsidR="0045592C">
          <w:t>ed</w:t>
        </w:r>
      </w:ins>
      <w:ins w:id="5853" w:author="Kyle Mc Hale Dela Cruz" w:date="2014-08-15T23:19:00Z">
        <w:del w:id="5854" w:author="PF" w:date="2015-03-02T10:17:00Z">
          <w:r w:rsidDel="0045592C">
            <w:delText>s</w:delText>
          </w:r>
        </w:del>
        <w:r>
          <w:t xml:space="preserve"> to detect named entities that are grouped (NER still works on a word-by-word basis) that’s why the researchers made a simple rule-based system to accommodate the grouping of the Japanese named entities.</w:t>
        </w:r>
      </w:ins>
    </w:p>
    <w:p w:rsidR="002F6E61" w:rsidRDefault="002F6E61">
      <w:pPr>
        <w:pStyle w:val="Content2"/>
        <w:rPr>
          <w:ins w:id="5855" w:author="Kyle Mc Hale Dela Cruz" w:date="2014-08-15T23:19:00Z"/>
        </w:rPr>
        <w:pPrChange w:id="5856" w:author="TinTin Kalaw" w:date="2014-08-16T12:21:00Z">
          <w:pPr>
            <w:widowControl w:val="0"/>
            <w:tabs>
              <w:tab w:val="left" w:pos="566"/>
              <w:tab w:val="left" w:pos="1133"/>
              <w:tab w:val="left" w:pos="1700"/>
              <w:tab w:val="left" w:pos="2267"/>
              <w:tab w:val="left" w:pos="2834"/>
              <w:tab w:val="left" w:pos="3401"/>
              <w:tab w:val="left" w:pos="3968"/>
              <w:tab w:val="left" w:pos="4535"/>
              <w:tab w:val="left" w:pos="5102"/>
              <w:tab w:val="left" w:pos="5669"/>
              <w:tab w:val="left" w:pos="6236"/>
              <w:tab w:val="left" w:pos="6803"/>
            </w:tabs>
            <w:autoSpaceDE w:val="0"/>
            <w:autoSpaceDN w:val="0"/>
            <w:adjustRightInd w:val="0"/>
          </w:pPr>
        </w:pPrChange>
      </w:pPr>
    </w:p>
    <w:p w:rsidR="00C16F8E" w:rsidRDefault="003849D8">
      <w:pPr>
        <w:pStyle w:val="Content2"/>
        <w:rPr>
          <w:ins w:id="5857" w:author="PF" w:date="2015-03-02T05:33:00Z"/>
        </w:rPr>
      </w:pPr>
      <w:ins w:id="5858" w:author="Kyle Mc Hale Dela Cruz" w:date="2014-08-15T23:19:00Z">
        <w:del w:id="5859" w:author="PF" w:date="2015-03-02T10:18:00Z">
          <w:r w:rsidDel="0045592C">
            <w:delText>And w</w:delText>
          </w:r>
        </w:del>
      </w:ins>
      <w:ins w:id="5860" w:author="PF" w:date="2015-03-02T10:18:00Z">
        <w:r w:rsidR="0045592C">
          <w:t>W</w:t>
        </w:r>
      </w:ins>
      <w:ins w:id="5861" w:author="Kyle Mc Hale Dela Cruz" w:date="2014-08-15T23:19:00Z">
        <w:r>
          <w:t xml:space="preserve">ith all </w:t>
        </w:r>
        <w:del w:id="5862" w:author="PF" w:date="2015-03-02T10:18:00Z">
          <w:r w:rsidDel="0045592C">
            <w:delText xml:space="preserve">of </w:delText>
          </w:r>
        </w:del>
        <w:r>
          <w:t xml:space="preserve">these, the researchers finally combined the two developed systems (the language resources </w:t>
        </w:r>
        <w:del w:id="5863" w:author="PF" w:date="2015-03-02T10:18:00Z">
          <w:r w:rsidDel="0045592C">
            <w:delText>&amp;</w:delText>
          </w:r>
        </w:del>
      </w:ins>
      <w:ins w:id="5864" w:author="PF" w:date="2015-03-02T10:18:00Z">
        <w:r w:rsidR="0045592C">
          <w:t>and</w:t>
        </w:r>
      </w:ins>
      <w:ins w:id="5865" w:author="Kyle Mc Hale Dela Cruz" w:date="2014-08-15T23:19:00Z">
        <w:r>
          <w:t xml:space="preserve"> the MA system) to make the final information extraction system. The combination of the language resources with the MA system tends to increase the performance (accuracy) of the developed information extraction system by being able to accommodate the variations in the different styles in the different datasets that </w:t>
        </w:r>
        <w:del w:id="5866" w:author="PF" w:date="2015-03-02T10:18:00Z">
          <w:r w:rsidDel="0045592C">
            <w:delText xml:space="preserve">was </w:delText>
          </w:r>
        </w:del>
      </w:ins>
      <w:ins w:id="5867" w:author="PF" w:date="2015-03-02T10:18:00Z">
        <w:r w:rsidR="0045592C">
          <w:t xml:space="preserve">were </w:t>
        </w:r>
      </w:ins>
      <w:ins w:id="5868" w:author="Kyle Mc Hale Dela Cruz" w:date="2014-08-15T23:19:00Z">
        <w:r>
          <w:t>used in this research.</w:t>
        </w:r>
      </w:ins>
    </w:p>
    <w:p w:rsidR="003E52DD" w:rsidRDefault="003E52DD">
      <w:pPr>
        <w:pStyle w:val="Content2"/>
        <w:rPr>
          <w:ins w:id="5869" w:author="Vilson Lu" w:date="2014-08-22T12:47:00Z"/>
        </w:rPr>
        <w:sectPr w:rsidR="003E52DD" w:rsidSect="005A3259">
          <w:footerReference w:type="first" r:id="rId19"/>
          <w:pgSz w:w="12240" w:h="15840"/>
          <w:pgMar w:top="1440" w:right="1440" w:bottom="1440" w:left="1440" w:header="720" w:footer="720" w:gutter="0"/>
          <w:pgNumType w:start="1" w:chapStyle="1"/>
          <w:cols w:space="720"/>
          <w:docGrid w:linePitch="360"/>
        </w:sectPr>
      </w:pPr>
    </w:p>
    <w:p w:rsidR="002F6E61" w:rsidRDefault="002F6E61">
      <w:pPr>
        <w:pStyle w:val="Content2"/>
        <w:rPr>
          <w:del w:id="5870" w:author="Vilson Lu" w:date="2014-08-22T04:22:00Z"/>
        </w:rPr>
        <w:pPrChange w:id="5871" w:author="Vilson Lu" w:date="2014-08-22T04:22:00Z">
          <w:pPr>
            <w:pStyle w:val="Content1"/>
          </w:pPr>
        </w:pPrChange>
      </w:pPr>
      <w:bookmarkStart w:id="5872" w:name="_Toc396476033"/>
      <w:bookmarkStart w:id="5873" w:name="_Toc396478092"/>
      <w:bookmarkStart w:id="5874" w:name="_Toc396489537"/>
      <w:bookmarkEnd w:id="5872"/>
      <w:bookmarkEnd w:id="5873"/>
      <w:bookmarkEnd w:id="5874"/>
    </w:p>
    <w:p w:rsidR="002F6E61" w:rsidRDefault="002F6E61">
      <w:pPr>
        <w:pStyle w:val="Content2"/>
        <w:rPr>
          <w:ins w:id="5875" w:author="Kyle Mc Hale Dela Cruz" w:date="2014-08-15T23:18:00Z"/>
          <w:del w:id="5876" w:author="Vilson Lu" w:date="2014-08-22T12:47:00Z"/>
        </w:rPr>
        <w:pPrChange w:id="5877" w:author="Vilson Lu" w:date="2014-08-22T04:22:00Z">
          <w:pPr>
            <w:pStyle w:val="Content1"/>
          </w:pPr>
        </w:pPrChange>
      </w:pPr>
      <w:bookmarkStart w:id="5878" w:name="_Toc396476034"/>
      <w:bookmarkStart w:id="5879" w:name="_Toc396478093"/>
      <w:bookmarkStart w:id="5880" w:name="_Toc396489538"/>
      <w:bookmarkEnd w:id="5878"/>
      <w:bookmarkEnd w:id="5879"/>
      <w:bookmarkEnd w:id="5880"/>
    </w:p>
    <w:p w:rsidR="002F6E61" w:rsidRDefault="002F6E61">
      <w:pPr>
        <w:pStyle w:val="Heading2"/>
        <w:rPr>
          <w:del w:id="5881" w:author="Vilson Lu" w:date="2014-08-22T04:22:00Z"/>
        </w:rPr>
        <w:pPrChange w:id="5882" w:author="Vilson Lu" w:date="2014-08-22T04:22:00Z">
          <w:pPr/>
        </w:pPrChange>
      </w:pPr>
      <w:bookmarkStart w:id="5883" w:name="_Toc396453009"/>
      <w:bookmarkStart w:id="5884" w:name="_Toc396476035"/>
      <w:bookmarkStart w:id="5885" w:name="_Toc396478094"/>
      <w:bookmarkStart w:id="5886" w:name="_Toc396489539"/>
      <w:bookmarkEnd w:id="5883"/>
      <w:bookmarkEnd w:id="5884"/>
      <w:bookmarkEnd w:id="5885"/>
      <w:bookmarkEnd w:id="5886"/>
    </w:p>
    <w:p w:rsidR="00F17C35" w:rsidDel="00656494" w:rsidRDefault="00F17C35" w:rsidP="00F17C35">
      <w:pPr>
        <w:pStyle w:val="Heading3"/>
        <w:rPr>
          <w:del w:id="5887" w:author="Vilson Lu" w:date="2014-08-22T10:55:00Z"/>
        </w:rPr>
      </w:pPr>
      <w:bookmarkStart w:id="5888" w:name="_Toc396444890"/>
      <w:moveToRangeStart w:id="5889" w:author="Vilson Lu" w:date="2014-08-22T02:49:00Z" w:name="move396439075"/>
      <w:moveTo w:id="5890" w:author="Vilson Lu" w:date="2014-08-22T02:49:00Z">
        <w:del w:id="5891" w:author="Vilson Lu" w:date="2014-08-22T10:55:00Z">
          <w:r w:rsidDel="00656494">
            <w:delText>Apache OpenNLP (OpenNLP, 2011)</w:delText>
          </w:r>
        </w:del>
      </w:moveTo>
      <w:bookmarkStart w:id="5892" w:name="_Toc396476036"/>
      <w:bookmarkStart w:id="5893" w:name="_Toc396478095"/>
      <w:bookmarkStart w:id="5894" w:name="_Toc396489540"/>
      <w:bookmarkEnd w:id="5888"/>
      <w:bookmarkEnd w:id="5892"/>
      <w:bookmarkEnd w:id="5893"/>
      <w:bookmarkEnd w:id="5894"/>
    </w:p>
    <w:p w:rsidR="00F17C35" w:rsidRPr="0073567A" w:rsidDel="00656494" w:rsidRDefault="00F17C35" w:rsidP="00F17C35">
      <w:pPr>
        <w:pStyle w:val="Content2"/>
        <w:rPr>
          <w:del w:id="5895" w:author="Vilson Lu" w:date="2014-08-22T10:55:00Z"/>
        </w:rPr>
      </w:pPr>
      <w:bookmarkStart w:id="5896" w:name="_Toc396476037"/>
      <w:bookmarkStart w:id="5897" w:name="_Toc396478096"/>
      <w:bookmarkStart w:id="5898" w:name="_Toc396489541"/>
      <w:bookmarkEnd w:id="5896"/>
      <w:bookmarkEnd w:id="5897"/>
      <w:bookmarkEnd w:id="5898"/>
    </w:p>
    <w:p w:rsidR="00F17C35" w:rsidDel="00656494" w:rsidRDefault="00F17C35" w:rsidP="00F17C35">
      <w:pPr>
        <w:pStyle w:val="Content2"/>
        <w:rPr>
          <w:del w:id="5899" w:author="Vilson Lu" w:date="2014-08-22T10:55:00Z"/>
        </w:rPr>
      </w:pPr>
      <w:moveTo w:id="5900" w:author="Vilson Lu" w:date="2014-08-22T02:49:00Z">
        <w:del w:id="5901" w:author="Vilson Lu" w:date="2014-08-22T10:55:00Z">
          <w:r w:rsidDel="00656494">
            <w:delText>Apache OpenNLP is a Java-based librar</w:delText>
          </w:r>
          <w:r w:rsidRPr="00670C0D" w:rsidDel="00656494">
            <w:rPr>
              <w:rStyle w:val="Content1Char"/>
            </w:rPr>
            <w:delText>y used for commonly used modules in NLP. It has tokenization, sentence segmentation</w:delText>
          </w:r>
          <w:r w:rsidDel="00656494">
            <w:delText xml:space="preserve">, part-of-speech (POS) tagging, named entity recognition (NER), chunking, parsing and coreference resolution. It also uses maximum entropy and perceptron based machine learning to train the model. OpenNLP is extendable so that the module could be customized to suit the requirements. </w:delText>
          </w:r>
        </w:del>
      </w:moveTo>
      <w:bookmarkStart w:id="5902" w:name="_Toc396476038"/>
      <w:bookmarkStart w:id="5903" w:name="_Toc396478097"/>
      <w:bookmarkStart w:id="5904" w:name="_Toc396489542"/>
      <w:bookmarkEnd w:id="5902"/>
      <w:bookmarkEnd w:id="5903"/>
      <w:bookmarkEnd w:id="5904"/>
    </w:p>
    <w:p w:rsidR="00F17C35" w:rsidDel="00656494" w:rsidRDefault="00F17C35" w:rsidP="00F17C35">
      <w:pPr>
        <w:pStyle w:val="Content"/>
        <w:rPr>
          <w:del w:id="5905" w:author="Vilson Lu" w:date="2014-08-22T10:55:00Z"/>
        </w:rPr>
      </w:pPr>
      <w:bookmarkStart w:id="5906" w:name="_Toc396476039"/>
      <w:bookmarkStart w:id="5907" w:name="_Toc396478098"/>
      <w:bookmarkStart w:id="5908" w:name="_Toc396489543"/>
      <w:bookmarkEnd w:id="5906"/>
      <w:bookmarkEnd w:id="5907"/>
      <w:bookmarkEnd w:id="5908"/>
    </w:p>
    <w:p w:rsidR="00F17C35" w:rsidDel="00656494" w:rsidRDefault="00F17C35" w:rsidP="00F17C35">
      <w:pPr>
        <w:pStyle w:val="Heading4"/>
        <w:rPr>
          <w:del w:id="5909" w:author="Vilson Lu" w:date="2014-08-22T10:55:00Z"/>
        </w:rPr>
      </w:pPr>
      <w:moveTo w:id="5910" w:author="Vilson Lu" w:date="2014-08-22T02:49:00Z">
        <w:del w:id="5911" w:author="Vilson Lu" w:date="2014-08-22T10:55:00Z">
          <w:r w:rsidDel="00656494">
            <w:delText>Sentence Detector</w:delText>
          </w:r>
        </w:del>
      </w:moveTo>
      <w:bookmarkStart w:id="5912" w:name="_Toc396476040"/>
      <w:bookmarkStart w:id="5913" w:name="_Toc396478099"/>
      <w:bookmarkStart w:id="5914" w:name="_Toc396489544"/>
      <w:bookmarkEnd w:id="5912"/>
      <w:bookmarkEnd w:id="5913"/>
      <w:bookmarkEnd w:id="5914"/>
    </w:p>
    <w:p w:rsidR="00F17C35" w:rsidDel="00656494" w:rsidRDefault="00F17C35" w:rsidP="00F17C35">
      <w:pPr>
        <w:pStyle w:val="Content2"/>
        <w:rPr>
          <w:del w:id="5915" w:author="Vilson Lu" w:date="2014-08-22T10:55:00Z"/>
        </w:rPr>
      </w:pPr>
      <w:bookmarkStart w:id="5916" w:name="_Toc396476041"/>
      <w:bookmarkStart w:id="5917" w:name="_Toc396478100"/>
      <w:bookmarkStart w:id="5918" w:name="_Toc396489545"/>
      <w:bookmarkEnd w:id="5916"/>
      <w:bookmarkEnd w:id="5917"/>
      <w:bookmarkEnd w:id="5918"/>
    </w:p>
    <w:p w:rsidR="00F17C35" w:rsidDel="00656494" w:rsidRDefault="00F17C35" w:rsidP="00F17C35">
      <w:pPr>
        <w:pStyle w:val="Content2"/>
        <w:rPr>
          <w:del w:id="5919" w:author="Vilson Lu" w:date="2014-08-22T10:55:00Z"/>
        </w:rPr>
      </w:pPr>
      <w:moveTo w:id="5920" w:author="Vilson Lu" w:date="2014-08-22T02:49:00Z">
        <w:del w:id="5921" w:author="Vilson Lu" w:date="2014-08-22T10:55:00Z">
          <w:r w:rsidDel="00656494">
            <w:delText xml:space="preserve">The OpenNLP Sentence Detector knows if a punctuation mark signifies the end of the sentence or not. They defined the sentence as the longest whitespace trimmed character sequence between two punctuation marks. Their module looks for the first non-whitespace character. This signifies the beginning of the sentence. The last non-whitespace character signifies the end of the sentence. It can also be trained be providing it a model.  It also has an evaluation module in which it computes the precision, recall and f-measure. The limitation of the sentence detector is that it cannot identify the sentence boundary based on the content. </w:delText>
          </w:r>
        </w:del>
      </w:moveTo>
      <w:bookmarkStart w:id="5922" w:name="_Toc396476042"/>
      <w:bookmarkStart w:id="5923" w:name="_Toc396478101"/>
      <w:bookmarkStart w:id="5924" w:name="_Toc396489546"/>
      <w:bookmarkEnd w:id="5922"/>
      <w:bookmarkEnd w:id="5923"/>
      <w:bookmarkEnd w:id="5924"/>
    </w:p>
    <w:p w:rsidR="00F17C35" w:rsidDel="00656494" w:rsidRDefault="00F17C35" w:rsidP="00F17C35">
      <w:pPr>
        <w:pStyle w:val="Content2"/>
        <w:rPr>
          <w:del w:id="5925" w:author="Vilson Lu" w:date="2014-08-22T10:55:00Z"/>
        </w:rPr>
      </w:pPr>
      <w:bookmarkStart w:id="5926" w:name="_Toc396476043"/>
      <w:bookmarkStart w:id="5927" w:name="_Toc396478102"/>
      <w:bookmarkStart w:id="5928" w:name="_Toc396489547"/>
      <w:bookmarkEnd w:id="5926"/>
      <w:bookmarkEnd w:id="5927"/>
      <w:bookmarkEnd w:id="5928"/>
    </w:p>
    <w:p w:rsidR="00F17C35" w:rsidDel="00656494" w:rsidRDefault="00F17C35" w:rsidP="00F17C35">
      <w:pPr>
        <w:pStyle w:val="Heading4"/>
        <w:rPr>
          <w:del w:id="5929" w:author="Vilson Lu" w:date="2014-08-22T10:55:00Z"/>
        </w:rPr>
      </w:pPr>
      <w:moveTo w:id="5930" w:author="Vilson Lu" w:date="2014-08-22T02:49:00Z">
        <w:del w:id="5931" w:author="Vilson Lu" w:date="2014-08-22T10:55:00Z">
          <w:r w:rsidDel="00656494">
            <w:delText>Tokenizer</w:delText>
          </w:r>
        </w:del>
      </w:moveTo>
      <w:bookmarkStart w:id="5932" w:name="_Toc396476044"/>
      <w:bookmarkStart w:id="5933" w:name="_Toc396478103"/>
      <w:bookmarkStart w:id="5934" w:name="_Toc396489548"/>
      <w:bookmarkEnd w:id="5932"/>
      <w:bookmarkEnd w:id="5933"/>
      <w:bookmarkEnd w:id="5934"/>
    </w:p>
    <w:p w:rsidR="00F17C35" w:rsidDel="00656494" w:rsidRDefault="00F17C35" w:rsidP="00F17C35">
      <w:pPr>
        <w:pStyle w:val="Content2"/>
        <w:rPr>
          <w:del w:id="5935" w:author="Vilson Lu" w:date="2014-08-22T10:55:00Z"/>
        </w:rPr>
      </w:pPr>
      <w:bookmarkStart w:id="5936" w:name="_Toc396476045"/>
      <w:bookmarkStart w:id="5937" w:name="_Toc396478104"/>
      <w:bookmarkStart w:id="5938" w:name="_Toc396489549"/>
      <w:bookmarkEnd w:id="5936"/>
      <w:bookmarkEnd w:id="5937"/>
      <w:bookmarkEnd w:id="5938"/>
    </w:p>
    <w:p w:rsidR="00F17C35" w:rsidDel="00656494" w:rsidRDefault="00F17C35" w:rsidP="00F17C35">
      <w:pPr>
        <w:pStyle w:val="Content2"/>
        <w:rPr>
          <w:del w:id="5939" w:author="Vilson Lu" w:date="2014-08-22T10:55:00Z"/>
        </w:rPr>
      </w:pPr>
      <w:moveTo w:id="5940" w:author="Vilson Lu" w:date="2014-08-22T02:49:00Z">
        <w:del w:id="5941" w:author="Vilson Lu" w:date="2014-08-22T10:55:00Z">
          <w:r w:rsidDel="00656494">
            <w:delText>The OpenNLP tokenizer split the character sequence into word, punctuation marks, and numbers. OpenNLP has three implementations of the tokenizer: white space tokenizer, simple tokenizer and learnable tokenizer. The whitespace tokenizer just uses the whitespace as the boundary to identify as a token. The s</w:delText>
          </w:r>
          <w:r w:rsidRPr="00DB1F3D" w:rsidDel="00656494">
            <w:rPr>
              <w:rStyle w:val="Content2Char"/>
            </w:rPr>
            <w:delText>i</w:delText>
          </w:r>
          <w:r w:rsidDel="00656494">
            <w:delText>mple tokenizer uses the sequence of character class to detect the token. The learnable tokenizer uses a machine learning technique, maximum entropy, to detect the boundary. It is based on probability models. The tokenizer can also generate the probability of each tokens. It can also be trained by providing it a model.</w:delText>
          </w:r>
        </w:del>
      </w:moveTo>
      <w:bookmarkStart w:id="5942" w:name="_Toc396476046"/>
      <w:bookmarkStart w:id="5943" w:name="_Toc396478105"/>
      <w:bookmarkStart w:id="5944" w:name="_Toc396489550"/>
      <w:bookmarkEnd w:id="5942"/>
      <w:bookmarkEnd w:id="5943"/>
      <w:bookmarkEnd w:id="5944"/>
    </w:p>
    <w:p w:rsidR="00F17C35" w:rsidDel="00656494" w:rsidRDefault="00F17C35" w:rsidP="00F17C35">
      <w:pPr>
        <w:pStyle w:val="Content2"/>
        <w:ind w:left="0"/>
        <w:rPr>
          <w:del w:id="5945" w:author="Vilson Lu" w:date="2014-08-22T10:55:00Z"/>
        </w:rPr>
      </w:pPr>
      <w:bookmarkStart w:id="5946" w:name="_Toc396476047"/>
      <w:bookmarkStart w:id="5947" w:name="_Toc396478106"/>
      <w:bookmarkStart w:id="5948" w:name="_Toc396489551"/>
      <w:bookmarkEnd w:id="5946"/>
      <w:bookmarkEnd w:id="5947"/>
      <w:bookmarkEnd w:id="5948"/>
    </w:p>
    <w:p w:rsidR="00F17C35" w:rsidDel="00656494" w:rsidRDefault="00F17C35" w:rsidP="00F17C35">
      <w:pPr>
        <w:pStyle w:val="Heading4"/>
        <w:rPr>
          <w:del w:id="5949" w:author="Vilson Lu" w:date="2014-08-22T10:55:00Z"/>
        </w:rPr>
      </w:pPr>
      <w:moveTo w:id="5950" w:author="Vilson Lu" w:date="2014-08-22T02:49:00Z">
        <w:del w:id="5951" w:author="Vilson Lu" w:date="2014-08-22T10:55:00Z">
          <w:r w:rsidDel="00656494">
            <w:delText>Named Entity Recognition (NER)</w:delText>
          </w:r>
        </w:del>
      </w:moveTo>
      <w:bookmarkStart w:id="5952" w:name="_Toc396476048"/>
      <w:bookmarkStart w:id="5953" w:name="_Toc396478107"/>
      <w:bookmarkStart w:id="5954" w:name="_Toc396489552"/>
      <w:bookmarkEnd w:id="5952"/>
      <w:bookmarkEnd w:id="5953"/>
      <w:bookmarkEnd w:id="5954"/>
    </w:p>
    <w:p w:rsidR="00F17C35" w:rsidDel="00656494" w:rsidRDefault="00F17C35" w:rsidP="00F17C35">
      <w:pPr>
        <w:pStyle w:val="Content2"/>
        <w:rPr>
          <w:del w:id="5955" w:author="Vilson Lu" w:date="2014-08-22T10:55:00Z"/>
        </w:rPr>
      </w:pPr>
      <w:bookmarkStart w:id="5956" w:name="_Toc396476049"/>
      <w:bookmarkStart w:id="5957" w:name="_Toc396478108"/>
      <w:bookmarkStart w:id="5958" w:name="_Toc396489553"/>
      <w:bookmarkEnd w:id="5956"/>
      <w:bookmarkEnd w:id="5957"/>
      <w:bookmarkEnd w:id="5958"/>
    </w:p>
    <w:p w:rsidR="00F17C35" w:rsidDel="00A05B58" w:rsidRDefault="00F17C35" w:rsidP="00F17C35">
      <w:pPr>
        <w:pStyle w:val="Content2"/>
        <w:rPr>
          <w:del w:id="5959" w:author="Vilson Lu" w:date="2014-08-22T04:22:00Z"/>
        </w:rPr>
      </w:pPr>
      <w:moveTo w:id="5960" w:author="Vilson Lu" w:date="2014-08-22T02:49:00Z">
        <w:del w:id="5961" w:author="Vilson Lu" w:date="2014-08-22T10:55:00Z">
          <w:r w:rsidDel="00656494">
            <w:delText>The OpenNLP NER is used to detect names in the sentence. It accepts a tokenized string as input. OpenNLP offers pre-trained models that are trained on freely available corpora. The limitation is that it can only detect the names based on the corpora it used to train the model. It is highly recommended that it uses a custom model. For the training data, it should contain at least 15,000 sentence in order for the model to be trained. It can also evaluate the model by measuring the precision, recall and f-measure.</w:delText>
          </w:r>
        </w:del>
      </w:moveTo>
      <w:bookmarkStart w:id="5962" w:name="_Toc396476050"/>
      <w:bookmarkStart w:id="5963" w:name="_Toc396478109"/>
      <w:bookmarkStart w:id="5964" w:name="_Toc396489554"/>
      <w:bookmarkEnd w:id="5962"/>
      <w:bookmarkEnd w:id="5963"/>
      <w:bookmarkEnd w:id="5964"/>
    </w:p>
    <w:p w:rsidR="002F6E61" w:rsidRDefault="00F17C35">
      <w:pPr>
        <w:pStyle w:val="Content2"/>
        <w:rPr>
          <w:del w:id="5965" w:author="Vilson Lu" w:date="2014-08-22T10:55:00Z"/>
        </w:rPr>
        <w:pPrChange w:id="5966" w:author="Vilson Lu" w:date="2014-08-22T04:22:00Z">
          <w:pPr/>
        </w:pPrChange>
      </w:pPr>
      <w:moveTo w:id="5967" w:author="Vilson Lu" w:date="2014-08-22T02:49:00Z">
        <w:del w:id="5968" w:author="Vilson Lu" w:date="2014-08-22T04:22:00Z">
          <w:r w:rsidDel="00A05B58">
            <w:br w:type="page"/>
          </w:r>
        </w:del>
      </w:moveTo>
    </w:p>
    <w:p w:rsidR="00F17C35" w:rsidDel="00656494" w:rsidRDefault="00F17C35" w:rsidP="00F17C35">
      <w:pPr>
        <w:pStyle w:val="Heading4"/>
        <w:rPr>
          <w:del w:id="5969" w:author="Vilson Lu" w:date="2014-08-22T10:55:00Z"/>
        </w:rPr>
      </w:pPr>
      <w:moveTo w:id="5970" w:author="Vilson Lu" w:date="2014-08-22T02:49:00Z">
        <w:del w:id="5971" w:author="Vilson Lu" w:date="2014-08-22T10:55:00Z">
          <w:r w:rsidDel="00656494">
            <w:lastRenderedPageBreak/>
            <w:delText>Document Categorization</w:delText>
          </w:r>
        </w:del>
      </w:moveTo>
      <w:bookmarkStart w:id="5972" w:name="_Toc396476051"/>
      <w:bookmarkStart w:id="5973" w:name="_Toc396478110"/>
      <w:bookmarkStart w:id="5974" w:name="_Toc396489555"/>
      <w:bookmarkEnd w:id="5972"/>
      <w:bookmarkEnd w:id="5973"/>
      <w:bookmarkEnd w:id="5974"/>
    </w:p>
    <w:p w:rsidR="00F17C35" w:rsidDel="00656494" w:rsidRDefault="00F17C35" w:rsidP="00F17C35">
      <w:pPr>
        <w:pStyle w:val="Content2"/>
        <w:rPr>
          <w:del w:id="5975" w:author="Vilson Lu" w:date="2014-08-22T10:55:00Z"/>
        </w:rPr>
      </w:pPr>
      <w:moveTo w:id="5976" w:author="Vilson Lu" w:date="2014-08-22T02:49:00Z">
        <w:del w:id="5977" w:author="Vilson Lu" w:date="2014-08-22T10:55:00Z">
          <w:r w:rsidDel="00656494">
            <w:tab/>
          </w:r>
        </w:del>
      </w:moveTo>
      <w:bookmarkStart w:id="5978" w:name="_Toc396476052"/>
      <w:bookmarkStart w:id="5979" w:name="_Toc396478111"/>
      <w:bookmarkStart w:id="5980" w:name="_Toc396489556"/>
      <w:bookmarkEnd w:id="5978"/>
      <w:bookmarkEnd w:id="5979"/>
      <w:bookmarkEnd w:id="5980"/>
    </w:p>
    <w:p w:rsidR="00F17C35" w:rsidDel="00656494" w:rsidRDefault="00F17C35" w:rsidP="00F17C35">
      <w:pPr>
        <w:pStyle w:val="Content2"/>
        <w:rPr>
          <w:del w:id="5981" w:author="Vilson Lu" w:date="2014-08-22T10:55:00Z"/>
        </w:rPr>
      </w:pPr>
      <w:moveTo w:id="5982" w:author="Vilson Lu" w:date="2014-08-22T02:49:00Z">
        <w:del w:id="5983" w:author="Vilson Lu" w:date="2014-08-22T10:55:00Z">
          <w:r w:rsidDel="00656494">
            <w:delText xml:space="preserve">The OpenNLP document categorizer uses maximum entropy to classify the document to a pre-defined category. The module needs a model because the requirements varies for different users. So, there are no pre-defined models. </w:delText>
          </w:r>
        </w:del>
      </w:moveTo>
      <w:bookmarkStart w:id="5984" w:name="_Toc396476053"/>
      <w:bookmarkStart w:id="5985" w:name="_Toc396478112"/>
      <w:bookmarkStart w:id="5986" w:name="_Toc396489557"/>
      <w:bookmarkEnd w:id="5984"/>
      <w:bookmarkEnd w:id="5985"/>
      <w:bookmarkEnd w:id="5986"/>
    </w:p>
    <w:p w:rsidR="00F17C35" w:rsidDel="00656494" w:rsidRDefault="00F17C35" w:rsidP="00F17C35">
      <w:pPr>
        <w:pStyle w:val="Content2"/>
        <w:rPr>
          <w:del w:id="5987" w:author="Vilson Lu" w:date="2014-08-22T10:55:00Z"/>
        </w:rPr>
      </w:pPr>
      <w:bookmarkStart w:id="5988" w:name="_Toc396476054"/>
      <w:bookmarkStart w:id="5989" w:name="_Toc396478113"/>
      <w:bookmarkStart w:id="5990" w:name="_Toc396489558"/>
      <w:bookmarkEnd w:id="5988"/>
      <w:bookmarkEnd w:id="5989"/>
      <w:bookmarkEnd w:id="5990"/>
    </w:p>
    <w:p w:rsidR="00F17C35" w:rsidDel="00656494" w:rsidRDefault="00F17C35" w:rsidP="00F17C35">
      <w:pPr>
        <w:pStyle w:val="Heading4"/>
        <w:rPr>
          <w:del w:id="5991" w:author="Vilson Lu" w:date="2014-08-22T10:55:00Z"/>
        </w:rPr>
      </w:pPr>
      <w:moveTo w:id="5992" w:author="Vilson Lu" w:date="2014-08-22T02:49:00Z">
        <w:del w:id="5993" w:author="Vilson Lu" w:date="2014-08-22T10:55:00Z">
          <w:r w:rsidDel="00656494">
            <w:delText>Part-Of-Speech (POS) Tagging</w:delText>
          </w:r>
        </w:del>
      </w:moveTo>
      <w:bookmarkStart w:id="5994" w:name="_Toc396476055"/>
      <w:bookmarkStart w:id="5995" w:name="_Toc396478114"/>
      <w:bookmarkStart w:id="5996" w:name="_Toc396489559"/>
      <w:bookmarkEnd w:id="5994"/>
      <w:bookmarkEnd w:id="5995"/>
      <w:bookmarkEnd w:id="5996"/>
    </w:p>
    <w:p w:rsidR="00F17C35" w:rsidDel="00656494" w:rsidRDefault="00F17C35" w:rsidP="00F17C35">
      <w:pPr>
        <w:pStyle w:val="Content2"/>
        <w:rPr>
          <w:del w:id="5997" w:author="Vilson Lu" w:date="2014-08-22T10:55:00Z"/>
        </w:rPr>
      </w:pPr>
      <w:bookmarkStart w:id="5998" w:name="_Toc396476056"/>
      <w:bookmarkStart w:id="5999" w:name="_Toc396478115"/>
      <w:bookmarkStart w:id="6000" w:name="_Toc396489560"/>
      <w:bookmarkEnd w:id="5998"/>
      <w:bookmarkEnd w:id="5999"/>
      <w:bookmarkEnd w:id="6000"/>
    </w:p>
    <w:p w:rsidR="00F17C35" w:rsidRPr="00B3684D" w:rsidDel="00656494" w:rsidRDefault="00F17C35" w:rsidP="00F17C35">
      <w:pPr>
        <w:pStyle w:val="Content2"/>
        <w:rPr>
          <w:del w:id="6001" w:author="Vilson Lu" w:date="2014-08-22T10:55:00Z"/>
        </w:rPr>
      </w:pPr>
      <w:moveTo w:id="6002" w:author="Vilson Lu" w:date="2014-08-22T02:49:00Z">
        <w:del w:id="6003" w:author="Vilson Lu" w:date="2014-08-22T10:55:00Z">
          <w:r w:rsidDel="00656494">
            <w:delText>The OpenNLP POS Tagging marks a word based on the word type and the context. A word can have multiple tags. OpenNLP POS Tagger uses probability model to correctly tag the word. To limit the number of possible tags, they used a dictionary tags. This contains the list of tags that will be used by the POS tagger. The use of the dictionary has two positive effect. First, it limits the assignment of inappropriate tags to the token is now limited. Second, OpenNLP POS tagging uses beam search algorithm to search for the most appropriate tags. By using a dictionary tags, it now limits the possibilities. In result, it search faster. The POS tagger has a built in evaluator that measures the accuracy of the model.</w:delText>
          </w:r>
        </w:del>
      </w:moveTo>
      <w:bookmarkStart w:id="6004" w:name="_Toc396476057"/>
      <w:bookmarkStart w:id="6005" w:name="_Toc396478116"/>
      <w:bookmarkStart w:id="6006" w:name="_Toc396489561"/>
      <w:bookmarkEnd w:id="6004"/>
      <w:bookmarkEnd w:id="6005"/>
      <w:bookmarkEnd w:id="6006"/>
    </w:p>
    <w:p w:rsidR="00F17C35" w:rsidDel="00656494" w:rsidRDefault="00F17C35" w:rsidP="00F17C35">
      <w:pPr>
        <w:pStyle w:val="Content2"/>
        <w:rPr>
          <w:del w:id="6007" w:author="Vilson Lu" w:date="2014-08-22T10:55:00Z"/>
        </w:rPr>
      </w:pPr>
      <w:bookmarkStart w:id="6008" w:name="_Toc396476058"/>
      <w:bookmarkStart w:id="6009" w:name="_Toc396478117"/>
      <w:bookmarkStart w:id="6010" w:name="_Toc396489562"/>
      <w:bookmarkEnd w:id="6008"/>
      <w:bookmarkEnd w:id="6009"/>
      <w:bookmarkEnd w:id="6010"/>
    </w:p>
    <w:p w:rsidR="00F17C35" w:rsidDel="00656494" w:rsidRDefault="00F17C35" w:rsidP="00F17C35">
      <w:pPr>
        <w:pStyle w:val="Heading4"/>
        <w:rPr>
          <w:del w:id="6011" w:author="Vilson Lu" w:date="2014-08-22T10:55:00Z"/>
        </w:rPr>
      </w:pPr>
      <w:moveTo w:id="6012" w:author="Vilson Lu" w:date="2014-08-22T02:49:00Z">
        <w:del w:id="6013" w:author="Vilson Lu" w:date="2014-08-22T10:55:00Z">
          <w:r w:rsidDel="00656494">
            <w:delText>Chunker</w:delText>
          </w:r>
        </w:del>
      </w:moveTo>
      <w:bookmarkStart w:id="6014" w:name="_Toc396476059"/>
      <w:bookmarkStart w:id="6015" w:name="_Toc396478118"/>
      <w:bookmarkStart w:id="6016" w:name="_Toc396489563"/>
      <w:bookmarkEnd w:id="6014"/>
      <w:bookmarkEnd w:id="6015"/>
      <w:bookmarkEnd w:id="6016"/>
    </w:p>
    <w:p w:rsidR="00F17C35" w:rsidDel="00656494" w:rsidRDefault="00F17C35" w:rsidP="00F17C35">
      <w:pPr>
        <w:pStyle w:val="Content2"/>
        <w:rPr>
          <w:del w:id="6017" w:author="Vilson Lu" w:date="2014-08-22T10:55:00Z"/>
        </w:rPr>
      </w:pPr>
      <w:bookmarkStart w:id="6018" w:name="_Toc396476060"/>
      <w:bookmarkStart w:id="6019" w:name="_Toc396478119"/>
      <w:bookmarkStart w:id="6020" w:name="_Toc396489564"/>
      <w:bookmarkEnd w:id="6018"/>
      <w:bookmarkEnd w:id="6019"/>
      <w:bookmarkEnd w:id="6020"/>
    </w:p>
    <w:p w:rsidR="00F17C35" w:rsidDel="00656494" w:rsidRDefault="00F17C35" w:rsidP="00F17C35">
      <w:pPr>
        <w:pStyle w:val="Content2"/>
        <w:rPr>
          <w:del w:id="6021" w:author="Vilson Lu" w:date="2014-08-22T10:55:00Z"/>
        </w:rPr>
      </w:pPr>
      <w:moveTo w:id="6022" w:author="Vilson Lu" w:date="2014-08-22T02:49:00Z">
        <w:del w:id="6023" w:author="Vilson Lu" w:date="2014-08-22T10:55:00Z">
          <w:r w:rsidDel="00656494">
            <w:delText>The OpenNLP chunker groups syntactically correlated words. The chunker needs a tokenized and tagged sentence in order to perform the chunker</w:delText>
          </w:r>
          <w:r w:rsidRPr="00DB1F3D" w:rsidDel="00656494">
            <w:rPr>
              <w:rStyle w:val="Content2Char"/>
            </w:rPr>
            <w:delText xml:space="preserve">. </w:delText>
          </w:r>
          <w:r w:rsidDel="00656494">
            <w:delText>The limitation is that it only tells what words are in the same group. It does not tell the internal structure and the context. The chunker needs to be trained as the performance of the chunker is not that good outside the predefined model (news). It has an evaluation module where it can be tested using test dataset or cross validation. It measures the performance of the model using precision, recall and f-measure.</w:delText>
          </w:r>
        </w:del>
      </w:moveTo>
      <w:bookmarkStart w:id="6024" w:name="_Toc396476061"/>
      <w:bookmarkStart w:id="6025" w:name="_Toc396478120"/>
      <w:bookmarkStart w:id="6026" w:name="_Toc396489565"/>
      <w:bookmarkEnd w:id="6024"/>
      <w:bookmarkEnd w:id="6025"/>
      <w:bookmarkEnd w:id="6026"/>
    </w:p>
    <w:p w:rsidR="00F17C35" w:rsidDel="00656494" w:rsidRDefault="00F17C35" w:rsidP="00F17C35">
      <w:pPr>
        <w:pStyle w:val="Content2"/>
        <w:rPr>
          <w:del w:id="6027" w:author="Vilson Lu" w:date="2014-08-22T10:55:00Z"/>
        </w:rPr>
      </w:pPr>
      <w:bookmarkStart w:id="6028" w:name="_Toc396476062"/>
      <w:bookmarkStart w:id="6029" w:name="_Toc396478121"/>
      <w:bookmarkStart w:id="6030" w:name="_Toc396489566"/>
      <w:bookmarkEnd w:id="6028"/>
      <w:bookmarkEnd w:id="6029"/>
      <w:bookmarkEnd w:id="6030"/>
    </w:p>
    <w:p w:rsidR="00F17C35" w:rsidDel="00656494" w:rsidRDefault="00F17C35" w:rsidP="00F17C35">
      <w:pPr>
        <w:pStyle w:val="Heading4"/>
        <w:rPr>
          <w:del w:id="6031" w:author="Vilson Lu" w:date="2014-08-22T10:55:00Z"/>
        </w:rPr>
      </w:pPr>
      <w:moveTo w:id="6032" w:author="Vilson Lu" w:date="2014-08-22T02:49:00Z">
        <w:del w:id="6033" w:author="Vilson Lu" w:date="2014-08-22T10:55:00Z">
          <w:r w:rsidDel="00656494">
            <w:delText>Parser</w:delText>
          </w:r>
        </w:del>
      </w:moveTo>
      <w:bookmarkStart w:id="6034" w:name="_Toc396476063"/>
      <w:bookmarkStart w:id="6035" w:name="_Toc396478122"/>
      <w:bookmarkStart w:id="6036" w:name="_Toc396489567"/>
      <w:bookmarkEnd w:id="6034"/>
      <w:bookmarkEnd w:id="6035"/>
      <w:bookmarkEnd w:id="6036"/>
    </w:p>
    <w:p w:rsidR="00F17C35" w:rsidDel="00656494" w:rsidRDefault="00F17C35" w:rsidP="00F17C35">
      <w:pPr>
        <w:pStyle w:val="Content2"/>
        <w:rPr>
          <w:del w:id="6037" w:author="Vilson Lu" w:date="2014-08-22T10:55:00Z"/>
        </w:rPr>
      </w:pPr>
      <w:bookmarkStart w:id="6038" w:name="_Toc396476064"/>
      <w:bookmarkStart w:id="6039" w:name="_Toc396478123"/>
      <w:bookmarkStart w:id="6040" w:name="_Toc396489568"/>
      <w:bookmarkEnd w:id="6038"/>
      <w:bookmarkEnd w:id="6039"/>
      <w:bookmarkEnd w:id="6040"/>
    </w:p>
    <w:p w:rsidR="00F17C35" w:rsidRPr="002F7B9C" w:rsidDel="00656494" w:rsidRDefault="00F17C35" w:rsidP="00F17C35">
      <w:pPr>
        <w:pStyle w:val="Content2"/>
        <w:rPr>
          <w:del w:id="6041" w:author="Vilson Lu" w:date="2014-08-22T10:55:00Z"/>
        </w:rPr>
      </w:pPr>
      <w:moveTo w:id="6042" w:author="Vilson Lu" w:date="2014-08-22T02:49:00Z">
        <w:del w:id="6043" w:author="Vilson Lu" w:date="2014-08-22T10:55:00Z">
          <w:r w:rsidDel="00656494">
            <w:delText xml:space="preserve">The OpenNLP parser is responsible for turning the input text into a tree. OpenNLP has two implementation, chunking parser and tree insert parse. The tree insert is still on experimental stage. The parser expect a whitespace tokenized sentence as inputs. </w:delText>
          </w:r>
        </w:del>
      </w:moveTo>
      <w:bookmarkStart w:id="6044" w:name="_Toc396476065"/>
      <w:bookmarkStart w:id="6045" w:name="_Toc396478124"/>
      <w:bookmarkStart w:id="6046" w:name="_Toc396489569"/>
      <w:bookmarkEnd w:id="6044"/>
      <w:bookmarkEnd w:id="6045"/>
      <w:bookmarkEnd w:id="6046"/>
    </w:p>
    <w:p w:rsidR="00F17C35" w:rsidDel="00656494" w:rsidRDefault="00F17C35" w:rsidP="00F17C35">
      <w:pPr>
        <w:pStyle w:val="Content2"/>
        <w:rPr>
          <w:del w:id="6047" w:author="Vilson Lu" w:date="2014-08-22T10:55:00Z"/>
        </w:rPr>
      </w:pPr>
      <w:bookmarkStart w:id="6048" w:name="_Toc396476066"/>
      <w:bookmarkStart w:id="6049" w:name="_Toc396478125"/>
      <w:bookmarkStart w:id="6050" w:name="_Toc396489570"/>
      <w:bookmarkEnd w:id="6048"/>
      <w:bookmarkEnd w:id="6049"/>
      <w:bookmarkEnd w:id="6050"/>
    </w:p>
    <w:p w:rsidR="00F17C35" w:rsidDel="00656494" w:rsidRDefault="00F17C35" w:rsidP="00F17C35">
      <w:pPr>
        <w:pStyle w:val="Heading4"/>
        <w:rPr>
          <w:del w:id="6051" w:author="Vilson Lu" w:date="2014-08-22T10:55:00Z"/>
        </w:rPr>
      </w:pPr>
      <w:moveTo w:id="6052" w:author="Vilson Lu" w:date="2014-08-22T02:49:00Z">
        <w:del w:id="6053" w:author="Vilson Lu" w:date="2014-08-22T10:55:00Z">
          <w:r w:rsidDel="00656494">
            <w:delText>Coreference Resolution</w:delText>
          </w:r>
        </w:del>
      </w:moveTo>
      <w:bookmarkStart w:id="6054" w:name="_Toc396476067"/>
      <w:bookmarkStart w:id="6055" w:name="_Toc396478126"/>
      <w:bookmarkStart w:id="6056" w:name="_Toc396489571"/>
      <w:bookmarkEnd w:id="6054"/>
      <w:bookmarkEnd w:id="6055"/>
      <w:bookmarkEnd w:id="6056"/>
    </w:p>
    <w:p w:rsidR="00F17C35" w:rsidDel="00656494" w:rsidRDefault="00F17C35" w:rsidP="00F17C35">
      <w:pPr>
        <w:pStyle w:val="Content2"/>
        <w:rPr>
          <w:del w:id="6057" w:author="Vilson Lu" w:date="2014-08-22T10:55:00Z"/>
        </w:rPr>
      </w:pPr>
      <w:bookmarkStart w:id="6058" w:name="_Toc396476068"/>
      <w:bookmarkStart w:id="6059" w:name="_Toc396478127"/>
      <w:bookmarkStart w:id="6060" w:name="_Toc396489572"/>
      <w:bookmarkEnd w:id="6058"/>
      <w:bookmarkEnd w:id="6059"/>
      <w:bookmarkEnd w:id="6060"/>
    </w:p>
    <w:p w:rsidR="00F17C35" w:rsidDel="00656494" w:rsidRDefault="00F17C35" w:rsidP="00F17C35">
      <w:pPr>
        <w:pStyle w:val="Content2"/>
        <w:rPr>
          <w:del w:id="6061" w:author="Vilson Lu" w:date="2014-08-22T10:55:00Z"/>
        </w:rPr>
      </w:pPr>
      <w:moveTo w:id="6062" w:author="Vilson Lu" w:date="2014-08-22T02:49:00Z">
        <w:del w:id="6063" w:author="Vilson Lu" w:date="2014-08-22T10:55:00Z">
          <w:r w:rsidDel="00656494">
            <w:delText>The OpenNLP Coreference resolution is not fully developed yet. It is still very much limited as its implementation is only for noun mentions.</w:delText>
          </w:r>
        </w:del>
      </w:moveTo>
      <w:bookmarkStart w:id="6064" w:name="_Toc396476069"/>
      <w:bookmarkStart w:id="6065" w:name="_Toc396478128"/>
      <w:bookmarkStart w:id="6066" w:name="_Toc396489573"/>
      <w:bookmarkEnd w:id="6064"/>
      <w:bookmarkEnd w:id="6065"/>
      <w:bookmarkEnd w:id="6066"/>
    </w:p>
    <w:p w:rsidR="00F17C35" w:rsidRPr="00EC2B65" w:rsidDel="00656494" w:rsidRDefault="00F17C35" w:rsidP="00F17C35">
      <w:pPr>
        <w:pStyle w:val="Content2"/>
        <w:rPr>
          <w:del w:id="6067" w:author="Vilson Lu" w:date="2014-08-22T10:55:00Z"/>
          <w:b/>
          <w:sz w:val="22"/>
          <w:szCs w:val="22"/>
        </w:rPr>
      </w:pPr>
      <w:bookmarkStart w:id="6068" w:name="_Toc396476070"/>
      <w:bookmarkStart w:id="6069" w:name="_Toc396478129"/>
      <w:bookmarkStart w:id="6070" w:name="_Toc396489574"/>
      <w:bookmarkEnd w:id="6068"/>
      <w:bookmarkEnd w:id="6069"/>
      <w:bookmarkEnd w:id="6070"/>
    </w:p>
    <w:p w:rsidR="006D5669" w:rsidRDefault="005A3259" w:rsidP="006D5669">
      <w:pPr>
        <w:pStyle w:val="Heading1"/>
      </w:pPr>
      <w:bookmarkStart w:id="6071" w:name="_Toc396444893"/>
      <w:bookmarkStart w:id="6072" w:name="_Toc396489575"/>
      <w:moveToRangeEnd w:id="5889"/>
      <w:r w:rsidRPr="00E45CE0">
        <w:t>Theoretical Framework</w:t>
      </w:r>
      <w:bookmarkEnd w:id="6071"/>
      <w:bookmarkEnd w:id="6072"/>
    </w:p>
    <w:p w:rsidR="006D5669" w:rsidRDefault="006D5669" w:rsidP="006D5669">
      <w:pPr>
        <w:pStyle w:val="Content1"/>
      </w:pPr>
    </w:p>
    <w:p w:rsidR="006D5669" w:rsidRDefault="006D5669" w:rsidP="006D5669">
      <w:pPr>
        <w:pStyle w:val="Content1"/>
        <w:rPr>
          <w:ins w:id="6073" w:author="Vilson Lu" w:date="2014-08-15T13:59:00Z"/>
        </w:rPr>
      </w:pPr>
      <w:r>
        <w:t>This chapter presents a discussion on the different theoretical concepts associated to information extraction systems, and as well as common architectures, approaches, modules, and resources needed in developing such systems.</w:t>
      </w:r>
    </w:p>
    <w:p w:rsidR="00602FF1" w:rsidRDefault="00602FF1" w:rsidP="00602FF1">
      <w:pPr>
        <w:ind w:left="720"/>
        <w:rPr>
          <w:ins w:id="6074" w:author="Vilson Lu" w:date="2014-08-15T14:52:00Z"/>
        </w:rPr>
      </w:pPr>
    </w:p>
    <w:p w:rsidR="00602FF1" w:rsidRDefault="00602FF1" w:rsidP="00602FF1">
      <w:pPr>
        <w:pStyle w:val="Heading2"/>
        <w:rPr>
          <w:ins w:id="6075" w:author="Vilson Lu" w:date="2014-08-15T14:52:00Z"/>
        </w:rPr>
      </w:pPr>
      <w:bookmarkStart w:id="6076" w:name="_Toc395181697"/>
      <w:bookmarkStart w:id="6077" w:name="_Toc396444894"/>
      <w:bookmarkStart w:id="6078" w:name="_Toc396489576"/>
      <w:ins w:id="6079" w:author="Vilson Lu" w:date="2014-08-15T14:52:00Z">
        <w:r>
          <w:t>Information Extraction</w:t>
        </w:r>
        <w:bookmarkEnd w:id="6076"/>
        <w:bookmarkEnd w:id="6077"/>
        <w:bookmarkEnd w:id="6078"/>
      </w:ins>
    </w:p>
    <w:p w:rsidR="002F6E61" w:rsidRDefault="002F6E61">
      <w:pPr>
        <w:pStyle w:val="Content1"/>
        <w:rPr>
          <w:ins w:id="6080" w:author="Vilson Lu" w:date="2014-08-15T14:52:00Z"/>
        </w:rPr>
        <w:pPrChange w:id="6081" w:author="TinTin Kalaw" w:date="2014-08-16T12:28:00Z">
          <w:pPr/>
        </w:pPrChange>
      </w:pPr>
    </w:p>
    <w:p w:rsidR="002F6E61" w:rsidRDefault="00602FF1">
      <w:pPr>
        <w:pStyle w:val="Content1"/>
        <w:rPr>
          <w:ins w:id="6082" w:author="Vilson Lu" w:date="2014-08-15T14:52:00Z"/>
        </w:rPr>
        <w:pPrChange w:id="6083" w:author="TinTin Kalaw" w:date="2014-08-16T12:28:00Z">
          <w:pPr>
            <w:pStyle w:val="Content"/>
          </w:pPr>
        </w:pPrChange>
      </w:pPr>
      <w:ins w:id="6084" w:author="Vilson Lu" w:date="2014-08-15T14:52:00Z">
        <w:r w:rsidRPr="7E7C91B4">
          <w:t xml:space="preserve">There is already huge amount information </w:t>
        </w:r>
        <w:del w:id="6085" w:author="PF" w:date="2015-03-02T10:19:00Z">
          <w:r w:rsidRPr="7E7C91B4" w:rsidDel="004C6976">
            <w:delText xml:space="preserve">that is </w:delText>
          </w:r>
        </w:del>
        <w:r w:rsidRPr="7E7C91B4">
          <w:t xml:space="preserve">freely available in the internet. The problem is that people could not process </w:t>
        </w:r>
        <w:del w:id="6086" w:author="PF" w:date="2015-03-02T10:19:00Z">
          <w:r w:rsidRPr="7E7C91B4" w:rsidDel="004C6976">
            <w:delText xml:space="preserve">them </w:delText>
          </w:r>
        </w:del>
        <w:r w:rsidRPr="7E7C91B4">
          <w:t xml:space="preserve">these information </w:t>
        </w:r>
      </w:ins>
      <w:ins w:id="6087" w:author="PF" w:date="2015-03-02T10:19:00Z">
        <w:r w:rsidR="004C6976">
          <w:t xml:space="preserve">easily </w:t>
        </w:r>
      </w:ins>
      <w:ins w:id="6088" w:author="Vilson Lu" w:date="2014-08-15T14:52:00Z">
        <w:r w:rsidRPr="7E7C91B4">
          <w:t>because of the huge volume</w:t>
        </w:r>
        <w:r>
          <w:t xml:space="preserve">. </w:t>
        </w:r>
        <w:r w:rsidRPr="7E7C91B4">
          <w:t xml:space="preserve">It becomes more difficult as the information </w:t>
        </w:r>
        <w:del w:id="6089" w:author="PF" w:date="2015-03-02T10:20:00Z">
          <w:r w:rsidRPr="7E7C91B4" w:rsidDel="004C6976">
            <w:delText xml:space="preserve">is </w:delText>
          </w:r>
        </w:del>
      </w:ins>
      <w:ins w:id="6090" w:author="PF" w:date="2015-03-02T10:20:00Z">
        <w:r w:rsidR="004C6976">
          <w:t xml:space="preserve">are </w:t>
        </w:r>
      </w:ins>
      <w:ins w:id="6091" w:author="Vilson Lu" w:date="2014-08-15T14:52:00Z">
        <w:r w:rsidRPr="7E7C91B4">
          <w:t>written in natural language, which can be ambiguous. However</w:t>
        </w:r>
      </w:ins>
      <w:ins w:id="6092" w:author="PF" w:date="2015-03-02T10:20:00Z">
        <w:r w:rsidR="004C6976">
          <w:t>,</w:t>
        </w:r>
      </w:ins>
      <w:ins w:id="6093" w:author="Vilson Lu" w:date="2014-08-15T14:52:00Z">
        <w:r w:rsidRPr="7E7C91B4">
          <w:t xml:space="preserve"> using an information extraction system, it can now automatically collect information from different sources like news, papers, and journals.</w:t>
        </w:r>
      </w:ins>
      <w:ins w:id="6094" w:author="PF" w:date="2014-12-30T12:45:00Z">
        <w:r w:rsidR="00A85F9E">
          <w:t xml:space="preserve"> </w:t>
        </w:r>
      </w:ins>
      <w:ins w:id="6095" w:author="Vilson Lu" w:date="2014-08-15T14:52:00Z">
        <w:r w:rsidRPr="7E7C91B4">
          <w:t xml:space="preserve">Information extraction is the identification of </w:t>
        </w:r>
      </w:ins>
      <w:ins w:id="6096" w:author="PF" w:date="2015-03-02T10:20:00Z">
        <w:r w:rsidR="004C6976">
          <w:t xml:space="preserve">the </w:t>
        </w:r>
      </w:ins>
      <w:ins w:id="6097" w:author="Vilson Lu" w:date="2014-08-15T14:52:00Z">
        <w:r w:rsidRPr="7E7C91B4">
          <w:t>class of events or relationship and the extraction of relevant arguments of the event or relationship</w:t>
        </w:r>
      </w:ins>
      <w:ins w:id="6098" w:author="PF" w:date="2014-12-30T12:45:00Z">
        <w:r w:rsidR="00A85F9E">
          <w:t xml:space="preserve"> </w:t>
        </w:r>
      </w:ins>
      <w:ins w:id="6099" w:author="Vilson Lu" w:date="2014-08-15T14:52:00Z">
        <w:r w:rsidRPr="7E7C91B4">
          <w:t xml:space="preserve">inside a natural language. It involves the creation of a </w:t>
        </w:r>
        <w:r w:rsidRPr="7E7C91B4">
          <w:lastRenderedPageBreak/>
          <w:t>structured representation of the facts that will be extracted. An information extraction system can only extract those fact</w:t>
        </w:r>
        <w:r>
          <w:t>s that are represented (Grisham</w:t>
        </w:r>
        <w:r w:rsidRPr="7E7C91B4">
          <w:t>, 1997).</w:t>
        </w:r>
      </w:ins>
    </w:p>
    <w:p w:rsidR="002F6E61" w:rsidRDefault="002F6E61">
      <w:pPr>
        <w:pStyle w:val="Content1"/>
        <w:rPr>
          <w:ins w:id="6100" w:author="Vilson Lu" w:date="2014-08-15T14:52:00Z"/>
        </w:rPr>
        <w:pPrChange w:id="6101" w:author="TinTin Kalaw" w:date="2014-08-16T12:28:00Z">
          <w:pPr>
            <w:pStyle w:val="Content"/>
          </w:pPr>
        </w:pPrChange>
      </w:pPr>
    </w:p>
    <w:p w:rsidR="002F6E61" w:rsidRDefault="00602FF1">
      <w:pPr>
        <w:pStyle w:val="Content1"/>
        <w:rPr>
          <w:ins w:id="6102" w:author="Vilson Lu" w:date="2014-08-15T14:52:00Z"/>
        </w:rPr>
        <w:pPrChange w:id="6103" w:author="TinTin Kalaw" w:date="2014-08-16T12:28:00Z">
          <w:pPr>
            <w:pStyle w:val="Content"/>
          </w:pPr>
        </w:pPrChange>
      </w:pPr>
      <w:ins w:id="6104" w:author="Vilson Lu" w:date="2014-08-15T14:52:00Z">
        <w:del w:id="6105" w:author="PF" w:date="2015-03-02T10:21:00Z">
          <w:r w:rsidDel="004C6976">
            <w:delText>Basi</w:delText>
          </w:r>
        </w:del>
        <w:del w:id="6106" w:author="PF" w:date="2015-03-02T10:20:00Z">
          <w:r w:rsidDel="004C6976">
            <w:delText>cally, a</w:delText>
          </w:r>
        </w:del>
      </w:ins>
      <w:ins w:id="6107" w:author="PF" w:date="2015-03-02T10:21:00Z">
        <w:r w:rsidR="004C6976">
          <w:t>A</w:t>
        </w:r>
      </w:ins>
      <w:ins w:id="6108" w:author="Vilson Lu" w:date="2014-08-15T14:52:00Z">
        <w:r>
          <w:t xml:space="preserve">n information extraction system is divided into two parts, local text analysis and discourse analysis. </w:t>
        </w:r>
        <w:del w:id="6109" w:author="PF" w:date="2015-03-02T10:21:00Z">
          <w:r w:rsidDel="004C6976">
            <w:delText>The l</w:delText>
          </w:r>
        </w:del>
      </w:ins>
      <w:ins w:id="6110" w:author="PF" w:date="2015-03-02T10:21:00Z">
        <w:r w:rsidR="004C6976">
          <w:t>L</w:t>
        </w:r>
      </w:ins>
      <w:ins w:id="6111" w:author="Vilson Lu" w:date="2014-08-15T14:52:00Z">
        <w:r>
          <w:t>ocal text analysis is responsible for extracting the information from a text document. It consists of lexical analysis, name recognition, partial syntactic analysis</w:t>
        </w:r>
      </w:ins>
      <w:ins w:id="6112" w:author="PF" w:date="2015-03-02T10:21:00Z">
        <w:r w:rsidR="004C6976">
          <w:t>,</w:t>
        </w:r>
      </w:ins>
      <w:ins w:id="6113" w:author="Vilson Lu" w:date="2014-08-15T14:52:00Z">
        <w:r>
          <w:t xml:space="preserve"> and scenario pattern analysis. </w:t>
        </w:r>
        <w:del w:id="6114" w:author="PF" w:date="2015-03-02T10:21:00Z">
          <w:r w:rsidDel="004C6976">
            <w:delText>The l</w:delText>
          </w:r>
        </w:del>
      </w:ins>
      <w:ins w:id="6115" w:author="PF" w:date="2015-03-02T10:21:00Z">
        <w:r w:rsidR="004C6976">
          <w:t>L</w:t>
        </w:r>
      </w:ins>
      <w:ins w:id="6116" w:author="Vilson Lu" w:date="2014-08-15T14:52:00Z">
        <w:r>
          <w:t xml:space="preserve">exical analysis is responsible for splitting up the text into tokens. After splitting the text, it looks up a dictionary to fill </w:t>
        </w:r>
        <w:del w:id="6117" w:author="PF" w:date="2015-03-02T10:21:00Z">
          <w:r w:rsidDel="004C6976">
            <w:delText xml:space="preserve">up </w:delText>
          </w:r>
        </w:del>
      </w:ins>
      <w:ins w:id="6118" w:author="PF" w:date="2015-03-02T10:21:00Z">
        <w:r w:rsidR="004C6976">
          <w:t xml:space="preserve">out </w:t>
        </w:r>
      </w:ins>
      <w:ins w:id="6119" w:author="Vilson Lu" w:date="2014-08-15T14:52:00Z">
        <w:r>
          <w:t xml:space="preserve">the part of speech and features of each token. After </w:t>
        </w:r>
        <w:del w:id="6120" w:author="PF" w:date="2015-03-02T10:21:00Z">
          <w:r w:rsidDel="004C6976">
            <w:delText xml:space="preserve">the </w:delText>
          </w:r>
        </w:del>
        <w:r>
          <w:t>lexical analysis, it goes through name recognition. Name recognition is responsible for identifying proper nouns, aliases, and other special forms (dates and currency). It uses regular expressions that are stated in the POS, syntactic features</w:t>
        </w:r>
      </w:ins>
      <w:ins w:id="6121" w:author="PF" w:date="2015-03-02T10:22:00Z">
        <w:r w:rsidR="004C6976">
          <w:t>,</w:t>
        </w:r>
      </w:ins>
      <w:ins w:id="6122" w:author="Vilson Lu" w:date="2014-08-15T14:52:00Z">
        <w:r>
          <w:t xml:space="preserve"> and orthogonal features to identify names. It also uses a dictionary that contains the list of proper nouns </w:t>
        </w:r>
        <w:del w:id="6123" w:author="PF" w:date="2015-03-02T10:22:00Z">
          <w:r w:rsidDel="004C6976">
            <w:delText xml:space="preserve">like </w:delText>
          </w:r>
        </w:del>
      </w:ins>
      <w:ins w:id="6124" w:author="PF" w:date="2015-03-02T10:22:00Z">
        <w:r w:rsidR="004C6976">
          <w:t xml:space="preserve">such as </w:t>
        </w:r>
      </w:ins>
      <w:ins w:id="6125" w:author="Vilson Lu" w:date="2014-08-15T14:52:00Z">
        <w:r>
          <w:t xml:space="preserve">company </w:t>
        </w:r>
      </w:ins>
      <w:ins w:id="6126" w:author="PF" w:date="2015-03-02T10:22:00Z">
        <w:r w:rsidR="004C6976">
          <w:t xml:space="preserve">names </w:t>
        </w:r>
      </w:ins>
      <w:ins w:id="6127" w:author="Vilson Lu" w:date="2014-08-15T14:52:00Z">
        <w:r>
          <w:t xml:space="preserve">to </w:t>
        </w:r>
      </w:ins>
      <w:ins w:id="6128" w:author="PF" w:date="2015-03-02T10:22:00Z">
        <w:r w:rsidR="004C6976">
          <w:t xml:space="preserve">easier </w:t>
        </w:r>
      </w:ins>
      <w:ins w:id="6129" w:author="Vilson Lu" w:date="2014-08-15T14:52:00Z">
        <w:r>
          <w:t>identif</w:t>
        </w:r>
      </w:ins>
      <w:ins w:id="6130" w:author="PF" w:date="2015-03-02T10:22:00Z">
        <w:r w:rsidR="004C6976">
          <w:t>ication.</w:t>
        </w:r>
      </w:ins>
      <w:ins w:id="6131" w:author="Vilson Lu" w:date="2014-08-15T14:52:00Z">
        <w:del w:id="6132" w:author="PF" w:date="2015-03-02T10:22:00Z">
          <w:r w:rsidDel="004C6976">
            <w:delText>y the names.</w:delText>
          </w:r>
        </w:del>
        <w:r>
          <w:t xml:space="preserve"> After going through name recognition, it passes through a partial syntactic analysis to identify some of the syntax of the text. It is responsible for identifying some of the like noun groups and verb groups.   However, some system</w:t>
        </w:r>
      </w:ins>
      <w:ins w:id="6133" w:author="PF" w:date="2015-03-02T10:23:00Z">
        <w:r w:rsidR="00103582">
          <w:t>s</w:t>
        </w:r>
      </w:ins>
      <w:ins w:id="6134" w:author="Vilson Lu" w:date="2014-08-15T14:52:00Z">
        <w:r>
          <w:t xml:space="preserve"> do</w:t>
        </w:r>
        <w:del w:id="6135" w:author="PF" w:date="2015-03-02T10:23:00Z">
          <w:r w:rsidDel="00103582">
            <w:delText>es</w:delText>
          </w:r>
        </w:del>
        <w:r>
          <w:t xml:space="preserve"> not implement a syntactic analysis.  After syntactic analysis, it goes through scenario pattern matching. Scenario pattern matching is the extraction of related events or relationship relevant to the scenario. The output</w:t>
        </w:r>
      </w:ins>
      <w:ins w:id="6136" w:author="PF" w:date="2015-03-02T10:23:00Z">
        <w:r w:rsidR="00103582">
          <w:t>s</w:t>
        </w:r>
      </w:ins>
      <w:ins w:id="6137" w:author="Vilson Lu" w:date="2014-08-15T14:52:00Z">
        <w:r>
          <w:t xml:space="preserve"> of the scenario pattern matching </w:t>
        </w:r>
        <w:del w:id="6138" w:author="PF" w:date="2015-03-02T10:23:00Z">
          <w:r w:rsidDel="00103582">
            <w:delText>is</w:delText>
          </w:r>
        </w:del>
      </w:ins>
      <w:ins w:id="6139" w:author="PF" w:date="2015-03-02T10:23:00Z">
        <w:r w:rsidR="00103582">
          <w:t>are</w:t>
        </w:r>
      </w:ins>
      <w:ins w:id="6140" w:author="Vilson Lu" w:date="2014-08-15T14:52:00Z">
        <w:r>
          <w:t xml:space="preserve"> two clauses. The first clause is a reference to an event structure while the second clause is a reference to a created entity (Grisham, 1997). </w:t>
        </w:r>
      </w:ins>
    </w:p>
    <w:p w:rsidR="002F6E61" w:rsidRDefault="002F6E61">
      <w:pPr>
        <w:pStyle w:val="Content1"/>
        <w:rPr>
          <w:ins w:id="6141" w:author="Vilson Lu" w:date="2014-08-15T14:52:00Z"/>
        </w:rPr>
        <w:pPrChange w:id="6142" w:author="TinTin Kalaw" w:date="2014-08-16T12:28:00Z">
          <w:pPr>
            <w:pStyle w:val="Content"/>
          </w:pPr>
        </w:pPrChange>
      </w:pPr>
    </w:p>
    <w:p w:rsidR="002F6E61" w:rsidRDefault="00602FF1">
      <w:pPr>
        <w:pStyle w:val="Content1"/>
        <w:rPr>
          <w:ins w:id="6143" w:author="Vilson Lu" w:date="2014-08-15T14:52:00Z"/>
        </w:rPr>
        <w:pPrChange w:id="6144" w:author="Vilson Lu" w:date="2014-08-22T04:16:00Z">
          <w:pPr>
            <w:pStyle w:val="Caption"/>
            <w:ind w:left="720" w:firstLine="720"/>
          </w:pPr>
        </w:pPrChange>
      </w:pPr>
      <w:ins w:id="6145" w:author="Vilson Lu" w:date="2014-08-15T14:52:00Z">
        <w:r>
          <w:t xml:space="preserve">After going through the phases of local text analysis, it can now pass through the discourse analysis. </w:t>
        </w:r>
        <w:del w:id="6146" w:author="PF" w:date="2015-03-02T10:25:00Z">
          <w:r w:rsidDel="00D75194">
            <w:delText>The d</w:delText>
          </w:r>
        </w:del>
      </w:ins>
      <w:ins w:id="6147" w:author="PF" w:date="2015-03-02T10:25:00Z">
        <w:r w:rsidR="00D75194">
          <w:t>D</w:t>
        </w:r>
      </w:ins>
      <w:ins w:id="6148" w:author="Vilson Lu" w:date="2014-08-15T14:52:00Z">
        <w:r>
          <w:t xml:space="preserve">iscourse analysis is </w:t>
        </w:r>
        <w:del w:id="6149" w:author="PF" w:date="2015-03-02T10:24:00Z">
          <w:r w:rsidDel="00D75194">
            <w:delText xml:space="preserve">the one who will </w:delText>
          </w:r>
        </w:del>
      </w:ins>
      <w:ins w:id="6150" w:author="PF" w:date="2015-03-02T10:24:00Z">
        <w:r w:rsidR="00D75194">
          <w:t xml:space="preserve">the </w:t>
        </w:r>
      </w:ins>
      <w:ins w:id="6151" w:author="Vilson Lu" w:date="2014-08-15T14:52:00Z">
        <w:r>
          <w:t>combin</w:t>
        </w:r>
      </w:ins>
      <w:ins w:id="6152" w:author="PF" w:date="2015-03-02T10:24:00Z">
        <w:r w:rsidR="00D75194">
          <w:t>ation</w:t>
        </w:r>
      </w:ins>
      <w:ins w:id="6153" w:author="Vilson Lu" w:date="2014-08-15T14:52:00Z">
        <w:del w:id="6154" w:author="PF" w:date="2015-03-02T10:24:00Z">
          <w:r w:rsidDel="00D75194">
            <w:delText>e</w:delText>
          </w:r>
        </w:del>
        <w:r>
          <w:t xml:space="preserve"> </w:t>
        </w:r>
      </w:ins>
      <w:ins w:id="6155" w:author="PF" w:date="2015-03-02T10:24:00Z">
        <w:r w:rsidR="00D75194">
          <w:t xml:space="preserve">of </w:t>
        </w:r>
      </w:ins>
      <w:ins w:id="6156" w:author="Vilson Lu" w:date="2014-08-15T14:52:00Z">
        <w:r>
          <w:t>all the information extracted during the local text analysis</w:t>
        </w:r>
      </w:ins>
      <w:ins w:id="6157" w:author="PF" w:date="2015-03-02T10:24:00Z">
        <w:r w:rsidR="00D75194">
          <w:t>,</w:t>
        </w:r>
      </w:ins>
      <w:ins w:id="6158" w:author="Vilson Lu" w:date="2014-08-15T14:52:00Z">
        <w:r>
          <w:t xml:space="preserve"> and </w:t>
        </w:r>
        <w:del w:id="6159" w:author="PF" w:date="2015-03-02T10:25:00Z">
          <w:r w:rsidDel="00D75194">
            <w:delText xml:space="preserve">who will </w:delText>
          </w:r>
        </w:del>
      </w:ins>
      <w:ins w:id="6160" w:author="PF" w:date="2015-03-02T10:25:00Z">
        <w:r w:rsidR="00D75194">
          <w:t xml:space="preserve">the </w:t>
        </w:r>
      </w:ins>
      <w:ins w:id="6161" w:author="Vilson Lu" w:date="2014-08-15T14:52:00Z">
        <w:r>
          <w:t>format</w:t>
        </w:r>
      </w:ins>
      <w:ins w:id="6162" w:author="PF" w:date="2015-03-02T10:25:00Z">
        <w:r w:rsidR="00D75194">
          <w:t>ting</w:t>
        </w:r>
      </w:ins>
      <w:ins w:id="6163" w:author="Vilson Lu" w:date="2014-08-15T14:52:00Z">
        <w:r>
          <w:t xml:space="preserve"> </w:t>
        </w:r>
      </w:ins>
      <w:ins w:id="6164" w:author="PF" w:date="2015-03-02T10:25:00Z">
        <w:r w:rsidR="00D75194">
          <w:t xml:space="preserve">of </w:t>
        </w:r>
      </w:ins>
      <w:ins w:id="6165" w:author="Vilson Lu" w:date="2014-08-15T14:52:00Z">
        <w:r>
          <w:t>the information. Under the discourse analysis are co</w:t>
        </w:r>
      </w:ins>
      <w:ins w:id="6166" w:author="PF" w:date="2015-03-02T18:30:00Z">
        <w:r w:rsidR="001D1329">
          <w:t>-</w:t>
        </w:r>
      </w:ins>
      <w:ins w:id="6167" w:author="Vilson Lu" w:date="2014-08-15T14:52:00Z">
        <w:r>
          <w:t>reference analysis and inference. Co</w:t>
        </w:r>
      </w:ins>
      <w:ins w:id="6168" w:author="PF" w:date="2015-03-02T18:30:00Z">
        <w:r w:rsidR="001D1329">
          <w:t>-</w:t>
        </w:r>
      </w:ins>
      <w:ins w:id="6169" w:author="Vilson Lu" w:date="2014-08-15T14:52:00Z">
        <w:r>
          <w:t xml:space="preserve">reference analysis </w:t>
        </w:r>
        <w:del w:id="6170" w:author="PF" w:date="2015-03-02T10:25:00Z">
          <w:r w:rsidDel="00D75194">
            <w:delText xml:space="preserve">tries </w:delText>
          </w:r>
        </w:del>
      </w:ins>
      <w:ins w:id="6171" w:author="PF" w:date="2015-03-02T10:25:00Z">
        <w:r w:rsidR="00D75194">
          <w:t xml:space="preserve">attempts </w:t>
        </w:r>
      </w:ins>
      <w:ins w:id="6172" w:author="Vilson Lu" w:date="2014-08-15T14:52:00Z">
        <w:r>
          <w:t>to resolve anaphoric references (pronouns and definite noun phrases). To determine which entity is referenced, the most recent previous mention of the entity is the anaphoric reference. After the co</w:t>
        </w:r>
      </w:ins>
      <w:ins w:id="6173" w:author="PF" w:date="2015-03-02T18:30:00Z">
        <w:r w:rsidR="001D1329">
          <w:t>-</w:t>
        </w:r>
      </w:ins>
      <w:ins w:id="6174" w:author="Vilson Lu" w:date="2014-08-15T14:52:00Z">
        <w:r>
          <w:t xml:space="preserve">reference analysis, it will </w:t>
        </w:r>
        <w:del w:id="6175" w:author="PF" w:date="2015-03-02T10:26:00Z">
          <w:r w:rsidDel="00D75194">
            <w:delText xml:space="preserve">now go to </w:delText>
          </w:r>
        </w:del>
      </w:ins>
      <w:ins w:id="6176" w:author="PF" w:date="2015-03-02T10:26:00Z">
        <w:r w:rsidR="00D75194">
          <w:t xml:space="preserve">undergo </w:t>
        </w:r>
      </w:ins>
      <w:ins w:id="6177" w:author="Vilson Lu" w:date="2014-08-15T14:52:00Z">
        <w:r>
          <w:t xml:space="preserve">inference and event merging. Inference is responsible for making implicit information explicit. It uses system production rules to implement the inference module. After the inference, it can now be place in the data representation. </w:t>
        </w:r>
      </w:ins>
      <w:commentRangeStart w:id="6178"/>
      <w:ins w:id="6179" w:author="TinTin Kalaw" w:date="2014-08-16T12:29:00Z">
        <w:r w:rsidR="00372B98">
          <w:fldChar w:fldCharType="begin"/>
        </w:r>
        <w:r w:rsidR="00C57FCA">
          <w:instrText xml:space="preserve"> REF _Ref395955489 \h </w:instrText>
        </w:r>
      </w:ins>
      <w:r w:rsidR="00372B98">
        <w:fldChar w:fldCharType="separate"/>
      </w:r>
      <w:ins w:id="6180" w:author="Vilson Lu" w:date="2014-08-22T16:55:00Z">
        <w:r w:rsidR="003160F5">
          <w:rPr>
            <w:b/>
            <w:bCs/>
          </w:rPr>
          <w:t>Error! Reference source not found.</w:t>
        </w:r>
      </w:ins>
      <w:ins w:id="6181" w:author="TinTin Kalaw" w:date="2014-08-16T12:29:00Z">
        <w:r w:rsidR="00372B98">
          <w:fldChar w:fldCharType="end"/>
        </w:r>
      </w:ins>
      <w:ins w:id="6182" w:author="Vilson Lu" w:date="2014-08-15T14:52:00Z">
        <w:del w:id="6183" w:author="TinTin Kalaw" w:date="2014-08-16T12:29:00Z">
          <w:r w:rsidDel="00C57FCA">
            <w:delText xml:space="preserve">Figure 3-1 </w:delText>
          </w:r>
        </w:del>
      </w:ins>
      <w:commentRangeEnd w:id="6178"/>
      <w:r w:rsidR="00D75194">
        <w:rPr>
          <w:rStyle w:val="CommentReference"/>
        </w:rPr>
        <w:commentReference w:id="6178"/>
      </w:r>
      <w:ins w:id="6184" w:author="PF" w:date="2014-12-30T12:45:00Z">
        <w:r w:rsidR="00A85F9E">
          <w:t xml:space="preserve"> </w:t>
        </w:r>
      </w:ins>
      <w:ins w:id="6185" w:author="Vilson Lu" w:date="2014-08-15T14:52:00Z">
        <w:r>
          <w:t>shows the general flow of an information extraction system (Grisham, 1997).</w:t>
        </w:r>
      </w:ins>
    </w:p>
    <w:p w:rsidR="00A05B58" w:rsidRDefault="002F6E61">
      <w:pPr>
        <w:pStyle w:val="Content"/>
        <w:keepNext/>
        <w:jc w:val="center"/>
        <w:rPr>
          <w:ins w:id="6186" w:author="Vilson Lu" w:date="2014-08-22T04:17:00Z"/>
        </w:rPr>
      </w:pPr>
      <w:ins w:id="6187" w:author="Vilson Lu" w:date="2014-08-15T14:52:00Z">
        <w:r>
          <w:rPr>
            <w:noProof/>
            <w:rPrChange w:id="6188" w:author="Unknown">
              <w:rPr>
                <w:b/>
                <w:noProof/>
              </w:rPr>
            </w:rPrChange>
          </w:rPr>
          <w:lastRenderedPageBreak/>
          <w:drawing>
            <wp:inline distT="0" distB="0" distL="0" distR="0">
              <wp:extent cx="2590800" cy="4572000"/>
              <wp:effectExtent l="25400" t="25400" r="25400" b="25400"/>
              <wp:docPr id="189819901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590800" cy="4572000"/>
                      </a:xfrm>
                      <a:prstGeom prst="rect">
                        <a:avLst/>
                      </a:prstGeom>
                      <a:ln w="28575" cmpd="sng">
                        <a:solidFill>
                          <a:schemeClr val="tx1"/>
                        </a:solidFill>
                      </a:ln>
                    </pic:spPr>
                  </pic:pic>
                </a:graphicData>
              </a:graphic>
            </wp:inline>
          </w:drawing>
        </w:r>
      </w:ins>
    </w:p>
    <w:p w:rsidR="002F6E61" w:rsidRDefault="00A05B58">
      <w:pPr>
        <w:pStyle w:val="Caption"/>
        <w:rPr>
          <w:ins w:id="6189" w:author="Vilson Lu" w:date="2014-08-15T14:52:00Z"/>
        </w:rPr>
        <w:pPrChange w:id="6190" w:author="Vilson Lu" w:date="2014-08-22T04:17:00Z">
          <w:pPr>
            <w:pStyle w:val="Content"/>
            <w:keepNext/>
            <w:jc w:val="center"/>
          </w:pPr>
        </w:pPrChange>
      </w:pPr>
      <w:bookmarkStart w:id="6191" w:name="_Toc396489883"/>
      <w:ins w:id="6192" w:author="Vilson Lu" w:date="2014-08-22T04:17:00Z">
        <w:r>
          <w:t xml:space="preserve">Figure </w:t>
        </w:r>
      </w:ins>
      <w:ins w:id="6193" w:author="Vilson Lu" w:date="2014-08-22T13:34:00Z">
        <w:r w:rsidR="00372B98">
          <w:fldChar w:fldCharType="begin"/>
        </w:r>
        <w:r w:rsidR="00956A9D">
          <w:instrText xml:space="preserve"> STYLEREF 1 \s </w:instrText>
        </w:r>
      </w:ins>
      <w:r w:rsidR="00372B98">
        <w:fldChar w:fldCharType="separate"/>
      </w:r>
      <w:r w:rsidR="003160F5">
        <w:rPr>
          <w:noProof/>
        </w:rPr>
        <w:t>3</w:t>
      </w:r>
      <w:ins w:id="6194"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6195" w:author="Vilson Lu" w:date="2014-08-22T16:55:00Z">
        <w:r w:rsidR="003160F5">
          <w:rPr>
            <w:noProof/>
          </w:rPr>
          <w:t>1</w:t>
        </w:r>
      </w:ins>
      <w:ins w:id="6196" w:author="Vilson Lu" w:date="2014-08-22T13:34:00Z">
        <w:r w:rsidR="00372B98">
          <w:fldChar w:fldCharType="end"/>
        </w:r>
      </w:ins>
      <w:ins w:id="6197" w:author="Vilson Lu" w:date="2014-08-22T04:17:00Z">
        <w:r>
          <w:t xml:space="preserve">. </w:t>
        </w:r>
        <w:r w:rsidRPr="00BA4287">
          <w:t>Structure of an Information Extraction System</w:t>
        </w:r>
      </w:ins>
      <w:bookmarkEnd w:id="6191"/>
    </w:p>
    <w:p w:rsidR="00602FF1" w:rsidRPr="00257B40" w:rsidRDefault="00602FF1" w:rsidP="00602FF1">
      <w:pPr>
        <w:rPr>
          <w:ins w:id="6198" w:author="Vilson Lu" w:date="2014-08-15T14:52:00Z"/>
        </w:rPr>
      </w:pPr>
    </w:p>
    <w:p w:rsidR="00602FF1" w:rsidRDefault="00602FF1" w:rsidP="00602FF1">
      <w:pPr>
        <w:pStyle w:val="Heading3"/>
        <w:rPr>
          <w:ins w:id="6199" w:author="Vilson Lu" w:date="2014-08-15T14:52:00Z"/>
        </w:rPr>
      </w:pPr>
      <w:bookmarkStart w:id="6200" w:name="_Toc393571705"/>
      <w:bookmarkStart w:id="6201" w:name="_Toc395181698"/>
      <w:bookmarkStart w:id="6202" w:name="_Toc396444895"/>
      <w:bookmarkStart w:id="6203" w:name="_Toc396489577"/>
      <w:ins w:id="6204" w:author="Vilson Lu" w:date="2014-08-15T14:52:00Z">
        <w:r w:rsidRPr="00EF6E7F">
          <w:t>Information Extraction Modules</w:t>
        </w:r>
        <w:bookmarkEnd w:id="6200"/>
        <w:bookmarkEnd w:id="6201"/>
        <w:bookmarkEnd w:id="6202"/>
        <w:bookmarkEnd w:id="6203"/>
      </w:ins>
    </w:p>
    <w:p w:rsidR="002F6E61" w:rsidRDefault="002F6E61">
      <w:pPr>
        <w:pStyle w:val="Content1"/>
        <w:rPr>
          <w:ins w:id="6205" w:author="Vilson Lu" w:date="2014-08-15T14:52:00Z"/>
        </w:rPr>
        <w:pPrChange w:id="6206" w:author="TinTin Kalaw" w:date="2014-08-16T12:29:00Z">
          <w:pPr/>
        </w:pPrChange>
      </w:pPr>
    </w:p>
    <w:p w:rsidR="002F6E61" w:rsidRDefault="00602FF1">
      <w:pPr>
        <w:pStyle w:val="Content1"/>
        <w:rPr>
          <w:ins w:id="6207" w:author="Vilson Lu" w:date="2014-08-15T14:52:00Z"/>
        </w:rPr>
        <w:pPrChange w:id="6208" w:author="TinTin Kalaw" w:date="2014-08-16T12:29:00Z">
          <w:pPr>
            <w:pStyle w:val="Content"/>
          </w:pPr>
        </w:pPrChange>
      </w:pPr>
      <w:ins w:id="6209" w:author="Vilson Lu" w:date="2014-08-15T14:52:00Z">
        <w:r>
          <w:t>This section explains the different modules that are commonly used in information extraction systems.</w:t>
        </w:r>
      </w:ins>
    </w:p>
    <w:p w:rsidR="002F6E61" w:rsidRDefault="002F6E61">
      <w:pPr>
        <w:pStyle w:val="Content1"/>
        <w:rPr>
          <w:ins w:id="6210" w:author="Vilson Lu" w:date="2014-08-15T14:52:00Z"/>
        </w:rPr>
        <w:pPrChange w:id="6211" w:author="TinTin Kalaw" w:date="2014-08-16T12:29:00Z">
          <w:pPr>
            <w:pStyle w:val="Content"/>
          </w:pPr>
        </w:pPrChange>
      </w:pPr>
    </w:p>
    <w:p w:rsidR="00602FF1" w:rsidRPr="00680BD5" w:rsidRDefault="00602FF1">
      <w:pPr>
        <w:pStyle w:val="Heading4"/>
        <w:rPr>
          <w:ins w:id="6212" w:author="Vilson Lu" w:date="2014-08-15T14:52:00Z"/>
        </w:rPr>
      </w:pPr>
      <w:bookmarkStart w:id="6213" w:name="_Toc393571707"/>
      <w:ins w:id="6214" w:author="Vilson Lu" w:date="2014-08-15T14:52:00Z">
        <w:r w:rsidRPr="00680BD5">
          <w:t>Tokenizer</w:t>
        </w:r>
        <w:bookmarkEnd w:id="6213"/>
      </w:ins>
    </w:p>
    <w:p w:rsidR="002F6E61" w:rsidRDefault="002F6E61">
      <w:pPr>
        <w:pStyle w:val="Content2"/>
        <w:rPr>
          <w:ins w:id="6215" w:author="Vilson Lu" w:date="2014-08-15T14:52:00Z"/>
        </w:rPr>
        <w:pPrChange w:id="6216" w:author="TinTin Kalaw" w:date="2014-08-16T12:30:00Z">
          <w:pPr/>
        </w:pPrChange>
      </w:pPr>
    </w:p>
    <w:p w:rsidR="002F6E61" w:rsidRDefault="00602FF1">
      <w:pPr>
        <w:pStyle w:val="Content2"/>
        <w:rPr>
          <w:ins w:id="6217" w:author="Vilson Lu" w:date="2014-08-15T14:52:00Z"/>
        </w:rPr>
        <w:pPrChange w:id="6218" w:author="TinTin Kalaw" w:date="2014-08-16T12:30:00Z">
          <w:pPr>
            <w:pStyle w:val="Content"/>
          </w:pPr>
        </w:pPrChange>
      </w:pPr>
      <w:ins w:id="6219" w:author="Vilson Lu" w:date="2014-08-15T14:52:00Z">
        <w:r w:rsidRPr="00EF6E7F">
          <w:t xml:space="preserve">Tokenizer is the module </w:t>
        </w:r>
        <w:del w:id="6220" w:author="PF" w:date="2015-03-02T10:27:00Z">
          <w:r w:rsidRPr="00EF6E7F" w:rsidDel="00E4686B">
            <w:delText xml:space="preserve">which </w:delText>
          </w:r>
        </w:del>
      </w:ins>
      <w:ins w:id="6221" w:author="PF" w:date="2015-03-02T10:27:00Z">
        <w:r w:rsidR="00E4686B">
          <w:t xml:space="preserve">that </w:t>
        </w:r>
      </w:ins>
      <w:ins w:id="6222" w:author="Vilson Lu" w:date="2014-08-15T14:52:00Z">
        <w:r w:rsidRPr="00EF6E7F">
          <w:t xml:space="preserve">segments a given text </w:t>
        </w:r>
      </w:ins>
      <w:ins w:id="6223" w:author="PF" w:date="2015-03-02T10:28:00Z">
        <w:r w:rsidR="00E4686B">
          <w:t>in</w:t>
        </w:r>
      </w:ins>
      <w:ins w:id="6224" w:author="Vilson Lu" w:date="2014-08-15T14:52:00Z">
        <w:r w:rsidRPr="00EF6E7F">
          <w:t xml:space="preserve">to tokens for further use in the natural language process. Tokens are usually the elements between spaces in the given input string. This module of natural language processing </w:t>
        </w:r>
        <w:del w:id="6225" w:author="PF" w:date="2015-03-02T10:28:00Z">
          <w:r w:rsidRPr="00EF6E7F" w:rsidDel="00E4686B">
            <w:delText xml:space="preserve">has a lot of </w:delText>
          </w:r>
        </w:del>
      </w:ins>
      <w:ins w:id="6226" w:author="PF" w:date="2015-03-02T10:28:00Z">
        <w:r w:rsidR="00E4686B">
          <w:t xml:space="preserve">encounters several </w:t>
        </w:r>
      </w:ins>
      <w:ins w:id="6227" w:author="Vilson Lu" w:date="2014-08-15T14:52:00Z">
        <w:r w:rsidRPr="00EF6E7F">
          <w:t xml:space="preserve">difficulties </w:t>
        </w:r>
      </w:ins>
      <w:ins w:id="6228" w:author="PF" w:date="2015-03-02T10:28:00Z">
        <w:r w:rsidR="00E4686B">
          <w:t xml:space="preserve">that need </w:t>
        </w:r>
      </w:ins>
      <w:ins w:id="6229" w:author="Vilson Lu" w:date="2014-08-15T14:52:00Z">
        <w:r w:rsidRPr="00EF6E7F">
          <w:t xml:space="preserve">to </w:t>
        </w:r>
      </w:ins>
      <w:ins w:id="6230" w:author="PF" w:date="2015-03-02T10:28:00Z">
        <w:r w:rsidR="00E4686B">
          <w:t xml:space="preserve">be </w:t>
        </w:r>
      </w:ins>
      <w:ins w:id="6231" w:author="Vilson Lu" w:date="2014-08-15T14:52:00Z">
        <w:r w:rsidRPr="00EF6E7F">
          <w:t>address</w:t>
        </w:r>
      </w:ins>
      <w:ins w:id="6232" w:author="PF" w:date="2015-03-02T10:28:00Z">
        <w:r w:rsidR="00E4686B">
          <w:t>ed</w:t>
        </w:r>
      </w:ins>
      <w:ins w:id="6233" w:author="Vilson Lu" w:date="2014-08-15T14:52:00Z">
        <w:r w:rsidRPr="00EF6E7F">
          <w:t xml:space="preserve"> such as tokenizing, email ad</w:t>
        </w:r>
      </w:ins>
      <w:ins w:id="6234" w:author="PF" w:date="2014-12-30T12:46:00Z">
        <w:r w:rsidR="00A85F9E">
          <w:t>d</w:t>
        </w:r>
      </w:ins>
      <w:ins w:id="6235" w:author="Vilson Lu" w:date="2014-08-15T14:52:00Z">
        <w:r w:rsidRPr="00EF6E7F">
          <w:t xml:space="preserve">resses, and uniform resource locators (URLs). Tokenizers today can identify that "15MB" is interpreted as "15 megabytes" </w:t>
        </w:r>
      </w:ins>
      <w:ins w:id="6236" w:author="PF" w:date="2015-03-02T10:29:00Z">
        <w:r w:rsidR="00E4686B">
          <w:t xml:space="preserve">if </w:t>
        </w:r>
      </w:ins>
      <w:ins w:id="6237" w:author="Vilson Lu" w:date="2014-08-15T14:52:00Z">
        <w:r w:rsidRPr="00EF6E7F">
          <w:t xml:space="preserve">even there is no space between '15' and 'MB', and words with punctuation marks are also read </w:t>
        </w:r>
      </w:ins>
      <w:ins w:id="6238" w:author="PF" w:date="2015-03-02T10:29:00Z">
        <w:r w:rsidR="00E4686B">
          <w:t xml:space="preserve">correctly if </w:t>
        </w:r>
      </w:ins>
      <w:ins w:id="6239" w:author="Vilson Lu" w:date="2014-08-15T14:52:00Z">
        <w:r w:rsidRPr="00EF6E7F">
          <w:t>tokenized</w:t>
        </w:r>
      </w:ins>
      <w:ins w:id="6240" w:author="PF" w:date="2015-03-02T10:29:00Z">
        <w:r w:rsidR="00E4686B">
          <w:t>.</w:t>
        </w:r>
      </w:ins>
      <w:ins w:id="6241" w:author="Vilson Lu" w:date="2014-08-15T14:52:00Z">
        <w:del w:id="6242" w:author="PF" w:date="2015-03-02T10:29:00Z">
          <w:r w:rsidRPr="00EF6E7F" w:rsidDel="00E4686B">
            <w:delText xml:space="preserve"> correctly.</w:delText>
          </w:r>
        </w:del>
        <w:r w:rsidRPr="00EF6E7F">
          <w:t xml:space="preserve"> </w:t>
        </w:r>
        <w:del w:id="6243" w:author="PF" w:date="2015-03-02T10:29:00Z">
          <w:r w:rsidRPr="00EF6E7F" w:rsidDel="00E4686B">
            <w:delText xml:space="preserve">But </w:delText>
          </w:r>
        </w:del>
      </w:ins>
      <w:ins w:id="6244" w:author="PF" w:date="2015-03-02T10:29:00Z">
        <w:r w:rsidR="00E4686B">
          <w:t xml:space="preserve">However, </w:t>
        </w:r>
      </w:ins>
      <w:ins w:id="6245" w:author="Vilson Lu" w:date="2014-08-15T14:52:00Z">
        <w:r w:rsidRPr="00EF6E7F">
          <w:t>these tokenizers</w:t>
        </w:r>
        <w:del w:id="6246" w:author="PF" w:date="2015-03-02T10:29:00Z">
          <w:r w:rsidRPr="00EF6E7F" w:rsidDel="00E4686B">
            <w:delText>,</w:delText>
          </w:r>
        </w:del>
        <w:r w:rsidRPr="00EF6E7F">
          <w:t xml:space="preserve"> face two major problems, first is that the tokenizer performs its task independent of any knowledge</w:t>
        </w:r>
      </w:ins>
      <w:ins w:id="6247" w:author="PF" w:date="2015-03-02T10:29:00Z">
        <w:r w:rsidR="00E4686B">
          <w:t>,</w:t>
        </w:r>
      </w:ins>
      <w:ins w:id="6248" w:author="Vilson Lu" w:date="2014-08-15T14:52:00Z">
        <w:r w:rsidRPr="00EF6E7F">
          <w:t xml:space="preserve"> contained in the system. Another problem is that tokenizers are hard coded in the system. Thus, systems using these tokenizers end up tokenizing the input text without even caring whether the output of the tokenization made sense.</w:t>
        </w:r>
      </w:ins>
    </w:p>
    <w:p w:rsidR="002F6E61" w:rsidRDefault="002F6E61">
      <w:pPr>
        <w:pStyle w:val="Content2"/>
        <w:rPr>
          <w:ins w:id="6249" w:author="Vilson Lu" w:date="2014-08-15T14:52:00Z"/>
        </w:rPr>
        <w:pPrChange w:id="6250" w:author="TinTin Kalaw" w:date="2014-08-16T12:30:00Z">
          <w:pPr/>
        </w:pPrChange>
      </w:pPr>
    </w:p>
    <w:p w:rsidR="002F6E61" w:rsidRDefault="00602FF1">
      <w:pPr>
        <w:pStyle w:val="Content2"/>
        <w:rPr>
          <w:ins w:id="6251" w:author="Vilson Lu" w:date="2014-08-15T14:52:00Z"/>
        </w:rPr>
        <w:pPrChange w:id="6252" w:author="TinTin Kalaw" w:date="2014-08-16T12:30:00Z">
          <w:pPr>
            <w:pStyle w:val="Content"/>
          </w:pPr>
        </w:pPrChange>
      </w:pPr>
      <w:ins w:id="6253" w:author="Vilson Lu" w:date="2014-08-15T14:52:00Z">
        <w:r w:rsidRPr="00EF6E7F">
          <w:lastRenderedPageBreak/>
          <w:t xml:space="preserve">The researchers invented a tokenizer that validates the proposed output of the tokenization in a linguistic knowledge component, and this proposal validation repeats until there is no more possible segmentation or the text is validated. Lastly, the </w:t>
        </w:r>
      </w:ins>
      <w:ins w:id="6254" w:author="PF" w:date="2015-03-02T10:31:00Z">
        <w:r w:rsidR="005D53FD">
          <w:t xml:space="preserve">invented </w:t>
        </w:r>
      </w:ins>
      <w:ins w:id="6255" w:author="Vilson Lu" w:date="2014-08-15T14:52:00Z">
        <w:r w:rsidRPr="00EF6E7F">
          <w:t xml:space="preserve">tokenizer </w:t>
        </w:r>
        <w:del w:id="6256" w:author="PF" w:date="2015-03-02T10:31:00Z">
          <w:r w:rsidRPr="00EF6E7F" w:rsidDel="005D53FD">
            <w:delText xml:space="preserve">invented </w:delText>
          </w:r>
        </w:del>
        <w:r w:rsidRPr="00EF6E7F">
          <w:t>also includes a language</w:t>
        </w:r>
      </w:ins>
      <w:ins w:id="6257" w:author="PF" w:date="2015-03-02T10:31:00Z">
        <w:r w:rsidR="005D53FD">
          <w:t>-</w:t>
        </w:r>
      </w:ins>
      <w:ins w:id="6258" w:author="Vilson Lu" w:date="2014-08-15T14:52:00Z">
        <w:del w:id="6259" w:author="PF" w:date="2015-03-02T10:31:00Z">
          <w:r w:rsidRPr="00EF6E7F" w:rsidDel="005D53FD">
            <w:delText xml:space="preserve"> </w:delText>
          </w:r>
        </w:del>
        <w:r w:rsidRPr="00EF6E7F">
          <w:t>specific data that contain</w:t>
        </w:r>
        <w:del w:id="6260" w:author="PF" w:date="2015-03-02T10:31:00Z">
          <w:r w:rsidRPr="00EF6E7F" w:rsidDel="005D53FD">
            <w:delText>s</w:delText>
          </w:r>
        </w:del>
        <w:r w:rsidRPr="00EF6E7F">
          <w:t xml:space="preserve"> a precedence hierarchy for punctuation (Bradlee et. al., 2001).</w:t>
        </w:r>
      </w:ins>
    </w:p>
    <w:p w:rsidR="002F6E61" w:rsidRDefault="002F6E61">
      <w:pPr>
        <w:pStyle w:val="Content2"/>
        <w:rPr>
          <w:ins w:id="6261" w:author="Vilson Lu" w:date="2014-08-15T14:52:00Z"/>
        </w:rPr>
        <w:pPrChange w:id="6262" w:author="TinTin Kalaw" w:date="2014-08-16T12:30:00Z">
          <w:pPr>
            <w:pStyle w:val="Content"/>
          </w:pPr>
        </w:pPrChange>
      </w:pPr>
    </w:p>
    <w:p w:rsidR="00602FF1" w:rsidRDefault="00602FF1" w:rsidP="00602FF1">
      <w:pPr>
        <w:pStyle w:val="Heading4"/>
        <w:rPr>
          <w:ins w:id="6263" w:author="Vilson Lu" w:date="2014-08-15T14:52:00Z"/>
        </w:rPr>
      </w:pPr>
      <w:bookmarkStart w:id="6264" w:name="_Toc393571708"/>
      <w:ins w:id="6265" w:author="Vilson Lu" w:date="2014-08-15T14:52:00Z">
        <w:r>
          <w:t>Sentence Splitter</w:t>
        </w:r>
        <w:bookmarkEnd w:id="6264"/>
      </w:ins>
    </w:p>
    <w:p w:rsidR="002F6E61" w:rsidRDefault="002F6E61">
      <w:pPr>
        <w:pStyle w:val="Content2"/>
        <w:rPr>
          <w:ins w:id="6266" w:author="Vilson Lu" w:date="2014-08-15T14:52:00Z"/>
        </w:rPr>
        <w:pPrChange w:id="6267" w:author="TinTin Kalaw" w:date="2014-08-16T12:30:00Z">
          <w:pPr/>
        </w:pPrChange>
      </w:pPr>
    </w:p>
    <w:p w:rsidR="002F6E61" w:rsidRDefault="00602FF1">
      <w:pPr>
        <w:pStyle w:val="Content2"/>
        <w:rPr>
          <w:ins w:id="6268" w:author="Vilson Lu" w:date="2014-08-15T14:52:00Z"/>
        </w:rPr>
        <w:pPrChange w:id="6269" w:author="TinTin Kalaw" w:date="2014-08-16T12:30:00Z">
          <w:pPr>
            <w:pStyle w:val="Content"/>
          </w:pPr>
        </w:pPrChange>
      </w:pPr>
      <w:ins w:id="6270" w:author="Vilson Lu" w:date="2014-08-15T14:52:00Z">
        <w:r>
          <w:t xml:space="preserve">The sentence splitter is a cascade of finite-state transducers </w:t>
        </w:r>
        <w:del w:id="6271" w:author="PF" w:date="2015-03-02T10:31:00Z">
          <w:r w:rsidDel="00A71EF0">
            <w:delText xml:space="preserve">which </w:delText>
          </w:r>
        </w:del>
      </w:ins>
      <w:ins w:id="6272" w:author="PF" w:date="2015-03-02T10:31:00Z">
        <w:r w:rsidR="00A71EF0">
          <w:t xml:space="preserve">that </w:t>
        </w:r>
      </w:ins>
      <w:ins w:id="6273" w:author="Vilson Lu" w:date="2014-08-15T14:52:00Z">
        <w:r>
          <w:t>segments the text into sentences</w:t>
        </w:r>
      </w:ins>
      <w:ins w:id="6274" w:author="PF" w:date="2015-03-02T10:32:00Z">
        <w:r w:rsidR="00A71EF0">
          <w:t>,</w:t>
        </w:r>
      </w:ins>
      <w:ins w:id="6275" w:author="Vilson Lu" w:date="2014-08-15T14:52:00Z">
        <w:r>
          <w:t xml:space="preserve"> and this module is used for the POS tagger (Cunningham et al., 2002). This module uses the set of regular expression-based rules that define sentence breaks like using periods, exclamation marks</w:t>
        </w:r>
      </w:ins>
      <w:ins w:id="6276" w:author="PF" w:date="2015-03-02T10:32:00Z">
        <w:r w:rsidR="00A71EF0">
          <w:t>,</w:t>
        </w:r>
      </w:ins>
      <w:ins w:id="6277" w:author="Vilson Lu" w:date="2014-08-15T14:52:00Z">
        <w:r>
          <w:t xml:space="preserve"> and question marks</w:t>
        </w:r>
        <w:del w:id="6278" w:author="PF" w:date="2015-03-02T10:32:00Z">
          <w:r w:rsidDel="00A71EF0">
            <w:delText>.</w:delText>
          </w:r>
        </w:del>
        <w:r>
          <w:t xml:space="preserve"> (Zeng et al., 2006)</w:t>
        </w:r>
      </w:ins>
      <w:ins w:id="6279" w:author="PF" w:date="2015-03-02T10:32:00Z">
        <w:r w:rsidR="00A71EF0">
          <w:t>.</w:t>
        </w:r>
      </w:ins>
    </w:p>
    <w:p w:rsidR="002F6E61" w:rsidRDefault="002F6E61">
      <w:pPr>
        <w:pStyle w:val="Content2"/>
        <w:rPr>
          <w:ins w:id="6280" w:author="Vilson Lu" w:date="2014-08-15T14:52:00Z"/>
        </w:rPr>
        <w:pPrChange w:id="6281" w:author="TinTin Kalaw" w:date="2014-08-16T12:30:00Z">
          <w:pPr>
            <w:pStyle w:val="Content"/>
          </w:pPr>
        </w:pPrChange>
      </w:pPr>
    </w:p>
    <w:p w:rsidR="00602FF1" w:rsidRDefault="00602FF1" w:rsidP="00602FF1">
      <w:pPr>
        <w:pStyle w:val="Heading4"/>
        <w:rPr>
          <w:ins w:id="6282" w:author="Vilson Lu" w:date="2014-08-15T14:52:00Z"/>
        </w:rPr>
      </w:pPr>
      <w:bookmarkStart w:id="6283" w:name="_Toc393571709"/>
      <w:ins w:id="6284" w:author="Vilson Lu" w:date="2014-08-15T14:52:00Z">
        <w:r>
          <w:t>Normalizer</w:t>
        </w:r>
        <w:bookmarkEnd w:id="6283"/>
      </w:ins>
    </w:p>
    <w:p w:rsidR="002F6E61" w:rsidRDefault="002F6E61">
      <w:pPr>
        <w:pStyle w:val="Content2"/>
        <w:rPr>
          <w:ins w:id="6285" w:author="Vilson Lu" w:date="2014-08-15T14:52:00Z"/>
        </w:rPr>
        <w:pPrChange w:id="6286" w:author="TinTin Kalaw" w:date="2014-08-16T12:30:00Z">
          <w:pPr/>
        </w:pPrChange>
      </w:pPr>
    </w:p>
    <w:p w:rsidR="002F6E61" w:rsidRDefault="00A71EF0">
      <w:pPr>
        <w:pStyle w:val="Content2"/>
        <w:rPr>
          <w:ins w:id="6287" w:author="Vilson Lu" w:date="2014-08-15T14:52:00Z"/>
        </w:rPr>
        <w:pPrChange w:id="6288" w:author="TinTin Kalaw" w:date="2014-08-16T12:30:00Z">
          <w:pPr>
            <w:pStyle w:val="Content"/>
          </w:pPr>
        </w:pPrChange>
      </w:pPr>
      <w:ins w:id="6289" w:author="PF" w:date="2015-03-02T10:32:00Z">
        <w:r>
          <w:t xml:space="preserve">The </w:t>
        </w:r>
      </w:ins>
      <w:ins w:id="6290" w:author="Vilson Lu" w:date="2014-08-15T14:52:00Z">
        <w:del w:id="6291" w:author="PF" w:date="2015-03-02T10:32:00Z">
          <w:r w:rsidR="00602FF1" w:rsidDel="00A71EF0">
            <w:delText>P</w:delText>
          </w:r>
        </w:del>
      </w:ins>
      <w:ins w:id="6292" w:author="PF" w:date="2015-03-02T10:32:00Z">
        <w:r>
          <w:t>p</w:t>
        </w:r>
      </w:ins>
      <w:ins w:id="6293" w:author="Vilson Lu" w:date="2014-08-15T14:52:00Z">
        <w:r w:rsidR="00602FF1">
          <w:t>resence of text speaks, slangs</w:t>
        </w:r>
      </w:ins>
      <w:ins w:id="6294" w:author="PF" w:date="2015-03-02T10:32:00Z">
        <w:r>
          <w:t>,</w:t>
        </w:r>
      </w:ins>
      <w:ins w:id="6295" w:author="Vilson Lu" w:date="2014-08-15T14:52:00Z">
        <w:r w:rsidR="00602FF1">
          <w:t xml:space="preserve"> and lingos </w:t>
        </w:r>
        <w:del w:id="6296" w:author="PF" w:date="2015-03-02T10:32:00Z">
          <w:r w:rsidR="00602FF1" w:rsidDel="00A71EF0">
            <w:delText xml:space="preserve">are </w:delText>
          </w:r>
        </w:del>
      </w:ins>
      <w:ins w:id="6297" w:author="PF" w:date="2015-03-02T10:32:00Z">
        <w:r>
          <w:t xml:space="preserve">is </w:t>
        </w:r>
      </w:ins>
      <w:ins w:id="6298" w:author="Vilson Lu" w:date="2014-08-15T14:52:00Z">
        <w:r w:rsidR="00602FF1">
          <w:t>very high in SMS, social networks</w:t>
        </w:r>
      </w:ins>
      <w:ins w:id="6299" w:author="PF" w:date="2015-03-02T10:32:00Z">
        <w:r>
          <w:t>,</w:t>
        </w:r>
      </w:ins>
      <w:ins w:id="6300" w:author="Vilson Lu" w:date="2014-08-15T14:52:00Z">
        <w:r w:rsidR="00602FF1">
          <w:t xml:space="preserve"> and microblog sites. Th</w:t>
        </w:r>
      </w:ins>
      <w:ins w:id="6301" w:author="PF" w:date="2015-03-02T10:32:00Z">
        <w:r>
          <w:t>is</w:t>
        </w:r>
      </w:ins>
      <w:ins w:id="6302" w:author="Vilson Lu" w:date="2014-08-15T14:52:00Z">
        <w:del w:id="6303" w:author="PF" w:date="2015-03-02T10:32:00Z">
          <w:r w:rsidR="00602FF1" w:rsidDel="00A71EF0">
            <w:delText>e</w:delText>
          </w:r>
        </w:del>
        <w:r w:rsidR="00602FF1">
          <w:t xml:space="preserve"> presence </w:t>
        </w:r>
        <w:del w:id="6304" w:author="PF" w:date="2015-03-02T10:32:00Z">
          <w:r w:rsidR="00602FF1" w:rsidDel="00A71EF0">
            <w:delText xml:space="preserve">of these </w:delText>
          </w:r>
        </w:del>
        <w:r w:rsidR="00602FF1">
          <w:t xml:space="preserve">makes it difficult for </w:t>
        </w:r>
        <w:del w:id="6305" w:author="PF" w:date="2015-03-02T10:33:00Z">
          <w:r w:rsidR="00602FF1" w:rsidDel="00A71EF0">
            <w:delText xml:space="preserve">the </w:delText>
          </w:r>
        </w:del>
        <w:r w:rsidR="00602FF1">
          <w:t>information extraction. In Aw and colleague’s work (2006), they viewed text normalization as a specialized machine translation problem, called SMS Normalization. They see that text speaks, slangs</w:t>
        </w:r>
      </w:ins>
      <w:ins w:id="6306" w:author="PF" w:date="2015-03-02T10:33:00Z">
        <w:r>
          <w:t>,</w:t>
        </w:r>
      </w:ins>
      <w:ins w:id="6307" w:author="Vilson Lu" w:date="2014-08-15T14:52:00Z">
        <w:r w:rsidR="00602FF1">
          <w:t xml:space="preserve"> and lingos are just a variant of the English language. However, applying general machine translation will not work against SMS Machine Translation. General machine translation </w:t>
        </w:r>
        <w:del w:id="6308" w:author="PF" w:date="2015-03-02T10:33:00Z">
          <w:r w:rsidR="00602FF1" w:rsidDel="00A71EF0">
            <w:delText>are</w:delText>
          </w:r>
        </w:del>
      </w:ins>
      <w:ins w:id="6309" w:author="PF" w:date="2015-03-02T10:33:00Z">
        <w:r>
          <w:t>is</w:t>
        </w:r>
      </w:ins>
      <w:ins w:id="6310" w:author="Vilson Lu" w:date="2014-08-15T14:52:00Z">
        <w:r w:rsidR="00602FF1">
          <w:t xml:space="preserve"> based on non-standard words that have been well studied. However, with SMS, most of the lingo</w:t>
        </w:r>
        <w:del w:id="6311" w:author="PF" w:date="2015-03-02T10:33:00Z">
          <w:r w:rsidR="00602FF1" w:rsidDel="00A71EF0">
            <w:delText>e</w:delText>
          </w:r>
        </w:del>
        <w:r w:rsidR="00602FF1">
          <w:t>s, for example “b4” (before) and “bf” (boyfriend) are not formally defined by linguistics yet. These words can still evolve</w:t>
        </w:r>
        <w:del w:id="6312" w:author="PF" w:date="2015-03-02T10:33:00Z">
          <w:r w:rsidR="00602FF1" w:rsidDel="00A71EF0">
            <w:delText>d</w:delText>
          </w:r>
        </w:del>
        <w:r w:rsidR="00602FF1">
          <w:t xml:space="preserve"> as time passe</w:t>
        </w:r>
      </w:ins>
      <w:ins w:id="6313" w:author="PF" w:date="2015-03-02T10:34:00Z">
        <w:r>
          <w:t>s</w:t>
        </w:r>
      </w:ins>
      <w:ins w:id="6314" w:author="Vilson Lu" w:date="2014-08-15T14:52:00Z">
        <w:del w:id="6315" w:author="PF" w:date="2015-03-02T10:34:00Z">
          <w:r w:rsidR="00602FF1" w:rsidDel="00A71EF0">
            <w:delText>d</w:delText>
          </w:r>
        </w:del>
        <w:r w:rsidR="00602FF1">
          <w:t xml:space="preserve"> by and more new text speaks, slangs</w:t>
        </w:r>
      </w:ins>
      <w:ins w:id="6316" w:author="PF" w:date="2015-03-02T10:34:00Z">
        <w:r>
          <w:t>,</w:t>
        </w:r>
      </w:ins>
      <w:ins w:id="6317" w:author="Vilson Lu" w:date="2014-08-15T14:52:00Z">
        <w:r w:rsidR="00602FF1">
          <w:t xml:space="preserve"> and lingos </w:t>
        </w:r>
        <w:del w:id="6318" w:author="PF" w:date="2015-03-02T10:34:00Z">
          <w:r w:rsidR="00602FF1" w:rsidDel="00A71EF0">
            <w:delText xml:space="preserve">will </w:delText>
          </w:r>
        </w:del>
      </w:ins>
      <w:ins w:id="6319" w:author="PF" w:date="2015-03-02T10:34:00Z">
        <w:r>
          <w:t xml:space="preserve">might </w:t>
        </w:r>
      </w:ins>
      <w:ins w:id="6320" w:author="Vilson Lu" w:date="2014-08-15T14:52:00Z">
        <w:r w:rsidR="00602FF1">
          <w:t xml:space="preserve">be created by the younger generation. </w:t>
        </w:r>
      </w:ins>
    </w:p>
    <w:p w:rsidR="002F6E61" w:rsidRDefault="002F6E61">
      <w:pPr>
        <w:pStyle w:val="Content2"/>
        <w:rPr>
          <w:ins w:id="6321" w:author="Vilson Lu" w:date="2014-08-15T14:52:00Z"/>
        </w:rPr>
        <w:pPrChange w:id="6322" w:author="TinTin Kalaw" w:date="2014-08-16T12:30:00Z">
          <w:pPr>
            <w:pStyle w:val="Content"/>
          </w:pPr>
        </w:pPrChange>
      </w:pPr>
    </w:p>
    <w:p w:rsidR="002F6E61" w:rsidRDefault="00602FF1">
      <w:pPr>
        <w:pStyle w:val="Content2"/>
        <w:rPr>
          <w:ins w:id="6323" w:author="Vilson Lu" w:date="2014-08-15T14:52:00Z"/>
        </w:rPr>
        <w:pPrChange w:id="6324" w:author="TinTin Kalaw" w:date="2014-08-16T12:30:00Z">
          <w:pPr>
            <w:pStyle w:val="Content"/>
          </w:pPr>
        </w:pPrChange>
      </w:pPr>
      <w:ins w:id="6325" w:author="Vilson Lu" w:date="2014-08-15T14:52:00Z">
        <w:r>
          <w:t xml:space="preserve">There are two types of approach </w:t>
        </w:r>
        <w:del w:id="6326" w:author="PF" w:date="2015-03-02T10:34:00Z">
          <w:r w:rsidDel="00194EAC">
            <w:delText xml:space="preserve">that was </w:delText>
          </w:r>
        </w:del>
        <w:r>
          <w:t>used in Aw and colleague’s paper (2006): basic word-based model and phrase</w:t>
        </w:r>
      </w:ins>
      <w:ins w:id="6327" w:author="PF" w:date="2015-03-02T10:34:00Z">
        <w:r w:rsidR="00194EAC">
          <w:t>-</w:t>
        </w:r>
      </w:ins>
      <w:ins w:id="6328" w:author="Vilson Lu" w:date="2014-08-15T14:52:00Z">
        <w:del w:id="6329" w:author="PF" w:date="2015-03-02T10:34:00Z">
          <w:r w:rsidDel="00194EAC">
            <w:delText xml:space="preserve"> </w:delText>
          </w:r>
        </w:del>
        <w:r>
          <w:t>based model. In basic word model, an SMS word will be mapped to exactly one word. In phrase</w:t>
        </w:r>
      </w:ins>
      <w:ins w:id="6330" w:author="PF" w:date="2015-03-02T10:35:00Z">
        <w:r w:rsidR="00194EAC">
          <w:t>-</w:t>
        </w:r>
      </w:ins>
      <w:ins w:id="6331" w:author="Vilson Lu" w:date="2014-08-15T14:52:00Z">
        <w:del w:id="6332" w:author="PF" w:date="2015-03-02T10:35:00Z">
          <w:r w:rsidDel="00194EAC">
            <w:delText xml:space="preserve"> </w:delText>
          </w:r>
        </w:del>
        <w:r>
          <w:t xml:space="preserve">based model, the SMS text will be split into k-phrases and the English </w:t>
        </w:r>
      </w:ins>
      <w:ins w:id="6333" w:author="PF" w:date="2015-03-02T10:35:00Z">
        <w:r w:rsidR="00194EAC">
          <w:t xml:space="preserve">words </w:t>
        </w:r>
      </w:ins>
      <w:ins w:id="6334" w:author="Vilson Lu" w:date="2014-08-15T14:52:00Z">
        <w:r>
          <w:t xml:space="preserve">will also be split into k-phrases. Then, it will map the SMS phrase to an English phrase. </w:t>
        </w:r>
      </w:ins>
    </w:p>
    <w:p w:rsidR="002F6E61" w:rsidRDefault="002F6E61">
      <w:pPr>
        <w:pStyle w:val="Content2"/>
        <w:rPr>
          <w:ins w:id="6335" w:author="Vilson Lu" w:date="2014-08-15T14:52:00Z"/>
        </w:rPr>
        <w:pPrChange w:id="6336" w:author="TinTin Kalaw" w:date="2014-08-16T12:30:00Z">
          <w:pPr>
            <w:pStyle w:val="Content"/>
            <w:ind w:left="0"/>
          </w:pPr>
        </w:pPrChange>
      </w:pPr>
    </w:p>
    <w:p w:rsidR="00602FF1" w:rsidRDefault="00602FF1" w:rsidP="00602FF1">
      <w:pPr>
        <w:pStyle w:val="Heading4"/>
        <w:rPr>
          <w:ins w:id="6337" w:author="Vilson Lu" w:date="2014-08-15T14:52:00Z"/>
        </w:rPr>
      </w:pPr>
      <w:bookmarkStart w:id="6338" w:name="_Toc393571710"/>
      <w:ins w:id="6339" w:author="Vilson Lu" w:date="2014-08-15T14:52:00Z">
        <w:r>
          <w:t>POS Tagger</w:t>
        </w:r>
        <w:bookmarkEnd w:id="6338"/>
      </w:ins>
    </w:p>
    <w:p w:rsidR="002F6E61" w:rsidRDefault="002F6E61">
      <w:pPr>
        <w:pStyle w:val="Content2"/>
        <w:rPr>
          <w:ins w:id="6340" w:author="Vilson Lu" w:date="2014-08-15T14:52:00Z"/>
        </w:rPr>
        <w:pPrChange w:id="6341" w:author="TinTin Kalaw" w:date="2014-08-16T12:30:00Z">
          <w:pPr/>
        </w:pPrChange>
      </w:pPr>
    </w:p>
    <w:p w:rsidR="002F6E61" w:rsidRDefault="00602FF1">
      <w:pPr>
        <w:pStyle w:val="Content2"/>
        <w:rPr>
          <w:ins w:id="6342" w:author="Vilson Lu" w:date="2014-08-15T14:52:00Z"/>
        </w:rPr>
        <w:pPrChange w:id="6343" w:author="TinTin Kalaw" w:date="2014-08-16T12:30:00Z">
          <w:pPr>
            <w:ind w:left="1440"/>
          </w:pPr>
        </w:pPrChange>
      </w:pPr>
      <w:ins w:id="6344" w:author="Vilson Lu" w:date="2014-08-15T14:52:00Z">
        <w:r>
          <w:t xml:space="preserve">The tagger produces a part-of-speech tag as an annotation on every word or symbol. These annotations produced can be used by </w:t>
        </w:r>
      </w:ins>
      <w:ins w:id="6345" w:author="PF" w:date="2015-03-02T10:35:00Z">
        <w:r w:rsidR="00482695">
          <w:t>a</w:t>
        </w:r>
      </w:ins>
      <w:ins w:id="6346" w:author="Vilson Lu" w:date="2014-08-15T14:52:00Z">
        <w:del w:id="6347" w:author="PF" w:date="2015-03-02T10:35:00Z">
          <w:r w:rsidDel="00482695">
            <w:delText>the</w:delText>
          </w:r>
        </w:del>
        <w:r>
          <w:t xml:space="preserve"> grammar </w:t>
        </w:r>
      </w:ins>
      <w:ins w:id="6348" w:author="PF" w:date="2015-03-02T10:35:00Z">
        <w:r w:rsidR="00482695">
          <w:t xml:space="preserve">checking tool </w:t>
        </w:r>
      </w:ins>
      <w:ins w:id="6349" w:author="Vilson Lu" w:date="2014-08-15T14:52:00Z">
        <w:del w:id="6350" w:author="PF" w:date="2015-03-02T10:35:00Z">
          <w:r w:rsidDel="00482695">
            <w:delText xml:space="preserve">in order </w:delText>
          </w:r>
        </w:del>
        <w:r>
          <w:t>to increase its power and coverage (Cunningham et al., 2002).</w:t>
        </w:r>
      </w:ins>
    </w:p>
    <w:p w:rsidR="002F6E61" w:rsidRDefault="002F6E61">
      <w:pPr>
        <w:pStyle w:val="Content2"/>
        <w:rPr>
          <w:ins w:id="6351" w:author="Vilson Lu" w:date="2014-08-15T14:52:00Z"/>
        </w:rPr>
        <w:pPrChange w:id="6352" w:author="TinTin Kalaw" w:date="2014-08-16T12:30:00Z">
          <w:pPr>
            <w:pStyle w:val="Content"/>
            <w:ind w:left="0"/>
          </w:pPr>
        </w:pPrChange>
      </w:pPr>
    </w:p>
    <w:p w:rsidR="00602FF1" w:rsidRDefault="00602FF1" w:rsidP="00602FF1">
      <w:pPr>
        <w:pStyle w:val="Heading4"/>
        <w:rPr>
          <w:ins w:id="6353" w:author="Vilson Lu" w:date="2014-08-15T14:52:00Z"/>
        </w:rPr>
      </w:pPr>
      <w:bookmarkStart w:id="6354" w:name="_Toc393571711"/>
      <w:ins w:id="6355" w:author="Vilson Lu" w:date="2014-08-15T14:52:00Z">
        <w:r>
          <w:t>Gazetteer</w:t>
        </w:r>
        <w:bookmarkEnd w:id="6354"/>
      </w:ins>
    </w:p>
    <w:p w:rsidR="002F6E61" w:rsidRDefault="002F6E61">
      <w:pPr>
        <w:pStyle w:val="Content2"/>
        <w:rPr>
          <w:ins w:id="6356" w:author="Vilson Lu" w:date="2014-08-15T14:52:00Z"/>
        </w:rPr>
        <w:pPrChange w:id="6357" w:author="TinTin Kalaw" w:date="2014-08-16T12:30:00Z">
          <w:pPr/>
        </w:pPrChange>
      </w:pPr>
    </w:p>
    <w:p w:rsidR="002F6E61" w:rsidRDefault="00602FF1">
      <w:pPr>
        <w:pStyle w:val="Content2"/>
        <w:rPr>
          <w:ins w:id="6358" w:author="Vilson Lu" w:date="2014-08-15T14:52:00Z"/>
        </w:rPr>
        <w:pPrChange w:id="6359" w:author="TinTin Kalaw" w:date="2014-08-16T12:30:00Z">
          <w:pPr>
            <w:ind w:left="1440"/>
          </w:pPr>
        </w:pPrChange>
      </w:pPr>
      <w:ins w:id="6360" w:author="Vilson Lu" w:date="2014-08-15T14:52:00Z">
        <w:r w:rsidRPr="00497EF3">
          <w:t xml:space="preserve">The gazetteer contains lists of cities, organizations, days of the week, etc. It does not only contain entities, but also </w:t>
        </w:r>
        <w:r w:rsidRPr="0086093C">
          <w:t>names of useful indicato</w:t>
        </w:r>
        <w:r w:rsidRPr="00786A4A">
          <w:t xml:space="preserve">rs, such as typical company designators (e.g. ‘Ltd.’), titles, etc. The gazetteer lists are collected into finite state machines, which can match tokens (Cunningham et al., 2002). </w:t>
        </w:r>
      </w:ins>
    </w:p>
    <w:p w:rsidR="002F6E61" w:rsidRDefault="002F6E61">
      <w:pPr>
        <w:pStyle w:val="Content2"/>
        <w:rPr>
          <w:ins w:id="6361" w:author="Vilson Lu" w:date="2014-08-15T14:52:00Z"/>
        </w:rPr>
        <w:pPrChange w:id="6362" w:author="TinTin Kalaw" w:date="2014-08-16T12:30:00Z">
          <w:pPr>
            <w:pStyle w:val="Content"/>
            <w:ind w:left="0"/>
          </w:pPr>
        </w:pPrChange>
      </w:pPr>
    </w:p>
    <w:p w:rsidR="00602FF1" w:rsidRDefault="00602FF1" w:rsidP="00602FF1">
      <w:pPr>
        <w:pStyle w:val="Heading4"/>
        <w:rPr>
          <w:ins w:id="6363" w:author="Vilson Lu" w:date="2014-08-15T14:52:00Z"/>
        </w:rPr>
      </w:pPr>
      <w:bookmarkStart w:id="6364" w:name="_Toc393571712"/>
      <w:ins w:id="6365" w:author="Vilson Lu" w:date="2014-08-15T14:52:00Z">
        <w:r w:rsidRPr="00EF6E7F">
          <w:t>L</w:t>
        </w:r>
        <w:r>
          <w:t>emmatizer</w:t>
        </w:r>
        <w:bookmarkEnd w:id="6364"/>
      </w:ins>
    </w:p>
    <w:p w:rsidR="002F6E61" w:rsidRDefault="002F6E61">
      <w:pPr>
        <w:pStyle w:val="Content2"/>
        <w:rPr>
          <w:ins w:id="6366" w:author="Vilson Lu" w:date="2014-08-15T14:52:00Z"/>
        </w:rPr>
        <w:pPrChange w:id="6367" w:author="TinTin Kalaw" w:date="2014-08-16T12:30:00Z">
          <w:pPr>
            <w:pStyle w:val="Content"/>
          </w:pPr>
        </w:pPrChange>
      </w:pPr>
    </w:p>
    <w:p w:rsidR="002F6E61" w:rsidRDefault="00602FF1">
      <w:pPr>
        <w:pStyle w:val="Content2"/>
        <w:rPr>
          <w:ins w:id="6368" w:author="Vilson Lu" w:date="2014-08-15T14:52:00Z"/>
          <w:shd w:val="clear" w:color="auto" w:fill="FFFFFF"/>
        </w:rPr>
        <w:pPrChange w:id="6369" w:author="TinTin Kalaw" w:date="2014-08-16T12:30:00Z">
          <w:pPr>
            <w:pStyle w:val="Content"/>
          </w:pPr>
        </w:pPrChange>
      </w:pPr>
      <w:ins w:id="6370" w:author="Vilson Lu" w:date="2014-08-15T14:52:00Z">
        <w:r>
          <w:rPr>
            <w:shd w:val="clear" w:color="auto" w:fill="FFFFFF"/>
          </w:rPr>
          <w:t xml:space="preserve">Lemmatization is the reduction of inflectional forms and sometimes derivationally related forms of a word to a common base form. It uses vocabulary and morphological analysis to remove inflectional ending and return the root word (Manning et al., 2008). The traditional method of lemmatizing is to use morphological rules and dictionaries. However, with the presence of new words, it will be very difficult for the lemmatizer. Statistical method needs a large training corpus. StaLe is a lightweight statistical lemmatizer. In StaLe, the system produces result tokens based on the rules. </w:t>
        </w:r>
        <w:del w:id="6371" w:author="TinTin Kalaw" w:date="2014-08-16T12:30:00Z">
          <w:r w:rsidDel="00C57FCA">
            <w:rPr>
              <w:shd w:val="clear" w:color="auto" w:fill="FFFFFF"/>
            </w:rPr>
            <w:delText>Figure 3-</w:delText>
          </w:r>
          <w:r w:rsidDel="00C57FCA">
            <w:rPr>
              <w:shd w:val="clear" w:color="auto" w:fill="FFFFFF"/>
            </w:rPr>
            <w:lastRenderedPageBreak/>
            <w:delText>2</w:delText>
          </w:r>
        </w:del>
      </w:ins>
      <w:ins w:id="6372" w:author="TinTin Kalaw" w:date="2014-08-16T12:30:00Z">
        <w:r w:rsidR="00372B98">
          <w:rPr>
            <w:shd w:val="clear" w:color="auto" w:fill="FFFFFF"/>
          </w:rPr>
          <w:fldChar w:fldCharType="begin"/>
        </w:r>
        <w:r w:rsidR="00C57FCA">
          <w:rPr>
            <w:shd w:val="clear" w:color="auto" w:fill="FFFFFF"/>
          </w:rPr>
          <w:instrText xml:space="preserve"> REF _Ref395955571 \h </w:instrText>
        </w:r>
      </w:ins>
      <w:r w:rsidR="00372B98">
        <w:rPr>
          <w:shd w:val="clear" w:color="auto" w:fill="FFFFFF"/>
        </w:rPr>
      </w:r>
      <w:r w:rsidR="00372B98">
        <w:rPr>
          <w:shd w:val="clear" w:color="auto" w:fill="FFFFFF"/>
        </w:rPr>
        <w:fldChar w:fldCharType="separate"/>
      </w:r>
      <w:ins w:id="6373" w:author="Vilson Lu" w:date="2014-08-22T16:55:00Z">
        <w:r w:rsidR="003160F5">
          <w:rPr>
            <w:b/>
            <w:bCs/>
            <w:shd w:val="clear" w:color="auto" w:fill="FFFFFF"/>
          </w:rPr>
          <w:t>Error! Reference source not found.</w:t>
        </w:r>
      </w:ins>
      <w:ins w:id="6374" w:author="TinTin Kalaw" w:date="2014-08-16T12:30:00Z">
        <w:r w:rsidR="00372B98">
          <w:rPr>
            <w:shd w:val="clear" w:color="auto" w:fill="FFFFFF"/>
          </w:rPr>
          <w:fldChar w:fldCharType="end"/>
        </w:r>
      </w:ins>
      <w:ins w:id="6375" w:author="Vilson Lu" w:date="2014-08-15T14:52:00Z">
        <w:r>
          <w:rPr>
            <w:shd w:val="clear" w:color="auto" w:fill="FFFFFF"/>
          </w:rPr>
          <w:t xml:space="preserve"> shows StaLe’s lemmatization process. Each token will be ranked according to </w:t>
        </w:r>
        <w:del w:id="6376" w:author="PF" w:date="2015-03-02T10:38:00Z">
          <w:r w:rsidDel="0007006C">
            <w:rPr>
              <w:shd w:val="clear" w:color="auto" w:fill="FFFFFF"/>
            </w:rPr>
            <w:delText xml:space="preserve">their </w:delText>
          </w:r>
        </w:del>
      </w:ins>
      <w:ins w:id="6377" w:author="PF" w:date="2015-03-02T10:38:00Z">
        <w:r w:rsidR="0007006C">
          <w:rPr>
            <w:shd w:val="clear" w:color="auto" w:fill="FFFFFF"/>
          </w:rPr>
          <w:t xml:space="preserve">its </w:t>
        </w:r>
      </w:ins>
      <w:ins w:id="6378" w:author="Vilson Lu" w:date="2014-08-15T14:52:00Z">
        <w:r>
          <w:rPr>
            <w:shd w:val="clear" w:color="auto" w:fill="FFFFFF"/>
          </w:rPr>
          <w:t xml:space="preserve">confidence factor and then pruned according to </w:t>
        </w:r>
        <w:del w:id="6379" w:author="PF" w:date="2015-03-02T10:38:00Z">
          <w:r w:rsidDel="0007006C">
            <w:rPr>
              <w:shd w:val="clear" w:color="auto" w:fill="FFFFFF"/>
            </w:rPr>
            <w:delText xml:space="preserve">their </w:delText>
          </w:r>
        </w:del>
      </w:ins>
      <w:ins w:id="6380" w:author="PF" w:date="2015-03-02T10:38:00Z">
        <w:r w:rsidR="0007006C">
          <w:rPr>
            <w:shd w:val="clear" w:color="auto" w:fill="FFFFFF"/>
          </w:rPr>
          <w:t xml:space="preserve">its </w:t>
        </w:r>
      </w:ins>
      <w:ins w:id="6381" w:author="Vilson Lu" w:date="2014-08-15T14:52:00Z">
        <w:r>
          <w:rPr>
            <w:shd w:val="clear" w:color="auto" w:fill="FFFFFF"/>
          </w:rPr>
          <w:t xml:space="preserve">candidate check-up phase. Those who pass will be the lemma of that word. However, if no token passed the candidate check-up phase, the input word will be the lemma. The problem with StaLe is that it sometimes produces </w:t>
        </w:r>
      </w:ins>
      <w:ins w:id="6382" w:author="PF" w:date="2015-03-02T10:38:00Z">
        <w:r w:rsidR="0007006C">
          <w:rPr>
            <w:shd w:val="clear" w:color="auto" w:fill="FFFFFF"/>
          </w:rPr>
          <w:t xml:space="preserve">a </w:t>
        </w:r>
      </w:ins>
      <w:ins w:id="6383" w:author="Vilson Lu" w:date="2014-08-15T14:52:00Z">
        <w:r>
          <w:rPr>
            <w:shd w:val="clear" w:color="auto" w:fill="FFFFFF"/>
          </w:rPr>
          <w:t xml:space="preserve">nonsense word resulting to a poorer </w:t>
        </w:r>
        <w:del w:id="6384" w:author="PF" w:date="2015-03-02T10:38:00Z">
          <w:r w:rsidDel="0007006C">
            <w:rPr>
              <w:shd w:val="clear" w:color="auto" w:fill="FFFFFF"/>
            </w:rPr>
            <w:delText xml:space="preserve">precision </w:delText>
          </w:r>
        </w:del>
      </w:ins>
      <w:ins w:id="6385" w:author="PF" w:date="2015-03-02T10:38:00Z">
        <w:r w:rsidR="0007006C">
          <w:rPr>
            <w:shd w:val="clear" w:color="auto" w:fill="FFFFFF"/>
          </w:rPr>
          <w:t xml:space="preserve">outcome </w:t>
        </w:r>
      </w:ins>
      <w:ins w:id="6386" w:author="Vilson Lu" w:date="2014-08-15T14:52:00Z">
        <w:r>
          <w:rPr>
            <w:shd w:val="clear" w:color="auto" w:fill="FFFFFF"/>
          </w:rPr>
          <w:t xml:space="preserve">than a traditional dictionary-based lemmatizer. </w:t>
        </w:r>
      </w:ins>
    </w:p>
    <w:p w:rsidR="002F6E61" w:rsidRDefault="002F6E61">
      <w:pPr>
        <w:pStyle w:val="Content2"/>
        <w:rPr>
          <w:ins w:id="6387" w:author="Vilson Lu" w:date="2014-08-15T14:52:00Z"/>
          <w:shd w:val="clear" w:color="auto" w:fill="FFFFFF"/>
        </w:rPr>
        <w:pPrChange w:id="6388" w:author="TinTin Kalaw" w:date="2014-08-16T12:30:00Z">
          <w:pPr>
            <w:pStyle w:val="Content"/>
          </w:pPr>
        </w:pPrChange>
      </w:pPr>
    </w:p>
    <w:p w:rsidR="00A05B58" w:rsidRDefault="002F6E61">
      <w:pPr>
        <w:pStyle w:val="Content"/>
        <w:keepNext/>
        <w:jc w:val="center"/>
        <w:rPr>
          <w:ins w:id="6389" w:author="Vilson Lu" w:date="2014-08-22T04:17:00Z"/>
        </w:rPr>
      </w:pPr>
      <w:ins w:id="6390" w:author="Vilson Lu" w:date="2014-08-15T14:52:00Z">
        <w:r>
          <w:rPr>
            <w:noProof/>
            <w:rPrChange w:id="6391" w:author="Unknown">
              <w:rPr>
                <w:i/>
                <w:noProof/>
              </w:rPr>
            </w:rPrChange>
          </w:rPr>
          <w:drawing>
            <wp:inline distT="0" distB="0" distL="0" distR="0">
              <wp:extent cx="4343400" cy="1343025"/>
              <wp:effectExtent l="25400" t="25400" r="2540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43400" cy="1343025"/>
                      </a:xfrm>
                      <a:prstGeom prst="rect">
                        <a:avLst/>
                      </a:prstGeom>
                      <a:ln w="28575" cmpd="sng">
                        <a:solidFill>
                          <a:schemeClr val="tx1"/>
                        </a:solidFill>
                      </a:ln>
                    </pic:spPr>
                  </pic:pic>
                </a:graphicData>
              </a:graphic>
            </wp:inline>
          </w:drawing>
        </w:r>
      </w:ins>
    </w:p>
    <w:p w:rsidR="002F6E61" w:rsidRDefault="00A05B58">
      <w:pPr>
        <w:pStyle w:val="Caption"/>
        <w:rPr>
          <w:ins w:id="6392" w:author="Vilson Lu" w:date="2014-08-15T14:52:00Z"/>
        </w:rPr>
        <w:pPrChange w:id="6393" w:author="Vilson Lu" w:date="2014-08-22T04:17:00Z">
          <w:pPr>
            <w:pStyle w:val="Content"/>
            <w:keepNext/>
            <w:jc w:val="center"/>
          </w:pPr>
        </w:pPrChange>
      </w:pPr>
      <w:bookmarkStart w:id="6394" w:name="_Toc396489884"/>
      <w:ins w:id="6395" w:author="Vilson Lu" w:date="2014-08-22T04:17:00Z">
        <w:r>
          <w:t xml:space="preserve">Figure </w:t>
        </w:r>
      </w:ins>
      <w:ins w:id="6396" w:author="Vilson Lu" w:date="2014-08-22T13:34:00Z">
        <w:r w:rsidR="00372B98">
          <w:fldChar w:fldCharType="begin"/>
        </w:r>
        <w:r w:rsidR="00956A9D">
          <w:instrText xml:space="preserve"> STYLEREF 1 \s </w:instrText>
        </w:r>
      </w:ins>
      <w:r w:rsidR="00372B98">
        <w:fldChar w:fldCharType="separate"/>
      </w:r>
      <w:r w:rsidR="003160F5">
        <w:rPr>
          <w:noProof/>
        </w:rPr>
        <w:t>3</w:t>
      </w:r>
      <w:ins w:id="6397"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6398" w:author="Vilson Lu" w:date="2014-08-22T16:55:00Z">
        <w:r w:rsidR="003160F5">
          <w:rPr>
            <w:noProof/>
          </w:rPr>
          <w:t>2</w:t>
        </w:r>
      </w:ins>
      <w:ins w:id="6399" w:author="Vilson Lu" w:date="2014-08-22T13:34:00Z">
        <w:r w:rsidR="00372B98">
          <w:fldChar w:fldCharType="end"/>
        </w:r>
      </w:ins>
      <w:ins w:id="6400" w:author="Vilson Lu" w:date="2014-08-22T04:17:00Z">
        <w:r>
          <w:t xml:space="preserve">. </w:t>
        </w:r>
        <w:r w:rsidRPr="00065B2B">
          <w:t>StaLe Lemmatization Process</w:t>
        </w:r>
      </w:ins>
      <w:bookmarkEnd w:id="6394"/>
    </w:p>
    <w:p w:rsidR="00602FF1" w:rsidRPr="00591B62" w:rsidRDefault="00602FF1" w:rsidP="00602FF1">
      <w:pPr>
        <w:pStyle w:val="Caption"/>
        <w:rPr>
          <w:ins w:id="6401" w:author="Vilson Lu" w:date="2014-08-15T14:52:00Z"/>
          <w:shd w:val="clear" w:color="auto" w:fill="FFFFFF"/>
        </w:rPr>
      </w:pPr>
    </w:p>
    <w:p w:rsidR="00602FF1" w:rsidRDefault="00602FF1" w:rsidP="00602FF1">
      <w:pPr>
        <w:pStyle w:val="Content"/>
        <w:rPr>
          <w:ins w:id="6402" w:author="Vilson Lu" w:date="2014-08-15T14:52:00Z"/>
          <w:shd w:val="clear" w:color="auto" w:fill="FFFFFF"/>
        </w:rPr>
      </w:pPr>
    </w:p>
    <w:p w:rsidR="00602FF1" w:rsidRDefault="00602FF1" w:rsidP="00602FF1">
      <w:pPr>
        <w:pStyle w:val="Heading4"/>
        <w:rPr>
          <w:ins w:id="6403" w:author="Vilson Lu" w:date="2014-08-15T14:52:00Z"/>
        </w:rPr>
      </w:pPr>
      <w:bookmarkStart w:id="6404" w:name="_Toc393571713"/>
      <w:ins w:id="6405" w:author="Vilson Lu" w:date="2014-08-15T14:52:00Z">
        <w:r>
          <w:t>Co</w:t>
        </w:r>
      </w:ins>
      <w:ins w:id="6406" w:author="PF" w:date="2015-03-02T18:30:00Z">
        <w:r w:rsidR="001D1329">
          <w:t>-</w:t>
        </w:r>
      </w:ins>
      <w:ins w:id="6407" w:author="Vilson Lu" w:date="2014-08-15T14:52:00Z">
        <w:r>
          <w:t>reference Resolution</w:t>
        </w:r>
        <w:bookmarkEnd w:id="6404"/>
      </w:ins>
    </w:p>
    <w:p w:rsidR="002F6E61" w:rsidRDefault="002F6E61">
      <w:pPr>
        <w:pStyle w:val="Content2"/>
        <w:rPr>
          <w:ins w:id="6408" w:author="Vilson Lu" w:date="2014-08-15T14:52:00Z"/>
        </w:rPr>
        <w:pPrChange w:id="6409" w:author="TinTin Kalaw" w:date="2014-08-16T12:30:00Z">
          <w:pPr/>
        </w:pPrChange>
      </w:pPr>
    </w:p>
    <w:p w:rsidR="002F6E61" w:rsidRDefault="00602FF1">
      <w:pPr>
        <w:pStyle w:val="Content2"/>
        <w:rPr>
          <w:ins w:id="6410" w:author="Vilson Lu" w:date="2014-08-15T14:52:00Z"/>
        </w:rPr>
        <w:pPrChange w:id="6411" w:author="TinTin Kalaw" w:date="2014-08-16T12:30:00Z">
          <w:pPr>
            <w:ind w:left="1440"/>
          </w:pPr>
        </w:pPrChange>
      </w:pPr>
      <w:ins w:id="6412" w:author="Vilson Lu" w:date="2014-08-15T14:52:00Z">
        <w:r>
          <w:t>This module consists of a main module and a set of submodules. The main module is responsible for initializing the submodules</w:t>
        </w:r>
      </w:ins>
      <w:ins w:id="6413" w:author="PF" w:date="2015-03-02T10:39:00Z">
        <w:r w:rsidR="00D31814">
          <w:t>,</w:t>
        </w:r>
      </w:ins>
      <w:ins w:id="6414" w:author="Vilson Lu" w:date="2014-08-15T14:52:00Z">
        <w:r>
          <w:t xml:space="preserve"> and execute</w:t>
        </w:r>
      </w:ins>
      <w:ins w:id="6415" w:author="PF" w:date="2015-03-02T10:39:00Z">
        <w:r w:rsidR="00D31814">
          <w:t>s</w:t>
        </w:r>
      </w:ins>
      <w:ins w:id="6416" w:author="Vilson Lu" w:date="2014-08-15T14:52:00Z">
        <w:r>
          <w:t xml:space="preserve"> them in </w:t>
        </w:r>
      </w:ins>
      <w:ins w:id="6417" w:author="PF" w:date="2015-03-02T10:39:00Z">
        <w:r w:rsidR="00D31814">
          <w:t xml:space="preserve">a </w:t>
        </w:r>
      </w:ins>
      <w:ins w:id="6418" w:author="Vilson Lu" w:date="2014-08-15T14:52:00Z">
        <w:del w:id="6419" w:author="PF" w:date="2015-03-02T10:39:00Z">
          <w:r w:rsidDel="00D31814">
            <w:delText xml:space="preserve">respective </w:delText>
          </w:r>
        </w:del>
      </w:ins>
      <w:ins w:id="6420" w:author="PF" w:date="2015-03-02T10:39:00Z">
        <w:r w:rsidR="00D31814">
          <w:t xml:space="preserve">particular </w:t>
        </w:r>
      </w:ins>
      <w:ins w:id="6421" w:author="Vilson Lu" w:date="2014-08-15T14:52:00Z">
        <w:r>
          <w:t>order</w:t>
        </w:r>
      </w:ins>
      <w:ins w:id="6422" w:author="PF" w:date="2015-03-02T10:39:00Z">
        <w:r w:rsidR="00D31814">
          <w:t>,</w:t>
        </w:r>
      </w:ins>
      <w:ins w:id="6423" w:author="Vilson Lu" w:date="2014-08-15T14:52:00Z">
        <w:r>
          <w:t xml:space="preserve"> then combine</w:t>
        </w:r>
      </w:ins>
      <w:ins w:id="6424" w:author="PF" w:date="2015-03-02T10:39:00Z">
        <w:r w:rsidR="00D31814">
          <w:t>s</w:t>
        </w:r>
      </w:ins>
      <w:ins w:id="6425" w:author="Vilson Lu" w:date="2014-08-15T14:52:00Z">
        <w:r>
          <w:t xml:space="preserve"> the results generated from the submodules</w:t>
        </w:r>
      </w:ins>
      <w:ins w:id="6426" w:author="PF" w:date="2015-03-02T10:40:00Z">
        <w:r w:rsidR="00D31814">
          <w:t>,</w:t>
        </w:r>
      </w:ins>
      <w:ins w:id="6427" w:author="Vilson Lu" w:date="2014-08-15T14:52:00Z">
        <w:r>
          <w:t xml:space="preserve"> and eventually perform</w:t>
        </w:r>
      </w:ins>
      <w:ins w:id="6428" w:author="PF" w:date="2015-03-02T10:40:00Z">
        <w:r w:rsidR="00D31814">
          <w:t>s</w:t>
        </w:r>
      </w:ins>
      <w:ins w:id="6429" w:author="Vilson Lu" w:date="2014-08-15T14:52:00Z">
        <w:r>
          <w:t xml:space="preserve"> some post</w:t>
        </w:r>
      </w:ins>
      <w:ins w:id="6430" w:author="PF" w:date="2015-03-02T10:40:00Z">
        <w:r w:rsidR="00D31814">
          <w:t>-</w:t>
        </w:r>
      </w:ins>
      <w:ins w:id="6431" w:author="Vilson Lu" w:date="2014-08-15T14:52:00Z">
        <w:del w:id="6432" w:author="PF" w:date="2015-03-02T10:40:00Z">
          <w:r w:rsidDel="00D31814">
            <w:delText xml:space="preserve"> </w:delText>
          </w:r>
        </w:del>
        <w:r>
          <w:t>processing over the result. There are three submodules in the main module: quoted</w:t>
        </w:r>
      </w:ins>
      <w:ins w:id="6433" w:author="PF" w:date="2015-03-02T10:41:00Z">
        <w:r w:rsidR="00D31814">
          <w:t>-</w:t>
        </w:r>
      </w:ins>
      <w:ins w:id="6434" w:author="Vilson Lu" w:date="2014-08-15T14:52:00Z">
        <w:del w:id="6435" w:author="PF" w:date="2015-03-02T10:41:00Z">
          <w:r w:rsidDel="00D31814">
            <w:delText xml:space="preserve"> </w:delText>
          </w:r>
        </w:del>
        <w:r>
          <w:t>text module, pleonastic</w:t>
        </w:r>
      </w:ins>
      <w:ins w:id="6436" w:author="PF" w:date="2015-03-02T10:41:00Z">
        <w:r w:rsidR="00D31814">
          <w:t>-</w:t>
        </w:r>
      </w:ins>
      <w:ins w:id="6437" w:author="Vilson Lu" w:date="2014-08-15T14:52:00Z">
        <w:del w:id="6438" w:author="PF" w:date="2015-03-02T10:41:00Z">
          <w:r w:rsidDel="00D31814">
            <w:delText xml:space="preserve"> </w:delText>
          </w:r>
        </w:del>
        <w:r>
          <w:t>it module</w:t>
        </w:r>
      </w:ins>
      <w:ins w:id="6439" w:author="PF" w:date="2015-03-02T10:40:00Z">
        <w:r w:rsidR="00D31814">
          <w:t>,</w:t>
        </w:r>
      </w:ins>
      <w:ins w:id="6440" w:author="Vilson Lu" w:date="2014-08-15T14:52:00Z">
        <w:r>
          <w:t xml:space="preserve"> and pronoun</w:t>
        </w:r>
      </w:ins>
      <w:ins w:id="6441" w:author="PF" w:date="2015-03-02T10:41:00Z">
        <w:r w:rsidR="00D31814">
          <w:t>-</w:t>
        </w:r>
      </w:ins>
      <w:ins w:id="6442" w:author="Vilson Lu" w:date="2014-08-15T14:52:00Z">
        <w:del w:id="6443" w:author="PF" w:date="2015-03-02T10:41:00Z">
          <w:r w:rsidDel="00D31814">
            <w:delText xml:space="preserve"> </w:delText>
          </w:r>
        </w:del>
        <w:r>
          <w:t xml:space="preserve">resolution module. The quoted text </w:t>
        </w:r>
        <w:del w:id="6444" w:author="PF" w:date="2015-03-02T10:41:00Z">
          <w:r w:rsidDel="00D31814">
            <w:delText xml:space="preserve">module </w:delText>
          </w:r>
        </w:del>
        <w:r>
          <w:t>submodule recognizes the quoted fragments inside the text. The identified fragments are used by the pronoun</w:t>
        </w:r>
      </w:ins>
      <w:ins w:id="6445" w:author="PF" w:date="2015-03-02T10:41:00Z">
        <w:r w:rsidR="00D31814">
          <w:t>-</w:t>
        </w:r>
      </w:ins>
      <w:ins w:id="6446" w:author="Vilson Lu" w:date="2014-08-15T14:52:00Z">
        <w:del w:id="6447" w:author="PF" w:date="2015-03-02T10:41:00Z">
          <w:r w:rsidDel="00D31814">
            <w:delText xml:space="preserve"> </w:delText>
          </w:r>
        </w:del>
        <w:r>
          <w:t>resolution submodule. The next module is the pleonastic</w:t>
        </w:r>
      </w:ins>
      <w:ins w:id="6448" w:author="PF" w:date="2015-03-02T10:41:00Z">
        <w:r w:rsidR="00D31814">
          <w:t>-</w:t>
        </w:r>
      </w:ins>
      <w:ins w:id="6449" w:author="Vilson Lu" w:date="2014-08-15T14:52:00Z">
        <w:del w:id="6450" w:author="PF" w:date="2015-03-02T10:41:00Z">
          <w:r w:rsidDel="00D31814">
            <w:delText xml:space="preserve"> </w:delText>
          </w:r>
        </w:del>
        <w:r>
          <w:t>it submodule</w:t>
        </w:r>
      </w:ins>
      <w:ins w:id="6451" w:author="PF" w:date="2015-03-02T10:42:00Z">
        <w:r w:rsidR="00D31814">
          <w:t>;</w:t>
        </w:r>
      </w:ins>
      <w:ins w:id="6452" w:author="Vilson Lu" w:date="2014-08-15T14:52:00Z">
        <w:del w:id="6453" w:author="PF" w:date="2015-03-02T10:42:00Z">
          <w:r w:rsidDel="00D31814">
            <w:delText>,</w:delText>
          </w:r>
        </w:del>
        <w:r>
          <w:t xml:space="preserve"> it is responsible for finding pleonastic occur</w:t>
        </w:r>
      </w:ins>
      <w:ins w:id="6454" w:author="PF" w:date="2015-03-02T10:41:00Z">
        <w:r w:rsidR="00D31814">
          <w:t>r</w:t>
        </w:r>
      </w:ins>
      <w:ins w:id="6455" w:author="Vilson Lu" w:date="2014-08-15T14:52:00Z">
        <w:r>
          <w:t>ences of “it”. The last and the main function of the co</w:t>
        </w:r>
      </w:ins>
      <w:ins w:id="6456" w:author="PF" w:date="2015-03-02T18:31:00Z">
        <w:r w:rsidR="001D1329">
          <w:t>-</w:t>
        </w:r>
      </w:ins>
      <w:ins w:id="6457" w:author="Vilson Lu" w:date="2014-08-15T14:52:00Z">
        <w:r>
          <w:t>reference resolution module is in the pronoun</w:t>
        </w:r>
      </w:ins>
      <w:ins w:id="6458" w:author="PF" w:date="2015-03-02T10:42:00Z">
        <w:r w:rsidR="00D31814">
          <w:t>-</w:t>
        </w:r>
      </w:ins>
      <w:ins w:id="6459" w:author="Vilson Lu" w:date="2014-08-15T14:52:00Z">
        <w:del w:id="6460" w:author="PF" w:date="2015-03-02T10:42:00Z">
          <w:r w:rsidDel="00D31814">
            <w:delText xml:space="preserve"> </w:delText>
          </w:r>
        </w:del>
        <w:r>
          <w:t>resolution submodule. This submodule uses the results of the other two submodules after execution. The module works following an algorithm</w:t>
        </w:r>
      </w:ins>
      <w:ins w:id="6461" w:author="PF" w:date="2015-03-02T10:42:00Z">
        <w:r w:rsidR="00D31814">
          <w:t>;</w:t>
        </w:r>
      </w:ins>
      <w:ins w:id="6462" w:author="Vilson Lu" w:date="2014-08-15T14:52:00Z">
        <w:del w:id="6463" w:author="PF" w:date="2015-03-02T10:42:00Z">
          <w:r w:rsidDel="00D31814">
            <w:delText>,</w:delText>
          </w:r>
        </w:del>
        <w:r>
          <w:t xml:space="preserve"> first</w:t>
        </w:r>
      </w:ins>
      <w:ins w:id="6464" w:author="PF" w:date="2015-03-02T10:42:00Z">
        <w:r w:rsidR="00D31814">
          <w:t>,</w:t>
        </w:r>
      </w:ins>
      <w:ins w:id="6465" w:author="Vilson Lu" w:date="2014-08-15T14:52:00Z">
        <w:r>
          <w:t xml:space="preserve"> it inspects the appropriate context for all candidate antecedents for this kind of pronoun and </w:t>
        </w:r>
      </w:ins>
      <w:ins w:id="6466" w:author="PF" w:date="2015-03-02T10:42:00Z">
        <w:r w:rsidR="00D31814">
          <w:t xml:space="preserve">then </w:t>
        </w:r>
      </w:ins>
      <w:ins w:id="6467" w:author="Vilson Lu" w:date="2014-08-15T14:52:00Z">
        <w:r>
          <w:t>choose</w:t>
        </w:r>
      </w:ins>
      <w:ins w:id="6468" w:author="PF" w:date="2015-03-02T10:42:00Z">
        <w:r w:rsidR="00D31814">
          <w:t>s</w:t>
        </w:r>
      </w:ins>
      <w:ins w:id="6469" w:author="Vilson Lu" w:date="2014-08-15T14:52:00Z">
        <w:r>
          <w:t xml:space="preserve"> the best antecedent</w:t>
        </w:r>
      </w:ins>
      <w:ins w:id="6470" w:author="PF" w:date="2015-03-02T10:42:00Z">
        <w:r w:rsidR="00D31814">
          <w:t>,</w:t>
        </w:r>
      </w:ins>
      <w:ins w:id="6471" w:author="Vilson Lu" w:date="2014-08-15T14:52:00Z">
        <w:r>
          <w:t xml:space="preserve"> if there is any. Then it creates the co</w:t>
        </w:r>
      </w:ins>
      <w:ins w:id="6472" w:author="PF" w:date="2015-03-02T18:31:00Z">
        <w:r w:rsidR="001D1329">
          <w:t>-</w:t>
        </w:r>
      </w:ins>
      <w:ins w:id="6473" w:author="Vilson Lu" w:date="2014-08-15T14:52:00Z">
        <w:r>
          <w:t>reference chains from the individual anaphor/antecedent (this step is performed from the main co</w:t>
        </w:r>
      </w:ins>
      <w:ins w:id="6474" w:author="PF" w:date="2015-03-02T18:31:00Z">
        <w:r w:rsidR="001D1329">
          <w:t>-</w:t>
        </w:r>
      </w:ins>
      <w:ins w:id="6475" w:author="Vilson Lu" w:date="2014-08-15T14:52:00Z">
        <w:r>
          <w:t>reference module) (Dimitrov, 2005).</w:t>
        </w:r>
      </w:ins>
    </w:p>
    <w:p w:rsidR="002F6E61" w:rsidRDefault="002F6E61">
      <w:pPr>
        <w:pStyle w:val="Content2"/>
        <w:rPr>
          <w:ins w:id="6476" w:author="Vilson Lu" w:date="2014-08-15T14:52:00Z"/>
        </w:rPr>
        <w:pPrChange w:id="6477" w:author="TinTin Kalaw" w:date="2014-08-16T12:30:00Z">
          <w:pPr>
            <w:ind w:left="1440"/>
          </w:pPr>
        </w:pPrChange>
      </w:pPr>
    </w:p>
    <w:p w:rsidR="00602FF1" w:rsidRDefault="00602FF1" w:rsidP="00602FF1">
      <w:pPr>
        <w:pStyle w:val="Heading4"/>
        <w:rPr>
          <w:ins w:id="6478" w:author="Vilson Lu" w:date="2014-08-15T14:52:00Z"/>
        </w:rPr>
      </w:pPr>
      <w:bookmarkStart w:id="6479" w:name="_Toc393571714"/>
      <w:ins w:id="6480" w:author="Vilson Lu" w:date="2014-08-15T14:52:00Z">
        <w:r>
          <w:t>Named</w:t>
        </w:r>
      </w:ins>
      <w:ins w:id="6481" w:author="PF" w:date="2015-03-02T10:42:00Z">
        <w:r w:rsidR="00D31814">
          <w:t>-</w:t>
        </w:r>
      </w:ins>
      <w:ins w:id="6482" w:author="Vilson Lu" w:date="2014-08-15T14:52:00Z">
        <w:del w:id="6483" w:author="PF" w:date="2015-03-02T10:42:00Z">
          <w:r w:rsidDel="00D31814">
            <w:delText xml:space="preserve"> </w:delText>
          </w:r>
        </w:del>
        <w:r>
          <w:t>Entity Recognition</w:t>
        </w:r>
        <w:bookmarkEnd w:id="6479"/>
      </w:ins>
    </w:p>
    <w:p w:rsidR="002F6E61" w:rsidRDefault="002F6E61">
      <w:pPr>
        <w:pStyle w:val="Content2"/>
        <w:rPr>
          <w:ins w:id="6484" w:author="Vilson Lu" w:date="2014-08-15T14:52:00Z"/>
        </w:rPr>
        <w:pPrChange w:id="6485" w:author="TinTin Kalaw" w:date="2014-08-16T12:30:00Z">
          <w:pPr>
            <w:pStyle w:val="Content"/>
          </w:pPr>
        </w:pPrChange>
      </w:pPr>
    </w:p>
    <w:p w:rsidR="002F6E61" w:rsidRDefault="00602FF1">
      <w:pPr>
        <w:pStyle w:val="Content2"/>
        <w:rPr>
          <w:ins w:id="6486" w:author="Vilson Lu" w:date="2014-08-15T22:25:00Z"/>
        </w:rPr>
        <w:pPrChange w:id="6487" w:author="TinTin Kalaw" w:date="2014-08-16T12:30:00Z">
          <w:pPr>
            <w:pStyle w:val="Content"/>
          </w:pPr>
        </w:pPrChange>
      </w:pPr>
      <w:ins w:id="6488" w:author="Vilson Lu" w:date="2014-08-15T14:52:00Z">
        <w:r>
          <w:t>Named</w:t>
        </w:r>
      </w:ins>
      <w:ins w:id="6489" w:author="PF" w:date="2015-03-02T10:42:00Z">
        <w:r w:rsidR="00D31814">
          <w:t>-</w:t>
        </w:r>
      </w:ins>
      <w:ins w:id="6490" w:author="Vilson Lu" w:date="2014-08-15T14:52:00Z">
        <w:del w:id="6491" w:author="PF" w:date="2015-03-02T10:42:00Z">
          <w:r w:rsidDel="00D31814">
            <w:delText xml:space="preserve"> </w:delText>
          </w:r>
        </w:del>
        <w:r>
          <w:t xml:space="preserve">entity recognition (NER) involves the automatic or semi-automatic processing of a series of words and </w:t>
        </w:r>
        <w:del w:id="6492" w:author="PF" w:date="2015-03-02T10:42:00Z">
          <w:r w:rsidDel="00D31814">
            <w:delText xml:space="preserve"> </w:delText>
          </w:r>
        </w:del>
        <w:r>
          <w:t>then extracting or recognizing tokens in the text that refer to named entities (Lim et al., 2007). Named entities are phrases that contain the names of persons, organizations</w:t>
        </w:r>
      </w:ins>
      <w:ins w:id="6493" w:author="PF" w:date="2015-03-02T10:43:00Z">
        <w:r w:rsidR="00D31814">
          <w:t>,</w:t>
        </w:r>
      </w:ins>
      <w:ins w:id="6494" w:author="Vilson Lu" w:date="2014-08-15T14:52:00Z">
        <w:r>
          <w:t xml:space="preserve"> and locations.</w:t>
        </w:r>
      </w:ins>
    </w:p>
    <w:p w:rsidR="002F6E61" w:rsidRDefault="002F6E61">
      <w:pPr>
        <w:pStyle w:val="Content2"/>
        <w:rPr>
          <w:ins w:id="6495" w:author="Vilson Lu" w:date="2014-08-15T22:25:00Z"/>
        </w:rPr>
        <w:pPrChange w:id="6496" w:author="TinTin Kalaw" w:date="2014-08-16T12:30:00Z">
          <w:pPr>
            <w:pStyle w:val="Content"/>
          </w:pPr>
        </w:pPrChange>
      </w:pPr>
    </w:p>
    <w:p w:rsidR="002F6E61" w:rsidRDefault="00944F87">
      <w:pPr>
        <w:pStyle w:val="Heading2"/>
        <w:rPr>
          <w:ins w:id="6497" w:author="Vilson Lu" w:date="2014-08-15T22:26:00Z"/>
        </w:rPr>
        <w:pPrChange w:id="6498" w:author="Vilson Lu" w:date="2014-08-15T22:26:00Z">
          <w:pPr>
            <w:pStyle w:val="Content"/>
          </w:pPr>
        </w:pPrChange>
      </w:pPr>
      <w:bookmarkStart w:id="6499" w:name="_Toc396444896"/>
      <w:bookmarkStart w:id="6500" w:name="_Toc396489578"/>
      <w:ins w:id="6501" w:author="Vilson Lu" w:date="2014-08-15T22:26:00Z">
        <w:r>
          <w:t>Information Classification</w:t>
        </w:r>
        <w:bookmarkEnd w:id="6499"/>
        <w:bookmarkEnd w:id="6500"/>
      </w:ins>
    </w:p>
    <w:p w:rsidR="002F6E61" w:rsidRDefault="002F6E61">
      <w:pPr>
        <w:pStyle w:val="Content1"/>
        <w:rPr>
          <w:ins w:id="6502" w:author="Vilson Lu" w:date="2014-08-15T22:26:00Z"/>
        </w:rPr>
        <w:pPrChange w:id="6503" w:author="TinTin Kalaw" w:date="2014-08-16T12:31:00Z">
          <w:pPr/>
        </w:pPrChange>
      </w:pPr>
    </w:p>
    <w:p w:rsidR="002F6E61" w:rsidRDefault="00944F87">
      <w:pPr>
        <w:pStyle w:val="Content1"/>
        <w:rPr>
          <w:ins w:id="6504" w:author="Vilson Lu" w:date="2014-08-15T22:26:00Z"/>
        </w:rPr>
        <w:pPrChange w:id="6505" w:author="TinTin Kalaw" w:date="2014-08-16T12:31:00Z">
          <w:pPr>
            <w:pStyle w:val="Content"/>
          </w:pPr>
        </w:pPrChange>
      </w:pPr>
      <w:ins w:id="6506" w:author="Vilson Lu" w:date="2014-08-15T22:26:00Z">
        <w:r w:rsidRPr="00EF6E7F">
          <w:t xml:space="preserve">Text classification </w:t>
        </w:r>
      </w:ins>
      <w:ins w:id="6507" w:author="Vilson Lu" w:date="2014-08-15T22:27:00Z">
        <w:r>
          <w:t xml:space="preserve">or information classification </w:t>
        </w:r>
      </w:ins>
      <w:ins w:id="6508" w:author="Vilson Lu" w:date="2014-08-15T22:26:00Z">
        <w:r w:rsidRPr="00EF6E7F">
          <w:t xml:space="preserve">is the automatic classification of text into different categories based on their content. It consists of several important components: document representation, </w:t>
        </w:r>
        <w:r w:rsidR="00372B98" w:rsidRPr="00372B98">
          <w:rPr>
            <w:rStyle w:val="Content1Char"/>
            <w:rPrChange w:id="6509" w:author="Vilson Lu" w:date="2014-08-15T22:28:00Z">
              <w:rPr>
                <w:i/>
              </w:rPr>
            </w:rPrChange>
          </w:rPr>
          <w:t>dimensionality reduction, classification algorithm, and performance evaluations (She</w:t>
        </w:r>
        <w:r w:rsidRPr="00EF6E7F">
          <w:t xml:space="preserve">n, </w:t>
        </w:r>
        <w:r w:rsidRPr="00FD77B6">
          <w:t>2010</w:t>
        </w:r>
        <w:r w:rsidRPr="00EF6E7F">
          <w:t>). This will be useful as different type</w:t>
        </w:r>
      </w:ins>
      <w:ins w:id="6510" w:author="PF" w:date="2015-03-02T10:45:00Z">
        <w:r w:rsidR="007D5D8A">
          <w:t>s</w:t>
        </w:r>
      </w:ins>
      <w:ins w:id="6511" w:author="Vilson Lu" w:date="2014-08-15T22:26:00Z">
        <w:r w:rsidRPr="00EF6E7F">
          <w:t xml:space="preserve"> of text may need different type</w:t>
        </w:r>
      </w:ins>
      <w:ins w:id="6512" w:author="PF" w:date="2015-03-02T10:45:00Z">
        <w:r w:rsidR="007D5D8A">
          <w:t>s</w:t>
        </w:r>
      </w:ins>
      <w:ins w:id="6513" w:author="Vilson Lu" w:date="2014-08-15T22:26:00Z">
        <w:r w:rsidRPr="00EF6E7F">
          <w:t xml:space="preserve"> of extraction techniques.</w:t>
        </w:r>
      </w:ins>
    </w:p>
    <w:p w:rsidR="002F6E61" w:rsidRDefault="002F6E61">
      <w:pPr>
        <w:pStyle w:val="Content1"/>
        <w:rPr>
          <w:ins w:id="6514" w:author="Vilson Lu" w:date="2014-08-15T22:26:00Z"/>
        </w:rPr>
        <w:pPrChange w:id="6515" w:author="TinTin Kalaw" w:date="2014-08-16T12:31:00Z">
          <w:pPr>
            <w:ind w:left="720"/>
          </w:pPr>
        </w:pPrChange>
      </w:pPr>
    </w:p>
    <w:p w:rsidR="002F6E61" w:rsidRDefault="00944F87">
      <w:pPr>
        <w:pStyle w:val="Heading3"/>
        <w:rPr>
          <w:ins w:id="6516" w:author="Vilson Lu" w:date="2014-08-15T22:26:00Z"/>
        </w:rPr>
        <w:pPrChange w:id="6517" w:author="TinTin Kalaw" w:date="2014-08-16T12:31:00Z">
          <w:pPr>
            <w:pStyle w:val="Heading5"/>
          </w:pPr>
        </w:pPrChange>
      </w:pPr>
      <w:bookmarkStart w:id="6518" w:name="_Toc396444897"/>
      <w:bookmarkStart w:id="6519" w:name="_Toc396489579"/>
      <w:ins w:id="6520" w:author="Vilson Lu" w:date="2014-08-15T22:26:00Z">
        <w:r w:rsidRPr="00C833D6">
          <w:t xml:space="preserve">Document </w:t>
        </w:r>
        <w:r w:rsidRPr="00AB2880">
          <w:t>Representation</w:t>
        </w:r>
        <w:bookmarkEnd w:id="6518"/>
        <w:bookmarkEnd w:id="6519"/>
      </w:ins>
    </w:p>
    <w:p w:rsidR="002F6E61" w:rsidRDefault="00944F87">
      <w:pPr>
        <w:pStyle w:val="Content2"/>
        <w:rPr>
          <w:ins w:id="6521" w:author="Vilson Lu" w:date="2014-08-15T22:26:00Z"/>
        </w:rPr>
        <w:pPrChange w:id="6522" w:author="TinTin Kalaw" w:date="2014-08-16T12:31:00Z">
          <w:pPr/>
        </w:pPrChange>
      </w:pPr>
      <w:ins w:id="6523" w:author="Vilson Lu" w:date="2014-08-15T22:26:00Z">
        <w:r w:rsidRPr="00EF6E7F">
          <w:tab/>
        </w:r>
      </w:ins>
    </w:p>
    <w:p w:rsidR="002F6E61" w:rsidRDefault="00944F87">
      <w:pPr>
        <w:pStyle w:val="Content2"/>
        <w:rPr>
          <w:ins w:id="6524" w:author="PF" w:date="2015-03-02T10:46:00Z"/>
        </w:rPr>
      </w:pPr>
      <w:ins w:id="6525" w:author="Vilson Lu" w:date="2014-08-15T22:26:00Z">
        <w:r w:rsidRPr="00EF6E7F">
          <w:lastRenderedPageBreak/>
          <w:t xml:space="preserve">Classification algorithms cannot understand </w:t>
        </w:r>
        <w:del w:id="6526" w:author="PF" w:date="2015-03-02T10:45:00Z">
          <w:r w:rsidRPr="00EF6E7F" w:rsidDel="007D5D8A">
            <w:delText xml:space="preserve">the </w:delText>
          </w:r>
        </w:del>
        <w:r w:rsidRPr="00EF6E7F">
          <w:t>text</w:t>
        </w:r>
      </w:ins>
      <w:ins w:id="6527" w:author="PF" w:date="2015-03-02T10:45:00Z">
        <w:r w:rsidR="007D5D8A">
          <w:t>s</w:t>
        </w:r>
      </w:ins>
      <w:ins w:id="6528" w:author="Vilson Lu" w:date="2014-08-15T22:26:00Z">
        <w:r w:rsidRPr="00EF6E7F">
          <w:t xml:space="preserve"> directly. The text must be converted into some form that can be easily understood by the algorithm. There are different methods that could be used to represent documents. The traditional representation of documents is the Bag-of-Words (BOW) representation, which is based on </w:t>
        </w:r>
      </w:ins>
      <w:ins w:id="6529" w:author="PF" w:date="2015-03-02T10:46:00Z">
        <w:r w:rsidR="007D5D8A">
          <w:t xml:space="preserve">the </w:t>
        </w:r>
      </w:ins>
      <w:ins w:id="6530" w:author="Vilson Lu" w:date="2014-08-15T22:26:00Z">
        <w:r w:rsidRPr="00EF6E7F">
          <w:t xml:space="preserve">Vector Space Model. The use of </w:t>
        </w:r>
        <w:del w:id="6531" w:author="PF" w:date="2015-03-02T10:46:00Z">
          <w:r w:rsidRPr="00EF6E7F" w:rsidDel="007D5D8A">
            <w:delText xml:space="preserve">Bag-Of-Words </w:delText>
          </w:r>
        </w:del>
      </w:ins>
      <w:ins w:id="6532" w:author="PF" w:date="2015-03-02T10:46:00Z">
        <w:r w:rsidR="007D5D8A">
          <w:t xml:space="preserve">BOW </w:t>
        </w:r>
      </w:ins>
      <w:ins w:id="6533" w:author="Vilson Lu" w:date="2014-08-15T22:26:00Z">
        <w:r w:rsidRPr="00EF6E7F">
          <w:t>may vary as it can have different representation</w:t>
        </w:r>
      </w:ins>
      <w:ins w:id="6534" w:author="PF" w:date="2015-03-02T10:46:00Z">
        <w:r w:rsidR="007D5D8A">
          <w:t>s</w:t>
        </w:r>
      </w:ins>
      <w:ins w:id="6535" w:author="Vilson Lu" w:date="2014-08-15T22:26:00Z">
        <w:del w:id="6536" w:author="PF" w:date="2015-03-02T10:46:00Z">
          <w:r w:rsidRPr="00EF6E7F" w:rsidDel="007D5D8A">
            <w:delText>.</w:delText>
          </w:r>
        </w:del>
        <w:r w:rsidRPr="00EF6E7F">
          <w:t xml:space="preserve"> </w:t>
        </w:r>
        <w:r>
          <w:t>(Shafiei et al., 2007)</w:t>
        </w:r>
      </w:ins>
      <w:ins w:id="6537" w:author="PF" w:date="2015-03-02T10:46:00Z">
        <w:r w:rsidR="00706B08">
          <w:t>, one of which is</w:t>
        </w:r>
      </w:ins>
    </w:p>
    <w:p w:rsidR="002F6E61" w:rsidRDefault="002F6E61">
      <w:pPr>
        <w:pStyle w:val="Content2"/>
        <w:rPr>
          <w:ins w:id="6538" w:author="Vilson Lu" w:date="2014-08-15T22:26:00Z"/>
          <w:del w:id="6539" w:author="PF" w:date="2015-03-02T10:46:00Z"/>
        </w:rPr>
        <w:pPrChange w:id="6540" w:author="PF" w:date="2015-03-02T10:46:00Z">
          <w:pPr>
            <w:pStyle w:val="Content"/>
          </w:pPr>
        </w:pPrChange>
      </w:pPr>
    </w:p>
    <w:p w:rsidR="002F6E61" w:rsidRDefault="002F6E61">
      <w:pPr>
        <w:pStyle w:val="Content2"/>
        <w:rPr>
          <w:ins w:id="6541" w:author="Vilson Lu" w:date="2014-08-15T22:26:00Z"/>
          <w:del w:id="6542" w:author="PF" w:date="2015-03-02T10:46:00Z"/>
        </w:rPr>
        <w:pPrChange w:id="6543" w:author="PF" w:date="2015-03-02T10:46:00Z">
          <w:pPr>
            <w:pStyle w:val="Content"/>
          </w:pPr>
        </w:pPrChange>
      </w:pPr>
    </w:p>
    <w:p w:rsidR="002F6E61" w:rsidRDefault="00944F87">
      <w:pPr>
        <w:pStyle w:val="Content2"/>
        <w:rPr>
          <w:ins w:id="6544" w:author="Vilson Lu" w:date="2014-08-15T22:26:00Z"/>
        </w:rPr>
        <w:pPrChange w:id="6545" w:author="PF" w:date="2015-03-02T10:46:00Z">
          <w:pPr>
            <w:pStyle w:val="Content"/>
          </w:pPr>
        </w:pPrChange>
      </w:pPr>
      <w:ins w:id="6546" w:author="Vilson Lu" w:date="2014-08-15T22:26:00Z">
        <w:del w:id="6547" w:author="PF" w:date="2015-03-02T10:46:00Z">
          <w:r w:rsidRPr="00EF6E7F" w:rsidDel="00706B08">
            <w:delText>One is the</w:delText>
          </w:r>
        </w:del>
        <w:r w:rsidRPr="00EF6E7F">
          <w:t xml:space="preserve"> word representation. In word representation, each word in the document is consider</w:t>
        </w:r>
      </w:ins>
      <w:ins w:id="6548" w:author="PF" w:date="2015-03-02T10:46:00Z">
        <w:r w:rsidR="00706B08">
          <w:t>ed</w:t>
        </w:r>
      </w:ins>
      <w:ins w:id="6549" w:author="Vilson Lu" w:date="2014-08-15T22:26:00Z">
        <w:del w:id="6550" w:author="PF" w:date="2015-03-02T10:46:00Z">
          <w:r w:rsidRPr="00EF6E7F" w:rsidDel="00706B08">
            <w:delText>s</w:delText>
          </w:r>
        </w:del>
        <w:r w:rsidRPr="00EF6E7F">
          <w:t xml:space="preserve"> as a feature. The problem with word representation is the </w:t>
        </w:r>
      </w:ins>
      <w:ins w:id="6551" w:author="PF" w:date="2015-03-02T10:47:00Z">
        <w:r w:rsidR="00706B08">
          <w:t>‘</w:t>
        </w:r>
      </w:ins>
      <w:ins w:id="6552" w:author="Vilson Lu" w:date="2014-08-15T22:26:00Z">
        <w:r w:rsidRPr="00EF6E7F">
          <w:t>curse</w:t>
        </w:r>
      </w:ins>
      <w:ins w:id="6553" w:author="PF" w:date="2015-03-02T10:47:00Z">
        <w:r w:rsidR="00706B08">
          <w:t>’</w:t>
        </w:r>
      </w:ins>
      <w:ins w:id="6554" w:author="Vilson Lu" w:date="2014-08-15T22:26:00Z">
        <w:r w:rsidRPr="00EF6E7F">
          <w:t xml:space="preserve"> of dimensionality because text documents ha</w:t>
        </w:r>
      </w:ins>
      <w:ins w:id="6555" w:author="PF" w:date="2015-03-02T10:46:00Z">
        <w:r w:rsidR="00706B08">
          <w:t>ve</w:t>
        </w:r>
      </w:ins>
      <w:ins w:id="6556" w:author="Vilson Lu" w:date="2014-08-15T22:26:00Z">
        <w:del w:id="6557" w:author="PF" w:date="2015-03-02T10:46:00Z">
          <w:r w:rsidRPr="00EF6E7F" w:rsidDel="00706B08">
            <w:delText>s</w:delText>
          </w:r>
        </w:del>
        <w:r w:rsidRPr="00EF6E7F">
          <w:t xml:space="preserve"> a lot of unique words</w:t>
        </w:r>
        <w:del w:id="6558" w:author="PF" w:date="2015-03-02T10:47:00Z">
          <w:r w:rsidRPr="00EF6E7F" w:rsidDel="00706B08">
            <w:delText>.</w:delText>
          </w:r>
        </w:del>
        <w:r w:rsidRPr="00EF6E7F">
          <w:t xml:space="preserve"> </w:t>
        </w:r>
        <w:r>
          <w:t>(Shafiei et al., 2007)</w:t>
        </w:r>
      </w:ins>
      <w:ins w:id="6559" w:author="PF" w:date="2015-03-02T10:47:00Z">
        <w:r w:rsidR="00706B08">
          <w:t>.</w:t>
        </w:r>
      </w:ins>
    </w:p>
    <w:p w:rsidR="002F6E61" w:rsidRDefault="002F6E61">
      <w:pPr>
        <w:pStyle w:val="Content2"/>
        <w:rPr>
          <w:ins w:id="6560" w:author="Vilson Lu" w:date="2014-08-15T22:26:00Z"/>
        </w:rPr>
        <w:pPrChange w:id="6561" w:author="TinTin Kalaw" w:date="2014-08-16T12:31:00Z">
          <w:pPr>
            <w:pStyle w:val="Content"/>
          </w:pPr>
        </w:pPrChange>
      </w:pPr>
    </w:p>
    <w:p w:rsidR="002F6E61" w:rsidRDefault="00944F87">
      <w:pPr>
        <w:pStyle w:val="Content2"/>
        <w:rPr>
          <w:ins w:id="6562" w:author="Vilson Lu" w:date="2014-08-15T22:26:00Z"/>
        </w:rPr>
        <w:pPrChange w:id="6563" w:author="TinTin Kalaw" w:date="2014-08-16T12:31:00Z">
          <w:pPr>
            <w:pStyle w:val="Content"/>
          </w:pPr>
        </w:pPrChange>
      </w:pPr>
      <w:ins w:id="6564" w:author="Vilson Lu" w:date="2014-08-15T22:26:00Z">
        <w:r w:rsidRPr="00EF6E7F">
          <w:t xml:space="preserve">Another representation is </w:t>
        </w:r>
        <w:del w:id="6565" w:author="PF" w:date="2015-03-02T10:47:00Z">
          <w:r w:rsidRPr="00EF6E7F" w:rsidDel="00706B08">
            <w:delText xml:space="preserve">the </w:delText>
          </w:r>
        </w:del>
        <w:r w:rsidRPr="00EF6E7F">
          <w:t>term representation. Here, it uses multi-words or phrases as its feature. This drastically reduce</w:t>
        </w:r>
      </w:ins>
      <w:ins w:id="6566" w:author="PF" w:date="2015-03-02T10:47:00Z">
        <w:r w:rsidR="00706B08">
          <w:t>s</w:t>
        </w:r>
      </w:ins>
      <w:ins w:id="6567" w:author="Vilson Lu" w:date="2014-08-15T22:26:00Z">
        <w:r w:rsidRPr="00EF6E7F">
          <w:t xml:space="preserve"> </w:t>
        </w:r>
        <w:r>
          <w:t xml:space="preserve">the number of features. However, there has been </w:t>
        </w:r>
        <w:commentRangeStart w:id="6568"/>
        <w:r>
          <w:t>mixed results</w:t>
        </w:r>
      </w:ins>
      <w:commentRangeEnd w:id="6568"/>
      <w:r w:rsidR="00706B08">
        <w:rPr>
          <w:rStyle w:val="CommentReference"/>
        </w:rPr>
        <w:commentReference w:id="6568"/>
      </w:r>
      <w:ins w:id="6569" w:author="Vilson Lu" w:date="2014-08-15T22:26:00Z">
        <w:r>
          <w:t xml:space="preserve"> on </w:t>
        </w:r>
        <w:del w:id="6570" w:author="PF" w:date="2015-03-02T10:47:00Z">
          <w:r w:rsidDel="00706B08">
            <w:delText xml:space="preserve">the </w:delText>
          </w:r>
        </w:del>
        <w:r>
          <w:t>experiment</w:t>
        </w:r>
      </w:ins>
      <w:ins w:id="6571" w:author="PF" w:date="2015-03-02T10:47:00Z">
        <w:r w:rsidR="00706B08">
          <w:t>al</w:t>
        </w:r>
      </w:ins>
      <w:ins w:id="6572" w:author="Vilson Lu" w:date="2014-08-15T22:26:00Z">
        <w:r>
          <w:t xml:space="preserve"> results</w:t>
        </w:r>
        <w:del w:id="6573" w:author="PF" w:date="2015-03-02T10:47:00Z">
          <w:r w:rsidDel="00706B08">
            <w:delText>.</w:delText>
          </w:r>
        </w:del>
      </w:ins>
      <w:ins w:id="6574" w:author="PF" w:date="2015-03-02T10:47:00Z">
        <w:r w:rsidR="00706B08">
          <w:t xml:space="preserve"> </w:t>
        </w:r>
      </w:ins>
      <w:ins w:id="6575" w:author="Vilson Lu" w:date="2014-08-15T22:26:00Z">
        <w:r>
          <w:t>(Shafiei et al., 2007)</w:t>
        </w:r>
      </w:ins>
      <w:ins w:id="6576" w:author="PF" w:date="2015-03-02T10:48:00Z">
        <w:r w:rsidR="00706B08">
          <w:t>.</w:t>
        </w:r>
      </w:ins>
    </w:p>
    <w:p w:rsidR="002F6E61" w:rsidRDefault="002F6E61">
      <w:pPr>
        <w:pStyle w:val="Content2"/>
        <w:rPr>
          <w:ins w:id="6577" w:author="Vilson Lu" w:date="2014-08-15T22:26:00Z"/>
        </w:rPr>
        <w:pPrChange w:id="6578" w:author="TinTin Kalaw" w:date="2014-08-16T12:31:00Z">
          <w:pPr>
            <w:pStyle w:val="Content"/>
          </w:pPr>
        </w:pPrChange>
      </w:pPr>
    </w:p>
    <w:p w:rsidR="002F6E61" w:rsidRDefault="00944F87">
      <w:pPr>
        <w:pStyle w:val="Content2"/>
        <w:rPr>
          <w:ins w:id="6579" w:author="Vilson Lu" w:date="2014-08-15T22:26:00Z"/>
        </w:rPr>
        <w:pPrChange w:id="6580" w:author="TinTin Kalaw" w:date="2014-08-16T12:31:00Z">
          <w:pPr>
            <w:pStyle w:val="Content"/>
          </w:pPr>
        </w:pPrChange>
      </w:pPr>
      <w:ins w:id="6581" w:author="Vilson Lu" w:date="2014-08-15T22:26:00Z">
        <w:r>
          <w:t>Character N-gram is another feature representation that could be used. Character N-gram takes n characters as</w:t>
        </w:r>
        <w:del w:id="6582" w:author="PF" w:date="2015-03-02T10:48:00Z">
          <w:r w:rsidDel="00706B08">
            <w:delText xml:space="preserve"> the</w:delText>
          </w:r>
        </w:del>
      </w:ins>
      <w:ins w:id="6583" w:author="PF" w:date="2015-03-02T10:48:00Z">
        <w:r w:rsidR="00706B08">
          <w:t xml:space="preserve"> a</w:t>
        </w:r>
      </w:ins>
      <w:ins w:id="6584" w:author="Vilson Lu" w:date="2014-08-15T22:26:00Z">
        <w:r>
          <w:t xml:space="preserve"> feature. Instead of focusing on the word, the character n-gram uses the characters. This makes model language independent. It is less susceptible to typographical errors and grammatical errors. It also does not require any linguistic preprocessing</w:t>
        </w:r>
      </w:ins>
      <w:ins w:id="6585" w:author="PF" w:date="2015-03-02T10:49:00Z">
        <w:r w:rsidR="00706B08">
          <w:t xml:space="preserve"> </w:t>
        </w:r>
      </w:ins>
      <w:ins w:id="6586" w:author="Vilson Lu" w:date="2014-08-15T22:26:00Z">
        <w:del w:id="6587" w:author="PF" w:date="2015-03-02T10:49:00Z">
          <w:r w:rsidDel="00706B08">
            <w:delText>.</w:delText>
          </w:r>
        </w:del>
        <w:r>
          <w:t>(Shafiei et al., 2007)</w:t>
        </w:r>
      </w:ins>
      <w:ins w:id="6588" w:author="PF" w:date="2015-03-02T10:49:00Z">
        <w:r w:rsidR="00706B08">
          <w:t>.</w:t>
        </w:r>
      </w:ins>
    </w:p>
    <w:p w:rsidR="002F6E61" w:rsidRDefault="002F6E61">
      <w:pPr>
        <w:pStyle w:val="Content2"/>
        <w:rPr>
          <w:ins w:id="6589" w:author="Vilson Lu" w:date="2014-08-15T22:26:00Z"/>
        </w:rPr>
        <w:pPrChange w:id="6590" w:author="TinTin Kalaw" w:date="2014-08-16T12:31:00Z">
          <w:pPr>
            <w:pStyle w:val="Content"/>
          </w:pPr>
        </w:pPrChange>
      </w:pPr>
    </w:p>
    <w:p w:rsidR="002F6E61" w:rsidRDefault="00944F87">
      <w:pPr>
        <w:pStyle w:val="Heading3"/>
        <w:rPr>
          <w:ins w:id="6591" w:author="Vilson Lu" w:date="2014-08-15T22:26:00Z"/>
        </w:rPr>
        <w:pPrChange w:id="6592" w:author="TinTin Kalaw" w:date="2014-08-16T12:31:00Z">
          <w:pPr>
            <w:pStyle w:val="Heading5"/>
          </w:pPr>
        </w:pPrChange>
      </w:pPr>
      <w:bookmarkStart w:id="6593" w:name="_Toc396444898"/>
      <w:bookmarkStart w:id="6594" w:name="_Toc396489580"/>
      <w:ins w:id="6595" w:author="Vilson Lu" w:date="2014-08-15T22:26:00Z">
        <w:r w:rsidRPr="00EF6E7F">
          <w:t>Dimensionality Reduction (Feature Selection)</w:t>
        </w:r>
        <w:bookmarkEnd w:id="6593"/>
        <w:bookmarkEnd w:id="6594"/>
      </w:ins>
    </w:p>
    <w:p w:rsidR="002F6E61" w:rsidRDefault="002F6E61">
      <w:pPr>
        <w:pStyle w:val="Content2"/>
        <w:rPr>
          <w:ins w:id="6596" w:author="Vilson Lu" w:date="2014-08-15T22:26:00Z"/>
        </w:rPr>
        <w:pPrChange w:id="6597" w:author="TinTin Kalaw" w:date="2014-08-16T12:31:00Z">
          <w:pPr>
            <w:pStyle w:val="Content"/>
          </w:pPr>
        </w:pPrChange>
      </w:pPr>
    </w:p>
    <w:p w:rsidR="002F6E61" w:rsidRDefault="00944F87">
      <w:pPr>
        <w:pStyle w:val="Content2"/>
        <w:rPr>
          <w:ins w:id="6598" w:author="Vilson Lu" w:date="2014-08-15T22:26:00Z"/>
        </w:rPr>
        <w:pPrChange w:id="6599" w:author="TinTin Kalaw" w:date="2014-08-16T12:31:00Z">
          <w:pPr>
            <w:pStyle w:val="Content"/>
          </w:pPr>
        </w:pPrChange>
      </w:pPr>
      <w:ins w:id="6600" w:author="Vilson Lu" w:date="2014-08-15T22:26:00Z">
        <w:r w:rsidRPr="00EF6E7F">
          <w:t xml:space="preserve">The problem with text classification is the huge number of features present in the vector space. This huge number of features could drastically reduce the performance of the algorithm. It is important that </w:t>
        </w:r>
      </w:ins>
      <w:ins w:id="6601" w:author="PF" w:date="2015-03-02T10:50:00Z">
        <w:r w:rsidR="006C7F58">
          <w:t xml:space="preserve">when </w:t>
        </w:r>
      </w:ins>
      <w:ins w:id="6602" w:author="Vilson Lu" w:date="2014-08-15T22:26:00Z">
        <w:del w:id="6603" w:author="PF" w:date="2015-03-02T10:50:00Z">
          <w:r w:rsidRPr="00EF6E7F" w:rsidDel="006C7F58">
            <w:delText xml:space="preserve">reduce the </w:delText>
          </w:r>
        </w:del>
      </w:ins>
      <w:ins w:id="6604" w:author="PF" w:date="2015-03-02T10:50:00Z">
        <w:r w:rsidR="006C7F58">
          <w:t xml:space="preserve">a </w:t>
        </w:r>
      </w:ins>
      <w:ins w:id="6605" w:author="Vilson Lu" w:date="2014-08-15T22:26:00Z">
        <w:r w:rsidRPr="00EF6E7F">
          <w:t xml:space="preserve">number of features </w:t>
        </w:r>
      </w:ins>
      <w:ins w:id="6606" w:author="PF" w:date="2015-03-02T10:51:00Z">
        <w:r w:rsidR="006C7F58">
          <w:t xml:space="preserve">are reduced, </w:t>
        </w:r>
      </w:ins>
      <w:ins w:id="6607" w:author="Vilson Lu" w:date="2014-08-15T22:26:00Z">
        <w:del w:id="6608" w:author="PF" w:date="2015-03-02T10:51:00Z">
          <w:r w:rsidRPr="00EF6E7F" w:rsidDel="006C7F58">
            <w:delText xml:space="preserve">without sacrificing </w:delText>
          </w:r>
        </w:del>
        <w:r w:rsidRPr="00EF6E7F">
          <w:t>accuracy</w:t>
        </w:r>
      </w:ins>
      <w:ins w:id="6609" w:author="PF" w:date="2015-03-02T10:51:00Z">
        <w:r w:rsidR="006C7F58">
          <w:t xml:space="preserve"> is not sacrificed</w:t>
        </w:r>
      </w:ins>
      <w:ins w:id="6610" w:author="Vilson Lu" w:date="2014-08-15T22:26:00Z">
        <w:r w:rsidRPr="00EF6E7F">
          <w:t xml:space="preserve">. The reduction of feature is called feature selection. There are different methods that could be used in feature selection. </w:t>
        </w:r>
      </w:ins>
    </w:p>
    <w:p w:rsidR="002F6E61" w:rsidRDefault="002F6E61">
      <w:pPr>
        <w:pStyle w:val="Content2"/>
        <w:rPr>
          <w:ins w:id="6611" w:author="Vilson Lu" w:date="2014-08-15T22:26:00Z"/>
        </w:rPr>
        <w:pPrChange w:id="6612" w:author="TinTin Kalaw" w:date="2014-08-16T12:31:00Z">
          <w:pPr>
            <w:pStyle w:val="Content"/>
          </w:pPr>
        </w:pPrChange>
      </w:pPr>
    </w:p>
    <w:p w:rsidR="002F6E61" w:rsidRDefault="00944F87">
      <w:pPr>
        <w:pStyle w:val="Content2"/>
        <w:rPr>
          <w:ins w:id="6613" w:author="Vilson Lu" w:date="2014-08-15T22:26:00Z"/>
        </w:rPr>
        <w:pPrChange w:id="6614" w:author="TinTin Kalaw" w:date="2014-08-16T12:31:00Z">
          <w:pPr>
            <w:pStyle w:val="Content"/>
          </w:pPr>
        </w:pPrChange>
      </w:pPr>
      <w:ins w:id="6615" w:author="Vilson Lu" w:date="2014-08-15T22:26:00Z">
        <w:r w:rsidRPr="00EF6E7F">
          <w:t>Document Thresholding (DF) counts all the occurrences of each word in the document, then all the words that did not reach the specified threshold will be removed. The rationale behind this is that those words that ha</w:t>
        </w:r>
      </w:ins>
      <w:ins w:id="6616" w:author="PF" w:date="2015-03-02T10:51:00Z">
        <w:r w:rsidR="006C7F58">
          <w:t>ve</w:t>
        </w:r>
      </w:ins>
      <w:ins w:id="6617" w:author="Vilson Lu" w:date="2014-08-15T22:26:00Z">
        <w:del w:id="6618" w:author="PF" w:date="2015-03-02T10:51:00Z">
          <w:r w:rsidRPr="00EF6E7F" w:rsidDel="006C7F58">
            <w:delText>s</w:delText>
          </w:r>
        </w:del>
        <w:r w:rsidRPr="00EF6E7F">
          <w:t xml:space="preserve"> few occurrences are irrelevant (Wei et al., 2010). </w:t>
        </w:r>
      </w:ins>
    </w:p>
    <w:p w:rsidR="002F6E61" w:rsidRDefault="002F6E61">
      <w:pPr>
        <w:pStyle w:val="Content2"/>
        <w:rPr>
          <w:ins w:id="6619" w:author="Vilson Lu" w:date="2014-08-15T22:26:00Z"/>
        </w:rPr>
        <w:pPrChange w:id="6620" w:author="TinTin Kalaw" w:date="2014-08-16T12:31:00Z">
          <w:pPr>
            <w:pStyle w:val="Content"/>
          </w:pPr>
        </w:pPrChange>
      </w:pPr>
    </w:p>
    <w:p w:rsidR="002F6E61" w:rsidRDefault="00944F87">
      <w:pPr>
        <w:pStyle w:val="Content2"/>
        <w:rPr>
          <w:ins w:id="6621" w:author="Vilson Lu" w:date="2014-08-15T22:26:00Z"/>
        </w:rPr>
        <w:pPrChange w:id="6622" w:author="TinTin Kalaw" w:date="2014-08-16T12:31:00Z">
          <w:pPr>
            <w:pStyle w:val="Content"/>
          </w:pPr>
        </w:pPrChange>
      </w:pPr>
      <w:ins w:id="6623" w:author="Vilson Lu" w:date="2014-08-15T22:26:00Z">
        <w:r w:rsidRPr="00EF6E7F">
          <w:t xml:space="preserve">Information Gain (IG) measures </w:t>
        </w:r>
        <w:del w:id="6624" w:author="PF" w:date="2015-03-02T10:51:00Z">
          <w:r w:rsidRPr="00EF6E7F" w:rsidDel="006C7F58">
            <w:delText xml:space="preserve">the </w:delText>
          </w:r>
        </w:del>
        <w:r w:rsidRPr="00EF6E7F">
          <w:t xml:space="preserve">bits of information that could be gained in </w:t>
        </w:r>
      </w:ins>
      <w:ins w:id="6625" w:author="PF" w:date="2015-03-02T10:52:00Z">
        <w:r w:rsidR="006C7F58">
          <w:t>a</w:t>
        </w:r>
      </w:ins>
      <w:ins w:id="6626" w:author="Vilson Lu" w:date="2014-08-15T22:26:00Z">
        <w:del w:id="6627" w:author="PF" w:date="2015-03-02T10:52:00Z">
          <w:r w:rsidRPr="00EF6E7F" w:rsidDel="006C7F58">
            <w:delText>the</w:delText>
          </w:r>
        </w:del>
        <w:r w:rsidRPr="00EF6E7F">
          <w:t xml:space="preserve"> document. The information gain of a word (w) is defined as:</w:t>
        </w:r>
      </w:ins>
    </w:p>
    <w:p w:rsidR="002F6E61" w:rsidRDefault="002F6E61">
      <w:pPr>
        <w:pStyle w:val="Content2"/>
        <w:rPr>
          <w:ins w:id="6628" w:author="Vilson Lu" w:date="2014-08-15T22:26:00Z"/>
        </w:rPr>
        <w:pPrChange w:id="6629" w:author="TinTin Kalaw" w:date="2014-08-16T12:31:00Z">
          <w:pPr>
            <w:pStyle w:val="Content"/>
          </w:pPr>
        </w:pPrChange>
      </w:pPr>
    </w:p>
    <w:p w:rsidR="002F6E61" w:rsidRDefault="00944F87">
      <w:pPr>
        <w:pStyle w:val="Content2"/>
        <w:rPr>
          <w:ins w:id="6630" w:author="Vilson Lu" w:date="2014-08-15T22:26:00Z"/>
          <w:rFonts w:eastAsiaTheme="minorEastAsia"/>
          <w:sz w:val="18"/>
        </w:rPr>
        <w:pPrChange w:id="6631" w:author="TinTin Kalaw" w:date="2014-08-16T12:31:00Z">
          <w:pPr>
            <w:pStyle w:val="Content"/>
          </w:pPr>
        </w:pPrChange>
      </w:pPr>
      <m:oMathPara>
        <m:oMath>
          <w:ins w:id="6632" w:author="Vilson Lu" w:date="2014-08-15T22:26:00Z">
            <m:r>
              <w:rPr>
                <w:rFonts w:ascii="Cambria Math" w:hAnsi="Cambria Math"/>
                <w:sz w:val="18"/>
              </w:rPr>
              <m:t>IG</m:t>
            </m:r>
          </w:ins>
          <m:d>
            <m:dPr>
              <m:ctrlPr>
                <w:ins w:id="6633" w:author="Vilson Lu" w:date="2014-08-15T22:26:00Z">
                  <w:rPr>
                    <w:rFonts w:ascii="Cambria Math" w:hAnsi="Cambria Math"/>
                    <w:i/>
                    <w:sz w:val="18"/>
                  </w:rPr>
                </w:ins>
              </m:ctrlPr>
            </m:dPr>
            <m:e>
              <w:ins w:id="6634" w:author="Vilson Lu" w:date="2014-08-15T22:26:00Z">
                <m:r>
                  <w:rPr>
                    <w:rFonts w:ascii="Cambria Math" w:hAnsi="Cambria Math"/>
                    <w:sz w:val="18"/>
                  </w:rPr>
                  <m:t>w</m:t>
                </m:r>
              </w:ins>
            </m:e>
          </m:d>
          <w:ins w:id="6635" w:author="Vilson Lu" w:date="2014-08-15T22:26:00Z">
            <m:r>
              <w:rPr>
                <w:rFonts w:ascii="Cambria Math" w:hAnsi="Cambria Math"/>
                <w:sz w:val="18"/>
              </w:rPr>
              <m:t>= -</m:t>
            </m:r>
          </w:ins>
          <m:nary>
            <m:naryPr>
              <m:chr m:val="∑"/>
              <m:limLoc m:val="undOvr"/>
              <m:ctrlPr>
                <w:ins w:id="6636" w:author="Vilson Lu" w:date="2014-08-15T22:26:00Z">
                  <w:rPr>
                    <w:rFonts w:ascii="Cambria Math" w:hAnsi="Cambria Math"/>
                    <w:i/>
                    <w:sz w:val="18"/>
                  </w:rPr>
                </w:ins>
              </m:ctrlPr>
            </m:naryPr>
            <m:sub>
              <w:ins w:id="6637" w:author="Vilson Lu" w:date="2014-08-15T22:26:00Z">
                <m:r>
                  <w:rPr>
                    <w:rFonts w:ascii="Cambria Math" w:hAnsi="Cambria Math"/>
                    <w:sz w:val="18"/>
                  </w:rPr>
                  <m:t>j=1</m:t>
                </m:r>
              </w:ins>
            </m:sub>
            <m:sup>
              <w:ins w:id="6638" w:author="Vilson Lu" w:date="2014-08-15T22:26:00Z">
                <m:r>
                  <w:rPr>
                    <w:rFonts w:ascii="Cambria Math" w:hAnsi="Cambria Math"/>
                    <w:sz w:val="18"/>
                  </w:rPr>
                  <m:t>K</m:t>
                </m:r>
              </w:ins>
            </m:sup>
            <m:e>
              <w:ins w:id="6639" w:author="Vilson Lu" w:date="2014-08-15T22:26:00Z">
                <m:r>
                  <w:rPr>
                    <w:rFonts w:ascii="Cambria Math" w:hAnsi="Cambria Math"/>
                    <w:sz w:val="18"/>
                  </w:rPr>
                  <m:t>P</m:t>
                </m:r>
              </w:ins>
              <m:d>
                <m:dPr>
                  <m:ctrlPr>
                    <w:ins w:id="6640" w:author="Vilson Lu" w:date="2014-08-15T22:26:00Z">
                      <w:rPr>
                        <w:rFonts w:ascii="Cambria Math" w:hAnsi="Cambria Math"/>
                        <w:i/>
                        <w:sz w:val="18"/>
                      </w:rPr>
                    </w:ins>
                  </m:ctrlPr>
                </m:dPr>
                <m:e>
                  <m:sSub>
                    <m:sSubPr>
                      <m:ctrlPr>
                        <w:ins w:id="6641" w:author="Vilson Lu" w:date="2014-08-15T22:26:00Z">
                          <w:rPr>
                            <w:rFonts w:ascii="Cambria Math" w:hAnsi="Cambria Math"/>
                            <w:i/>
                            <w:sz w:val="18"/>
                          </w:rPr>
                        </w:ins>
                      </m:ctrlPr>
                    </m:sSubPr>
                    <m:e>
                      <w:ins w:id="6642" w:author="Vilson Lu" w:date="2014-08-15T22:26:00Z">
                        <m:r>
                          <w:rPr>
                            <w:rFonts w:ascii="Cambria Math" w:hAnsi="Cambria Math"/>
                            <w:sz w:val="18"/>
                          </w:rPr>
                          <m:t>c</m:t>
                        </m:r>
                      </w:ins>
                    </m:e>
                    <m:sub>
                      <w:ins w:id="6643" w:author="Vilson Lu" w:date="2014-08-15T22:26:00Z">
                        <m:r>
                          <w:rPr>
                            <w:rFonts w:ascii="Cambria Math" w:hAnsi="Cambria Math"/>
                            <w:sz w:val="18"/>
                          </w:rPr>
                          <m:t>j</m:t>
                        </m:r>
                      </w:ins>
                    </m:sub>
                  </m:sSub>
                </m:e>
              </m:d>
              <w:ins w:id="6644" w:author="Vilson Lu" w:date="2014-08-15T22:26:00Z">
                <m:r>
                  <w:rPr>
                    <w:rFonts w:ascii="Cambria Math" w:hAnsi="Cambria Math"/>
                    <w:sz w:val="18"/>
                  </w:rPr>
                  <m:t>logP</m:t>
                </m:r>
              </w:ins>
              <m:d>
                <m:dPr>
                  <m:ctrlPr>
                    <w:ins w:id="6645" w:author="Vilson Lu" w:date="2014-08-15T22:26:00Z">
                      <w:rPr>
                        <w:rFonts w:ascii="Cambria Math" w:hAnsi="Cambria Math"/>
                        <w:i/>
                        <w:sz w:val="18"/>
                      </w:rPr>
                    </w:ins>
                  </m:ctrlPr>
                </m:dPr>
                <m:e>
                  <m:sSub>
                    <m:sSubPr>
                      <m:ctrlPr>
                        <w:ins w:id="6646" w:author="Vilson Lu" w:date="2014-08-15T22:26:00Z">
                          <w:rPr>
                            <w:rFonts w:ascii="Cambria Math" w:hAnsi="Cambria Math"/>
                            <w:i/>
                            <w:sz w:val="18"/>
                          </w:rPr>
                        </w:ins>
                      </m:ctrlPr>
                    </m:sSubPr>
                    <m:e>
                      <w:ins w:id="6647" w:author="Vilson Lu" w:date="2014-08-15T22:26:00Z">
                        <m:r>
                          <w:rPr>
                            <w:rFonts w:ascii="Cambria Math" w:hAnsi="Cambria Math"/>
                            <w:sz w:val="18"/>
                          </w:rPr>
                          <m:t>c</m:t>
                        </m:r>
                      </w:ins>
                    </m:e>
                    <m:sub>
                      <w:ins w:id="6648" w:author="Vilson Lu" w:date="2014-08-15T22:26:00Z">
                        <m:r>
                          <w:rPr>
                            <w:rFonts w:ascii="Cambria Math" w:hAnsi="Cambria Math"/>
                            <w:sz w:val="18"/>
                          </w:rPr>
                          <m:t>j</m:t>
                        </m:r>
                      </w:ins>
                    </m:sub>
                  </m:sSub>
                </m:e>
              </m:d>
              <w:ins w:id="6649" w:author="Vilson Lu" w:date="2014-08-15T22:26:00Z">
                <m:r>
                  <w:rPr>
                    <w:rFonts w:ascii="Cambria Math" w:hAnsi="Cambria Math"/>
                    <w:sz w:val="18"/>
                  </w:rPr>
                  <m:t>+P(w)</m:t>
                </m:r>
              </w:ins>
              <m:nary>
                <m:naryPr>
                  <m:chr m:val="∑"/>
                  <m:limLoc m:val="undOvr"/>
                  <m:ctrlPr>
                    <w:ins w:id="6650" w:author="Vilson Lu" w:date="2014-08-15T22:26:00Z">
                      <w:rPr>
                        <w:rFonts w:ascii="Cambria Math" w:hAnsi="Cambria Math"/>
                        <w:i/>
                        <w:sz w:val="18"/>
                      </w:rPr>
                    </w:ins>
                  </m:ctrlPr>
                </m:naryPr>
                <m:sub>
                  <w:ins w:id="6651" w:author="Vilson Lu" w:date="2014-08-15T22:26:00Z">
                    <m:r>
                      <w:rPr>
                        <w:rFonts w:ascii="Cambria Math" w:hAnsi="Cambria Math"/>
                        <w:sz w:val="18"/>
                      </w:rPr>
                      <m:t>j=1</m:t>
                    </m:r>
                  </w:ins>
                </m:sub>
                <m:sup>
                  <w:ins w:id="6652" w:author="Vilson Lu" w:date="2014-08-15T22:26:00Z">
                    <m:r>
                      <w:rPr>
                        <w:rFonts w:ascii="Cambria Math" w:hAnsi="Cambria Math"/>
                        <w:sz w:val="18"/>
                      </w:rPr>
                      <m:t>K</m:t>
                    </m:r>
                  </w:ins>
                </m:sup>
                <m:e>
                  <w:ins w:id="6653" w:author="Vilson Lu" w:date="2014-08-15T22:26:00Z">
                    <m:r>
                      <w:rPr>
                        <w:rFonts w:ascii="Cambria Math" w:hAnsi="Cambria Math"/>
                        <w:sz w:val="18"/>
                      </w:rPr>
                      <m:t>P</m:t>
                    </m:r>
                  </w:ins>
                  <m:d>
                    <m:dPr>
                      <m:ctrlPr>
                        <w:ins w:id="6654" w:author="Vilson Lu" w:date="2014-08-15T22:26:00Z">
                          <w:rPr>
                            <w:rFonts w:ascii="Cambria Math" w:hAnsi="Cambria Math"/>
                            <w:i/>
                            <w:sz w:val="18"/>
                          </w:rPr>
                        </w:ins>
                      </m:ctrlPr>
                    </m:dPr>
                    <m:e>
                      <m:sSub>
                        <m:sSubPr>
                          <m:ctrlPr>
                            <w:ins w:id="6655" w:author="Vilson Lu" w:date="2014-08-15T22:26:00Z">
                              <w:rPr>
                                <w:rFonts w:ascii="Cambria Math" w:hAnsi="Cambria Math"/>
                                <w:i/>
                                <w:sz w:val="18"/>
                              </w:rPr>
                            </w:ins>
                          </m:ctrlPr>
                        </m:sSubPr>
                        <m:e>
                          <w:ins w:id="6656" w:author="Vilson Lu" w:date="2014-08-15T22:26:00Z">
                            <m:r>
                              <w:rPr>
                                <w:rFonts w:ascii="Cambria Math" w:hAnsi="Cambria Math"/>
                                <w:sz w:val="18"/>
                              </w:rPr>
                              <m:t>c</m:t>
                            </m:r>
                          </w:ins>
                        </m:e>
                        <m:sub>
                          <w:ins w:id="6657" w:author="Vilson Lu" w:date="2014-08-15T22:26:00Z">
                            <m:r>
                              <w:rPr>
                                <w:rFonts w:ascii="Cambria Math" w:hAnsi="Cambria Math"/>
                                <w:sz w:val="18"/>
                              </w:rPr>
                              <m:t>j</m:t>
                            </m:r>
                          </w:ins>
                        </m:sub>
                      </m:sSub>
                    </m:e>
                    <m:e>
                      <w:ins w:id="6658" w:author="Vilson Lu" w:date="2014-08-15T22:26:00Z">
                        <m:r>
                          <w:rPr>
                            <w:rFonts w:ascii="Cambria Math" w:hAnsi="Cambria Math"/>
                            <w:sz w:val="18"/>
                          </w:rPr>
                          <m:t>w</m:t>
                        </m:r>
                      </w:ins>
                    </m:e>
                  </m:d>
                  <m:func>
                    <m:funcPr>
                      <m:ctrlPr>
                        <w:ins w:id="6659" w:author="Vilson Lu" w:date="2014-08-15T22:26:00Z">
                          <w:rPr>
                            <w:rFonts w:ascii="Cambria Math" w:hAnsi="Cambria Math"/>
                            <w:i/>
                            <w:sz w:val="18"/>
                          </w:rPr>
                        </w:ins>
                      </m:ctrlPr>
                    </m:funcPr>
                    <m:fName>
                      <w:ins w:id="6660" w:author="Vilson Lu" w:date="2014-08-15T22:26:00Z">
                        <m:r>
                          <m:rPr>
                            <m:sty m:val="p"/>
                          </m:rPr>
                          <w:rPr>
                            <w:rFonts w:ascii="Cambria Math" w:hAnsi="Cambria Math"/>
                            <w:sz w:val="18"/>
                          </w:rPr>
                          <m:t>log</m:t>
                        </m:r>
                      </w:ins>
                    </m:fName>
                    <m:e>
                      <w:ins w:id="6661" w:author="Vilson Lu" w:date="2014-08-15T22:26:00Z">
                        <m:r>
                          <w:rPr>
                            <w:rFonts w:ascii="Cambria Math" w:hAnsi="Cambria Math"/>
                            <w:sz w:val="18"/>
                          </w:rPr>
                          <m:t>P</m:t>
                        </m:r>
                      </w:ins>
                      <m:d>
                        <m:dPr>
                          <m:ctrlPr>
                            <w:ins w:id="6662" w:author="Vilson Lu" w:date="2014-08-15T22:26:00Z">
                              <w:rPr>
                                <w:rFonts w:ascii="Cambria Math" w:hAnsi="Cambria Math"/>
                                <w:i/>
                                <w:sz w:val="18"/>
                              </w:rPr>
                            </w:ins>
                          </m:ctrlPr>
                        </m:dPr>
                        <m:e>
                          <m:sSub>
                            <m:sSubPr>
                              <m:ctrlPr>
                                <w:ins w:id="6663" w:author="Vilson Lu" w:date="2014-08-15T22:26:00Z">
                                  <w:rPr>
                                    <w:rFonts w:ascii="Cambria Math" w:hAnsi="Cambria Math"/>
                                    <w:i/>
                                    <w:sz w:val="18"/>
                                  </w:rPr>
                                </w:ins>
                              </m:ctrlPr>
                            </m:sSubPr>
                            <m:e>
                              <w:ins w:id="6664" w:author="Vilson Lu" w:date="2014-08-15T22:26:00Z">
                                <m:r>
                                  <w:rPr>
                                    <w:rFonts w:ascii="Cambria Math" w:hAnsi="Cambria Math"/>
                                    <w:sz w:val="18"/>
                                  </w:rPr>
                                  <m:t>c</m:t>
                                </m:r>
                              </w:ins>
                            </m:e>
                            <m:sub>
                              <w:ins w:id="6665" w:author="Vilson Lu" w:date="2014-08-15T22:26:00Z">
                                <m:r>
                                  <w:rPr>
                                    <w:rFonts w:ascii="Cambria Math" w:hAnsi="Cambria Math"/>
                                    <w:sz w:val="18"/>
                                  </w:rPr>
                                  <m:t>j</m:t>
                                </m:r>
                              </w:ins>
                            </m:sub>
                          </m:sSub>
                        </m:e>
                        <m:e>
                          <w:ins w:id="6666" w:author="Vilson Lu" w:date="2014-08-15T22:26:00Z">
                            <m:r>
                              <w:rPr>
                                <w:rFonts w:ascii="Cambria Math" w:hAnsi="Cambria Math"/>
                                <w:sz w:val="18"/>
                              </w:rPr>
                              <m:t>w</m:t>
                            </m:r>
                          </w:ins>
                        </m:e>
                      </m:d>
                      <w:ins w:id="6667" w:author="Vilson Lu" w:date="2014-08-15T22:26:00Z">
                        <m:r>
                          <w:rPr>
                            <w:rFonts w:ascii="Cambria Math" w:hAnsi="Cambria Math"/>
                            <w:sz w:val="18"/>
                          </w:rPr>
                          <m:t>+P(</m:t>
                        </m:r>
                      </w:ins>
                      <m:sSup>
                        <m:sSupPr>
                          <m:ctrlPr>
                            <w:ins w:id="6668" w:author="Vilson Lu" w:date="2014-08-15T22:26:00Z">
                              <w:rPr>
                                <w:rFonts w:ascii="Cambria Math" w:hAnsi="Cambria Math"/>
                                <w:i/>
                                <w:sz w:val="18"/>
                              </w:rPr>
                            </w:ins>
                          </m:ctrlPr>
                        </m:sSupPr>
                        <m:e>
                          <w:ins w:id="6669" w:author="Vilson Lu" w:date="2014-08-15T22:26:00Z">
                            <m:r>
                              <w:rPr>
                                <w:rFonts w:ascii="Cambria Math" w:hAnsi="Cambria Math"/>
                                <w:sz w:val="18"/>
                              </w:rPr>
                              <m:t>w</m:t>
                            </m:r>
                          </w:ins>
                        </m:e>
                        <m:sup>
                          <w:ins w:id="6670" w:author="Vilson Lu" w:date="2014-08-15T22:26:00Z">
                            <m:r>
                              <w:rPr>
                                <w:rFonts w:ascii="Cambria Math" w:hAnsi="Cambria Math"/>
                                <w:sz w:val="18"/>
                              </w:rPr>
                              <m:t>'</m:t>
                            </m:r>
                          </w:ins>
                        </m:sup>
                      </m:sSup>
                      <w:ins w:id="6671" w:author="Vilson Lu" w:date="2014-08-15T22:26:00Z">
                        <m:r>
                          <w:rPr>
                            <w:rFonts w:ascii="Cambria Math" w:hAnsi="Cambria Math"/>
                            <w:sz w:val="18"/>
                          </w:rPr>
                          <m:t>)</m:t>
                        </m:r>
                      </w:ins>
                      <m:nary>
                        <m:naryPr>
                          <m:chr m:val="∑"/>
                          <m:limLoc m:val="undOvr"/>
                          <m:ctrlPr>
                            <w:ins w:id="6672" w:author="Vilson Lu" w:date="2014-08-15T22:26:00Z">
                              <w:rPr>
                                <w:rFonts w:ascii="Cambria Math" w:hAnsi="Cambria Math"/>
                                <w:i/>
                                <w:sz w:val="18"/>
                              </w:rPr>
                            </w:ins>
                          </m:ctrlPr>
                        </m:naryPr>
                        <m:sub>
                          <w:ins w:id="6673" w:author="Vilson Lu" w:date="2014-08-15T22:26:00Z">
                            <m:r>
                              <w:rPr>
                                <w:rFonts w:ascii="Cambria Math" w:hAnsi="Cambria Math"/>
                                <w:sz w:val="18"/>
                              </w:rPr>
                              <m:t>j=1</m:t>
                            </m:r>
                          </w:ins>
                        </m:sub>
                        <m:sup>
                          <w:ins w:id="6674" w:author="Vilson Lu" w:date="2014-08-15T22:26:00Z">
                            <m:r>
                              <w:rPr>
                                <w:rFonts w:ascii="Cambria Math" w:hAnsi="Cambria Math"/>
                                <w:sz w:val="18"/>
                              </w:rPr>
                              <m:t>K</m:t>
                            </m:r>
                          </w:ins>
                        </m:sup>
                        <m:e>
                          <w:ins w:id="6675" w:author="Vilson Lu" w:date="2014-08-15T22:26:00Z">
                            <m:r>
                              <w:rPr>
                                <w:rFonts w:ascii="Cambria Math" w:hAnsi="Cambria Math"/>
                                <w:sz w:val="18"/>
                              </w:rPr>
                              <m:t>P</m:t>
                            </m:r>
                          </w:ins>
                          <m:d>
                            <m:dPr>
                              <m:ctrlPr>
                                <w:ins w:id="6676" w:author="Vilson Lu" w:date="2014-08-15T22:26:00Z">
                                  <w:rPr>
                                    <w:rFonts w:ascii="Cambria Math" w:hAnsi="Cambria Math"/>
                                    <w:i/>
                                    <w:sz w:val="18"/>
                                  </w:rPr>
                                </w:ins>
                              </m:ctrlPr>
                            </m:dPr>
                            <m:e>
                              <m:sSub>
                                <m:sSubPr>
                                  <m:ctrlPr>
                                    <w:ins w:id="6677" w:author="Vilson Lu" w:date="2014-08-15T22:26:00Z">
                                      <w:rPr>
                                        <w:rFonts w:ascii="Cambria Math" w:hAnsi="Cambria Math"/>
                                        <w:i/>
                                        <w:sz w:val="18"/>
                                      </w:rPr>
                                    </w:ins>
                                  </m:ctrlPr>
                                </m:sSubPr>
                                <m:e>
                                  <w:ins w:id="6678" w:author="Vilson Lu" w:date="2014-08-15T22:26:00Z">
                                    <m:r>
                                      <w:rPr>
                                        <w:rFonts w:ascii="Cambria Math" w:hAnsi="Cambria Math"/>
                                        <w:sz w:val="18"/>
                                      </w:rPr>
                                      <m:t>c</m:t>
                                    </m:r>
                                  </w:ins>
                                </m:e>
                                <m:sub>
                                  <w:ins w:id="6679" w:author="Vilson Lu" w:date="2014-08-15T22:26:00Z">
                                    <m:r>
                                      <w:rPr>
                                        <w:rFonts w:ascii="Cambria Math" w:hAnsi="Cambria Math"/>
                                        <w:sz w:val="18"/>
                                      </w:rPr>
                                      <m:t>j</m:t>
                                    </m:r>
                                  </w:ins>
                                </m:sub>
                              </m:sSub>
                            </m:e>
                            <m:e>
                              <m:sSup>
                                <m:sSupPr>
                                  <m:ctrlPr>
                                    <w:ins w:id="6680" w:author="Vilson Lu" w:date="2014-08-15T22:26:00Z">
                                      <w:rPr>
                                        <w:rFonts w:ascii="Cambria Math" w:hAnsi="Cambria Math"/>
                                        <w:i/>
                                        <w:sz w:val="18"/>
                                      </w:rPr>
                                    </w:ins>
                                  </m:ctrlPr>
                                </m:sSupPr>
                                <m:e>
                                  <w:ins w:id="6681" w:author="Vilson Lu" w:date="2014-08-15T22:26:00Z">
                                    <m:r>
                                      <w:rPr>
                                        <w:rFonts w:ascii="Cambria Math" w:hAnsi="Cambria Math"/>
                                        <w:sz w:val="18"/>
                                      </w:rPr>
                                      <m:t>w</m:t>
                                    </m:r>
                                  </w:ins>
                                </m:e>
                                <m:sup>
                                  <w:ins w:id="6682" w:author="Vilson Lu" w:date="2014-08-15T22:26:00Z">
                                    <m:r>
                                      <w:rPr>
                                        <w:rFonts w:ascii="Cambria Math" w:hAnsi="Cambria Math"/>
                                        <w:sz w:val="18"/>
                                      </w:rPr>
                                      <m:t>'</m:t>
                                    </m:r>
                                  </w:ins>
                                </m:sup>
                              </m:sSup>
                            </m:e>
                          </m:d>
                          <w:ins w:id="6683" w:author="Vilson Lu" w:date="2014-08-15T22:26:00Z">
                            <m:r>
                              <m:rPr>
                                <m:sty m:val="p"/>
                              </m:rPr>
                              <w:rPr>
                                <w:rFonts w:ascii="Cambria Math" w:hAnsi="Cambria Math"/>
                                <w:sz w:val="18"/>
                              </w:rPr>
                              <m:t>log⁡</m:t>
                            </m:r>
                            <m:r>
                              <w:rPr>
                                <w:rFonts w:ascii="Cambria Math" w:hAnsi="Cambria Math"/>
                                <w:sz w:val="18"/>
                              </w:rPr>
                              <m:t>P(</m:t>
                            </m:r>
                          </w:ins>
                          <m:sSub>
                            <m:sSubPr>
                              <m:ctrlPr>
                                <w:ins w:id="6684" w:author="Vilson Lu" w:date="2014-08-15T22:26:00Z">
                                  <w:rPr>
                                    <w:rFonts w:ascii="Cambria Math" w:hAnsi="Cambria Math"/>
                                    <w:i/>
                                    <w:sz w:val="18"/>
                                  </w:rPr>
                                </w:ins>
                              </m:ctrlPr>
                            </m:sSubPr>
                            <m:e>
                              <w:ins w:id="6685" w:author="Vilson Lu" w:date="2014-08-15T22:26:00Z">
                                <m:r>
                                  <w:rPr>
                                    <w:rFonts w:ascii="Cambria Math" w:hAnsi="Cambria Math"/>
                                    <w:sz w:val="18"/>
                                  </w:rPr>
                                  <m:t>c</m:t>
                                </m:r>
                              </w:ins>
                            </m:e>
                            <m:sub>
                              <w:ins w:id="6686" w:author="Vilson Lu" w:date="2014-08-15T22:26:00Z">
                                <m:r>
                                  <w:rPr>
                                    <w:rFonts w:ascii="Cambria Math" w:hAnsi="Cambria Math"/>
                                    <w:sz w:val="18"/>
                                  </w:rPr>
                                  <m:t>j</m:t>
                                </m:r>
                              </w:ins>
                            </m:sub>
                          </m:sSub>
                          <w:ins w:id="6687" w:author="Vilson Lu" w:date="2014-08-15T22:26:00Z">
                            <m:r>
                              <w:rPr>
                                <w:rFonts w:ascii="Cambria Math" w:hAnsi="Cambria Math"/>
                                <w:sz w:val="18"/>
                              </w:rPr>
                              <m:t>|</m:t>
                            </m:r>
                          </w:ins>
                          <m:sSup>
                            <m:sSupPr>
                              <m:ctrlPr>
                                <w:ins w:id="6688" w:author="Vilson Lu" w:date="2014-08-15T22:26:00Z">
                                  <w:rPr>
                                    <w:rFonts w:ascii="Cambria Math" w:hAnsi="Cambria Math"/>
                                    <w:i/>
                                    <w:sz w:val="18"/>
                                  </w:rPr>
                                </w:ins>
                              </m:ctrlPr>
                            </m:sSupPr>
                            <m:e>
                              <w:ins w:id="6689" w:author="Vilson Lu" w:date="2014-08-15T22:26:00Z">
                                <m:r>
                                  <w:rPr>
                                    <w:rFonts w:ascii="Cambria Math" w:hAnsi="Cambria Math"/>
                                    <w:sz w:val="18"/>
                                  </w:rPr>
                                  <m:t>w</m:t>
                                </m:r>
                              </w:ins>
                            </m:e>
                            <m:sup>
                              <w:ins w:id="6690" w:author="Vilson Lu" w:date="2014-08-15T22:26:00Z">
                                <m:r>
                                  <w:rPr>
                                    <w:rFonts w:ascii="Cambria Math" w:hAnsi="Cambria Math"/>
                                    <w:sz w:val="18"/>
                                  </w:rPr>
                                  <m:t>'</m:t>
                                </m:r>
                              </w:ins>
                            </m:sup>
                          </m:sSup>
                          <w:ins w:id="6691" w:author="Vilson Lu" w:date="2014-08-15T22:26:00Z">
                            <m:r>
                              <w:rPr>
                                <w:rFonts w:ascii="Cambria Math" w:hAnsi="Cambria Math"/>
                                <w:sz w:val="18"/>
                              </w:rPr>
                              <m:t>)</m:t>
                            </m:r>
                          </w:ins>
                        </m:e>
                      </m:nary>
                    </m:e>
                  </m:func>
                </m:e>
              </m:nary>
            </m:e>
          </m:nary>
        </m:oMath>
      </m:oMathPara>
    </w:p>
    <w:p w:rsidR="002F6E61" w:rsidRDefault="002F6E61">
      <w:pPr>
        <w:pStyle w:val="Content2"/>
        <w:rPr>
          <w:ins w:id="6692" w:author="Vilson Lu" w:date="2014-08-15T22:26:00Z"/>
          <w:rFonts w:eastAsiaTheme="minorEastAsia"/>
        </w:rPr>
        <w:pPrChange w:id="6693" w:author="TinTin Kalaw" w:date="2014-08-16T12:31:00Z">
          <w:pPr>
            <w:pStyle w:val="Content"/>
          </w:pPr>
        </w:pPrChange>
      </w:pPr>
    </w:p>
    <w:p w:rsidR="002F6E61" w:rsidRDefault="00944F87">
      <w:pPr>
        <w:pStyle w:val="Content2"/>
        <w:rPr>
          <w:ins w:id="6694" w:author="Vilson Lu" w:date="2014-08-15T22:26:00Z"/>
        </w:rPr>
        <w:pPrChange w:id="6695" w:author="TinTin Kalaw" w:date="2014-08-16T12:31:00Z">
          <w:pPr>
            <w:pStyle w:val="Content"/>
          </w:pPr>
        </w:pPrChange>
      </w:pPr>
      <w:ins w:id="6696" w:author="Vilson Lu" w:date="2014-08-15T22:26:00Z">
        <w:del w:id="6697" w:author="PF" w:date="2015-03-02T10:52:00Z">
          <w:r w:rsidRPr="00EF6E7F" w:rsidDel="006C7F58">
            <w:delText>W</w:delText>
          </w:r>
        </w:del>
      </w:ins>
      <w:ins w:id="6698" w:author="PF" w:date="2015-03-02T10:52:00Z">
        <w:r w:rsidR="006C7F58">
          <w:t>w</w:t>
        </w:r>
      </w:ins>
      <w:ins w:id="6699" w:author="Vilson Lu" w:date="2014-08-15T22:26:00Z">
        <w:r w:rsidRPr="00EF6E7F">
          <w:t>here</w:t>
        </w:r>
        <m:oMath>
          <m:sSub>
            <m:sSubPr>
              <m:ctrlPr>
                <w:rPr>
                  <w:rFonts w:ascii="Cambria Math" w:hAnsi="Cambria Math"/>
                  <w:i/>
                </w:rPr>
              </m:ctrlPr>
            </m:sSubPr>
            <m:e>
              <m:r>
                <w:rPr>
                  <w:rFonts w:ascii="Cambria Math" w:hAnsi="Cambria Math"/>
                </w:rPr>
                <m:t xml:space="preserve"> c</m:t>
              </m:r>
            </m:e>
            <m:sub>
              <m:r>
                <w:rPr>
                  <w:rFonts w:ascii="Cambria Math" w:hAnsi="Cambria Math"/>
                </w:rPr>
                <m:t>k</m:t>
              </m:r>
            </m:sub>
          </m:sSub>
        </m:oMath>
        <w:r w:rsidRPr="00EF6E7F">
          <w:t xml:space="preserve"> is the set of all possible categories</w:t>
        </w:r>
        <w:del w:id="6700" w:author="PF" w:date="2015-03-02T10:52:00Z">
          <w:r w:rsidRPr="00EF6E7F" w:rsidDel="006C7F58">
            <w:delText>,</w:delText>
          </w:r>
        </w:del>
      </w:ins>
      <w:ins w:id="6701" w:author="PF" w:date="2015-03-02T10:52:00Z">
        <w:r w:rsidR="006C7F58">
          <w:t xml:space="preserve"> and</w:t>
        </w:r>
      </w:ins>
      <w:ins w:id="6702" w:author="Vilson Lu" w:date="2014-08-15T22:26:00Z">
        <w:r w:rsidRPr="00EF6E7F">
          <w:t xml:space="preserve"> </w:t>
        </w:r>
        <m:oMath>
          <m:r>
            <w:rPr>
              <w:rFonts w:ascii="Cambria Math" w:hAnsi="Cambria Math"/>
            </w:rPr>
            <m:t>P(</m:t>
          </m:r>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w:r w:rsidRPr="00EF6E7F">
          <w:t xml:space="preserve"> is the probability of a document classified </w:t>
        </w:r>
      </w:ins>
      <w:ins w:id="6703" w:author="PF" w:date="2015-03-02T10:52:00Z">
        <w:r w:rsidR="006C7F58">
          <w:t>in</w:t>
        </w:r>
      </w:ins>
      <w:ins w:id="6704" w:author="Vilson Lu" w:date="2014-08-15T22:26:00Z">
        <w:r w:rsidRPr="00EF6E7F">
          <w:t xml:space="preserve">to </w:t>
        </w:r>
        <w:del w:id="6705" w:author="PF" w:date="2015-03-02T10:52:00Z">
          <w:r w:rsidRPr="00EF6E7F" w:rsidDel="006C7F58">
            <w:delText xml:space="preserve">the </w:delText>
          </w:r>
        </w:del>
      </w:ins>
      <w:ins w:id="6706" w:author="PF" w:date="2015-03-02T10:52:00Z">
        <w:r w:rsidR="006C7F58">
          <w:t xml:space="preserve">a </w:t>
        </w:r>
      </w:ins>
      <w:ins w:id="6707" w:author="Vilson Lu" w:date="2014-08-15T22:26:00Z">
        <w:r w:rsidRPr="00EF6E7F">
          <w:t xml:space="preserve">category. This will be computed for all the words in the documents. Then, </w:t>
        </w:r>
        <w:del w:id="6708" w:author="PF" w:date="2015-03-02T10:52:00Z">
          <w:r w:rsidRPr="00EF6E7F" w:rsidDel="006C7F58">
            <w:delText xml:space="preserve">remove </w:delText>
          </w:r>
        </w:del>
        <w:r w:rsidRPr="00EF6E7F">
          <w:t>the words that did not reach</w:t>
        </w:r>
        <w:del w:id="6709" w:author="PF" w:date="2015-03-02T10:52:00Z">
          <w:r w:rsidRPr="00EF6E7F" w:rsidDel="006C7F58">
            <w:delText>ed</w:delText>
          </w:r>
        </w:del>
        <w:r w:rsidRPr="00EF6E7F">
          <w:t xml:space="preserve"> the specified threshold</w:t>
        </w:r>
      </w:ins>
      <w:ins w:id="6710" w:author="PF" w:date="2015-03-02T10:52:00Z">
        <w:r w:rsidR="006C7F58">
          <w:t xml:space="preserve"> are removed</w:t>
        </w:r>
      </w:ins>
      <w:ins w:id="6711" w:author="Vilson Lu" w:date="2014-08-15T22:26:00Z">
        <w:del w:id="6712" w:author="PF" w:date="2015-03-02T10:52:00Z">
          <w:r w:rsidRPr="00EF6E7F" w:rsidDel="006C7F58">
            <w:delText>.</w:delText>
          </w:r>
        </w:del>
        <w:r w:rsidRPr="00EF6E7F">
          <w:t xml:space="preserve"> (Wei et al., 2010)</w:t>
        </w:r>
      </w:ins>
      <w:ins w:id="6713" w:author="PF" w:date="2015-03-02T10:53:00Z">
        <w:r w:rsidR="006C7F58">
          <w:t>.</w:t>
        </w:r>
      </w:ins>
    </w:p>
    <w:p w:rsidR="002F6E61" w:rsidRDefault="002F6E61">
      <w:pPr>
        <w:pStyle w:val="Content2"/>
        <w:rPr>
          <w:ins w:id="6714" w:author="Vilson Lu" w:date="2014-08-15T22:26:00Z"/>
          <w:rFonts w:eastAsiaTheme="minorEastAsia"/>
        </w:rPr>
        <w:pPrChange w:id="6715" w:author="TinTin Kalaw" w:date="2014-08-16T12:31:00Z">
          <w:pPr>
            <w:pStyle w:val="Content"/>
          </w:pPr>
        </w:pPrChange>
      </w:pPr>
    </w:p>
    <w:p w:rsidR="002F6E61" w:rsidRDefault="00944F87">
      <w:pPr>
        <w:pStyle w:val="Content2"/>
        <w:rPr>
          <w:ins w:id="6716" w:author="Vilson Lu" w:date="2014-08-15T22:26:00Z"/>
        </w:rPr>
        <w:pPrChange w:id="6717" w:author="TinTin Kalaw" w:date="2014-08-16T12:31:00Z">
          <w:pPr>
            <w:pStyle w:val="Content"/>
          </w:pPr>
        </w:pPrChange>
      </w:pPr>
      <w:ins w:id="6718" w:author="Vilson Lu" w:date="2014-08-15T22:26:00Z">
        <w:r w:rsidRPr="00EF6E7F">
          <w:t>Mutual Information (MI) is the model</w:t>
        </w:r>
        <w:del w:id="6719" w:author="PF" w:date="2015-03-02T10:53:00Z">
          <w:r w:rsidRPr="00EF6E7F" w:rsidDel="006C7F58">
            <w:delText>l</w:delText>
          </w:r>
        </w:del>
        <w:r w:rsidRPr="00EF6E7F">
          <w:t xml:space="preserve">ing of the word to a category. The mutual information criterion between term </w:t>
        </w:r>
        <w:r w:rsidRPr="00EF6E7F">
          <w:rPr>
            <w:i/>
          </w:rPr>
          <w:t>t</w:t>
        </w:r>
        <w:r w:rsidRPr="00EF6E7F">
          <w:t xml:space="preserve"> and category </w:t>
        </w:r>
        <w:r w:rsidRPr="00EF6E7F">
          <w:rPr>
            <w:i/>
          </w:rPr>
          <w:t>c</w:t>
        </w:r>
        <w:r w:rsidRPr="00EF6E7F">
          <w:t xml:space="preserve"> is defined as:</w:t>
        </w:r>
      </w:ins>
    </w:p>
    <w:p w:rsidR="002F6E61" w:rsidRDefault="002F6E61">
      <w:pPr>
        <w:pStyle w:val="Content2"/>
        <w:rPr>
          <w:ins w:id="6720" w:author="Vilson Lu" w:date="2014-08-15T22:26:00Z"/>
        </w:rPr>
        <w:pPrChange w:id="6721" w:author="TinTin Kalaw" w:date="2014-08-16T12:31:00Z">
          <w:pPr>
            <w:pStyle w:val="Content"/>
          </w:pPr>
        </w:pPrChange>
      </w:pPr>
    </w:p>
    <w:p w:rsidR="002F6E61" w:rsidRDefault="00944F87">
      <w:pPr>
        <w:pStyle w:val="Content2"/>
        <w:rPr>
          <w:ins w:id="6722" w:author="Vilson Lu" w:date="2014-08-15T22:26:00Z"/>
          <w:rFonts w:ascii="Cambria Math" w:eastAsiaTheme="minorEastAsia" w:hAnsi="Cambria Math"/>
          <w:sz w:val="24"/>
          <w:szCs w:val="24"/>
        </w:rPr>
        <w:pPrChange w:id="6723" w:author="TinTin Kalaw" w:date="2014-08-16T12:31:00Z">
          <w:pPr>
            <w:pStyle w:val="Content"/>
          </w:pPr>
        </w:pPrChange>
      </w:pPr>
      <m:oMathPara>
        <m:oMath>
          <w:ins w:id="6724" w:author="Vilson Lu" w:date="2014-08-15T22:26:00Z">
            <m:r>
              <w:rPr>
                <w:rFonts w:ascii="Cambria Math" w:hAnsi="Cambria Math"/>
                <w:sz w:val="24"/>
                <w:szCs w:val="24"/>
              </w:rPr>
              <m:t>I</m:t>
            </m:r>
          </w:ins>
          <m:d>
            <m:dPr>
              <m:ctrlPr>
                <w:ins w:id="6725" w:author="Vilson Lu" w:date="2014-08-15T22:26:00Z">
                  <w:rPr>
                    <w:rFonts w:ascii="Cambria Math" w:hAnsi="Cambria Math"/>
                    <w:i/>
                    <w:sz w:val="24"/>
                    <w:szCs w:val="24"/>
                  </w:rPr>
                </w:ins>
              </m:ctrlPr>
            </m:dPr>
            <m:e>
              <w:ins w:id="6726" w:author="Vilson Lu" w:date="2014-08-15T22:26:00Z">
                <m:r>
                  <w:rPr>
                    <w:rFonts w:ascii="Cambria Math" w:hAnsi="Cambria Math"/>
                    <w:sz w:val="24"/>
                    <w:szCs w:val="24"/>
                  </w:rPr>
                  <m:t>t,c</m:t>
                </m:r>
              </w:ins>
            </m:e>
          </m:d>
          <w:ins w:id="6727" w:author="Vilson Lu" w:date="2014-08-15T22:26:00Z">
            <m:r>
              <w:rPr>
                <w:rFonts w:ascii="Cambria Math" w:hAnsi="Cambria Math"/>
                <w:sz w:val="24"/>
                <w:szCs w:val="24"/>
              </w:rPr>
              <m:t>=log</m:t>
            </m:r>
          </w:ins>
          <m:f>
            <m:fPr>
              <m:ctrlPr>
                <w:ins w:id="6728" w:author="Vilson Lu" w:date="2014-08-15T22:26:00Z">
                  <w:rPr>
                    <w:rFonts w:ascii="Cambria Math" w:hAnsi="Cambria Math"/>
                    <w:i/>
                    <w:sz w:val="24"/>
                    <w:szCs w:val="24"/>
                  </w:rPr>
                </w:ins>
              </m:ctrlPr>
            </m:fPr>
            <m:num>
              <m:sSub>
                <m:sSubPr>
                  <m:ctrlPr>
                    <w:ins w:id="6729" w:author="Vilson Lu" w:date="2014-08-15T22:26:00Z">
                      <w:rPr>
                        <w:rFonts w:ascii="Cambria Math" w:hAnsi="Cambria Math"/>
                        <w:i/>
                        <w:sz w:val="24"/>
                        <w:szCs w:val="24"/>
                      </w:rPr>
                    </w:ins>
                  </m:ctrlPr>
                </m:sSubPr>
                <m:e>
                  <w:ins w:id="6730" w:author="Vilson Lu" w:date="2014-08-15T22:26:00Z">
                    <m:r>
                      <w:rPr>
                        <w:rFonts w:ascii="Cambria Math" w:hAnsi="Cambria Math"/>
                        <w:sz w:val="24"/>
                        <w:szCs w:val="24"/>
                      </w:rPr>
                      <m:t>P</m:t>
                    </m:r>
                  </w:ins>
                </m:e>
                <m:sub>
                  <w:ins w:id="6731" w:author="Vilson Lu" w:date="2014-08-15T22:26:00Z">
                    <m:r>
                      <w:rPr>
                        <w:rFonts w:ascii="Cambria Math" w:hAnsi="Cambria Math"/>
                        <w:sz w:val="24"/>
                        <w:szCs w:val="24"/>
                      </w:rPr>
                      <m:t>r</m:t>
                    </m:r>
                  </w:ins>
                </m:sub>
              </m:sSub>
              <w:ins w:id="6732" w:author="Vilson Lu" w:date="2014-08-15T22:26:00Z">
                <m:r>
                  <w:rPr>
                    <w:rFonts w:ascii="Cambria Math" w:hAnsi="Cambria Math"/>
                    <w:sz w:val="24"/>
                    <w:szCs w:val="24"/>
                  </w:rPr>
                  <m:t>(t</m:t>
                </m:r>
              </w:ins>
              <m:nary>
                <m:naryPr>
                  <m:chr m:val="⋀"/>
                  <m:subHide m:val="on"/>
                  <m:supHide m:val="on"/>
                  <m:ctrlPr>
                    <w:ins w:id="6733" w:author="Vilson Lu" w:date="2014-08-15T22:26:00Z">
                      <w:rPr>
                        <w:rFonts w:ascii="Cambria Math" w:hAnsi="Cambria Math"/>
                        <w:i/>
                        <w:sz w:val="24"/>
                        <w:szCs w:val="24"/>
                      </w:rPr>
                    </w:ins>
                  </m:ctrlPr>
                </m:naryPr>
                <m:sub/>
                <m:sup/>
                <m:e>
                  <w:ins w:id="6734" w:author="Vilson Lu" w:date="2014-08-15T22:26:00Z">
                    <m:r>
                      <w:rPr>
                        <w:rFonts w:ascii="Cambria Math" w:hAnsi="Cambria Math"/>
                        <w:sz w:val="24"/>
                        <w:szCs w:val="24"/>
                      </w:rPr>
                      <m:t xml:space="preserve"> c)</m:t>
                    </m:r>
                  </w:ins>
                </m:e>
              </m:nary>
            </m:num>
            <m:den>
              <m:sSub>
                <m:sSubPr>
                  <m:ctrlPr>
                    <w:ins w:id="6735" w:author="Vilson Lu" w:date="2014-08-15T22:26:00Z">
                      <w:rPr>
                        <w:rFonts w:ascii="Cambria Math" w:hAnsi="Cambria Math"/>
                        <w:i/>
                        <w:sz w:val="24"/>
                        <w:szCs w:val="24"/>
                      </w:rPr>
                    </w:ins>
                  </m:ctrlPr>
                </m:sSubPr>
                <m:e>
                  <w:ins w:id="6736" w:author="Vilson Lu" w:date="2014-08-15T22:26:00Z">
                    <m:r>
                      <w:rPr>
                        <w:rFonts w:ascii="Cambria Math" w:hAnsi="Cambria Math"/>
                        <w:sz w:val="24"/>
                        <w:szCs w:val="24"/>
                      </w:rPr>
                      <m:t>P</m:t>
                    </m:r>
                  </w:ins>
                </m:e>
                <m:sub>
                  <w:ins w:id="6737" w:author="Vilson Lu" w:date="2014-08-15T22:26:00Z">
                    <m:r>
                      <w:rPr>
                        <w:rFonts w:ascii="Cambria Math" w:hAnsi="Cambria Math"/>
                        <w:sz w:val="24"/>
                        <w:szCs w:val="24"/>
                      </w:rPr>
                      <m:t>r</m:t>
                    </m:r>
                  </w:ins>
                </m:sub>
              </m:sSub>
              <m:d>
                <m:dPr>
                  <m:ctrlPr>
                    <w:ins w:id="6738" w:author="Vilson Lu" w:date="2014-08-15T22:26:00Z">
                      <w:rPr>
                        <w:rFonts w:ascii="Cambria Math" w:hAnsi="Cambria Math"/>
                        <w:i/>
                        <w:sz w:val="24"/>
                        <w:szCs w:val="24"/>
                      </w:rPr>
                    </w:ins>
                  </m:ctrlPr>
                </m:dPr>
                <m:e>
                  <w:ins w:id="6739" w:author="Vilson Lu" w:date="2014-08-15T22:26:00Z">
                    <m:r>
                      <w:rPr>
                        <w:rFonts w:ascii="Cambria Math" w:hAnsi="Cambria Math"/>
                        <w:sz w:val="24"/>
                        <w:szCs w:val="24"/>
                      </w:rPr>
                      <m:t>t</m:t>
                    </m:r>
                  </w:ins>
                </m:e>
              </m:d>
              <m:sSub>
                <m:sSubPr>
                  <m:ctrlPr>
                    <w:ins w:id="6740" w:author="Vilson Lu" w:date="2014-08-15T22:26:00Z">
                      <w:rPr>
                        <w:rFonts w:ascii="Cambria Math" w:hAnsi="Cambria Math"/>
                        <w:i/>
                        <w:sz w:val="24"/>
                        <w:szCs w:val="24"/>
                      </w:rPr>
                    </w:ins>
                  </m:ctrlPr>
                </m:sSubPr>
                <m:e>
                  <w:ins w:id="6741" w:author="Vilson Lu" w:date="2014-08-15T22:26:00Z">
                    <m:r>
                      <w:rPr>
                        <w:rFonts w:ascii="Cambria Math" w:hAnsi="Cambria Math"/>
                        <w:sz w:val="24"/>
                        <w:szCs w:val="24"/>
                      </w:rPr>
                      <m:t>P</m:t>
                    </m:r>
                  </w:ins>
                </m:e>
                <m:sub>
                  <w:ins w:id="6742" w:author="Vilson Lu" w:date="2014-08-15T22:26:00Z">
                    <m:r>
                      <w:rPr>
                        <w:rFonts w:ascii="Cambria Math" w:hAnsi="Cambria Math"/>
                        <w:sz w:val="24"/>
                        <w:szCs w:val="24"/>
                      </w:rPr>
                      <m:t>r</m:t>
                    </m:r>
                  </w:ins>
                </m:sub>
              </m:sSub>
              <w:ins w:id="6743" w:author="Vilson Lu" w:date="2014-08-15T22:26:00Z">
                <m:r>
                  <w:rPr>
                    <w:rFonts w:ascii="Cambria Math" w:hAnsi="Cambria Math"/>
                    <w:sz w:val="24"/>
                    <w:szCs w:val="24"/>
                  </w:rPr>
                  <m:t>(c)</m:t>
                </m:r>
              </w:ins>
            </m:den>
          </m:f>
        </m:oMath>
      </m:oMathPara>
    </w:p>
    <w:p w:rsidR="002F6E61" w:rsidRDefault="002F6E61">
      <w:pPr>
        <w:pStyle w:val="Content2"/>
        <w:rPr>
          <w:ins w:id="6744" w:author="Vilson Lu" w:date="2014-08-15T22:26:00Z"/>
          <w:rFonts w:eastAsiaTheme="minorEastAsia"/>
          <w:sz w:val="24"/>
          <w:szCs w:val="24"/>
        </w:rPr>
        <w:pPrChange w:id="6745" w:author="TinTin Kalaw" w:date="2014-08-16T12:31:00Z">
          <w:pPr>
            <w:pStyle w:val="Content"/>
          </w:pPr>
        </w:pPrChange>
      </w:pPr>
    </w:p>
    <w:p w:rsidR="002F6E61" w:rsidRDefault="00944F87">
      <w:pPr>
        <w:pStyle w:val="Content2"/>
        <w:rPr>
          <w:ins w:id="6746" w:author="Vilson Lu" w:date="2014-08-15T22:26:00Z"/>
          <w:rFonts w:eastAsiaTheme="minorEastAsia"/>
          <w:szCs w:val="24"/>
        </w:rPr>
        <w:pPrChange w:id="6747" w:author="TinTin Kalaw" w:date="2014-08-16T12:31:00Z">
          <w:pPr>
            <w:pStyle w:val="Content"/>
          </w:pPr>
        </w:pPrChange>
      </w:pPr>
      <w:ins w:id="6748" w:author="Vilson Lu" w:date="2014-08-15T22:26:00Z">
        <w:del w:id="6749" w:author="PF" w:date="2015-03-02T10:53:00Z">
          <w:r w:rsidRPr="00EF6E7F" w:rsidDel="006C7F58">
            <w:rPr>
              <w:rFonts w:eastAsiaTheme="minorEastAsia"/>
              <w:szCs w:val="24"/>
            </w:rPr>
            <w:delText>A</w:delText>
          </w:r>
        </w:del>
      </w:ins>
      <w:ins w:id="6750" w:author="PF" w:date="2015-03-02T10:53:00Z">
        <w:r w:rsidR="006C7F58">
          <w:rPr>
            <w:rFonts w:eastAsiaTheme="minorEastAsia"/>
            <w:szCs w:val="24"/>
          </w:rPr>
          <w:t>a</w:t>
        </w:r>
      </w:ins>
      <w:ins w:id="6751" w:author="Vilson Lu" w:date="2014-08-15T22:26:00Z">
        <w:r w:rsidRPr="00EF6E7F">
          <w:rPr>
            <w:rFonts w:eastAsiaTheme="minorEastAsia"/>
            <w:szCs w:val="24"/>
          </w:rPr>
          <w:t>nd is estimated using</w:t>
        </w:r>
        <w:del w:id="6752" w:author="PF" w:date="2015-03-02T10:53:00Z">
          <w:r w:rsidRPr="00EF6E7F" w:rsidDel="006C7F58">
            <w:rPr>
              <w:rFonts w:eastAsiaTheme="minorEastAsia"/>
              <w:szCs w:val="24"/>
            </w:rPr>
            <w:delText>:</w:delText>
          </w:r>
        </w:del>
      </w:ins>
    </w:p>
    <w:p w:rsidR="002F6E61" w:rsidRDefault="00944F87">
      <w:pPr>
        <w:pStyle w:val="Content2"/>
        <w:rPr>
          <w:ins w:id="6753" w:author="Vilson Lu" w:date="2014-08-15T22:26:00Z"/>
          <w:rFonts w:ascii="Cambria Math" w:eastAsiaTheme="minorEastAsia" w:hAnsi="Cambria Math"/>
          <w:sz w:val="24"/>
          <w:szCs w:val="24"/>
        </w:rPr>
        <w:pPrChange w:id="6754" w:author="TinTin Kalaw" w:date="2014-08-16T12:31:00Z">
          <w:pPr>
            <w:pStyle w:val="Content"/>
          </w:pPr>
        </w:pPrChange>
      </w:pPr>
      <w:ins w:id="6755" w:author="Vilson Lu" w:date="2014-08-15T22:26:00Z">
        <w:r>
          <w:rPr>
            <w:rFonts w:ascii="Cambria Math" w:hAnsi="Cambria Math"/>
            <w:sz w:val="24"/>
            <w:szCs w:val="24"/>
          </w:rPr>
          <w:lastRenderedPageBreak/>
          <w:br/>
        </w:r>
        <m:oMathPara>
          <m:oMath>
            <m:r>
              <w:rPr>
                <w:rFonts w:ascii="Cambria Math" w:hAnsi="Cambria Math"/>
                <w:sz w:val="24"/>
                <w:szCs w:val="24"/>
              </w:rPr>
              <m:t>I</m:t>
            </m:r>
            <m:d>
              <m:dPr>
                <m:ctrlPr>
                  <w:rPr>
                    <w:rFonts w:ascii="Cambria Math" w:hAnsi="Cambria Math"/>
                    <w:i/>
                    <w:sz w:val="24"/>
                    <w:szCs w:val="24"/>
                  </w:rPr>
                </m:ctrlPr>
              </m:dPr>
              <m:e>
                <m:r>
                  <w:rPr>
                    <w:rFonts w:ascii="Cambria Math" w:hAnsi="Cambria Math"/>
                    <w:sz w:val="24"/>
                    <w:szCs w:val="24"/>
                  </w:rPr>
                  <m:t>t,c</m:t>
                </m:r>
              </m:e>
            </m:d>
            <m:r>
              <w:rPr>
                <w:rFonts w:ascii="Cambria Math" w:hAnsi="Cambria Math"/>
                <w:sz w:val="24"/>
                <w:szCs w:val="24"/>
              </w:rPr>
              <m:t>=log</m:t>
            </m:r>
            <m:f>
              <m:fPr>
                <m:ctrlPr>
                  <w:rPr>
                    <w:rFonts w:ascii="Cambria Math" w:hAnsi="Cambria Math"/>
                    <w:i/>
                    <w:sz w:val="24"/>
                    <w:szCs w:val="24"/>
                  </w:rPr>
                </m:ctrlPr>
              </m:fPr>
              <m:num>
                <m:r>
                  <w:rPr>
                    <w:rFonts w:ascii="Cambria Math" w:hAnsi="Cambria Math"/>
                    <w:sz w:val="24"/>
                    <w:szCs w:val="24"/>
                  </w:rPr>
                  <m:t>A×N</m:t>
                </m:r>
              </m:num>
              <m:den>
                <m:d>
                  <m:dPr>
                    <m:ctrlPr>
                      <w:rPr>
                        <w:rFonts w:ascii="Cambria Math" w:hAnsi="Cambria Math"/>
                        <w:i/>
                        <w:sz w:val="24"/>
                        <w:szCs w:val="24"/>
                      </w:rPr>
                    </m:ctrlPr>
                  </m:dPr>
                  <m:e>
                    <m:r>
                      <w:rPr>
                        <w:rFonts w:ascii="Cambria Math" w:hAnsi="Cambria Math"/>
                        <w:sz w:val="24"/>
                        <w:szCs w:val="24"/>
                      </w:rPr>
                      <m:t>A+C</m:t>
                    </m:r>
                  </m:e>
                </m:d>
                <m:r>
                  <w:rPr>
                    <w:rFonts w:ascii="Cambria Math" w:hAnsi="Cambria Math"/>
                    <w:sz w:val="24"/>
                    <w:szCs w:val="24"/>
                  </w:rPr>
                  <m:t>(A+B)</m:t>
                </m:r>
              </m:den>
            </m:f>
          </m:oMath>
        </m:oMathPara>
      </w:ins>
    </w:p>
    <w:p w:rsidR="002F6E61" w:rsidRDefault="002F6E61">
      <w:pPr>
        <w:pStyle w:val="Content2"/>
        <w:rPr>
          <w:ins w:id="6756" w:author="Vilson Lu" w:date="2014-08-15T22:26:00Z"/>
        </w:rPr>
        <w:pPrChange w:id="6757" w:author="TinTin Kalaw" w:date="2014-08-16T12:31:00Z">
          <w:pPr>
            <w:pStyle w:val="Content"/>
          </w:pPr>
        </w:pPrChange>
      </w:pPr>
    </w:p>
    <w:p w:rsidR="002F6E61" w:rsidRDefault="00944F87">
      <w:pPr>
        <w:pStyle w:val="Content2"/>
        <w:rPr>
          <w:ins w:id="6758" w:author="Vilson Lu" w:date="2014-08-15T22:26:00Z"/>
          <w:rFonts w:ascii="Cambria Math" w:hAnsi="Cambria Math"/>
        </w:rPr>
        <w:pPrChange w:id="6759" w:author="TinTin Kalaw" w:date="2014-08-16T12:31:00Z">
          <w:pPr>
            <w:pStyle w:val="Content"/>
          </w:pPr>
        </w:pPrChange>
      </w:pPr>
      <w:ins w:id="6760" w:author="Vilson Lu" w:date="2014-08-15T22:26:00Z">
        <w:del w:id="6761" w:author="PF" w:date="2015-03-02T10:53:00Z">
          <w:r w:rsidRPr="00EF6E7F" w:rsidDel="006C7F58">
            <w:rPr>
              <w:rFonts w:ascii="Cambria Math" w:hAnsi="Cambria Math"/>
            </w:rPr>
            <w:delText>W</w:delText>
          </w:r>
        </w:del>
      </w:ins>
      <w:ins w:id="6762" w:author="PF" w:date="2015-03-02T10:53:00Z">
        <w:r w:rsidR="006C7F58">
          <w:rPr>
            <w:rFonts w:ascii="Cambria Math" w:hAnsi="Cambria Math"/>
          </w:rPr>
          <w:t>w</w:t>
        </w:r>
      </w:ins>
      <w:ins w:id="6763" w:author="Vilson Lu" w:date="2014-08-15T22:26:00Z">
        <w:r w:rsidRPr="00EF6E7F">
          <w:rPr>
            <w:rFonts w:ascii="Cambria Math" w:hAnsi="Cambria Math"/>
          </w:rPr>
          <w:t xml:space="preserve">here, </w:t>
        </w:r>
      </w:ins>
    </w:p>
    <w:p w:rsidR="002F6E61" w:rsidRDefault="00944F87">
      <w:pPr>
        <w:pStyle w:val="Content2"/>
        <w:rPr>
          <w:ins w:id="6764" w:author="Vilson Lu" w:date="2014-08-15T22:26:00Z"/>
          <w:rFonts w:ascii="Cambria Math" w:hAnsi="Cambria Math"/>
        </w:rPr>
        <w:pPrChange w:id="6765" w:author="TinTin Kalaw" w:date="2014-08-16T12:31:00Z">
          <w:pPr>
            <w:pStyle w:val="Content"/>
          </w:pPr>
        </w:pPrChange>
      </w:pPr>
      <w:ins w:id="6766" w:author="Vilson Lu" w:date="2014-08-15T22:26:00Z">
        <w:r w:rsidRPr="00EF6E7F">
          <w:rPr>
            <w:rFonts w:ascii="Cambria Math" w:hAnsi="Cambria Math"/>
          </w:rPr>
          <w:t xml:space="preserve">A = number of times </w:t>
        </w:r>
        <w:r w:rsidRPr="00EF6E7F">
          <w:rPr>
            <w:rFonts w:ascii="Cambria Math" w:hAnsi="Cambria Math"/>
            <w:i/>
          </w:rPr>
          <w:t>t</w:t>
        </w:r>
        <w:r w:rsidRPr="00EF6E7F">
          <w:rPr>
            <w:rFonts w:ascii="Cambria Math" w:hAnsi="Cambria Math"/>
          </w:rPr>
          <w:t xml:space="preserve"> and </w:t>
        </w:r>
        <w:r w:rsidRPr="00EF6E7F">
          <w:rPr>
            <w:rFonts w:ascii="Cambria Math" w:hAnsi="Cambria Math"/>
            <w:i/>
          </w:rPr>
          <w:t xml:space="preserve">c </w:t>
        </w:r>
        <w:r w:rsidRPr="00EF6E7F">
          <w:rPr>
            <w:rFonts w:ascii="Cambria Math" w:hAnsi="Cambria Math"/>
          </w:rPr>
          <w:t>co-occurs</w:t>
        </w:r>
      </w:ins>
    </w:p>
    <w:p w:rsidR="002F6E61" w:rsidRDefault="00944F87">
      <w:pPr>
        <w:pStyle w:val="Content2"/>
        <w:rPr>
          <w:ins w:id="6767" w:author="Vilson Lu" w:date="2014-08-15T22:26:00Z"/>
          <w:rFonts w:ascii="Cambria Math" w:hAnsi="Cambria Math"/>
          <w:i/>
        </w:rPr>
        <w:pPrChange w:id="6768" w:author="TinTin Kalaw" w:date="2014-08-16T12:31:00Z">
          <w:pPr>
            <w:pStyle w:val="Content"/>
          </w:pPr>
        </w:pPrChange>
      </w:pPr>
      <w:ins w:id="6769" w:author="Vilson Lu" w:date="2014-08-15T22:26:00Z">
        <w:r w:rsidRPr="00EF6E7F">
          <w:rPr>
            <w:rFonts w:ascii="Cambria Math" w:hAnsi="Cambria Math"/>
          </w:rPr>
          <w:t xml:space="preserve">B = number of times </w:t>
        </w:r>
        <w:r w:rsidRPr="00EF6E7F">
          <w:rPr>
            <w:rFonts w:ascii="Cambria Math" w:hAnsi="Cambria Math"/>
            <w:i/>
          </w:rPr>
          <w:t>t</w:t>
        </w:r>
        <w:r w:rsidRPr="00EF6E7F">
          <w:rPr>
            <w:rFonts w:ascii="Cambria Math" w:hAnsi="Cambria Math"/>
          </w:rPr>
          <w:t xml:space="preserve"> occurs without </w:t>
        </w:r>
        <w:r w:rsidRPr="00EF6E7F">
          <w:rPr>
            <w:rFonts w:ascii="Cambria Math" w:hAnsi="Cambria Math"/>
            <w:i/>
          </w:rPr>
          <w:t>c</w:t>
        </w:r>
      </w:ins>
    </w:p>
    <w:p w:rsidR="002F6E61" w:rsidRDefault="00944F87">
      <w:pPr>
        <w:pStyle w:val="Content2"/>
        <w:rPr>
          <w:ins w:id="6770" w:author="Vilson Lu" w:date="2014-08-15T22:26:00Z"/>
          <w:rFonts w:ascii="Cambria Math" w:hAnsi="Cambria Math"/>
          <w:i/>
        </w:rPr>
        <w:pPrChange w:id="6771" w:author="TinTin Kalaw" w:date="2014-08-16T12:31:00Z">
          <w:pPr>
            <w:pStyle w:val="Content"/>
          </w:pPr>
        </w:pPrChange>
      </w:pPr>
      <w:ins w:id="6772" w:author="Vilson Lu" w:date="2014-08-15T22:26:00Z">
        <w:r w:rsidRPr="00EF6E7F">
          <w:rPr>
            <w:rFonts w:ascii="Cambria Math" w:hAnsi="Cambria Math"/>
          </w:rPr>
          <w:t xml:space="preserve">C = number of time </w:t>
        </w:r>
        <w:r w:rsidRPr="00EF6E7F">
          <w:rPr>
            <w:rFonts w:ascii="Cambria Math" w:hAnsi="Cambria Math"/>
            <w:i/>
          </w:rPr>
          <w:t xml:space="preserve">c </w:t>
        </w:r>
        <w:r w:rsidRPr="00EF6E7F">
          <w:rPr>
            <w:rFonts w:ascii="Cambria Math" w:hAnsi="Cambria Math"/>
          </w:rPr>
          <w:t xml:space="preserve">occurs without </w:t>
        </w:r>
        <w:r w:rsidRPr="00EF6E7F">
          <w:rPr>
            <w:rFonts w:ascii="Cambria Math" w:hAnsi="Cambria Math"/>
            <w:i/>
          </w:rPr>
          <w:t>t</w:t>
        </w:r>
      </w:ins>
    </w:p>
    <w:p w:rsidR="002F6E61" w:rsidRDefault="00944F87">
      <w:pPr>
        <w:pStyle w:val="Content2"/>
        <w:rPr>
          <w:ins w:id="6773" w:author="Vilson Lu" w:date="2014-08-15T22:26:00Z"/>
          <w:rFonts w:ascii="Cambria Math" w:hAnsi="Cambria Math"/>
        </w:rPr>
        <w:pPrChange w:id="6774" w:author="TinTin Kalaw" w:date="2014-08-16T12:31:00Z">
          <w:pPr>
            <w:pStyle w:val="Content"/>
          </w:pPr>
        </w:pPrChange>
      </w:pPr>
      <w:ins w:id="6775" w:author="Vilson Lu" w:date="2014-08-15T22:26:00Z">
        <w:r w:rsidRPr="00EF6E7F">
          <w:rPr>
            <w:rFonts w:ascii="Cambria Math" w:hAnsi="Cambria Math"/>
          </w:rPr>
          <w:t>N = number of documents</w:t>
        </w:r>
      </w:ins>
    </w:p>
    <w:p w:rsidR="002F6E61" w:rsidRDefault="00944F87">
      <w:pPr>
        <w:pStyle w:val="Content2"/>
        <w:rPr>
          <w:ins w:id="6776" w:author="Vilson Lu" w:date="2014-08-15T22:26:00Z"/>
          <w:rFonts w:ascii="Cambria Math" w:hAnsi="Cambria Math"/>
        </w:rPr>
        <w:pPrChange w:id="6777" w:author="TinTin Kalaw" w:date="2014-08-16T12:31:00Z">
          <w:pPr>
            <w:pStyle w:val="Content"/>
          </w:pPr>
        </w:pPrChange>
      </w:pPr>
      <w:ins w:id="6778" w:author="Vilson Lu" w:date="2014-08-15T22:26:00Z">
        <w:r w:rsidRPr="00EF6E7F">
          <w:rPr>
            <w:rFonts w:ascii="Cambria Math" w:hAnsi="Cambria Math"/>
          </w:rPr>
          <w:tab/>
        </w:r>
      </w:ins>
    </w:p>
    <w:p w:rsidR="002F6E61" w:rsidRDefault="00944F87">
      <w:pPr>
        <w:pStyle w:val="Heading3"/>
        <w:rPr>
          <w:ins w:id="6779" w:author="Vilson Lu" w:date="2014-08-15T22:26:00Z"/>
        </w:rPr>
        <w:pPrChange w:id="6780" w:author="TinTin Kalaw" w:date="2014-08-16T12:32:00Z">
          <w:pPr>
            <w:pStyle w:val="Heading5"/>
          </w:pPr>
        </w:pPrChange>
      </w:pPr>
      <w:bookmarkStart w:id="6781" w:name="_Toc396444899"/>
      <w:bookmarkStart w:id="6782" w:name="_Toc396489581"/>
      <w:ins w:id="6783" w:author="Vilson Lu" w:date="2014-08-15T22:26:00Z">
        <w:r w:rsidRPr="00EF6E7F">
          <w:t>Classification</w:t>
        </w:r>
        <w:bookmarkEnd w:id="6781"/>
        <w:bookmarkEnd w:id="6782"/>
      </w:ins>
    </w:p>
    <w:p w:rsidR="002F6E61" w:rsidRDefault="002F6E61">
      <w:pPr>
        <w:pStyle w:val="Content2"/>
        <w:rPr>
          <w:ins w:id="6784" w:author="Vilson Lu" w:date="2014-08-15T22:26:00Z"/>
        </w:rPr>
        <w:pPrChange w:id="6785" w:author="TinTin Kalaw" w:date="2014-08-16T12:32:00Z">
          <w:pPr>
            <w:pStyle w:val="Content"/>
          </w:pPr>
        </w:pPrChange>
      </w:pPr>
    </w:p>
    <w:p w:rsidR="002F6E61" w:rsidRDefault="00944F87">
      <w:pPr>
        <w:pStyle w:val="Content2"/>
        <w:rPr>
          <w:ins w:id="6786" w:author="Vilson Lu" w:date="2014-08-15T22:26:00Z"/>
        </w:rPr>
        <w:pPrChange w:id="6787" w:author="TinTin Kalaw" w:date="2014-08-16T12:32:00Z">
          <w:pPr>
            <w:pStyle w:val="Content"/>
          </w:pPr>
        </w:pPrChange>
      </w:pPr>
      <w:ins w:id="6788" w:author="Vilson Lu" w:date="2014-08-15T22:26:00Z">
        <w:r w:rsidRPr="00EF6E7F">
          <w:t xml:space="preserve">There are different classification algorithms that could be used in classifying text. One of which is the Bag-of-Word technique. In </w:t>
        </w:r>
      </w:ins>
      <w:ins w:id="6789" w:author="PF" w:date="2015-03-02T10:53:00Z">
        <w:r w:rsidR="006C7F58">
          <w:t xml:space="preserve">the work of </w:t>
        </w:r>
      </w:ins>
      <w:ins w:id="6790" w:author="Vilson Lu" w:date="2014-08-15T22:26:00Z">
        <w:r w:rsidRPr="00EF6E7F">
          <w:t>Sriram et al.</w:t>
        </w:r>
      </w:ins>
      <w:ins w:id="6791" w:author="PF" w:date="2015-03-02T10:00:00Z">
        <w:r w:rsidR="00A84AF1">
          <w:t>,</w:t>
        </w:r>
      </w:ins>
      <w:ins w:id="6792" w:author="Vilson Lu" w:date="2014-08-15T22:26:00Z">
        <w:r w:rsidRPr="00EF6E7F">
          <w:t xml:space="preserve"> (2010)</w:t>
        </w:r>
      </w:ins>
      <w:ins w:id="6793" w:author="PF" w:date="2015-03-02T10:53:00Z">
        <w:r w:rsidR="006C7F58">
          <w:t>,</w:t>
        </w:r>
      </w:ins>
      <w:ins w:id="6794" w:author="Vilson Lu" w:date="2014-08-15T22:26:00Z">
        <w:del w:id="6795" w:author="PF" w:date="2015-03-02T10:53:00Z">
          <w:r w:rsidRPr="00EF6E7F" w:rsidDel="006C7F58">
            <w:delText xml:space="preserve"> work,</w:delText>
          </w:r>
        </w:del>
        <w:r w:rsidRPr="00EF6E7F">
          <w:t xml:space="preserve"> they classified short-text messages (Tweets) into news (N), events (E), opinions (O), deals (D)</w:t>
        </w:r>
      </w:ins>
      <w:ins w:id="6796" w:author="PF" w:date="2015-03-02T10:54:00Z">
        <w:r w:rsidR="006C7F58">
          <w:t>,</w:t>
        </w:r>
      </w:ins>
      <w:ins w:id="6797" w:author="Vilson Lu" w:date="2014-08-15T22:26:00Z">
        <w:r w:rsidRPr="00EF6E7F">
          <w:t xml:space="preserve"> and private message</w:t>
        </w:r>
      </w:ins>
      <w:ins w:id="6798" w:author="PF" w:date="2015-03-02T10:54:00Z">
        <w:r w:rsidR="006C7F58">
          <w:t>s</w:t>
        </w:r>
      </w:ins>
      <w:ins w:id="6799" w:author="Vilson Lu" w:date="2014-08-15T22:26:00Z">
        <w:r w:rsidRPr="00EF6E7F">
          <w:t xml:space="preserve"> (PM). They used Bag-Of-Words to classify the tweets. First, they were able to extract 8 features: author, presence of shortening of words, slangs, time-event phrases, opinion</w:t>
        </w:r>
        <w:del w:id="6800" w:author="PF" w:date="2015-03-02T10:54:00Z">
          <w:r w:rsidRPr="00EF6E7F" w:rsidDel="006C7F58">
            <w:delText>ed</w:delText>
          </w:r>
        </w:del>
        <w:r w:rsidRPr="00EF6E7F">
          <w:t xml:space="preserve"> words, emphasis on words, </w:t>
        </w:r>
        <w:del w:id="6801" w:author="PF" w:date="2015-03-02T10:54:00Z">
          <w:r w:rsidRPr="00EF6E7F" w:rsidDel="006C7F58">
            <w:delText xml:space="preserve">and </w:delText>
          </w:r>
        </w:del>
        <w:r w:rsidRPr="00EF6E7F">
          <w:t>currency</w:t>
        </w:r>
      </w:ins>
      <w:ins w:id="6802" w:author="PF" w:date="2015-03-02T10:54:00Z">
        <w:r w:rsidR="006C7F58">
          <w:t>,</w:t>
        </w:r>
      </w:ins>
      <w:ins w:id="6803" w:author="Vilson Lu" w:date="2014-08-15T22:26:00Z">
        <w:r w:rsidRPr="00EF6E7F">
          <w:t xml:space="preserve"> and percentages. They used the author feature to determine the type of user. Corporate tweeters composed their message in a professional way. It uses less slangs, emotions</w:t>
        </w:r>
      </w:ins>
      <w:ins w:id="6804" w:author="PF" w:date="2015-03-02T10:54:00Z">
        <w:r w:rsidR="006C7F58">
          <w:t>,</w:t>
        </w:r>
      </w:ins>
      <w:ins w:id="6805" w:author="Vilson Lu" w:date="2014-08-15T22:26:00Z">
        <w:r w:rsidRPr="00EF6E7F">
          <w:t xml:space="preserve"> and shortening </w:t>
        </w:r>
        <w:del w:id="6806" w:author="PF" w:date="2015-03-02T10:55:00Z">
          <w:r w:rsidRPr="00EF6E7F" w:rsidDel="006C7F58">
            <w:delText xml:space="preserve">for </w:delText>
          </w:r>
        </w:del>
      </w:ins>
      <w:ins w:id="6807" w:author="PF" w:date="2015-03-02T10:55:00Z">
        <w:r w:rsidR="006C7F58">
          <w:t xml:space="preserve">because </w:t>
        </w:r>
      </w:ins>
      <w:ins w:id="6808" w:author="Vilson Lu" w:date="2014-08-15T22:26:00Z">
        <w:r w:rsidRPr="00EF6E7F">
          <w:t>they wanted to convey their message clearly. On the other hand, personal tweets contain</w:t>
        </w:r>
        <w:del w:id="6809" w:author="PF" w:date="2015-03-02T10:55:00Z">
          <w:r w:rsidRPr="00EF6E7F" w:rsidDel="006C7F58">
            <w:delText>s</w:delText>
          </w:r>
        </w:del>
        <w:r w:rsidRPr="00EF6E7F">
          <w:t xml:space="preserve"> usage of slangs, emotions</w:t>
        </w:r>
      </w:ins>
      <w:ins w:id="6810" w:author="PF" w:date="2015-03-02T10:55:00Z">
        <w:r w:rsidR="006C7F58">
          <w:t>,</w:t>
        </w:r>
      </w:ins>
      <w:ins w:id="6811" w:author="Vilson Lu" w:date="2014-08-15T22:26:00Z">
        <w:r w:rsidRPr="00EF6E7F">
          <w:t xml:space="preserve"> and shortening. These features can be used to </w:t>
        </w:r>
        <w:del w:id="6812" w:author="PF" w:date="2015-03-02T10:55:00Z">
          <w:r w:rsidRPr="00EF6E7F" w:rsidDel="006C7F58">
            <w:delText xml:space="preserve">determined </w:delText>
          </w:r>
        </w:del>
      </w:ins>
      <w:ins w:id="6813" w:author="PF" w:date="2015-03-02T10:55:00Z">
        <w:r w:rsidR="006C7F58">
          <w:t xml:space="preserve">distinguish </w:t>
        </w:r>
      </w:ins>
      <w:ins w:id="6814" w:author="Vilson Lu" w:date="2014-08-15T22:26:00Z">
        <w:r w:rsidRPr="00EF6E7F">
          <w:t xml:space="preserve">corporate tweeters </w:t>
        </w:r>
        <w:del w:id="6815" w:author="PF" w:date="2015-03-02T10:55:00Z">
          <w:r w:rsidRPr="00EF6E7F" w:rsidDel="006C7F58">
            <w:delText xml:space="preserve">to </w:delText>
          </w:r>
        </w:del>
      </w:ins>
      <w:ins w:id="6816" w:author="PF" w:date="2015-03-02T10:55:00Z">
        <w:r w:rsidR="006C7F58">
          <w:t xml:space="preserve">from </w:t>
        </w:r>
      </w:ins>
      <w:ins w:id="6817" w:author="Vilson Lu" w:date="2014-08-15T22:26:00Z">
        <w:r w:rsidRPr="00EF6E7F">
          <w:t>personal tweeters. They collected 5407 English tweets</w:t>
        </w:r>
      </w:ins>
      <w:ins w:id="6818" w:author="PF" w:date="2015-03-02T10:55:00Z">
        <w:r w:rsidR="006C7F58">
          <w:t>, broken down into</w:t>
        </w:r>
      </w:ins>
      <w:ins w:id="6819" w:author="Vilson Lu" w:date="2014-08-15T22:26:00Z">
        <w:del w:id="6820" w:author="PF" w:date="2015-03-02T10:55:00Z">
          <w:r w:rsidRPr="00EF6E7F" w:rsidDel="006C7F58">
            <w:delText>. It contains</w:delText>
          </w:r>
        </w:del>
        <w:r w:rsidRPr="00EF6E7F">
          <w:t xml:space="preserve"> </w:t>
        </w:r>
      </w:ins>
      <w:ins w:id="6821" w:author="PF" w:date="2015-03-02T10:56:00Z">
        <w:r w:rsidR="006C7F58">
          <w:t xml:space="preserve">N = </w:t>
        </w:r>
      </w:ins>
      <w:ins w:id="6822" w:author="Vilson Lu" w:date="2014-08-15T22:26:00Z">
        <w:r w:rsidRPr="00EF6E7F">
          <w:t>2107</w:t>
        </w:r>
      </w:ins>
      <w:ins w:id="6823" w:author="PF" w:date="2015-03-02T10:56:00Z">
        <w:r w:rsidR="006C7F58">
          <w:t>,</w:t>
        </w:r>
      </w:ins>
      <w:ins w:id="6824" w:author="Vilson Lu" w:date="2014-08-15T22:26:00Z">
        <w:del w:id="6825" w:author="PF" w:date="2015-03-02T10:56:00Z">
          <w:r w:rsidRPr="00EF6E7F" w:rsidDel="006C7F58">
            <w:delText xml:space="preserve"> N,</w:delText>
          </w:r>
        </w:del>
        <w:r w:rsidRPr="00EF6E7F">
          <w:t xml:space="preserve"> </w:t>
        </w:r>
      </w:ins>
      <w:ins w:id="6826" w:author="PF" w:date="2015-03-02T10:56:00Z">
        <w:r w:rsidR="006C7F58">
          <w:t xml:space="preserve">O = </w:t>
        </w:r>
      </w:ins>
      <w:ins w:id="6827" w:author="Vilson Lu" w:date="2014-08-15T22:26:00Z">
        <w:r w:rsidRPr="00EF6E7F">
          <w:t>625</w:t>
        </w:r>
      </w:ins>
      <w:ins w:id="6828" w:author="PF" w:date="2015-03-02T10:56:00Z">
        <w:r w:rsidR="006C7F58">
          <w:t xml:space="preserve">, </w:t>
        </w:r>
      </w:ins>
      <w:ins w:id="6829" w:author="Vilson Lu" w:date="2014-08-15T22:26:00Z">
        <w:del w:id="6830" w:author="PF" w:date="2015-03-02T10:56:00Z">
          <w:r w:rsidRPr="00EF6E7F" w:rsidDel="006C7F58">
            <w:delText xml:space="preserve"> O</w:delText>
          </w:r>
        </w:del>
        <w:r w:rsidRPr="00EF6E7F">
          <w:t xml:space="preserve">, </w:t>
        </w:r>
      </w:ins>
      <w:ins w:id="6831" w:author="PF" w:date="2015-03-02T10:56:00Z">
        <w:r w:rsidR="006C7F58">
          <w:t xml:space="preserve">D = </w:t>
        </w:r>
      </w:ins>
      <w:ins w:id="6832" w:author="Vilson Lu" w:date="2014-08-15T22:26:00Z">
        <w:r w:rsidRPr="00EF6E7F">
          <w:t>1100</w:t>
        </w:r>
      </w:ins>
      <w:ins w:id="6833" w:author="PF" w:date="2015-03-02T10:56:00Z">
        <w:r w:rsidR="006C7F58">
          <w:t>,</w:t>
        </w:r>
        <w:r w:rsidR="006C7F58" w:rsidRPr="00EF6E7F" w:rsidDel="006C7F58">
          <w:t xml:space="preserve"> </w:t>
        </w:r>
      </w:ins>
      <w:ins w:id="6834" w:author="Vilson Lu" w:date="2014-08-15T22:26:00Z">
        <w:del w:id="6835" w:author="PF" w:date="2015-03-02T10:56:00Z">
          <w:r w:rsidRPr="00EF6E7F" w:rsidDel="006C7F58">
            <w:delText xml:space="preserve"> D,</w:delText>
          </w:r>
        </w:del>
        <w:r w:rsidRPr="00EF6E7F">
          <w:t xml:space="preserve"> </w:t>
        </w:r>
      </w:ins>
      <w:ins w:id="6836" w:author="PF" w:date="2015-03-02T10:56:00Z">
        <w:r w:rsidR="006C7F58">
          <w:t xml:space="preserve">E = </w:t>
        </w:r>
      </w:ins>
      <w:ins w:id="6837" w:author="Vilson Lu" w:date="2014-08-15T22:26:00Z">
        <w:r w:rsidRPr="00EF6E7F">
          <w:t>1057</w:t>
        </w:r>
      </w:ins>
      <w:ins w:id="6838" w:author="PF" w:date="2015-03-02T10:56:00Z">
        <w:r w:rsidR="006C7F58">
          <w:t>,</w:t>
        </w:r>
        <w:r w:rsidR="006C7F58" w:rsidRPr="00EF6E7F" w:rsidDel="006C7F58">
          <w:t xml:space="preserve"> </w:t>
        </w:r>
      </w:ins>
      <w:ins w:id="6839" w:author="Vilson Lu" w:date="2014-08-15T22:26:00Z">
        <w:del w:id="6840" w:author="PF" w:date="2015-03-02T10:56:00Z">
          <w:r w:rsidRPr="00EF6E7F" w:rsidDel="006C7F58">
            <w:delText xml:space="preserve"> (E)</w:delText>
          </w:r>
        </w:del>
        <w:r w:rsidRPr="00EF6E7F">
          <w:t xml:space="preserve">, and </w:t>
        </w:r>
      </w:ins>
      <w:ins w:id="6841" w:author="PF" w:date="2015-03-02T10:56:00Z">
        <w:r w:rsidR="006C7F58">
          <w:t xml:space="preserve">PM = </w:t>
        </w:r>
      </w:ins>
      <w:ins w:id="6842" w:author="Vilson Lu" w:date="2014-08-15T22:26:00Z">
        <w:r w:rsidRPr="00EF6E7F">
          <w:t>518</w:t>
        </w:r>
      </w:ins>
      <w:ins w:id="6843" w:author="PF" w:date="2015-03-02T10:56:00Z">
        <w:r w:rsidR="006C7F58">
          <w:t>.</w:t>
        </w:r>
      </w:ins>
      <w:ins w:id="6844" w:author="Vilson Lu" w:date="2014-08-15T22:26:00Z">
        <w:del w:id="6845" w:author="PF" w:date="2015-03-02T10:56:00Z">
          <w:r w:rsidRPr="00EF6E7F" w:rsidDel="006C7F58">
            <w:delText xml:space="preserve"> (PM).</w:delText>
          </w:r>
        </w:del>
        <w:r w:rsidRPr="00EF6E7F">
          <w:t xml:space="preserve"> </w:t>
        </w:r>
        <w:del w:id="6846" w:author="PF" w:date="2015-03-02T10:57:00Z">
          <w:r w:rsidRPr="00EF6E7F" w:rsidDel="006C7F58">
            <w:delText xml:space="preserve">It </w:delText>
          </w:r>
        </w:del>
      </w:ins>
      <w:ins w:id="6847" w:author="PF" w:date="2015-03-02T10:57:00Z">
        <w:r w:rsidR="006C7F58">
          <w:t xml:space="preserve">They also </w:t>
        </w:r>
      </w:ins>
      <w:ins w:id="6848" w:author="Vilson Lu" w:date="2014-08-15T22:26:00Z">
        <w:r w:rsidRPr="00EF6E7F">
          <w:t xml:space="preserve">contained 6747 unique words. For the classification, they tried different setups: BOW, BOW and author feature (BOW-A), BOW and the seven features (BOW-7F), the 8 features (8F), and BOW and the 8 features (BOW-8F). </w:t>
        </w:r>
      </w:ins>
    </w:p>
    <w:p w:rsidR="002F6E61" w:rsidRDefault="00944F87">
      <w:pPr>
        <w:pStyle w:val="Content2"/>
        <w:rPr>
          <w:ins w:id="6849" w:author="Vilson Lu" w:date="2014-08-15T22:26:00Z"/>
        </w:rPr>
        <w:pPrChange w:id="6850" w:author="TinTin Kalaw" w:date="2014-08-16T12:32:00Z">
          <w:pPr>
            <w:pStyle w:val="Content"/>
            <w:tabs>
              <w:tab w:val="left" w:pos="8580"/>
            </w:tabs>
          </w:pPr>
        </w:pPrChange>
      </w:pPr>
      <w:ins w:id="6851" w:author="Vilson Lu" w:date="2014-08-15T22:26:00Z">
        <w:r>
          <w:tab/>
        </w:r>
      </w:ins>
    </w:p>
    <w:p w:rsidR="002F6E61" w:rsidRDefault="00944F87">
      <w:pPr>
        <w:pStyle w:val="Content2"/>
        <w:rPr>
          <w:ins w:id="6852" w:author="Vilson Lu" w:date="2014-08-15T22:26:00Z"/>
        </w:rPr>
        <w:pPrChange w:id="6853" w:author="TinTin Kalaw" w:date="2014-08-16T12:32:00Z">
          <w:pPr>
            <w:pStyle w:val="Content"/>
          </w:pPr>
        </w:pPrChange>
      </w:pPr>
      <w:ins w:id="6854" w:author="Vilson Lu" w:date="2014-08-15T22:26:00Z">
        <w:r>
          <w:t xml:space="preserve">Another type of classification that could be used is </w:t>
        </w:r>
      </w:ins>
      <w:ins w:id="6855" w:author="PF" w:date="2015-03-02T10:58:00Z">
        <w:r w:rsidR="006C7F58">
          <w:t xml:space="preserve">the </w:t>
        </w:r>
      </w:ins>
      <w:ins w:id="6856" w:author="Vilson Lu" w:date="2014-08-15T22:26:00Z">
        <w:r>
          <w:t>k-nearest neighbor (k-NN). k-NN is an instance-based lazy learner. It means it only trains when a new instance comes in. k-NN computes for the k nearest instances (neighbors). Then, k-NN will use the neighbors’ categories to determine the class of the unknown instance. There are several ways to compute for the distance between the neighbors and the instances, Euclidean distance and Manhattan distance are some examples (Wajeed &amp; Adilakshmi, 2011).</w:t>
        </w:r>
      </w:ins>
    </w:p>
    <w:p w:rsidR="002F6E61" w:rsidRDefault="002F6E61">
      <w:pPr>
        <w:pStyle w:val="Content2"/>
        <w:rPr>
          <w:ins w:id="6857" w:author="Vilson Lu" w:date="2014-08-15T14:52:00Z"/>
          <w:del w:id="6858" w:author="TinTin Kalaw" w:date="2014-08-16T12:32:00Z"/>
        </w:rPr>
        <w:pPrChange w:id="6859" w:author="TinTin Kalaw" w:date="2014-08-16T12:32:00Z">
          <w:pPr>
            <w:pStyle w:val="Content"/>
          </w:pPr>
        </w:pPrChange>
      </w:pPr>
    </w:p>
    <w:p w:rsidR="002F6E61" w:rsidRDefault="002F6E61">
      <w:pPr>
        <w:pStyle w:val="Content2"/>
        <w:rPr>
          <w:ins w:id="6860" w:author="Vilson Lu" w:date="2014-08-15T14:52:00Z"/>
        </w:rPr>
        <w:pPrChange w:id="6861" w:author="TinTin Kalaw" w:date="2014-08-16T12:32:00Z">
          <w:pPr>
            <w:pStyle w:val="Content"/>
            <w:ind w:left="0"/>
          </w:pPr>
        </w:pPrChange>
      </w:pPr>
    </w:p>
    <w:p w:rsidR="00602FF1" w:rsidRDefault="00602FF1" w:rsidP="00602FF1">
      <w:pPr>
        <w:pStyle w:val="Heading2"/>
        <w:rPr>
          <w:ins w:id="6862" w:author="Vilson Lu" w:date="2014-08-15T14:52:00Z"/>
        </w:rPr>
      </w:pPr>
      <w:bookmarkStart w:id="6863" w:name="_Toc395181699"/>
      <w:bookmarkStart w:id="6864" w:name="_Toc396444900"/>
      <w:bookmarkStart w:id="6865" w:name="_Toc396489582"/>
      <w:ins w:id="6866" w:author="Vilson Lu" w:date="2014-08-15T14:52:00Z">
        <w:r w:rsidRPr="00EF6E7F">
          <w:t>Information Extraction Architecture</w:t>
        </w:r>
        <w:bookmarkEnd w:id="6863"/>
        <w:bookmarkEnd w:id="6864"/>
        <w:bookmarkEnd w:id="6865"/>
      </w:ins>
    </w:p>
    <w:p w:rsidR="002F6E61" w:rsidRDefault="002F6E61">
      <w:pPr>
        <w:pStyle w:val="Content1"/>
        <w:rPr>
          <w:ins w:id="6867" w:author="Vilson Lu" w:date="2014-08-15T14:52:00Z"/>
        </w:rPr>
        <w:pPrChange w:id="6868" w:author="TinTin Kalaw" w:date="2014-08-16T12:32:00Z">
          <w:pPr/>
        </w:pPrChange>
      </w:pPr>
    </w:p>
    <w:p w:rsidR="002F6E61" w:rsidRDefault="00602FF1">
      <w:pPr>
        <w:pStyle w:val="Content1"/>
        <w:rPr>
          <w:ins w:id="6869" w:author="Vilson Lu" w:date="2014-08-15T14:52:00Z"/>
        </w:rPr>
        <w:pPrChange w:id="6870" w:author="TinTin Kalaw" w:date="2014-08-16T12:32:00Z">
          <w:pPr>
            <w:pStyle w:val="Content"/>
          </w:pPr>
        </w:pPrChange>
      </w:pPr>
      <w:ins w:id="6871" w:author="Vilson Lu" w:date="2014-08-15T14:52:00Z">
        <w:r>
          <w:t>This section discusses the different architectures that can be applied in an information extraction system.</w:t>
        </w:r>
      </w:ins>
    </w:p>
    <w:p w:rsidR="002F6E61" w:rsidRDefault="002F6E61">
      <w:pPr>
        <w:pStyle w:val="Content1"/>
        <w:rPr>
          <w:ins w:id="6872" w:author="Vilson Lu" w:date="2014-08-15T14:52:00Z"/>
        </w:rPr>
        <w:pPrChange w:id="6873" w:author="TinTin Kalaw" w:date="2014-08-16T12:32:00Z">
          <w:pPr/>
        </w:pPrChange>
      </w:pPr>
    </w:p>
    <w:p w:rsidR="00602FF1" w:rsidRDefault="00372B98" w:rsidP="00602FF1">
      <w:pPr>
        <w:pStyle w:val="Heading3"/>
        <w:rPr>
          <w:ins w:id="6874" w:author="Vilson Lu" w:date="2014-08-15T14:52:00Z"/>
        </w:rPr>
      </w:pPr>
      <w:ins w:id="6875" w:author="TinTin Kalaw" w:date="2014-08-16T12:33:00Z">
        <w:del w:id="6876" w:author="Vilson Lu" w:date="2014-08-22T00:18:00Z">
          <w:r w:rsidDel="00AD0972">
            <w:rPr>
              <w:rFonts w:cs="Lucida Grande"/>
            </w:rPr>
            <w:fldChar w:fldCharType="begin"/>
          </w:r>
          <w:r w:rsidR="004F77B0" w:rsidDel="00AD0972">
            <w:rPr>
              <w:rFonts w:cs="Lucida Grande"/>
            </w:rPr>
            <w:delInstrText xml:space="preserve"> REF _Ref395955722 \h </w:delInstrText>
          </w:r>
        </w:del>
      </w:ins>
      <w:del w:id="6877" w:author="Vilson Lu" w:date="2014-08-22T00:18:00Z">
        <w:r w:rsidDel="00AD0972">
          <w:rPr>
            <w:rFonts w:cs="Lucida Grande"/>
          </w:rPr>
        </w:r>
        <w:r w:rsidDel="00AD0972">
          <w:rPr>
            <w:rFonts w:cs="Lucida Grande"/>
          </w:rPr>
          <w:fldChar w:fldCharType="end"/>
        </w:r>
      </w:del>
      <w:bookmarkStart w:id="6878" w:name="_Toc395181701"/>
      <w:bookmarkStart w:id="6879" w:name="_Toc396444901"/>
      <w:bookmarkStart w:id="6880" w:name="_Toc396489583"/>
      <w:ins w:id="6881" w:author="Vilson Lu" w:date="2014-08-15T14:52:00Z">
        <w:r w:rsidR="00602FF1">
          <w:t>Adaptive Architecture</w:t>
        </w:r>
        <w:bookmarkEnd w:id="6878"/>
        <w:bookmarkEnd w:id="6879"/>
        <w:bookmarkEnd w:id="6880"/>
      </w:ins>
    </w:p>
    <w:p w:rsidR="002F6E61" w:rsidRDefault="002F6E61">
      <w:pPr>
        <w:pStyle w:val="Content2"/>
        <w:rPr>
          <w:ins w:id="6882" w:author="Vilson Lu" w:date="2014-08-15T14:52:00Z"/>
        </w:rPr>
        <w:pPrChange w:id="6883" w:author="TinTin Kalaw" w:date="2014-08-16T12:34:00Z">
          <w:pPr/>
        </w:pPrChange>
      </w:pPr>
    </w:p>
    <w:p w:rsidR="002F6E61" w:rsidRDefault="00602FF1">
      <w:pPr>
        <w:pStyle w:val="Content2"/>
        <w:rPr>
          <w:ins w:id="6884" w:author="Vilson Lu" w:date="2014-08-15T14:52:00Z"/>
        </w:rPr>
        <w:pPrChange w:id="6885" w:author="TinTin Kalaw" w:date="2014-08-16T12:34:00Z">
          <w:pPr>
            <w:pStyle w:val="Content"/>
          </w:pPr>
        </w:pPrChange>
      </w:pPr>
      <w:ins w:id="6886" w:author="Vilson Lu" w:date="2014-08-15T14:52:00Z">
        <w:r>
          <w:t>The problem with some information extraction system</w:t>
        </w:r>
      </w:ins>
      <w:ins w:id="6887" w:author="PF" w:date="2015-03-02T10:58:00Z">
        <w:r w:rsidR="000256F9">
          <w:t>s</w:t>
        </w:r>
      </w:ins>
      <w:ins w:id="6888" w:author="Vilson Lu" w:date="2014-08-15T14:52:00Z">
        <w:r>
          <w:t xml:space="preserve"> (knowledge</w:t>
        </w:r>
      </w:ins>
      <w:ins w:id="6889" w:author="PF" w:date="2015-03-02T10:58:00Z">
        <w:r w:rsidR="000256F9">
          <w:t>-</w:t>
        </w:r>
      </w:ins>
      <w:ins w:id="6890" w:author="Vilson Lu" w:date="2014-08-15T14:52:00Z">
        <w:del w:id="6891" w:author="PF" w:date="2015-03-02T10:58:00Z">
          <w:r w:rsidDel="000256F9">
            <w:delText xml:space="preserve"> </w:delText>
          </w:r>
        </w:del>
        <w:r>
          <w:t>based system</w:t>
        </w:r>
      </w:ins>
      <w:ins w:id="6892" w:author="PF" w:date="2015-03-02T10:58:00Z">
        <w:r w:rsidR="000256F9">
          <w:t>s</w:t>
        </w:r>
      </w:ins>
      <w:ins w:id="6893" w:author="Vilson Lu" w:date="2014-08-15T14:52:00Z">
        <w:r>
          <w:t xml:space="preserve">) is that </w:t>
        </w:r>
        <w:del w:id="6894" w:author="PF" w:date="2015-03-02T10:58:00Z">
          <w:r w:rsidDel="000256F9">
            <w:delText xml:space="preserve">it is </w:delText>
          </w:r>
        </w:del>
      </w:ins>
      <w:ins w:id="6895" w:author="PF" w:date="2015-03-02T10:58:00Z">
        <w:r w:rsidR="000256F9">
          <w:t xml:space="preserve">they are </w:t>
        </w:r>
      </w:ins>
      <w:ins w:id="6896" w:author="Vilson Lu" w:date="2014-08-15T14:52:00Z">
        <w:r>
          <w:t xml:space="preserve">not portable and </w:t>
        </w:r>
      </w:ins>
      <w:ins w:id="6897" w:author="PF" w:date="2015-03-02T10:59:00Z">
        <w:r w:rsidR="000256F9">
          <w:t xml:space="preserve">are </w:t>
        </w:r>
      </w:ins>
      <w:ins w:id="6898" w:author="Vilson Lu" w:date="2014-08-15T14:52:00Z">
        <w:r>
          <w:t xml:space="preserve">highly dependent to the domain. With sources rapidly growing and </w:t>
        </w:r>
      </w:ins>
      <w:ins w:id="6899" w:author="PF" w:date="2015-03-02T10:59:00Z">
        <w:r w:rsidR="000256F9">
          <w:t xml:space="preserve">becoming </w:t>
        </w:r>
      </w:ins>
      <w:ins w:id="6900" w:author="Vilson Lu" w:date="2014-08-15T14:52:00Z">
        <w:r>
          <w:t xml:space="preserve">more diverse, it will be very hard for </w:t>
        </w:r>
        <w:del w:id="6901" w:author="PF" w:date="2015-03-02T10:59:00Z">
          <w:r w:rsidDel="000256F9">
            <w:delText xml:space="preserve">the </w:delText>
          </w:r>
        </w:del>
      </w:ins>
      <w:ins w:id="6902" w:author="PF" w:date="2015-03-02T10:59:00Z">
        <w:r w:rsidR="000256F9">
          <w:t xml:space="preserve">an </w:t>
        </w:r>
      </w:ins>
      <w:ins w:id="6903" w:author="Vilson Lu" w:date="2014-08-15T14:52:00Z">
        <w:r>
          <w:t xml:space="preserve">information extraction system to extract as these text are unstructured, especially </w:t>
        </w:r>
      </w:ins>
      <w:ins w:id="6904" w:author="PF" w:date="2015-03-02T10:59:00Z">
        <w:r w:rsidR="000256F9">
          <w:t xml:space="preserve">given the </w:t>
        </w:r>
      </w:ins>
      <w:ins w:id="6905" w:author="Vilson Lu" w:date="2014-08-15T14:52:00Z">
        <w:r>
          <w:t>natural language</w:t>
        </w:r>
      </w:ins>
      <w:ins w:id="6906" w:author="PF" w:date="2015-03-02T10:59:00Z">
        <w:r w:rsidR="000256F9">
          <w:t xml:space="preserve"> used</w:t>
        </w:r>
      </w:ins>
      <w:ins w:id="6907" w:author="Vilson Lu" w:date="2014-08-15T14:52:00Z">
        <w:r>
          <w:t>. Anot</w:t>
        </w:r>
        <w:r w:rsidR="00372B98" w:rsidRPr="00372B98">
          <w:rPr>
            <w:rStyle w:val="Content2Char"/>
            <w:rPrChange w:id="6908" w:author="Vilson Lu" w:date="2014-08-15T22:32:00Z">
              <w:rPr>
                <w:i/>
              </w:rPr>
            </w:rPrChange>
          </w:rPr>
          <w:t>h</w:t>
        </w:r>
        <w:r>
          <w:t xml:space="preserve">er problem is that </w:t>
        </w:r>
      </w:ins>
      <w:ins w:id="6909" w:author="PF" w:date="2015-03-02T10:59:00Z">
        <w:r w:rsidR="000256F9">
          <w:t xml:space="preserve">an </w:t>
        </w:r>
      </w:ins>
      <w:ins w:id="6910" w:author="Vilson Lu" w:date="2014-08-15T14:52:00Z">
        <w:r>
          <w:t xml:space="preserve">error </w:t>
        </w:r>
      </w:ins>
      <w:ins w:id="6911" w:author="PF" w:date="2015-03-02T10:59:00Z">
        <w:r w:rsidR="000256F9">
          <w:t xml:space="preserve"> may </w:t>
        </w:r>
      </w:ins>
      <w:ins w:id="6912" w:author="Vilson Lu" w:date="2014-08-15T14:52:00Z">
        <w:r>
          <w:t>propagate</w:t>
        </w:r>
        <w:del w:id="6913" w:author="PF" w:date="2015-03-02T10:59:00Z">
          <w:r w:rsidDel="000256F9">
            <w:delText>s</w:delText>
          </w:r>
        </w:del>
        <w:r>
          <w:t xml:space="preserve"> as it goes through each module, as the modules in information extraction architecture are cascaded. The use of machine</w:t>
        </w:r>
      </w:ins>
      <w:ins w:id="6914" w:author="PF" w:date="2015-03-02T11:00:00Z">
        <w:r w:rsidR="000256F9">
          <w:t>-</w:t>
        </w:r>
      </w:ins>
      <w:ins w:id="6915" w:author="Vilson Lu" w:date="2014-08-15T14:52:00Z">
        <w:del w:id="6916" w:author="PF" w:date="2015-03-02T11:00:00Z">
          <w:r w:rsidDel="000256F9">
            <w:delText xml:space="preserve"> </w:delText>
          </w:r>
        </w:del>
        <w:r>
          <w:t>learning techniques tries to solve these problems. Adaptive Information Extraction systems use machine</w:t>
        </w:r>
      </w:ins>
      <w:ins w:id="6917" w:author="PF" w:date="2015-03-02T11:00:00Z">
        <w:r w:rsidR="000256F9">
          <w:t>-</w:t>
        </w:r>
      </w:ins>
      <w:ins w:id="6918" w:author="Vilson Lu" w:date="2014-08-15T14:52:00Z">
        <w:del w:id="6919" w:author="PF" w:date="2015-03-02T11:00:00Z">
          <w:r w:rsidDel="000256F9">
            <w:delText xml:space="preserve"> </w:delText>
          </w:r>
        </w:del>
        <w:r>
          <w:t xml:space="preserve">learning techniques </w:t>
        </w:r>
        <w:del w:id="6920" w:author="PF" w:date="2015-03-02T11:00:00Z">
          <w:r w:rsidDel="000256F9">
            <w:delText xml:space="preserve">in order </w:delText>
          </w:r>
        </w:del>
        <w:r>
          <w:t>to automatically learn rules that will extract certain information (Turmo et al., 2006).</w:t>
        </w:r>
      </w:ins>
    </w:p>
    <w:p w:rsidR="002F6E61" w:rsidRDefault="002F6E61">
      <w:pPr>
        <w:pStyle w:val="Content2"/>
        <w:rPr>
          <w:ins w:id="6921" w:author="Vilson Lu" w:date="2014-08-15T14:52:00Z"/>
        </w:rPr>
        <w:pPrChange w:id="6922" w:author="TinTin Kalaw" w:date="2014-08-16T12:34:00Z">
          <w:pPr>
            <w:pStyle w:val="Content"/>
          </w:pPr>
        </w:pPrChange>
      </w:pPr>
    </w:p>
    <w:p w:rsidR="002F6E61" w:rsidRDefault="00AD0972">
      <w:pPr>
        <w:pStyle w:val="Heading4"/>
        <w:pPrChange w:id="6923" w:author="Vilson Lu" w:date="2014-08-22T00:20:00Z">
          <w:pPr>
            <w:pStyle w:val="Heading5"/>
          </w:pPr>
        </w:pPrChange>
      </w:pPr>
      <w:moveToRangeStart w:id="6924" w:author="Vilson Lu" w:date="2014-08-22T00:20:00Z" w:name="move396430145"/>
      <w:commentRangeStart w:id="6925"/>
      <w:commentRangeStart w:id="6926"/>
      <w:moveTo w:id="6927" w:author="Vilson Lu" w:date="2014-08-22T00:20:00Z">
        <w:r>
          <w:lastRenderedPageBreak/>
          <w:t>LearningPinocchio (Ciravegna &amp; Lavelli, 2004)</w:t>
        </w:r>
        <w:commentRangeEnd w:id="6925"/>
        <w:r>
          <w:rPr>
            <w:rStyle w:val="CommentReference"/>
            <w:b w:val="0"/>
          </w:rPr>
          <w:commentReference w:id="6925"/>
        </w:r>
        <w:commentRangeEnd w:id="6926"/>
        <w:r>
          <w:rPr>
            <w:rStyle w:val="CommentReference"/>
            <w:b w:val="0"/>
          </w:rPr>
          <w:commentReference w:id="6926"/>
        </w:r>
      </w:moveTo>
    </w:p>
    <w:p w:rsidR="00AD0972" w:rsidRPr="00CD7B9F" w:rsidRDefault="00AD0972" w:rsidP="00AD0972">
      <w:pPr>
        <w:pStyle w:val="Content2"/>
      </w:pPr>
    </w:p>
    <w:p w:rsidR="00AD0972" w:rsidRDefault="00AD0972" w:rsidP="00AD0972">
      <w:pPr>
        <w:pStyle w:val="Content2"/>
      </w:pPr>
      <w:moveTo w:id="6928" w:author="Vilson Lu" w:date="2014-08-22T00:20:00Z">
        <w:r>
          <w:t>LearningPinocchio is an adaptive information extraction system</w:t>
        </w:r>
        <w:del w:id="6929" w:author="PF" w:date="2015-03-02T11:02:00Z">
          <w:r w:rsidDel="002F25D1">
            <w:delText>s</w:delText>
          </w:r>
        </w:del>
        <w:r>
          <w:t xml:space="preserve"> that uses induction rules to extract information. Machine</w:t>
        </w:r>
      </w:moveTo>
      <w:ins w:id="6930" w:author="PF" w:date="2015-03-02T11:03:00Z">
        <w:r w:rsidR="002F25D1">
          <w:t>-</w:t>
        </w:r>
      </w:ins>
      <w:moveTo w:id="6931" w:author="Vilson Lu" w:date="2014-08-22T00:20:00Z">
        <w:del w:id="6932" w:author="PF" w:date="2015-03-02T11:02:00Z">
          <w:r w:rsidDel="002F25D1">
            <w:delText xml:space="preserve"> </w:delText>
          </w:r>
        </w:del>
        <w:r>
          <w:t>learning techniques are used to learn the rules over the training examples marked by XML tags. LearningPinocchio has two parts, preprocessor and modules. The preprocessor performs tokenization, lemmatization, POS tagging</w:t>
        </w:r>
      </w:moveTo>
      <w:ins w:id="6933" w:author="PF" w:date="2015-03-02T11:03:00Z">
        <w:r w:rsidR="002F25D1">
          <w:t>,</w:t>
        </w:r>
      </w:ins>
      <w:moveTo w:id="6934" w:author="Vilson Lu" w:date="2014-08-22T00:20:00Z">
        <w:r>
          <w:t xml:space="preserve"> and Gazetteer lookup. After doing the preprocess</w:t>
        </w:r>
      </w:moveTo>
      <w:ins w:id="6935" w:author="PF" w:date="2015-03-02T11:03:00Z">
        <w:r w:rsidR="002F25D1">
          <w:t>ing</w:t>
        </w:r>
      </w:ins>
      <w:moveTo w:id="6936" w:author="Vilson Lu" w:date="2014-08-22T00:20:00Z">
        <w:del w:id="6937" w:author="PF" w:date="2015-03-02T11:03:00Z">
          <w:r w:rsidDel="002F25D1">
            <w:delText>or</w:delText>
          </w:r>
        </w:del>
        <w:r>
          <w:t xml:space="preserve">, </w:t>
        </w:r>
        <w:del w:id="6938" w:author="PF" w:date="2015-03-02T11:03:00Z">
          <w:r w:rsidDel="002F25D1">
            <w:delText xml:space="preserve">it </w:delText>
          </w:r>
        </w:del>
      </w:moveTo>
      <w:ins w:id="6939" w:author="PF" w:date="2015-03-02T11:03:00Z">
        <w:r w:rsidR="002F25D1">
          <w:t xml:space="preserve">information </w:t>
        </w:r>
      </w:ins>
      <w:moveTo w:id="6940" w:author="Vilson Lu" w:date="2014-08-22T00:20:00Z">
        <w:r>
          <w:t xml:space="preserve">can </w:t>
        </w:r>
        <w:del w:id="6941" w:author="PF" w:date="2015-03-02T11:03:00Z">
          <w:r w:rsidDel="002F25D1">
            <w:delText xml:space="preserve">now go </w:delText>
          </w:r>
        </w:del>
      </w:moveTo>
      <w:ins w:id="6942" w:author="PF" w:date="2015-03-02T11:03:00Z">
        <w:r w:rsidR="002F25D1">
          <w:t xml:space="preserve">proceed </w:t>
        </w:r>
      </w:ins>
      <w:moveTo w:id="6943" w:author="Vilson Lu" w:date="2014-08-22T00:20:00Z">
        <w:r>
          <w:t>to the modules. This is where the tags will be annotated. The modules may consist</w:t>
        </w:r>
        <w:del w:id="6944" w:author="PF" w:date="2015-03-02T11:03:00Z">
          <w:r w:rsidDel="002F25D1">
            <w:delText>s</w:delText>
          </w:r>
        </w:del>
        <w:r>
          <w:t xml:space="preserve"> of NER, text zonings</w:t>
        </w:r>
      </w:moveTo>
      <w:ins w:id="6945" w:author="PF" w:date="2015-03-02T11:03:00Z">
        <w:r w:rsidR="002F25D1">
          <w:t>,</w:t>
        </w:r>
      </w:ins>
      <w:moveTo w:id="6946" w:author="Vilson Lu" w:date="2014-08-22T00:20:00Z">
        <w:r>
          <w:t xml:space="preserve"> and other IE tasks. </w:t>
        </w:r>
        <w:r w:rsidR="00372B98">
          <w:fldChar w:fldCharType="begin"/>
        </w:r>
        <w:r>
          <w:instrText xml:space="preserve"> REF _Ref395955846 \h </w:instrText>
        </w:r>
      </w:moveTo>
      <w:moveTo w:id="6947" w:author="Vilson Lu" w:date="2014-08-22T00:20:00Z">
        <w:r w:rsidR="00372B98">
          <w:fldChar w:fldCharType="separate"/>
        </w:r>
      </w:moveTo>
      <w:ins w:id="6948" w:author="Vilson Lu" w:date="2014-08-22T16:55:00Z">
        <w:r w:rsidR="003160F5">
          <w:rPr>
            <w:b/>
            <w:bCs/>
          </w:rPr>
          <w:t>Error! Reference source not found.</w:t>
        </w:r>
      </w:ins>
      <w:moveTo w:id="6949" w:author="Vilson Lu" w:date="2014-08-22T00:20:00Z">
        <w:del w:id="6950" w:author="Vilson Lu" w:date="2014-08-22T16:50:00Z">
          <w:r w:rsidDel="00BA6627">
            <w:delText xml:space="preserve">Figure </w:delText>
          </w:r>
          <w:r w:rsidDel="00BA6627">
            <w:rPr>
              <w:noProof/>
            </w:rPr>
            <w:delText>3</w:delText>
          </w:r>
          <w:r w:rsidDel="00BA6627">
            <w:noBreakHyphen/>
          </w:r>
          <w:r w:rsidDel="00BA6627">
            <w:rPr>
              <w:noProof/>
            </w:rPr>
            <w:delText>5</w:delText>
          </w:r>
        </w:del>
        <w:r w:rsidR="00372B98">
          <w:fldChar w:fldCharType="end"/>
        </w:r>
        <w:r>
          <w:t xml:space="preserve"> illustrates the architecture used by LearningPinocchio.</w:t>
        </w:r>
      </w:moveTo>
    </w:p>
    <w:p w:rsidR="00AD0972" w:rsidRDefault="00AD0972" w:rsidP="00AD0972">
      <w:pPr>
        <w:pStyle w:val="Content2"/>
      </w:pPr>
    </w:p>
    <w:p w:rsidR="00AD0972" w:rsidRDefault="00AD0972" w:rsidP="00AD0972">
      <w:pPr>
        <w:pStyle w:val="Content2"/>
      </w:pPr>
      <w:moveTo w:id="6951" w:author="Vilson Lu" w:date="2014-08-22T00:20:00Z">
        <w:r>
          <w:t>Each module has three modes: training</w:t>
        </w:r>
        <w:del w:id="6952" w:author="PF" w:date="2015-03-02T11:04:00Z">
          <w:r w:rsidDel="002F25D1">
            <w:delText xml:space="preserve"> mode</w:delText>
          </w:r>
        </w:del>
        <w:r>
          <w:t>, testing</w:t>
        </w:r>
        <w:del w:id="6953" w:author="PF" w:date="2015-03-02T11:04:00Z">
          <w:r w:rsidDel="002F25D1">
            <w:delText xml:space="preserve"> mode</w:delText>
          </w:r>
        </w:del>
      </w:moveTo>
      <w:ins w:id="6954" w:author="PF" w:date="2015-03-02T11:04:00Z">
        <w:r w:rsidR="002F25D1">
          <w:t>,</w:t>
        </w:r>
      </w:ins>
      <w:moveTo w:id="6955" w:author="Vilson Lu" w:date="2014-08-22T00:20:00Z">
        <w:r>
          <w:t xml:space="preserve"> and production</w:t>
        </w:r>
      </w:moveTo>
      <w:ins w:id="6956" w:author="PF" w:date="2015-03-02T11:04:00Z">
        <w:r w:rsidR="002F25D1">
          <w:t>.</w:t>
        </w:r>
      </w:ins>
      <w:moveTo w:id="6957" w:author="Vilson Lu" w:date="2014-08-22T00:20:00Z">
        <w:del w:id="6958" w:author="PF" w:date="2015-03-02T11:04:00Z">
          <w:r w:rsidDel="002F25D1">
            <w:delText xml:space="preserve"> mode.</w:delText>
          </w:r>
        </w:del>
        <w:r>
          <w:t xml:space="preserve"> Training mode is responsible for inducing the rules and learn</w:t>
        </w:r>
      </w:moveTo>
      <w:ins w:id="6959" w:author="PF" w:date="2015-03-02T11:04:00Z">
        <w:r w:rsidR="002F25D1">
          <w:t>ing</w:t>
        </w:r>
      </w:ins>
      <w:moveTo w:id="6960" w:author="Vilson Lu" w:date="2014-08-22T00:20:00Z">
        <w:r>
          <w:t xml:space="preserve"> how to apply IE rules in a specific scenario. The training mode accepts two inputs. First</w:t>
        </w:r>
      </w:moveTo>
      <w:ins w:id="6961" w:author="PF" w:date="2015-03-02T11:04:00Z">
        <w:r w:rsidR="002F25D1">
          <w:t>,</w:t>
        </w:r>
      </w:ins>
      <w:moveTo w:id="6962" w:author="Vilson Lu" w:date="2014-08-22T00:20:00Z">
        <w:r>
          <w:t xml:space="preserve"> it needs the module definition that includes </w:t>
        </w:r>
      </w:moveTo>
      <w:ins w:id="6963" w:author="PF" w:date="2015-03-02T11:04:00Z">
        <w:r w:rsidR="002F25D1">
          <w:t xml:space="preserve">a </w:t>
        </w:r>
      </w:ins>
      <w:moveTo w:id="6964" w:author="Vilson Lu" w:date="2014-08-22T00:20:00Z">
        <w:r>
          <w:t xml:space="preserve">set of </w:t>
        </w:r>
        <w:r w:rsidRPr="008C70F0">
          <w:rPr>
            <w:rStyle w:val="Content1Char"/>
          </w:rPr>
          <w:t>s</w:t>
        </w:r>
        <w:r>
          <w:t xml:space="preserve">ystem parameters. Second is the preprocessed training corpus that has been tagged with XML. The output of the training mode is a set of rules that will be used in </w:t>
        </w:r>
      </w:moveTo>
      <w:ins w:id="6965" w:author="PF" w:date="2015-03-02T11:04:00Z">
        <w:r w:rsidR="002F25D1">
          <w:t xml:space="preserve">the </w:t>
        </w:r>
      </w:ins>
      <w:moveTo w:id="6966" w:author="Vilson Lu" w:date="2014-08-22T00:20:00Z">
        <w:r>
          <w:t>testing and production mode</w:t>
        </w:r>
      </w:moveTo>
      <w:ins w:id="6967" w:author="PF" w:date="2015-03-02T11:05:00Z">
        <w:r w:rsidR="002F25D1">
          <w:t>s</w:t>
        </w:r>
      </w:ins>
      <w:moveTo w:id="6968" w:author="Vilson Lu" w:date="2014-08-22T00:20:00Z">
        <w:r>
          <w:t>. The testing mode is for testing on unseen tagged corpus. This mode tells how well the module performed in a certain application</w:t>
        </w:r>
        <w:del w:id="6969" w:author="PF" w:date="2015-03-02T11:05:00Z">
          <w:r w:rsidDel="002F25D1">
            <w:delText>s</w:delText>
          </w:r>
        </w:del>
        <w:r>
          <w:t xml:space="preserve">. The input for </w:t>
        </w:r>
      </w:moveTo>
      <w:ins w:id="6970" w:author="PF" w:date="2015-03-02T11:05:00Z">
        <w:r w:rsidR="002F25D1">
          <w:t xml:space="preserve">the </w:t>
        </w:r>
      </w:ins>
      <w:moveTo w:id="6971" w:author="Vilson Lu" w:date="2014-08-22T00:20:00Z">
        <w:r>
          <w:t>testing mode is a module with induced rules and a test corpus that has been tagged with information that neede</w:t>
        </w:r>
        <w:r w:rsidRPr="008C70F0">
          <w:rPr>
            <w:rStyle w:val="Content1Char"/>
          </w:rPr>
          <w:t>d to be extracted. In this mode, it is still possible to retrain the model by adjusting the parameters</w:t>
        </w:r>
        <w:r>
          <w:t xml:space="preserve"> to improve performance. The output is corpus tagged with XML and </w:t>
        </w:r>
        <w:del w:id="6972" w:author="PF" w:date="2015-03-02T11:06:00Z">
          <w:r w:rsidDel="002F25D1">
            <w:delText xml:space="preserve">a </w:delText>
          </w:r>
        </w:del>
        <w:r>
          <w:t>statistics on the performance of the module</w:t>
        </w:r>
      </w:moveTo>
      <w:ins w:id="6973" w:author="PF" w:date="2015-03-02T11:06:00Z">
        <w:r w:rsidR="002F25D1">
          <w:t>,</w:t>
        </w:r>
      </w:ins>
      <w:moveTo w:id="6974" w:author="Vilson Lu" w:date="2014-08-22T00:20:00Z">
        <w:r>
          <w:t xml:space="preserve"> and details of the mistakes</w:t>
        </w:r>
      </w:moveTo>
      <w:ins w:id="6975" w:author="PF" w:date="2015-03-02T11:06:00Z">
        <w:r w:rsidR="002F25D1">
          <w:t xml:space="preserve"> as well</w:t>
        </w:r>
      </w:ins>
      <w:moveTo w:id="6976" w:author="Vilson Lu" w:date="2014-08-22T00:20:00Z">
        <w:r>
          <w:t xml:space="preserve">. The production mode </w:t>
        </w:r>
        <w:del w:id="6977" w:author="PF" w:date="2015-03-02T11:06:00Z">
          <w:r w:rsidDel="002F25D1">
            <w:delText xml:space="preserve">is the one who will </w:delText>
          </w:r>
        </w:del>
      </w:moveTo>
      <w:ins w:id="6978" w:author="PF" w:date="2015-03-02T11:06:00Z">
        <w:r w:rsidR="002F25D1">
          <w:t xml:space="preserve">handles </w:t>
        </w:r>
      </w:ins>
      <w:moveTo w:id="6979" w:author="Vilson Lu" w:date="2014-08-22T00:20:00Z">
        <w:r>
          <w:t>receiv</w:t>
        </w:r>
      </w:moveTo>
      <w:ins w:id="6980" w:author="PF" w:date="2015-03-02T11:06:00Z">
        <w:r w:rsidR="002F25D1">
          <w:t>ing</w:t>
        </w:r>
      </w:ins>
      <w:moveTo w:id="6981" w:author="Vilson Lu" w:date="2014-08-22T00:20:00Z">
        <w:del w:id="6982" w:author="PF" w:date="2015-03-02T11:06:00Z">
          <w:r w:rsidDel="002F25D1">
            <w:delText>e</w:delText>
          </w:r>
        </w:del>
        <w:r>
          <w:t xml:space="preserve"> the tagged corpus and the XML tags to the corpus.</w:t>
        </w:r>
      </w:moveTo>
    </w:p>
    <w:p w:rsidR="00AD0972" w:rsidDel="00A05B58" w:rsidRDefault="00AD0972" w:rsidP="00AD0972">
      <w:pPr>
        <w:pStyle w:val="Content2"/>
        <w:rPr>
          <w:del w:id="6983" w:author="Vilson Lu" w:date="2014-08-22T04:18:00Z"/>
        </w:rPr>
      </w:pPr>
    </w:p>
    <w:p w:rsidR="002F6E61" w:rsidRDefault="00AD0972">
      <w:pPr>
        <w:pStyle w:val="Caption"/>
        <w:ind w:left="0"/>
        <w:jc w:val="left"/>
        <w:pPrChange w:id="6984" w:author="Vilson Lu" w:date="2014-08-22T04:18:00Z">
          <w:pPr>
            <w:pStyle w:val="Caption"/>
            <w:ind w:left="1530"/>
          </w:pPr>
        </w:pPrChange>
      </w:pPr>
      <w:moveTo w:id="6985" w:author="Vilson Lu" w:date="2014-08-22T00:20:00Z">
        <w:del w:id="6986" w:author="Vilson Lu" w:date="2014-08-22T04:18:00Z">
          <w:r w:rsidDel="00A05B58">
            <w:delText xml:space="preserve">Figure </w:delText>
          </w:r>
        </w:del>
        <w:del w:id="6987" w:author="Vilson Lu" w:date="2014-08-22T04:14:00Z">
          <w:r w:rsidR="00372B98" w:rsidDel="00525FF6">
            <w:fldChar w:fldCharType="begin"/>
          </w:r>
          <w:r w:rsidDel="00525FF6">
            <w:delInstrText xml:space="preserve"> STYLEREF 1 \s </w:delInstrText>
          </w:r>
          <w:r w:rsidR="00372B98" w:rsidDel="00525FF6">
            <w:fldChar w:fldCharType="separate"/>
          </w:r>
          <w:r w:rsidDel="00525FF6">
            <w:rPr>
              <w:noProof/>
            </w:rPr>
            <w:delText>3</w:delText>
          </w:r>
          <w:r w:rsidR="00372B98" w:rsidDel="00525FF6">
            <w:fldChar w:fldCharType="end"/>
          </w:r>
          <w:r w:rsidDel="00525FF6">
            <w:noBreakHyphen/>
          </w:r>
          <w:r w:rsidR="00372B98" w:rsidDel="00525FF6">
            <w:fldChar w:fldCharType="begin"/>
          </w:r>
          <w:r w:rsidDel="00525FF6">
            <w:delInstrText xml:space="preserve"> SEQ Figure \* ARABIC \s 1 </w:delInstrText>
          </w:r>
          <w:r w:rsidR="00372B98" w:rsidDel="00525FF6">
            <w:fldChar w:fldCharType="separate"/>
          </w:r>
          <w:r w:rsidDel="00525FF6">
            <w:rPr>
              <w:noProof/>
            </w:rPr>
            <w:delText>5</w:delText>
          </w:r>
          <w:r w:rsidR="00372B98" w:rsidDel="00525FF6">
            <w:fldChar w:fldCharType="end"/>
          </w:r>
        </w:del>
        <w:del w:id="6988" w:author="Vilson Lu" w:date="2014-08-22T04:18:00Z">
          <w:r w:rsidDel="00A05B58">
            <w:delText>. Architecture of LearningPinocchio</w:delText>
          </w:r>
        </w:del>
      </w:moveTo>
    </w:p>
    <w:p w:rsidR="002F6E61" w:rsidRDefault="002F6E61">
      <w:pPr>
        <w:pStyle w:val="Content"/>
        <w:keepNext/>
        <w:jc w:val="center"/>
        <w:rPr>
          <w:ins w:id="6989" w:author="Vilson Lu" w:date="2014-08-22T04:18:00Z"/>
        </w:rPr>
        <w:pPrChange w:id="6990" w:author="Vilson Lu" w:date="2014-08-22T04:18:00Z">
          <w:pPr>
            <w:pStyle w:val="Content"/>
            <w:jc w:val="center"/>
          </w:pPr>
        </w:pPrChange>
      </w:pPr>
      <w:moveTo w:id="6991" w:author="Vilson Lu" w:date="2014-08-22T00:20:00Z">
        <w:r>
          <w:rPr>
            <w:noProof/>
            <w:rPrChange w:id="6992" w:author="Unknown">
              <w:rPr>
                <w:i/>
                <w:noProof/>
              </w:rPr>
            </w:rPrChange>
          </w:rPr>
          <w:drawing>
            <wp:inline distT="0" distB="0" distL="0" distR="0">
              <wp:extent cx="1404256" cy="2775746"/>
              <wp:effectExtent l="25400" t="25400" r="18415" b="184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04256" cy="2775746"/>
                      </a:xfrm>
                      <a:prstGeom prst="rect">
                        <a:avLst/>
                      </a:prstGeom>
                      <a:ln w="28575" cmpd="sng">
                        <a:solidFill>
                          <a:schemeClr val="tx1"/>
                        </a:solidFill>
                      </a:ln>
                    </pic:spPr>
                  </pic:pic>
                </a:graphicData>
              </a:graphic>
            </wp:inline>
          </w:drawing>
        </w:r>
      </w:moveTo>
    </w:p>
    <w:p w:rsidR="002F6E61" w:rsidRDefault="00A05B58">
      <w:pPr>
        <w:pStyle w:val="Caption"/>
        <w:pPrChange w:id="6993" w:author="Vilson Lu" w:date="2014-08-22T04:18:00Z">
          <w:pPr>
            <w:pStyle w:val="Content"/>
            <w:jc w:val="center"/>
          </w:pPr>
        </w:pPrChange>
      </w:pPr>
      <w:bookmarkStart w:id="6994" w:name="_Toc396489885"/>
      <w:ins w:id="6995" w:author="Vilson Lu" w:date="2014-08-22T04:18:00Z">
        <w:r>
          <w:t xml:space="preserve">Figure </w:t>
        </w:r>
      </w:ins>
      <w:ins w:id="6996" w:author="Vilson Lu" w:date="2014-08-22T13:34:00Z">
        <w:r w:rsidR="00372B98">
          <w:fldChar w:fldCharType="begin"/>
        </w:r>
        <w:r w:rsidR="00956A9D">
          <w:instrText xml:space="preserve"> STYLEREF 1 \s </w:instrText>
        </w:r>
      </w:ins>
      <w:r w:rsidR="00372B98">
        <w:fldChar w:fldCharType="separate"/>
      </w:r>
      <w:r w:rsidR="003160F5">
        <w:rPr>
          <w:noProof/>
        </w:rPr>
        <w:t>3</w:t>
      </w:r>
      <w:ins w:id="6997"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6998" w:author="Vilson Lu" w:date="2014-08-22T16:55:00Z">
        <w:r w:rsidR="003160F5">
          <w:rPr>
            <w:noProof/>
          </w:rPr>
          <w:t>3</w:t>
        </w:r>
      </w:ins>
      <w:ins w:id="6999" w:author="Vilson Lu" w:date="2014-08-22T13:34:00Z">
        <w:r w:rsidR="00372B98">
          <w:fldChar w:fldCharType="end"/>
        </w:r>
      </w:ins>
      <w:ins w:id="7000" w:author="Vilson Lu" w:date="2014-08-22T04:18:00Z">
        <w:r>
          <w:t xml:space="preserve">. </w:t>
        </w:r>
        <w:r w:rsidRPr="00E0657B">
          <w:t>Architecture of LearningPinocchio</w:t>
        </w:r>
      </w:ins>
      <w:bookmarkEnd w:id="6994"/>
    </w:p>
    <w:p w:rsidR="00AD0972" w:rsidRDefault="00AD0972" w:rsidP="00AD0972">
      <w:pPr>
        <w:pStyle w:val="Content2"/>
      </w:pPr>
    </w:p>
    <w:p w:rsidR="00AD0972" w:rsidRDefault="00AD0972" w:rsidP="00AD0972">
      <w:pPr>
        <w:pStyle w:val="Content2"/>
      </w:pPr>
      <w:moveTo w:id="7001" w:author="Vilson Lu" w:date="2014-08-22T00:20:00Z">
        <w:r>
          <w:t>For inducing rules, LearningPinocchio uses (LP)</w:t>
        </w:r>
        <w:r>
          <w:rPr>
            <w:vertAlign w:val="superscript"/>
          </w:rPr>
          <w:t>2</w:t>
        </w:r>
        <w:r>
          <w:t xml:space="preserve">, a covering algorithm </w:t>
        </w:r>
      </w:moveTo>
      <w:ins w:id="7002" w:author="PF" w:date="2015-03-02T11:07:00Z">
        <w:r w:rsidR="007251DE">
          <w:t>e</w:t>
        </w:r>
      </w:ins>
      <w:moveTo w:id="7003" w:author="Vilson Lu" w:date="2014-08-22T00:20:00Z">
        <w:r>
          <w:t xml:space="preserve">specially for user-defined IE, to learn from training corpus marked with XML tags. It is a two-step process to induce the rules that will add XML tags to the text. </w:t>
        </w:r>
        <w:r w:rsidR="00372B98">
          <w:fldChar w:fldCharType="begin"/>
        </w:r>
        <w:r>
          <w:instrText xml:space="preserve"> REF _Ref395955862 \h  \* MERGEFORMAT </w:instrText>
        </w:r>
      </w:moveTo>
      <w:moveTo w:id="7004" w:author="Vilson Lu" w:date="2014-08-22T00:20:00Z">
        <w:r w:rsidR="00372B98">
          <w:fldChar w:fldCharType="separate"/>
        </w:r>
      </w:moveTo>
      <w:ins w:id="7005" w:author="Vilson Lu" w:date="2014-08-22T16:55:00Z">
        <w:r w:rsidR="003160F5">
          <w:rPr>
            <w:b/>
            <w:bCs/>
          </w:rPr>
          <w:t>Error! Reference source not found.</w:t>
        </w:r>
      </w:ins>
      <w:moveTo w:id="7006" w:author="Vilson Lu" w:date="2014-08-22T00:20:00Z">
        <w:del w:id="7007" w:author="Vilson Lu" w:date="2014-08-22T16:50:00Z">
          <w:r w:rsidDel="00BA6627">
            <w:delText xml:space="preserve">Figure </w:delText>
          </w:r>
          <w:r w:rsidDel="00BA6627">
            <w:rPr>
              <w:noProof/>
            </w:rPr>
            <w:delText>3</w:delText>
          </w:r>
          <w:r w:rsidDel="00BA6627">
            <w:rPr>
              <w:noProof/>
            </w:rPr>
            <w:noBreakHyphen/>
            <w:delText>6</w:delText>
          </w:r>
        </w:del>
        <w:r w:rsidR="00372B98">
          <w:fldChar w:fldCharType="end"/>
        </w:r>
        <w:r>
          <w:t xml:space="preserve"> shows the process of the inducing process of (LP)</w:t>
        </w:r>
        <w:r>
          <w:rPr>
            <w:vertAlign w:val="superscript"/>
          </w:rPr>
          <w:t>2</w:t>
        </w:r>
        <w:r>
          <w:t>. First, it induces tagging rules that will add preliminary tags. Second, it improves on the tagged rules by inducing correction rules.</w:t>
        </w:r>
      </w:moveTo>
    </w:p>
    <w:p w:rsidR="00AD0972" w:rsidRDefault="00AD0972" w:rsidP="00AD0972">
      <w:pPr>
        <w:pStyle w:val="Content"/>
      </w:pPr>
    </w:p>
    <w:p w:rsidR="00AD0972" w:rsidDel="00A05B58" w:rsidRDefault="00AD0972" w:rsidP="00AD0972">
      <w:pPr>
        <w:pStyle w:val="Caption"/>
        <w:rPr>
          <w:del w:id="7008" w:author="Vilson Lu" w:date="2014-08-22T04:18:00Z"/>
        </w:rPr>
      </w:pPr>
      <w:moveTo w:id="7009" w:author="Vilson Lu" w:date="2014-08-22T00:20:00Z">
        <w:del w:id="7010" w:author="Vilson Lu" w:date="2014-08-22T04:18:00Z">
          <w:r w:rsidDel="00A05B58">
            <w:lastRenderedPageBreak/>
            <w:delText xml:space="preserve">Figure </w:delText>
          </w:r>
        </w:del>
        <w:del w:id="7011" w:author="Vilson Lu" w:date="2014-08-22T04:14:00Z">
          <w:r w:rsidR="00372B98" w:rsidDel="00525FF6">
            <w:rPr>
              <w:b w:val="0"/>
              <w:i w:val="0"/>
            </w:rPr>
            <w:fldChar w:fldCharType="begin"/>
          </w:r>
          <w:r w:rsidDel="00525FF6">
            <w:delInstrText xml:space="preserve"> STYLEREF 1 \s </w:delInstrText>
          </w:r>
          <w:r w:rsidR="00372B98" w:rsidDel="00525FF6">
            <w:rPr>
              <w:b w:val="0"/>
              <w:i w:val="0"/>
            </w:rPr>
            <w:fldChar w:fldCharType="separate"/>
          </w:r>
          <w:r w:rsidDel="00525FF6">
            <w:rPr>
              <w:noProof/>
            </w:rPr>
            <w:delText>3</w:delText>
          </w:r>
          <w:r w:rsidR="00372B98" w:rsidDel="00525FF6">
            <w:rPr>
              <w:b w:val="0"/>
              <w:i w:val="0"/>
            </w:rPr>
            <w:fldChar w:fldCharType="end"/>
          </w:r>
          <w:r w:rsidDel="00525FF6">
            <w:noBreakHyphen/>
          </w:r>
          <w:r w:rsidR="00372B98" w:rsidDel="00525FF6">
            <w:rPr>
              <w:b w:val="0"/>
              <w:i w:val="0"/>
            </w:rPr>
            <w:fldChar w:fldCharType="begin"/>
          </w:r>
          <w:r w:rsidDel="00525FF6">
            <w:delInstrText xml:space="preserve"> SEQ Figure \* ARABIC \s 1 </w:delInstrText>
          </w:r>
          <w:r w:rsidR="00372B98" w:rsidDel="00525FF6">
            <w:rPr>
              <w:b w:val="0"/>
              <w:i w:val="0"/>
            </w:rPr>
            <w:fldChar w:fldCharType="separate"/>
          </w:r>
          <w:r w:rsidDel="00525FF6">
            <w:rPr>
              <w:noProof/>
            </w:rPr>
            <w:delText>6</w:delText>
          </w:r>
          <w:r w:rsidR="00372B98" w:rsidDel="00525FF6">
            <w:rPr>
              <w:b w:val="0"/>
              <w:i w:val="0"/>
            </w:rPr>
            <w:fldChar w:fldCharType="end"/>
          </w:r>
        </w:del>
        <w:del w:id="7012" w:author="Vilson Lu" w:date="2014-08-22T04:18:00Z">
          <w:r w:rsidDel="00A05B58">
            <w:delText>. Rule Induction Step</w:delText>
          </w:r>
        </w:del>
      </w:moveTo>
    </w:p>
    <w:p w:rsidR="002F6E61" w:rsidRDefault="002F6E61">
      <w:pPr>
        <w:pStyle w:val="Content1"/>
        <w:keepNext/>
        <w:ind w:left="1440"/>
        <w:rPr>
          <w:ins w:id="7013" w:author="Vilson Lu" w:date="2014-08-22T04:18:00Z"/>
        </w:rPr>
        <w:pPrChange w:id="7014" w:author="Vilson Lu" w:date="2014-08-22T04:18:00Z">
          <w:pPr>
            <w:pStyle w:val="Content1"/>
            <w:ind w:left="1440"/>
          </w:pPr>
        </w:pPrChange>
      </w:pPr>
      <w:moveTo w:id="7015" w:author="Vilson Lu" w:date="2014-08-22T00:20:00Z">
        <w:r>
          <w:rPr>
            <w:noProof/>
            <w:rPrChange w:id="7016" w:author="Unknown">
              <w:rPr>
                <w:i/>
                <w:noProof/>
              </w:rPr>
            </w:rPrChange>
          </w:rPr>
          <w:drawing>
            <wp:inline distT="0" distB="0" distL="0" distR="0">
              <wp:extent cx="4924425" cy="2561590"/>
              <wp:effectExtent l="38100" t="38100" r="47625" b="292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4425" cy="2561590"/>
                      </a:xfrm>
                      <a:prstGeom prst="rect">
                        <a:avLst/>
                      </a:prstGeom>
                      <a:ln w="28575" cmpd="sng">
                        <a:solidFill>
                          <a:schemeClr val="tx1"/>
                        </a:solidFill>
                      </a:ln>
                    </pic:spPr>
                  </pic:pic>
                </a:graphicData>
              </a:graphic>
            </wp:inline>
          </w:drawing>
        </w:r>
      </w:moveTo>
    </w:p>
    <w:p w:rsidR="002F6E61" w:rsidRDefault="00A05B58">
      <w:pPr>
        <w:pStyle w:val="Caption"/>
        <w:pPrChange w:id="7017" w:author="Vilson Lu" w:date="2014-08-22T04:18:00Z">
          <w:pPr>
            <w:pStyle w:val="Content1"/>
            <w:ind w:left="1440"/>
          </w:pPr>
        </w:pPrChange>
      </w:pPr>
      <w:bookmarkStart w:id="7018" w:name="_Toc396489886"/>
      <w:ins w:id="7019" w:author="Vilson Lu" w:date="2014-08-22T04:18:00Z">
        <w:r>
          <w:t xml:space="preserve">Figure </w:t>
        </w:r>
      </w:ins>
      <w:ins w:id="7020" w:author="Vilson Lu" w:date="2014-08-22T13:34:00Z">
        <w:r w:rsidR="00372B98">
          <w:fldChar w:fldCharType="begin"/>
        </w:r>
        <w:r w:rsidR="00956A9D">
          <w:instrText xml:space="preserve"> STYLEREF 1 \s </w:instrText>
        </w:r>
      </w:ins>
      <w:r w:rsidR="00372B98">
        <w:fldChar w:fldCharType="separate"/>
      </w:r>
      <w:r w:rsidR="003160F5">
        <w:rPr>
          <w:noProof/>
        </w:rPr>
        <w:t>3</w:t>
      </w:r>
      <w:ins w:id="7021"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7022" w:author="Vilson Lu" w:date="2014-08-22T16:55:00Z">
        <w:r w:rsidR="003160F5">
          <w:rPr>
            <w:noProof/>
          </w:rPr>
          <w:t>4</w:t>
        </w:r>
      </w:ins>
      <w:ins w:id="7023" w:author="Vilson Lu" w:date="2014-08-22T13:34:00Z">
        <w:r w:rsidR="00372B98">
          <w:fldChar w:fldCharType="end"/>
        </w:r>
      </w:ins>
      <w:ins w:id="7024" w:author="Vilson Lu" w:date="2014-08-22T04:18:00Z">
        <w:r>
          <w:t xml:space="preserve">. </w:t>
        </w:r>
        <w:r w:rsidRPr="00AE46AC">
          <w:t>Rule</w:t>
        </w:r>
      </w:ins>
      <w:ins w:id="7025" w:author="PF" w:date="2015-03-02T11:08:00Z">
        <w:r w:rsidR="007251DE">
          <w:t>-</w:t>
        </w:r>
      </w:ins>
      <w:ins w:id="7026" w:author="Vilson Lu" w:date="2014-08-22T04:18:00Z">
        <w:del w:id="7027" w:author="PF" w:date="2015-03-02T11:08:00Z">
          <w:r w:rsidRPr="00AE46AC" w:rsidDel="007251DE">
            <w:delText xml:space="preserve"> </w:delText>
          </w:r>
        </w:del>
        <w:r w:rsidRPr="00AE46AC">
          <w:t>Induction Step</w:t>
        </w:r>
      </w:ins>
      <w:bookmarkEnd w:id="7018"/>
    </w:p>
    <w:p w:rsidR="00AD0972" w:rsidRDefault="00AD0972" w:rsidP="00AD0972">
      <w:pPr>
        <w:pStyle w:val="Content2"/>
      </w:pPr>
    </w:p>
    <w:p w:rsidR="00AD0972" w:rsidRDefault="00AD0972" w:rsidP="00AD0972">
      <w:pPr>
        <w:pStyle w:val="Content2"/>
      </w:pPr>
      <w:moveTo w:id="7028" w:author="Vilson Lu" w:date="2014-08-22T00:20:00Z">
        <w:r>
          <w:t xml:space="preserve">A tagging rule </w:t>
        </w:r>
        <w:del w:id="7029" w:author="PF" w:date="2015-03-02T11:08:00Z">
          <w:r w:rsidDel="007251DE">
            <w:delText xml:space="preserve">is </w:delText>
          </w:r>
        </w:del>
        <w:r>
          <w:t>consist</w:t>
        </w:r>
      </w:moveTo>
      <w:ins w:id="7030" w:author="PF" w:date="2015-03-02T11:08:00Z">
        <w:r w:rsidR="007251DE">
          <w:t>s</w:t>
        </w:r>
      </w:ins>
      <w:moveTo w:id="7031" w:author="Vilson Lu" w:date="2014-08-22T00:20:00Z">
        <w:r>
          <w:t xml:space="preserve"> of a left-hand side, which is the pattern of conditions of </w:t>
        </w:r>
      </w:moveTo>
      <w:ins w:id="7032" w:author="PF" w:date="2015-03-02T11:08:00Z">
        <w:r w:rsidR="007E7C43">
          <w:t xml:space="preserve">a </w:t>
        </w:r>
      </w:ins>
      <w:moveTo w:id="7033" w:author="Vilson Lu" w:date="2014-08-22T00:20:00Z">
        <w:r>
          <w:t>sequence of words, and a right-hand side, which is the action that will insert the tags in the text. The rule</w:t>
        </w:r>
      </w:moveTo>
      <w:ins w:id="7034" w:author="PF" w:date="2015-03-02T11:08:00Z">
        <w:r w:rsidR="007E7C43">
          <w:t>-</w:t>
        </w:r>
      </w:ins>
      <w:moveTo w:id="7035" w:author="Vilson Lu" w:date="2014-08-22T00:20:00Z">
        <w:del w:id="7036" w:author="PF" w:date="2015-03-02T11:08:00Z">
          <w:r w:rsidDel="007E7C43">
            <w:delText xml:space="preserve"> </w:delText>
          </w:r>
        </w:del>
        <w:r>
          <w:t>induction algorithm uses positive examples to learn</w:t>
        </w:r>
      </w:moveTo>
      <w:ins w:id="7037" w:author="PF" w:date="2015-03-02T11:08:00Z">
        <w:r w:rsidR="007E7C43">
          <w:t xml:space="preserve"> </w:t>
        </w:r>
      </w:ins>
      <w:moveTo w:id="7038" w:author="Vilson Lu" w:date="2014-08-22T00:20:00Z">
        <w:r>
          <w:t>the rules. Positive examples are instances that ha</w:t>
        </w:r>
      </w:moveTo>
      <w:ins w:id="7039" w:author="PF" w:date="2015-03-02T11:08:00Z">
        <w:r w:rsidR="007E7C43">
          <w:t>ve</w:t>
        </w:r>
      </w:ins>
      <w:moveTo w:id="7040" w:author="Vilson Lu" w:date="2014-08-22T00:20:00Z">
        <w:del w:id="7041" w:author="PF" w:date="2015-03-02T11:08:00Z">
          <w:r w:rsidDel="007E7C43">
            <w:delText>s</w:delText>
          </w:r>
        </w:del>
        <w:r>
          <w:t xml:space="preserve"> been manually tagged by</w:t>
        </w:r>
        <w:del w:id="7042" w:author="PF" w:date="2015-03-02T11:08:00Z">
          <w:r w:rsidDel="007E7C43">
            <w:delText xml:space="preserve"> the person</w:delText>
          </w:r>
        </w:del>
      </w:moveTo>
      <w:ins w:id="7043" w:author="PF" w:date="2015-03-02T11:08:00Z">
        <w:r w:rsidR="007E7C43">
          <w:t xml:space="preserve"> a specia</w:t>
        </w:r>
      </w:ins>
      <w:ins w:id="7044" w:author="PF" w:date="2015-03-02T11:09:00Z">
        <w:r w:rsidR="007E7C43">
          <w:t>list</w:t>
        </w:r>
      </w:ins>
      <w:moveTo w:id="7045" w:author="Vilson Lu" w:date="2014-08-22T00:20:00Z">
        <w:r>
          <w:t>. For each positive example</w:t>
        </w:r>
        <w:del w:id="7046" w:author="PF" w:date="2015-03-02T11:09:00Z">
          <w:r w:rsidDel="007E7C43">
            <w:delText>s</w:delText>
          </w:r>
        </w:del>
        <w:r>
          <w:t>, the algorithm first initialize</w:t>
        </w:r>
      </w:moveTo>
      <w:ins w:id="7047" w:author="PF" w:date="2015-03-02T11:09:00Z">
        <w:r w:rsidR="007E7C43">
          <w:t>s</w:t>
        </w:r>
      </w:ins>
      <w:moveTo w:id="7048" w:author="Vilson Lu" w:date="2014-08-22T00:20:00Z">
        <w:r>
          <w:t xml:space="preserve"> rules. Then, it will generalize the rules. Lastly, it will keep the best rules. The algorithm will repeat for each positive example</w:t>
        </w:r>
        <w:del w:id="7049" w:author="PF" w:date="2015-03-02T11:09:00Z">
          <w:r w:rsidDel="007E7C43">
            <w:delText>s</w:delText>
          </w:r>
        </w:del>
        <w:r>
          <w:t xml:space="preserve">. Information, like word window, lexical items, lemma, lexical category, lexical case, and user-defined semantic classes could be used as </w:t>
        </w:r>
      </w:moveTo>
      <w:ins w:id="7050" w:author="PF" w:date="2015-03-02T11:09:00Z">
        <w:r w:rsidR="007E7C43">
          <w:t xml:space="preserve">a </w:t>
        </w:r>
      </w:ins>
      <w:moveTo w:id="7051" w:author="Vilson Lu" w:date="2014-08-22T00:20:00Z">
        <w:r>
          <w:t xml:space="preserve">condition in the initial rules. After getting the generalizations, </w:t>
        </w:r>
        <w:del w:id="7052" w:author="PF" w:date="2015-03-02T11:09:00Z">
          <w:r w:rsidDel="007E7C43">
            <w:delText xml:space="preserve">it </w:delText>
          </w:r>
        </w:del>
      </w:moveTo>
      <w:ins w:id="7053" w:author="PF" w:date="2015-03-02T11:09:00Z">
        <w:r w:rsidR="007E7C43">
          <w:t xml:space="preserve">they </w:t>
        </w:r>
      </w:ins>
      <w:moveTo w:id="7054" w:author="Vilson Lu" w:date="2014-08-22T00:20:00Z">
        <w:r>
          <w:t xml:space="preserve">will be tested on training corpus to see if they will be accepted as best rules or contextual rules. </w:t>
        </w:r>
      </w:moveTo>
    </w:p>
    <w:p w:rsidR="00AD0972" w:rsidRDefault="00AD0972" w:rsidP="00AD0972">
      <w:pPr>
        <w:pStyle w:val="Content2"/>
      </w:pPr>
    </w:p>
    <w:p w:rsidR="00AD0972" w:rsidRDefault="00AD0972" w:rsidP="00AD0972">
      <w:pPr>
        <w:pStyle w:val="Content2"/>
      </w:pPr>
      <w:moveTo w:id="7055" w:author="Vilson Lu" w:date="2014-08-22T00:20:00Z">
        <w:r>
          <w:t xml:space="preserve">Best rules are rules that are highly dependable because they are able to cover most of the cases and their error rate is less than the threshold. These rules are sorted in decreasing number of covered cases. If the rules have the same number of matches, </w:t>
        </w:r>
        <w:del w:id="7056" w:author="PF" w:date="2015-03-02T11:10:00Z">
          <w:r w:rsidDel="007E7C43">
            <w:delText xml:space="preserve">it is </w:delText>
          </w:r>
        </w:del>
      </w:moveTo>
      <w:ins w:id="7057" w:author="PF" w:date="2015-03-02T11:10:00Z">
        <w:r w:rsidR="007E7C43">
          <w:t xml:space="preserve">they are </w:t>
        </w:r>
      </w:ins>
      <w:moveTo w:id="7058" w:author="Vilson Lu" w:date="2014-08-22T00:20:00Z">
        <w:r>
          <w:t>sorted according to their error rate. H</w:t>
        </w:r>
        <w:r w:rsidRPr="008C70F0">
          <w:rPr>
            <w:rStyle w:val="Content1Char"/>
          </w:rPr>
          <w:t>o</w:t>
        </w:r>
        <w:r>
          <w:t xml:space="preserve">wever, if they have the same number of matches and error rate, the one </w:t>
        </w:r>
        <w:del w:id="7059" w:author="PF" w:date="2015-03-02T11:10:00Z">
          <w:r w:rsidDel="007E7C43">
            <w:delText xml:space="preserve">who has </w:delText>
          </w:r>
        </w:del>
      </w:moveTo>
      <w:ins w:id="7060" w:author="PF" w:date="2015-03-02T11:10:00Z">
        <w:r w:rsidR="007E7C43">
          <w:t xml:space="preserve">with </w:t>
        </w:r>
      </w:ins>
      <w:moveTo w:id="7061" w:author="Vilson Lu" w:date="2014-08-22T00:20:00Z">
        <w:r>
          <w:t>the generic condition is preferred. The algorithm only keeps k generalizations. Although best rules can correctly tag the information, the problem is the low recall. The role of the contextual rules is to increase the recall without sacrificing precision. Contextual rules are additional rules that will correct the problem.</w:t>
        </w:r>
      </w:moveTo>
    </w:p>
    <w:p w:rsidR="00AD0972" w:rsidRDefault="00AD0972" w:rsidP="00AD0972">
      <w:pPr>
        <w:pStyle w:val="Content2"/>
      </w:pPr>
    </w:p>
    <w:p w:rsidR="00AD0972" w:rsidRDefault="00AD0972" w:rsidP="00AD0972">
      <w:pPr>
        <w:pStyle w:val="Content2"/>
      </w:pPr>
      <w:moveTo w:id="7062" w:author="Vilson Lu" w:date="2014-08-22T00:20:00Z">
        <w:r>
          <w:t>Correction</w:t>
        </w:r>
      </w:moveTo>
      <w:ins w:id="7063" w:author="PF" w:date="2015-03-02T11:11:00Z">
        <w:r w:rsidR="00057CBE">
          <w:t>-</w:t>
        </w:r>
      </w:ins>
      <w:moveTo w:id="7064" w:author="Vilson Lu" w:date="2014-08-22T00:20:00Z">
        <w:del w:id="7065" w:author="PF" w:date="2015-03-02T11:11:00Z">
          <w:r w:rsidDel="00057CBE">
            <w:delText xml:space="preserve"> </w:delText>
          </w:r>
        </w:del>
        <w:r>
          <w:t>inducing rules are almost the same as the inducing rules. The difference is that the left</w:t>
        </w:r>
      </w:moveTo>
      <w:ins w:id="7066" w:author="PF" w:date="2015-03-02T11:11:00Z">
        <w:r w:rsidR="00057CBE">
          <w:t>-</w:t>
        </w:r>
      </w:ins>
      <w:moveTo w:id="7067" w:author="Vilson Lu" w:date="2014-08-22T00:20:00Z">
        <w:del w:id="7068" w:author="PF" w:date="2015-03-02T11:11:00Z">
          <w:r w:rsidDel="00057CBE">
            <w:delText xml:space="preserve"> </w:delText>
          </w:r>
        </w:del>
        <w:r>
          <w:t>hand side of the correction</w:t>
        </w:r>
      </w:moveTo>
      <w:ins w:id="7069" w:author="PF" w:date="2015-03-02T11:11:00Z">
        <w:r w:rsidR="00057CBE">
          <w:t>-</w:t>
        </w:r>
      </w:ins>
      <w:moveTo w:id="7070" w:author="Vilson Lu" w:date="2014-08-22T00:20:00Z">
        <w:del w:id="7071" w:author="PF" w:date="2015-03-02T11:11:00Z">
          <w:r w:rsidDel="00057CBE">
            <w:delText xml:space="preserve"> </w:delText>
          </w:r>
        </w:del>
        <w:r>
          <w:t xml:space="preserve">inducing rules contains the text and the tags and the right hand side, instead of adding tags, is shifting the misplaced tags. To select and apply the correction rules, the same algorithm as the inducing rules are used. </w:t>
        </w:r>
        <w:r w:rsidR="00372B98">
          <w:fldChar w:fldCharType="begin"/>
        </w:r>
        <w:r>
          <w:instrText xml:space="preserve"> REF _Ref395955893 \h </w:instrText>
        </w:r>
      </w:moveTo>
      <w:moveTo w:id="7072" w:author="Vilson Lu" w:date="2014-08-22T00:20:00Z">
        <w:r w:rsidR="00372B98">
          <w:fldChar w:fldCharType="separate"/>
        </w:r>
      </w:moveTo>
      <w:ins w:id="7073" w:author="Vilson Lu" w:date="2014-08-22T16:55:00Z">
        <w:r w:rsidR="003160F5">
          <w:rPr>
            <w:b/>
            <w:bCs/>
          </w:rPr>
          <w:t>Error! Reference source not found.</w:t>
        </w:r>
      </w:ins>
      <w:moveTo w:id="7074" w:author="Vilson Lu" w:date="2014-08-22T00:20:00Z">
        <w:del w:id="7075" w:author="Vilson Lu" w:date="2014-08-22T16:50:00Z">
          <w:r w:rsidDel="00BA6627">
            <w:delText xml:space="preserve">Figure </w:delText>
          </w:r>
          <w:r w:rsidDel="00BA6627">
            <w:rPr>
              <w:noProof/>
            </w:rPr>
            <w:delText>3</w:delText>
          </w:r>
          <w:r w:rsidDel="00BA6627">
            <w:noBreakHyphen/>
          </w:r>
          <w:r w:rsidDel="00BA6627">
            <w:rPr>
              <w:noProof/>
            </w:rPr>
            <w:delText>7</w:delText>
          </w:r>
        </w:del>
        <w:r w:rsidR="00372B98">
          <w:fldChar w:fldCharType="end"/>
        </w:r>
        <w:r>
          <w:t xml:space="preserve"> illustrates the algorithm used by LearningPinocchio for choosing the best rules.</w:t>
        </w:r>
      </w:moveTo>
    </w:p>
    <w:p w:rsidR="00AD0972" w:rsidRDefault="00AD0972" w:rsidP="00AD0972">
      <w:pPr>
        <w:pStyle w:val="Content"/>
      </w:pPr>
    </w:p>
    <w:p w:rsidR="00AD0972" w:rsidDel="00A05B58" w:rsidRDefault="00AD0972" w:rsidP="00AD0972">
      <w:pPr>
        <w:pStyle w:val="Caption"/>
        <w:ind w:left="720" w:firstLine="720"/>
        <w:rPr>
          <w:del w:id="7076" w:author="Vilson Lu" w:date="2014-08-22T04:19:00Z"/>
        </w:rPr>
      </w:pPr>
      <w:moveTo w:id="7077" w:author="Vilson Lu" w:date="2014-08-22T00:20:00Z">
        <w:del w:id="7078" w:author="Vilson Lu" w:date="2014-08-22T04:19:00Z">
          <w:r w:rsidDel="00A05B58">
            <w:lastRenderedPageBreak/>
            <w:delText xml:space="preserve">Figure </w:delText>
          </w:r>
        </w:del>
        <w:del w:id="7079" w:author="Vilson Lu" w:date="2014-08-22T04:14:00Z">
          <w:r w:rsidR="00372B98" w:rsidDel="00525FF6">
            <w:rPr>
              <w:b w:val="0"/>
              <w:i w:val="0"/>
            </w:rPr>
            <w:fldChar w:fldCharType="begin"/>
          </w:r>
          <w:r w:rsidDel="00525FF6">
            <w:delInstrText xml:space="preserve"> STYLEREF 1 \s </w:delInstrText>
          </w:r>
          <w:r w:rsidR="00372B98" w:rsidDel="00525FF6">
            <w:rPr>
              <w:b w:val="0"/>
              <w:i w:val="0"/>
            </w:rPr>
            <w:fldChar w:fldCharType="separate"/>
          </w:r>
          <w:r w:rsidDel="00525FF6">
            <w:rPr>
              <w:noProof/>
            </w:rPr>
            <w:delText>3</w:delText>
          </w:r>
          <w:r w:rsidR="00372B98" w:rsidDel="00525FF6">
            <w:rPr>
              <w:b w:val="0"/>
              <w:i w:val="0"/>
            </w:rPr>
            <w:fldChar w:fldCharType="end"/>
          </w:r>
          <w:r w:rsidDel="00525FF6">
            <w:noBreakHyphen/>
          </w:r>
          <w:r w:rsidR="00372B98" w:rsidDel="00525FF6">
            <w:rPr>
              <w:b w:val="0"/>
              <w:i w:val="0"/>
            </w:rPr>
            <w:fldChar w:fldCharType="begin"/>
          </w:r>
          <w:r w:rsidDel="00525FF6">
            <w:delInstrText xml:space="preserve"> SEQ Figure \* ARABIC \s 1 </w:delInstrText>
          </w:r>
          <w:r w:rsidR="00372B98" w:rsidDel="00525FF6">
            <w:rPr>
              <w:b w:val="0"/>
              <w:i w:val="0"/>
            </w:rPr>
            <w:fldChar w:fldCharType="separate"/>
          </w:r>
          <w:r w:rsidDel="00525FF6">
            <w:rPr>
              <w:noProof/>
            </w:rPr>
            <w:delText>7</w:delText>
          </w:r>
          <w:r w:rsidR="00372B98" w:rsidDel="00525FF6">
            <w:rPr>
              <w:b w:val="0"/>
              <w:i w:val="0"/>
            </w:rPr>
            <w:fldChar w:fldCharType="end"/>
          </w:r>
        </w:del>
        <w:del w:id="7080" w:author="Vilson Lu" w:date="2014-08-22T04:19:00Z">
          <w:r w:rsidDel="00A05B58">
            <w:delText>. Algorithm for Choosing the Best Rules</w:delText>
          </w:r>
        </w:del>
      </w:moveTo>
    </w:p>
    <w:p w:rsidR="002F6E61" w:rsidRDefault="002F6E61">
      <w:pPr>
        <w:pStyle w:val="Content"/>
        <w:keepNext/>
        <w:jc w:val="center"/>
        <w:rPr>
          <w:ins w:id="7081" w:author="Vilson Lu" w:date="2014-08-22T04:19:00Z"/>
        </w:rPr>
        <w:pPrChange w:id="7082" w:author="Vilson Lu" w:date="2014-08-22T04:19:00Z">
          <w:pPr>
            <w:pStyle w:val="Content"/>
            <w:jc w:val="center"/>
          </w:pPr>
        </w:pPrChange>
      </w:pPr>
      <w:moveTo w:id="7083" w:author="Vilson Lu" w:date="2014-08-22T00:20:00Z">
        <w:r>
          <w:rPr>
            <w:noProof/>
            <w:rPrChange w:id="7084" w:author="Unknown">
              <w:rPr>
                <w:i/>
                <w:noProof/>
              </w:rPr>
            </w:rPrChange>
          </w:rPr>
          <w:drawing>
            <wp:inline distT="0" distB="0" distL="0" distR="0">
              <wp:extent cx="2911156" cy="44958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22299" cy="4513009"/>
                      </a:xfrm>
                      <a:prstGeom prst="rect">
                        <a:avLst/>
                      </a:prstGeom>
                    </pic:spPr>
                  </pic:pic>
                </a:graphicData>
              </a:graphic>
            </wp:inline>
          </w:drawing>
        </w:r>
      </w:moveTo>
    </w:p>
    <w:p w:rsidR="002F6E61" w:rsidRDefault="00A05B58">
      <w:pPr>
        <w:pStyle w:val="Caption"/>
        <w:pPrChange w:id="7085" w:author="Vilson Lu" w:date="2014-08-22T04:19:00Z">
          <w:pPr>
            <w:pStyle w:val="Content"/>
            <w:jc w:val="center"/>
          </w:pPr>
        </w:pPrChange>
      </w:pPr>
      <w:bookmarkStart w:id="7086" w:name="_Toc396489887"/>
      <w:ins w:id="7087" w:author="Vilson Lu" w:date="2014-08-22T04:19:00Z">
        <w:r>
          <w:t xml:space="preserve">Figure </w:t>
        </w:r>
      </w:ins>
      <w:ins w:id="7088" w:author="Vilson Lu" w:date="2014-08-22T13:34:00Z">
        <w:r w:rsidR="00372B98">
          <w:fldChar w:fldCharType="begin"/>
        </w:r>
        <w:r w:rsidR="00956A9D">
          <w:instrText xml:space="preserve"> STYLEREF 1 \s </w:instrText>
        </w:r>
      </w:ins>
      <w:r w:rsidR="00372B98">
        <w:fldChar w:fldCharType="separate"/>
      </w:r>
      <w:r w:rsidR="003160F5">
        <w:rPr>
          <w:noProof/>
        </w:rPr>
        <w:t>3</w:t>
      </w:r>
      <w:ins w:id="7089"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7090" w:author="Vilson Lu" w:date="2014-08-22T16:55:00Z">
        <w:r w:rsidR="003160F5">
          <w:rPr>
            <w:noProof/>
          </w:rPr>
          <w:t>5</w:t>
        </w:r>
      </w:ins>
      <w:ins w:id="7091" w:author="Vilson Lu" w:date="2014-08-22T13:34:00Z">
        <w:r w:rsidR="00372B98">
          <w:fldChar w:fldCharType="end"/>
        </w:r>
      </w:ins>
      <w:ins w:id="7092" w:author="Vilson Lu" w:date="2014-08-22T04:19:00Z">
        <w:r>
          <w:t xml:space="preserve">. </w:t>
        </w:r>
        <w:r w:rsidRPr="00E04695">
          <w:t>Algorithm for Choosing the Best Rules</w:t>
        </w:r>
      </w:ins>
      <w:bookmarkEnd w:id="7086"/>
    </w:p>
    <w:p w:rsidR="00AD0972" w:rsidRPr="00796DC0" w:rsidRDefault="00AD0972" w:rsidP="00AD0972">
      <w:pPr>
        <w:pStyle w:val="Content2"/>
      </w:pPr>
    </w:p>
    <w:p w:rsidR="00AD0972" w:rsidRDefault="00AD0972" w:rsidP="00AD0972">
      <w:pPr>
        <w:pStyle w:val="Content2"/>
        <w:rPr>
          <w:ins w:id="7093" w:author="Vilson Lu" w:date="2014-08-22T04:19:00Z"/>
        </w:rPr>
      </w:pPr>
      <w:moveTo w:id="7094" w:author="Vilson Lu" w:date="2014-08-22T00:20:00Z">
        <w:r w:rsidRPr="00DF1FEC">
          <w:t>The information extraction process of LearningPinocchio consists of four (4) steps: initial tagging, contextual tagging, correction, and validation. The initial tagging will first tag the text. Next, the contextual tagging will further tag</w:t>
        </w:r>
        <w:del w:id="7095" w:author="PF" w:date="2015-03-02T11:13:00Z">
          <w:r w:rsidRPr="00DF1FEC" w:rsidDel="009C5C60">
            <w:delText>s</w:delText>
          </w:r>
        </w:del>
        <w:r w:rsidRPr="00DF1FEC">
          <w:t xml:space="preserve"> those that are missed </w:t>
        </w:r>
        <w:del w:id="7096" w:author="PF" w:date="2015-03-02T11:13:00Z">
          <w:r w:rsidRPr="00DF1FEC" w:rsidDel="009C5C60">
            <w:delText xml:space="preserve">by the </w:delText>
          </w:r>
        </w:del>
      </w:moveTo>
      <w:ins w:id="7097" w:author="PF" w:date="2015-03-02T11:13:00Z">
        <w:r w:rsidR="009C5C60">
          <w:t xml:space="preserve">during </w:t>
        </w:r>
      </w:ins>
      <w:moveTo w:id="7098" w:author="Vilson Lu" w:date="2014-08-22T00:20:00Z">
        <w:r w:rsidRPr="00DF1FEC">
          <w:t xml:space="preserve">initial tagging, until no more tags can be placed. The third step will correct the errors. </w:t>
        </w:r>
      </w:moveTo>
      <w:ins w:id="7099" w:author="PF" w:date="2015-03-02T11:13:00Z">
        <w:r w:rsidR="009C5C60">
          <w:t xml:space="preserve">The </w:t>
        </w:r>
      </w:ins>
      <w:moveTo w:id="7100" w:author="Vilson Lu" w:date="2014-08-22T00:20:00Z">
        <w:del w:id="7101" w:author="PF" w:date="2015-03-02T11:13:00Z">
          <w:r w:rsidRPr="00DF1FEC" w:rsidDel="009C5C60">
            <w:delText>L</w:delText>
          </w:r>
        </w:del>
      </w:moveTo>
      <w:ins w:id="7102" w:author="PF" w:date="2015-03-02T11:13:00Z">
        <w:r w:rsidR="009C5C60">
          <w:t>l</w:t>
        </w:r>
      </w:ins>
      <w:moveTo w:id="7103" w:author="Vilson Lu" w:date="2014-08-22T00:20:00Z">
        <w:r w:rsidRPr="00DF1FEC">
          <w:t xml:space="preserve">ast step will validate the tags. </w:t>
        </w:r>
        <w:r w:rsidR="00372B98">
          <w:fldChar w:fldCharType="begin"/>
        </w:r>
        <w:r>
          <w:instrText xml:space="preserve"> REF _Ref395955950 \h </w:instrText>
        </w:r>
      </w:moveTo>
      <w:moveTo w:id="7104" w:author="Vilson Lu" w:date="2014-08-22T00:20:00Z">
        <w:r w:rsidR="00372B98">
          <w:fldChar w:fldCharType="separate"/>
        </w:r>
      </w:moveTo>
      <w:ins w:id="7105" w:author="Vilson Lu" w:date="2014-08-22T16:55:00Z">
        <w:r w:rsidR="003160F5">
          <w:rPr>
            <w:b/>
            <w:bCs/>
          </w:rPr>
          <w:t>Error! Reference source not found.</w:t>
        </w:r>
      </w:ins>
      <w:moveTo w:id="7106" w:author="Vilson Lu" w:date="2014-08-22T00:20:00Z">
        <w:del w:id="7107" w:author="Vilson Lu" w:date="2014-08-22T16:50:00Z">
          <w:r w:rsidDel="00BA6627">
            <w:delText xml:space="preserve">Figure </w:delText>
          </w:r>
          <w:r w:rsidDel="00BA6627">
            <w:rPr>
              <w:noProof/>
            </w:rPr>
            <w:delText>3</w:delText>
          </w:r>
          <w:r w:rsidDel="00BA6627">
            <w:noBreakHyphen/>
          </w:r>
          <w:r w:rsidDel="00BA6627">
            <w:rPr>
              <w:noProof/>
            </w:rPr>
            <w:delText>8</w:delText>
          </w:r>
        </w:del>
        <w:r w:rsidR="00372B98">
          <w:fldChar w:fldCharType="end"/>
        </w:r>
        <w:r w:rsidRPr="00DF1FEC">
          <w:t xml:space="preserve"> shows the process of the information extraction.</w:t>
        </w:r>
      </w:moveTo>
    </w:p>
    <w:p w:rsidR="00A05B58" w:rsidRPr="00DF1FEC" w:rsidRDefault="00A05B58" w:rsidP="00AD0972">
      <w:pPr>
        <w:pStyle w:val="Content2"/>
      </w:pPr>
    </w:p>
    <w:p w:rsidR="00AD0972" w:rsidRPr="00915BA7" w:rsidDel="00A05B58" w:rsidRDefault="00AD0972" w:rsidP="00AD0972">
      <w:pPr>
        <w:pStyle w:val="Content2"/>
        <w:rPr>
          <w:del w:id="7108" w:author="Vilson Lu" w:date="2014-08-22T04:19:00Z"/>
          <w:b/>
          <w:i/>
        </w:rPr>
      </w:pPr>
    </w:p>
    <w:p w:rsidR="00AD0972" w:rsidDel="00A05B58" w:rsidRDefault="00AD0972" w:rsidP="00AD0972">
      <w:pPr>
        <w:pStyle w:val="Caption"/>
        <w:ind w:firstLine="720"/>
        <w:jc w:val="both"/>
        <w:rPr>
          <w:del w:id="7109" w:author="Vilson Lu" w:date="2014-08-22T04:19:00Z"/>
        </w:rPr>
      </w:pPr>
      <w:moveTo w:id="7110" w:author="Vilson Lu" w:date="2014-08-22T00:20:00Z">
        <w:del w:id="7111" w:author="Vilson Lu" w:date="2014-08-22T04:19:00Z">
          <w:r w:rsidDel="00A05B58">
            <w:lastRenderedPageBreak/>
            <w:delText xml:space="preserve">Figure </w:delText>
          </w:r>
        </w:del>
        <w:del w:id="7112" w:author="Vilson Lu" w:date="2014-08-22T04:14:00Z">
          <w:r w:rsidR="00372B98" w:rsidDel="00525FF6">
            <w:rPr>
              <w:b w:val="0"/>
              <w:i w:val="0"/>
            </w:rPr>
            <w:fldChar w:fldCharType="begin"/>
          </w:r>
          <w:r w:rsidDel="00525FF6">
            <w:delInstrText xml:space="preserve"> STYLEREF 1 \s </w:delInstrText>
          </w:r>
          <w:r w:rsidR="00372B98" w:rsidDel="00525FF6">
            <w:rPr>
              <w:b w:val="0"/>
              <w:i w:val="0"/>
            </w:rPr>
            <w:fldChar w:fldCharType="separate"/>
          </w:r>
          <w:r w:rsidDel="00525FF6">
            <w:rPr>
              <w:noProof/>
            </w:rPr>
            <w:delText>3</w:delText>
          </w:r>
          <w:r w:rsidR="00372B98" w:rsidDel="00525FF6">
            <w:rPr>
              <w:b w:val="0"/>
              <w:i w:val="0"/>
            </w:rPr>
            <w:fldChar w:fldCharType="end"/>
          </w:r>
          <w:r w:rsidDel="00525FF6">
            <w:noBreakHyphen/>
          </w:r>
          <w:r w:rsidR="00372B98" w:rsidDel="00525FF6">
            <w:rPr>
              <w:b w:val="0"/>
              <w:i w:val="0"/>
            </w:rPr>
            <w:fldChar w:fldCharType="begin"/>
          </w:r>
          <w:r w:rsidDel="00525FF6">
            <w:delInstrText xml:space="preserve"> SEQ Figure \* ARABIC \s 1 </w:delInstrText>
          </w:r>
          <w:r w:rsidR="00372B98" w:rsidDel="00525FF6">
            <w:rPr>
              <w:b w:val="0"/>
              <w:i w:val="0"/>
            </w:rPr>
            <w:fldChar w:fldCharType="separate"/>
          </w:r>
          <w:r w:rsidDel="00525FF6">
            <w:rPr>
              <w:noProof/>
            </w:rPr>
            <w:delText>8</w:delText>
          </w:r>
          <w:r w:rsidR="00372B98" w:rsidDel="00525FF6">
            <w:rPr>
              <w:b w:val="0"/>
              <w:i w:val="0"/>
            </w:rPr>
            <w:fldChar w:fldCharType="end"/>
          </w:r>
        </w:del>
        <w:del w:id="7113" w:author="Vilson Lu" w:date="2014-08-22T04:19:00Z">
          <w:r w:rsidDel="00A05B58">
            <w:delText xml:space="preserve">. </w:delText>
          </w:r>
          <w:r w:rsidRPr="00B50128" w:rsidDel="00A05B58">
            <w:delText>Information Extraction Process of LearningPinocchio</w:delText>
          </w:r>
        </w:del>
      </w:moveTo>
    </w:p>
    <w:p w:rsidR="002F6E61" w:rsidRDefault="002F6E61">
      <w:pPr>
        <w:pStyle w:val="Content"/>
        <w:keepNext/>
        <w:rPr>
          <w:ins w:id="7114" w:author="Vilson Lu" w:date="2014-08-22T04:19:00Z"/>
        </w:rPr>
        <w:pPrChange w:id="7115" w:author="Vilson Lu" w:date="2014-08-22T04:19:00Z">
          <w:pPr>
            <w:pStyle w:val="Content"/>
          </w:pPr>
        </w:pPrChange>
      </w:pPr>
      <w:moveTo w:id="7116" w:author="Vilson Lu" w:date="2014-08-22T00:20:00Z">
        <w:r>
          <w:rPr>
            <w:noProof/>
            <w:rPrChange w:id="7117" w:author="Unknown">
              <w:rPr>
                <w:i/>
                <w:noProof/>
              </w:rPr>
            </w:rPrChange>
          </w:rPr>
          <w:drawing>
            <wp:inline distT="0" distB="0" distL="0" distR="0">
              <wp:extent cx="5029200" cy="1603002"/>
              <wp:effectExtent l="25400" t="25400" r="25400" b="2286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29200" cy="1603002"/>
                      </a:xfrm>
                      <a:prstGeom prst="rect">
                        <a:avLst/>
                      </a:prstGeom>
                      <a:ln w="28575" cmpd="sng">
                        <a:solidFill>
                          <a:schemeClr val="tx1"/>
                        </a:solidFill>
                      </a:ln>
                    </pic:spPr>
                  </pic:pic>
                </a:graphicData>
              </a:graphic>
            </wp:inline>
          </w:drawing>
        </w:r>
      </w:moveTo>
    </w:p>
    <w:p w:rsidR="002F6E61" w:rsidRDefault="00A05B58">
      <w:pPr>
        <w:pStyle w:val="Caption"/>
        <w:pPrChange w:id="7118" w:author="Vilson Lu" w:date="2014-08-22T04:20:00Z">
          <w:pPr>
            <w:pStyle w:val="Content"/>
          </w:pPr>
        </w:pPrChange>
      </w:pPr>
      <w:bookmarkStart w:id="7119" w:name="_Toc396489888"/>
      <w:ins w:id="7120" w:author="Vilson Lu" w:date="2014-08-22T04:19:00Z">
        <w:r>
          <w:t xml:space="preserve">Figure </w:t>
        </w:r>
      </w:ins>
      <w:ins w:id="7121" w:author="Vilson Lu" w:date="2014-08-22T13:34:00Z">
        <w:r w:rsidR="00372B98">
          <w:fldChar w:fldCharType="begin"/>
        </w:r>
        <w:r w:rsidR="00956A9D">
          <w:instrText xml:space="preserve"> STYLEREF 1 \s </w:instrText>
        </w:r>
      </w:ins>
      <w:r w:rsidR="00372B98">
        <w:fldChar w:fldCharType="separate"/>
      </w:r>
      <w:r w:rsidR="003160F5">
        <w:rPr>
          <w:noProof/>
        </w:rPr>
        <w:t>3</w:t>
      </w:r>
      <w:ins w:id="7122"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7123" w:author="Vilson Lu" w:date="2014-08-22T16:55:00Z">
        <w:r w:rsidR="003160F5">
          <w:rPr>
            <w:noProof/>
          </w:rPr>
          <w:t>6</w:t>
        </w:r>
      </w:ins>
      <w:ins w:id="7124" w:author="Vilson Lu" w:date="2014-08-22T13:34:00Z">
        <w:r w:rsidR="00372B98">
          <w:fldChar w:fldCharType="end"/>
        </w:r>
      </w:ins>
      <w:ins w:id="7125" w:author="Vilson Lu" w:date="2014-08-22T04:19:00Z">
        <w:r>
          <w:t xml:space="preserve">. </w:t>
        </w:r>
        <w:r w:rsidRPr="002648A0">
          <w:t>Information Extraction Process of LearningPinocchio</w:t>
        </w:r>
      </w:ins>
      <w:bookmarkEnd w:id="7119"/>
    </w:p>
    <w:p w:rsidR="00AD0972" w:rsidRDefault="00AD0972" w:rsidP="00AD0972">
      <w:pPr>
        <w:pStyle w:val="Content2"/>
      </w:pPr>
    </w:p>
    <w:p w:rsidR="00AD0972" w:rsidRPr="00F54136" w:rsidRDefault="00AD0972" w:rsidP="00AD0972">
      <w:pPr>
        <w:pStyle w:val="Content2"/>
      </w:pPr>
      <w:moveTo w:id="7126" w:author="Vilson Lu" w:date="2014-08-22T00:20:00Z">
        <w:r w:rsidRPr="00F54136">
          <w:t xml:space="preserve">LearningPinocchio was tested in two languages, English and Italian. They trained the system on a corpus and tested the induced rules on unseen texts. </w:t>
        </w:r>
        <w:del w:id="7127" w:author="PF" w:date="2015-03-02T11:14:00Z">
          <w:r w:rsidRPr="00F54136" w:rsidDel="00A113F9">
            <w:delText>They tested t</w:delText>
          </w:r>
        </w:del>
      </w:moveTo>
      <w:ins w:id="7128" w:author="PF" w:date="2015-03-02T11:14:00Z">
        <w:r w:rsidR="00A113F9">
          <w:t>T</w:t>
        </w:r>
      </w:ins>
      <w:moveTo w:id="7129" w:author="Vilson Lu" w:date="2014-08-22T00:20:00Z">
        <w:r w:rsidRPr="00F54136">
          <w:t xml:space="preserve">he system </w:t>
        </w:r>
      </w:moveTo>
      <w:ins w:id="7130" w:author="PF" w:date="2015-03-02T11:14:00Z">
        <w:r w:rsidR="00A113F9">
          <w:t xml:space="preserve">was tested </w:t>
        </w:r>
      </w:ins>
      <w:moveTo w:id="7131" w:author="Vilson Lu" w:date="2014-08-22T00:20:00Z">
        <w:r w:rsidRPr="00F54136">
          <w:t xml:space="preserve">in two tasks: CMU Seminar announcements and Austin job announcements. </w:t>
        </w:r>
      </w:moveTo>
    </w:p>
    <w:p w:rsidR="00AD0972" w:rsidRPr="00F54136" w:rsidRDefault="00AD0972" w:rsidP="00AD0972">
      <w:pPr>
        <w:pStyle w:val="Content2"/>
      </w:pPr>
    </w:p>
    <w:p w:rsidR="00AD0972" w:rsidRPr="00F54136" w:rsidRDefault="00AD0972" w:rsidP="00AD0972">
      <w:pPr>
        <w:pStyle w:val="Content2"/>
      </w:pPr>
      <w:moveTo w:id="7132" w:author="Vilson Lu" w:date="2014-08-22T00:20:00Z">
        <w:r w:rsidRPr="00F54136">
          <w:t xml:space="preserve">On CMU Seminar announcements, </w:t>
        </w:r>
        <w:del w:id="7133" w:author="PF" w:date="2015-03-02T11:14:00Z">
          <w:r w:rsidRPr="00F54136" w:rsidDel="00A113F9">
            <w:delText xml:space="preserve">they performed </w:delText>
          </w:r>
        </w:del>
        <w:r w:rsidRPr="00F54136">
          <w:t>tokenization and POS tagging</w:t>
        </w:r>
      </w:moveTo>
      <w:ins w:id="7134" w:author="PF" w:date="2015-03-02T11:14:00Z">
        <w:r w:rsidR="00A113F9">
          <w:t xml:space="preserve"> were performed</w:t>
        </w:r>
      </w:ins>
      <w:moveTo w:id="7135" w:author="Vilson Lu" w:date="2014-08-22T00:20:00Z">
        <w:r w:rsidRPr="00F54136">
          <w:t xml:space="preserve">. </w:t>
        </w:r>
        <w:del w:id="7136" w:author="PF" w:date="2015-03-02T11:14:00Z">
          <w:r w:rsidRPr="00F54136" w:rsidDel="00A113F9">
            <w:delText xml:space="preserve">They did not do a </w:delText>
          </w:r>
        </w:del>
      </w:moveTo>
      <w:ins w:id="7137" w:author="PF" w:date="2015-03-02T11:14:00Z">
        <w:r w:rsidR="00A113F9">
          <w:t xml:space="preserve">A </w:t>
        </w:r>
      </w:ins>
      <w:moveTo w:id="7138" w:author="Vilson Lu" w:date="2014-08-22T00:20:00Z">
        <w:r w:rsidRPr="00F54136">
          <w:t xml:space="preserve">gazetteer </w:t>
        </w:r>
      </w:moveTo>
      <w:ins w:id="7139" w:author="PF" w:date="2015-03-02T11:14:00Z">
        <w:r w:rsidR="00A113F9">
          <w:t xml:space="preserve">was not done </w:t>
        </w:r>
      </w:ins>
      <w:moveTo w:id="7140" w:author="Vilson Lu" w:date="2014-08-22T00:20:00Z">
        <w:r w:rsidRPr="00F54136">
          <w:t xml:space="preserve">for a fair comparison. The IE must be able to extract </w:t>
        </w:r>
      </w:moveTo>
      <w:ins w:id="7141" w:author="PF" w:date="2015-03-02T11:14:00Z">
        <w:r w:rsidR="00A113F9">
          <w:t xml:space="preserve">the </w:t>
        </w:r>
      </w:ins>
      <w:moveTo w:id="7142" w:author="Vilson Lu" w:date="2014-08-22T00:20:00Z">
        <w:r w:rsidRPr="00F54136">
          <w:t>speaker</w:t>
        </w:r>
      </w:moveTo>
      <w:ins w:id="7143" w:author="PF" w:date="2015-03-02T11:14:00Z">
        <w:r w:rsidR="00A113F9">
          <w:t>’s</w:t>
        </w:r>
      </w:ins>
      <w:moveTo w:id="7144" w:author="Vilson Lu" w:date="2014-08-22T00:20:00Z">
        <w:r w:rsidRPr="00F54136">
          <w:t xml:space="preserve"> name, start time, end time, and location. They compared it to Rapier, symbolic-based (Califf, 1998), BWI, symbolic ba</w:t>
        </w:r>
        <w:r w:rsidRPr="008C70F0">
          <w:rPr>
            <w:rStyle w:val="Content1Char"/>
          </w:rPr>
          <w:t>s</w:t>
        </w:r>
        <w:r w:rsidRPr="00F54136">
          <w:t xml:space="preserve">ed, (Freitag &amp; Kushmerick, 2000), SRV, WHISK (Soderland, 1999), and HMM, statistic-based (Freitag &amp; McCallum, 1999). </w:t>
        </w:r>
        <w:del w:id="7145" w:author="PF" w:date="2015-03-02T11:15:00Z">
          <w:r w:rsidRPr="00F54136" w:rsidDel="00A113F9">
            <w:delText xml:space="preserve"> </w:delText>
          </w:r>
        </w:del>
        <w:r w:rsidRPr="00F54136">
          <w:t>Based on the results, (LP)</w:t>
        </w:r>
        <w:r w:rsidRPr="00E67FFD">
          <w:rPr>
            <w:vertAlign w:val="superscript"/>
          </w:rPr>
          <w:t>2</w:t>
        </w:r>
        <w:r w:rsidRPr="00F54136">
          <w:t xml:space="preserve"> was able to achieve the highest score among the IE systems. (LP)</w:t>
        </w:r>
        <w:r w:rsidRPr="00787C47">
          <w:rPr>
            <w:vertAlign w:val="superscript"/>
          </w:rPr>
          <w:t xml:space="preserve">2 </w:t>
        </w:r>
        <w:r w:rsidRPr="00F54136">
          <w:t xml:space="preserve">was able to accurately extract the start time and end time, with 99.0% and 95% </w:t>
        </w:r>
        <w:del w:id="7146" w:author="PF" w:date="2015-03-02T11:15:00Z">
          <w:r w:rsidRPr="00F54136" w:rsidDel="00A113F9">
            <w:delText>f</w:delText>
          </w:r>
        </w:del>
      </w:moveTo>
      <w:ins w:id="7147" w:author="PF" w:date="2015-03-02T11:15:00Z">
        <w:r w:rsidR="00A113F9">
          <w:t>F</w:t>
        </w:r>
      </w:ins>
      <w:moveTo w:id="7148" w:author="Vilson Lu" w:date="2014-08-22T00:20:00Z">
        <w:r w:rsidRPr="00F54136">
          <w:t>-measure</w:t>
        </w:r>
      </w:moveTo>
      <w:ins w:id="7149" w:author="PF" w:date="2015-03-02T11:15:00Z">
        <w:r w:rsidR="00A113F9">
          <w:t>s</w:t>
        </w:r>
      </w:ins>
      <w:moveTo w:id="7150" w:author="Vilson Lu" w:date="2014-08-22T00:20:00Z">
        <w:r w:rsidRPr="00F54136">
          <w:t xml:space="preserve">, respectively. However, it had difficulty in </w:t>
        </w:r>
      </w:moveTo>
      <w:ins w:id="7151" w:author="PF" w:date="2015-03-02T11:15:00Z">
        <w:r w:rsidR="00A113F9">
          <w:t xml:space="preserve">extracting the </w:t>
        </w:r>
      </w:ins>
      <w:moveTo w:id="7152" w:author="Vilson Lu" w:date="2014-08-22T00:20:00Z">
        <w:r w:rsidRPr="00F54136">
          <w:t>location and speaker</w:t>
        </w:r>
      </w:moveTo>
      <w:ins w:id="7153" w:author="PF" w:date="2015-03-02T11:15:00Z">
        <w:r w:rsidR="00A113F9">
          <w:t>’s</w:t>
        </w:r>
      </w:ins>
      <w:moveTo w:id="7154" w:author="Vilson Lu" w:date="2014-08-22T00:20:00Z">
        <w:r w:rsidRPr="00F54136">
          <w:t xml:space="preserve"> name with </w:t>
        </w:r>
        <w:del w:id="7155" w:author="PF" w:date="2015-03-02T11:15:00Z">
          <w:r w:rsidRPr="00F54136" w:rsidDel="00A113F9">
            <w:delText>f</w:delText>
          </w:r>
        </w:del>
      </w:moveTo>
      <w:ins w:id="7156" w:author="PF" w:date="2015-03-02T11:15:00Z">
        <w:r w:rsidR="00A113F9">
          <w:t>F</w:t>
        </w:r>
      </w:ins>
      <w:moveTo w:id="7157" w:author="Vilson Lu" w:date="2014-08-22T00:20:00Z">
        <w:r w:rsidRPr="00F54136">
          <w:t>-measure</w:t>
        </w:r>
      </w:moveTo>
      <w:ins w:id="7158" w:author="PF" w:date="2015-03-02T11:15:00Z">
        <w:r w:rsidR="00A113F9">
          <w:t>s</w:t>
        </w:r>
      </w:ins>
      <w:moveTo w:id="7159" w:author="Vilson Lu" w:date="2014-08-22T00:20:00Z">
        <w:r w:rsidRPr="00F54136">
          <w:t xml:space="preserve"> 77.6% and 75.1%, respectively.  Overall, (LP)</w:t>
        </w:r>
        <w:r w:rsidRPr="00E67FFD">
          <w:rPr>
            <w:vertAlign w:val="superscript"/>
          </w:rPr>
          <w:t>2</w:t>
        </w:r>
        <w:r w:rsidRPr="00F54136">
          <w:t xml:space="preserve"> has the highest performance in All Slots with </w:t>
        </w:r>
      </w:moveTo>
      <w:ins w:id="7160" w:author="PF" w:date="2015-03-02T11:15:00Z">
        <w:r w:rsidR="00A113F9">
          <w:t xml:space="preserve">a </w:t>
        </w:r>
      </w:ins>
      <w:moveTo w:id="7161" w:author="Vilson Lu" w:date="2014-08-22T00:20:00Z">
        <w:r w:rsidRPr="00F54136">
          <w:t xml:space="preserve">score </w:t>
        </w:r>
      </w:moveTo>
      <w:ins w:id="7162" w:author="PF" w:date="2015-03-02T11:17:00Z">
        <w:r w:rsidR="00A113F9">
          <w:t xml:space="preserve">of </w:t>
        </w:r>
      </w:ins>
      <w:moveTo w:id="7163" w:author="Vilson Lu" w:date="2014-08-22T00:20:00Z">
        <w:r w:rsidRPr="00F54136">
          <w:t>86.0%.</w:t>
        </w:r>
      </w:moveTo>
    </w:p>
    <w:p w:rsidR="00AD0972" w:rsidRPr="00F54136" w:rsidRDefault="00AD0972" w:rsidP="00AD0972">
      <w:pPr>
        <w:pStyle w:val="Content2"/>
      </w:pPr>
    </w:p>
    <w:p w:rsidR="00AD0972" w:rsidRDefault="00AD0972" w:rsidP="00AD0972">
      <w:pPr>
        <w:pStyle w:val="Content2"/>
      </w:pPr>
      <w:moveTo w:id="7164" w:author="Vilson Lu" w:date="2014-08-22T00:20:00Z">
        <w:r w:rsidRPr="00F54136">
          <w:t xml:space="preserve">On Austin job announcements, the IE systems must be able to extract message </w:t>
        </w:r>
        <w:del w:id="7165" w:author="PF" w:date="2015-03-02T11:16:00Z">
          <w:r w:rsidRPr="00F54136" w:rsidDel="00A113F9">
            <w:delText>id</w:delText>
          </w:r>
        </w:del>
      </w:moveTo>
      <w:ins w:id="7166" w:author="PF" w:date="2015-03-02T11:16:00Z">
        <w:r w:rsidR="00A113F9">
          <w:t>ID</w:t>
        </w:r>
      </w:ins>
      <w:moveTo w:id="7167" w:author="Vilson Lu" w:date="2014-08-22T00:20:00Z">
        <w:r w:rsidRPr="00F54136">
          <w:t>, job title, salary offered, company offering the job, recruiter, state, city</w:t>
        </w:r>
      </w:moveTo>
      <w:ins w:id="7168" w:author="PF" w:date="2015-03-02T11:16:00Z">
        <w:r w:rsidR="00A113F9">
          <w:t>,</w:t>
        </w:r>
      </w:ins>
      <w:moveTo w:id="7169" w:author="Vilson Lu" w:date="2014-08-22T00:20:00Z">
        <w:r w:rsidRPr="00F54136">
          <w:t xml:space="preserve"> and country where the job is offered</w:t>
        </w:r>
      </w:moveTo>
      <w:ins w:id="7170" w:author="PF" w:date="2015-03-02T11:16:00Z">
        <w:r w:rsidR="00A113F9">
          <w:t>,</w:t>
        </w:r>
      </w:ins>
      <w:moveTo w:id="7171" w:author="Vilson Lu" w:date="2014-08-22T00:20:00Z">
        <w:r w:rsidRPr="00F54136">
          <w:t xml:space="preserve"> programming language, platform, application area, required and desired years of experience, required and desired degree and posting date. </w:t>
        </w:r>
        <w:del w:id="7172" w:author="PF" w:date="2015-03-02T11:16:00Z">
          <w:r w:rsidRPr="00F54136" w:rsidDel="00A113F9">
            <w:delText>They performed t</w:delText>
          </w:r>
        </w:del>
      </w:moveTo>
      <w:ins w:id="7173" w:author="PF" w:date="2015-03-02T11:16:00Z">
        <w:r w:rsidR="00A113F9">
          <w:t>T</w:t>
        </w:r>
      </w:ins>
      <w:moveTo w:id="7174" w:author="Vilson Lu" w:date="2014-08-22T00:20:00Z">
        <w:r w:rsidRPr="00F54136">
          <w:t xml:space="preserve">he same preprocessing as </w:t>
        </w:r>
        <w:del w:id="7175" w:author="PF" w:date="2015-03-02T11:17:00Z">
          <w:r w:rsidRPr="00F54136" w:rsidDel="00A113F9">
            <w:delText xml:space="preserve">on </w:delText>
          </w:r>
        </w:del>
      </w:moveTo>
      <w:ins w:id="7176" w:author="PF" w:date="2015-03-02T11:17:00Z">
        <w:r w:rsidR="00A113F9">
          <w:t xml:space="preserve">with </w:t>
        </w:r>
      </w:ins>
      <w:moveTo w:id="7177" w:author="Vilson Lu" w:date="2014-08-22T00:20:00Z">
        <w:r w:rsidRPr="00F54136">
          <w:t>the CMU Seminar announcements</w:t>
        </w:r>
      </w:moveTo>
      <w:ins w:id="7178" w:author="PF" w:date="2015-03-02T11:17:00Z">
        <w:r w:rsidR="00A113F9">
          <w:t xml:space="preserve"> was done</w:t>
        </w:r>
      </w:ins>
      <w:moveTo w:id="7179" w:author="Vilson Lu" w:date="2014-08-22T00:20:00Z">
        <w:r w:rsidRPr="00F54136">
          <w:t>. Based on the results, (LP)</w:t>
        </w:r>
        <w:r w:rsidRPr="00E67FFD">
          <w:rPr>
            <w:sz w:val="21"/>
            <w:vertAlign w:val="superscript"/>
          </w:rPr>
          <w:t>2</w:t>
        </w:r>
        <w:r w:rsidRPr="00F54136">
          <w:t xml:space="preserve"> outperformed Rapier in almost all the aspects. Rapier was able to outperform</w:t>
        </w:r>
        <w:del w:id="7180" w:author="PF" w:date="2015-03-02T11:17:00Z">
          <w:r w:rsidRPr="00F54136" w:rsidDel="00A113F9">
            <w:delText>ed</w:delText>
          </w:r>
        </w:del>
        <w:r w:rsidRPr="00F54136">
          <w:t xml:space="preserve"> (LP)</w:t>
        </w:r>
        <w:r w:rsidRPr="00E67FFD">
          <w:rPr>
            <w:vertAlign w:val="superscript"/>
          </w:rPr>
          <w:t>2</w:t>
        </w:r>
        <w:r w:rsidRPr="00F54136">
          <w:t xml:space="preserve"> in salary, desired year, and desired degree. </w:t>
        </w:r>
        <w:del w:id="7181" w:author="PF" w:date="2015-03-02T11:17:00Z">
          <w:r w:rsidRPr="00F54136" w:rsidDel="00A113F9">
            <w:delText xml:space="preserve">But </w:delText>
          </w:r>
        </w:del>
      </w:moveTo>
      <w:ins w:id="7182" w:author="PF" w:date="2015-03-02T11:17:00Z">
        <w:r w:rsidR="00A113F9">
          <w:t xml:space="preserve">However, </w:t>
        </w:r>
      </w:ins>
      <w:moveTo w:id="7183" w:author="Vilson Lu" w:date="2014-08-22T00:20:00Z">
        <w:r w:rsidRPr="00F54136">
          <w:t>in the overall performance, (LP)</w:t>
        </w:r>
        <w:r w:rsidRPr="00E67FFD">
          <w:rPr>
            <w:vertAlign w:val="superscript"/>
          </w:rPr>
          <w:t>2</w:t>
        </w:r>
        <w:r w:rsidRPr="00F54136">
          <w:t xml:space="preserve">  has a higher performance in All Slots with </w:t>
        </w:r>
      </w:moveTo>
      <w:ins w:id="7184" w:author="PF" w:date="2015-03-02T11:17:00Z">
        <w:r w:rsidR="00A113F9">
          <w:t xml:space="preserve">a </w:t>
        </w:r>
      </w:ins>
      <w:moveTo w:id="7185" w:author="Vilson Lu" w:date="2014-08-22T00:20:00Z">
        <w:r w:rsidRPr="00F54136">
          <w:t>score</w:t>
        </w:r>
      </w:moveTo>
      <w:ins w:id="7186" w:author="PF" w:date="2015-03-02T11:17:00Z">
        <w:r w:rsidR="00A113F9">
          <w:t xml:space="preserve"> of</w:t>
        </w:r>
      </w:ins>
      <w:moveTo w:id="7187" w:author="Vilson Lu" w:date="2014-08-22T00:20:00Z">
        <w:r w:rsidRPr="00F54136">
          <w:t xml:space="preserve"> 84.1%.</w:t>
        </w:r>
      </w:moveTo>
    </w:p>
    <w:p w:rsidR="00AD0972" w:rsidRDefault="00AD0972" w:rsidP="00AD0972">
      <w:pPr>
        <w:pStyle w:val="Content2"/>
      </w:pPr>
    </w:p>
    <w:moveToRangeEnd w:id="6924"/>
    <w:p w:rsidR="00602FF1" w:rsidRPr="0027470C" w:rsidRDefault="00602FF1" w:rsidP="00602FF1">
      <w:pPr>
        <w:pStyle w:val="Heading4"/>
        <w:rPr>
          <w:ins w:id="7188" w:author="Vilson Lu" w:date="2014-08-15T14:52:00Z"/>
        </w:rPr>
      </w:pPr>
      <w:ins w:id="7189" w:author="Vilson Lu" w:date="2014-08-15T14:52:00Z">
        <w:r>
          <w:t>IE</w:t>
        </w:r>
        <w:r>
          <w:rPr>
            <w:vertAlign w:val="superscript"/>
          </w:rPr>
          <w:t xml:space="preserve">2 </w:t>
        </w:r>
        <w:r>
          <w:t>(Aone et al., 1998)</w:t>
        </w:r>
      </w:ins>
    </w:p>
    <w:p w:rsidR="002F6E61" w:rsidRDefault="002F6E61">
      <w:pPr>
        <w:pStyle w:val="Content2"/>
        <w:rPr>
          <w:ins w:id="7190" w:author="Vilson Lu" w:date="2014-08-15T14:52:00Z"/>
        </w:rPr>
        <w:pPrChange w:id="7191" w:author="TinTin Kalaw" w:date="2014-08-16T12:34:00Z">
          <w:pPr/>
        </w:pPrChange>
      </w:pPr>
    </w:p>
    <w:p w:rsidR="002F6E61" w:rsidRDefault="00602FF1">
      <w:pPr>
        <w:pStyle w:val="Content2"/>
        <w:rPr>
          <w:ins w:id="7192" w:author="Vilson Lu" w:date="2014-08-15T14:52:00Z"/>
        </w:rPr>
        <w:pPrChange w:id="7193" w:author="TinTin Kalaw" w:date="2014-08-16T12:34:00Z">
          <w:pPr>
            <w:pStyle w:val="Content"/>
          </w:pPr>
        </w:pPrChange>
      </w:pPr>
      <w:ins w:id="7194" w:author="Vilson Lu" w:date="2014-08-15T14:52:00Z">
        <w:r>
          <w:t>Aone</w:t>
        </w:r>
        <w:r w:rsidRPr="00DC3870">
          <w:t xml:space="preserve"> and his team of researchers</w:t>
        </w:r>
        <w:r>
          <w:t xml:space="preserve"> (1998)</w:t>
        </w:r>
        <w:r w:rsidRPr="00DC3870">
          <w:t xml:space="preserve"> have presented an adaptive Information Extraction system that can be used to extract information from different type</w:t>
        </w:r>
      </w:ins>
      <w:ins w:id="7195" w:author="PF" w:date="2015-03-02T11:17:00Z">
        <w:r w:rsidR="00490DD7">
          <w:t>s</w:t>
        </w:r>
      </w:ins>
      <w:ins w:id="7196" w:author="Vilson Lu" w:date="2014-08-15T14:52:00Z">
        <w:r w:rsidRPr="00DC3870">
          <w:t xml:space="preserve"> of texts like unstructured, </w:t>
        </w:r>
        <w:r w:rsidR="00372B98" w:rsidRPr="00372B98">
          <w:rPr>
            <w:rStyle w:val="Content1Char"/>
            <w:rPrChange w:id="7197" w:author="Vilson Lu" w:date="2014-08-15T22:29:00Z">
              <w:rPr>
                <w:i/>
              </w:rPr>
            </w:rPrChange>
          </w:rPr>
          <w:t>structured</w:t>
        </w:r>
      </w:ins>
      <w:ins w:id="7198" w:author="PF" w:date="2015-03-02T11:18:00Z">
        <w:r w:rsidR="00490DD7">
          <w:rPr>
            <w:rStyle w:val="Content1Char"/>
          </w:rPr>
          <w:t>,</w:t>
        </w:r>
      </w:ins>
      <w:ins w:id="7199" w:author="Vilson Lu" w:date="2014-08-15T14:52:00Z">
        <w:r w:rsidR="00372B98" w:rsidRPr="00372B98">
          <w:rPr>
            <w:rStyle w:val="Content1Char"/>
            <w:rPrChange w:id="7200" w:author="Vilson Lu" w:date="2014-08-15T22:29:00Z">
              <w:rPr>
                <w:i/>
              </w:rPr>
            </w:rPrChange>
          </w:rPr>
          <w:t xml:space="preserve"> and semi-structured texts. In their</w:t>
        </w:r>
        <w:del w:id="7201" w:author="PF" w:date="2015-03-02T11:18:00Z">
          <w:r w:rsidR="00372B98" w:rsidRPr="00372B98">
            <w:rPr>
              <w:rStyle w:val="Content1Char"/>
              <w:rPrChange w:id="7202" w:author="Vilson Lu" w:date="2014-08-15T22:29:00Z">
                <w:rPr>
                  <w:i/>
                </w:rPr>
              </w:rPrChange>
            </w:rPr>
            <w:delText xml:space="preserve"> paper</w:delText>
          </w:r>
        </w:del>
      </w:ins>
      <w:ins w:id="7203" w:author="PF" w:date="2015-03-02T11:18:00Z">
        <w:r w:rsidR="00490DD7">
          <w:rPr>
            <w:rStyle w:val="Content1Char"/>
          </w:rPr>
          <w:t xml:space="preserve"> article</w:t>
        </w:r>
      </w:ins>
      <w:ins w:id="7204" w:author="Vilson Lu" w:date="2014-08-15T14:52:00Z">
        <w:r w:rsidR="00372B98" w:rsidRPr="00372B98">
          <w:rPr>
            <w:rStyle w:val="Content1Char"/>
            <w:rPrChange w:id="7205" w:author="Vilson Lu" w:date="2014-08-15T22:29:00Z">
              <w:rPr>
                <w:i/>
              </w:rPr>
            </w:rPrChange>
          </w:rPr>
          <w:t xml:space="preserve">, they presented the architecture </w:t>
        </w:r>
        <w:del w:id="7206" w:author="PF" w:date="2015-03-02T11:18:00Z">
          <w:r w:rsidR="00372B98" w:rsidRPr="00372B98">
            <w:rPr>
              <w:rStyle w:val="Content1Char"/>
              <w:rPrChange w:id="7207" w:author="Vilson Lu" w:date="2014-08-15T22:29:00Z">
                <w:rPr>
                  <w:i/>
                </w:rPr>
              </w:rPrChange>
            </w:rPr>
            <w:delText xml:space="preserve">that </w:delText>
          </w:r>
        </w:del>
        <w:r w:rsidR="00372B98" w:rsidRPr="00372B98">
          <w:rPr>
            <w:rStyle w:val="Content1Char"/>
            <w:rPrChange w:id="7208" w:author="Vilson Lu" w:date="2014-08-15T22:29:00Z">
              <w:rPr>
                <w:i/>
              </w:rPr>
            </w:rPrChange>
          </w:rPr>
          <w:t>th</w:t>
        </w:r>
        <w:r w:rsidRPr="00DC3870">
          <w:t xml:space="preserve">ey used </w:t>
        </w:r>
        <w:r w:rsidRPr="00FD77B6">
          <w:t>in building the system. Aone’s IE system has six main modules in its architecture. Mod</w:t>
        </w:r>
        <w:r w:rsidRPr="00DC3870">
          <w:t xml:space="preserve">ule 1 is responsible for the named-entity recognition part of the IE system. For this module, </w:t>
        </w:r>
        <w:r>
          <w:t xml:space="preserve">they </w:t>
        </w:r>
        <w:r w:rsidRPr="00DC3870">
          <w:t xml:space="preserve">used a commercial tool called NetOwl Extractor 3.0 to recognize general named-entity types. It is in this module where time/numerical expressions, names (persons/places/organizations), acronyms (organization names/locations), and semantic subtypes (country/city) are being recognized and extracted. </w:t>
        </w:r>
        <w:del w:id="7209" w:author="PF" w:date="2015-03-02T11:18:00Z">
          <w:r w:rsidRPr="00DC3870" w:rsidDel="00490DD7">
            <w:delText xml:space="preserve">Moving on, </w:delText>
          </w:r>
        </w:del>
        <w:r w:rsidRPr="00DC3870">
          <w:t xml:space="preserve">Module 2 or the Custom NameTag module is responsible for the recognition of restricted-domain named-entities by using pattern matching. The output phrases for this module are SGML-tagged (Standardized Generalized Markup Language) into the same input document. On the other hand, Modules 3 </w:t>
        </w:r>
        <w:del w:id="7210" w:author="PF" w:date="2015-03-02T11:18:00Z">
          <w:r w:rsidRPr="00DC3870" w:rsidDel="00490DD7">
            <w:delText>&amp;</w:delText>
          </w:r>
        </w:del>
      </w:ins>
      <w:ins w:id="7211" w:author="PF" w:date="2015-03-02T11:18:00Z">
        <w:r w:rsidR="00490DD7">
          <w:t>and</w:t>
        </w:r>
      </w:ins>
      <w:ins w:id="7212" w:author="Vilson Lu" w:date="2014-08-15T14:52:00Z">
        <w:r w:rsidRPr="00DC3870">
          <w:t xml:space="preserve"> 4 are responsible for SGML-tagging the phrases in the sentences that are considered to be values for the slots </w:t>
        </w:r>
        <w:r w:rsidRPr="00DC3870">
          <w:lastRenderedPageBreak/>
          <w:t xml:space="preserve">defined in the templates and </w:t>
        </w:r>
      </w:ins>
      <w:ins w:id="7213" w:author="PF" w:date="2015-03-02T11:19:00Z">
        <w:r w:rsidR="008A0BC6">
          <w:t xml:space="preserve">they </w:t>
        </w:r>
      </w:ins>
      <w:ins w:id="7214" w:author="Vilson Lu" w:date="2014-08-15T14:52:00Z">
        <w:r w:rsidRPr="00DC3870">
          <w:t>work</w:t>
        </w:r>
        <w:del w:id="7215" w:author="PF" w:date="2015-03-02T11:19:00Z">
          <w:r w:rsidRPr="00DC3870" w:rsidDel="008A0BC6">
            <w:delText>s</w:delText>
          </w:r>
        </w:del>
        <w:r w:rsidRPr="00DC3870">
          <w:t xml:space="preserve"> hand-in-hand. Module 3 or the PhraseTag module works by applying syntactico-semantic rules </w:t>
        </w:r>
      </w:ins>
      <w:ins w:id="7216" w:author="PF" w:date="2015-03-02T11:19:00Z">
        <w:r w:rsidR="008A0BC6">
          <w:t xml:space="preserve">to </w:t>
        </w:r>
      </w:ins>
      <w:ins w:id="7217" w:author="Vilson Lu" w:date="2014-08-15T14:52:00Z">
        <w:r w:rsidRPr="00DC3870">
          <w:t xml:space="preserve">identify the noun phrases in the previously recognized/extracted named-entities. Module 4 or the EventTag module works by applying a set of custom-built syntactico-semantic multi-slot rules to recognize/extract events from the input sentence. </w:t>
        </w:r>
        <w:del w:id="7218" w:author="PF" w:date="2015-03-02T11:19:00Z">
          <w:r w:rsidRPr="00DC3870" w:rsidDel="008A0BC6">
            <w:delText xml:space="preserve">Moving on, </w:delText>
          </w:r>
        </w:del>
        <w:r w:rsidRPr="00DC3870">
          <w:t>Module 5 or the Discourse Analysis Module is responsible for co</w:t>
        </w:r>
      </w:ins>
      <w:ins w:id="7219" w:author="PF" w:date="2015-03-02T18:31:00Z">
        <w:r w:rsidR="001D1329">
          <w:t>-</w:t>
        </w:r>
      </w:ins>
      <w:ins w:id="7220" w:author="Vilson Lu" w:date="2014-08-15T14:52:00Z">
        <w:r w:rsidRPr="00DC3870">
          <w:t xml:space="preserve">reference resolution or the merging of the previously extracted noun phrases. This module </w:t>
        </w:r>
        <w:del w:id="7221" w:author="PF" w:date="2015-03-02T11:20:00Z">
          <w:r w:rsidRPr="00DC3870" w:rsidDel="008A0BC6">
            <w:delText xml:space="preserve">was </w:delText>
          </w:r>
        </w:del>
      </w:ins>
      <w:ins w:id="7222" w:author="PF" w:date="2015-03-02T11:20:00Z">
        <w:r w:rsidR="008A0BC6">
          <w:t xml:space="preserve">is </w:t>
        </w:r>
      </w:ins>
      <w:ins w:id="7223" w:author="Vilson Lu" w:date="2014-08-15T14:52:00Z">
        <w:r w:rsidRPr="00DC3870">
          <w:t xml:space="preserve">implemented </w:t>
        </w:r>
        <w:del w:id="7224" w:author="PF" w:date="2015-03-02T11:20:00Z">
          <w:r w:rsidRPr="00DC3870" w:rsidDel="008A0BC6">
            <w:delText xml:space="preserve">by </w:delText>
          </w:r>
        </w:del>
        <w:r w:rsidRPr="00DC3870">
          <w:t>using three different strategies so that it can be modified to reach optimal performance regardless of the extraction scenario. Strategy A or the Rule-Based Strategy uses a set of custom-built rules to resolve definite noun phrases and singular personal pronoun co</w:t>
        </w:r>
      </w:ins>
      <w:ins w:id="7225" w:author="PF" w:date="2015-03-02T18:31:00Z">
        <w:r w:rsidR="001D1329">
          <w:t>-</w:t>
        </w:r>
      </w:ins>
      <w:ins w:id="7226" w:author="Vilson Lu" w:date="2014-08-15T14:52:00Z">
        <w:r w:rsidRPr="00DC3870">
          <w:t>reference. Strategy B or the Machine Learning-Based Strategy uses a decision tree that has been formed from learning a corpus tagged with co</w:t>
        </w:r>
      </w:ins>
      <w:ins w:id="7227" w:author="PF" w:date="2015-03-02T18:31:00Z">
        <w:r w:rsidR="001D1329">
          <w:t>-</w:t>
        </w:r>
      </w:ins>
      <w:ins w:id="7228" w:author="Vilson Lu" w:date="2014-08-15T14:52:00Z">
        <w:r w:rsidRPr="00DC3870">
          <w:t>references. Strategy C or the Hybrid Strategy uses Strategy A to filter false antecedents and then uses Strategy B to rank the remaining antecedents. In general, Module 5 is just merging the partial templates formed by the previous module. Lastly, Module 6 or the TempGen Module is responsible for the completion of the templates generated from the previous module by considering the consistency of the values in the slots of the event templates after resolving the noun phrase</w:t>
        </w:r>
        <w:del w:id="7229" w:author="PF" w:date="2015-03-02T11:21:00Z">
          <w:r w:rsidRPr="00DC3870" w:rsidDel="008A0BC6">
            <w:delText>s</w:delText>
          </w:r>
        </w:del>
        <w:r w:rsidRPr="00DC3870">
          <w:t xml:space="preserve"> </w:t>
        </w:r>
        <w:commentRangeStart w:id="7230"/>
        <w:del w:id="7231" w:author="PF" w:date="2015-03-02T11:21:00Z">
          <w:r w:rsidRPr="00DC3870" w:rsidDel="008A0BC6">
            <w:delText xml:space="preserve">conferences </w:delText>
          </w:r>
        </w:del>
      </w:ins>
      <w:ins w:id="7232" w:author="PF" w:date="2015-03-02T11:21:00Z">
        <w:r w:rsidR="008A0BC6">
          <w:t>co</w:t>
        </w:r>
      </w:ins>
      <w:ins w:id="7233" w:author="PF" w:date="2015-03-02T18:31:00Z">
        <w:r w:rsidR="001D1329">
          <w:t>-</w:t>
        </w:r>
      </w:ins>
      <w:ins w:id="7234" w:author="PF" w:date="2015-03-02T11:21:00Z">
        <w:r w:rsidR="008A0BC6">
          <w:t>references</w:t>
        </w:r>
        <w:commentRangeEnd w:id="7230"/>
        <w:r w:rsidR="008A0BC6">
          <w:rPr>
            <w:rStyle w:val="CommentReference"/>
          </w:rPr>
          <w:commentReference w:id="7230"/>
        </w:r>
        <w:r w:rsidR="008A0BC6">
          <w:t xml:space="preserve"> </w:t>
        </w:r>
      </w:ins>
      <w:ins w:id="7235" w:author="Vilson Lu" w:date="2014-08-15T14:52:00Z">
        <w:r w:rsidRPr="00DC3870">
          <w:t xml:space="preserve">and the generation of the output </w:t>
        </w:r>
        <w:r>
          <w:t>in the desired format.</w:t>
        </w:r>
      </w:ins>
      <w:ins w:id="7236" w:author="PF" w:date="2015-03-02T11:21:00Z">
        <w:r w:rsidR="008A0BC6">
          <w:t xml:space="preserve"> </w:t>
        </w:r>
      </w:ins>
      <w:ins w:id="7237" w:author="TinTin Kalaw" w:date="2014-08-16T12:34:00Z">
        <w:r w:rsidR="00372B98">
          <w:fldChar w:fldCharType="begin"/>
        </w:r>
        <w:r w:rsidR="0078345A">
          <w:instrText xml:space="preserve"> REF _Ref395955818 \h </w:instrText>
        </w:r>
      </w:ins>
      <w:r w:rsidR="00372B98">
        <w:fldChar w:fldCharType="separate"/>
      </w:r>
      <w:ins w:id="7238" w:author="Vilson Lu" w:date="2014-08-22T16:55:00Z">
        <w:r w:rsidR="003160F5">
          <w:rPr>
            <w:b/>
            <w:bCs/>
          </w:rPr>
          <w:t>Error! Reference source not found.</w:t>
        </w:r>
      </w:ins>
      <w:ins w:id="7239" w:author="TinTin Kalaw" w:date="2014-08-16T12:34:00Z">
        <w:r w:rsidR="00372B98">
          <w:fldChar w:fldCharType="end"/>
        </w:r>
      </w:ins>
      <w:ins w:id="7240" w:author="Vilson Lu" w:date="2014-08-15T14:52:00Z">
        <w:del w:id="7241" w:author="TinTin Kalaw" w:date="2014-08-16T12:34:00Z">
          <w:r w:rsidDel="0078345A">
            <w:delText>Figure 3-4</w:delText>
          </w:r>
        </w:del>
      </w:ins>
      <w:ins w:id="7242" w:author="PF" w:date="2015-03-02T11:21:00Z">
        <w:r w:rsidR="008A0BC6">
          <w:t xml:space="preserve"> </w:t>
        </w:r>
      </w:ins>
      <w:ins w:id="7243" w:author="Vilson Lu" w:date="2014-08-15T14:52:00Z">
        <w:r w:rsidRPr="00DC3870">
          <w:t xml:space="preserve">illustrates the architecture of the system proposed by </w:t>
        </w:r>
        <w:r>
          <w:t>Aone</w:t>
        </w:r>
        <w:r w:rsidRPr="00DC3870">
          <w:t xml:space="preserve"> et al.</w:t>
        </w:r>
      </w:ins>
    </w:p>
    <w:p w:rsidR="002F6E61" w:rsidRDefault="002F6E61">
      <w:pPr>
        <w:pStyle w:val="Content2"/>
        <w:rPr>
          <w:ins w:id="7244" w:author="Vilson Lu" w:date="2014-08-15T14:52:00Z"/>
        </w:rPr>
        <w:pPrChange w:id="7245" w:author="TinTin Kalaw" w:date="2014-08-16T12:34:00Z">
          <w:pPr>
            <w:pStyle w:val="Content"/>
          </w:pPr>
        </w:pPrChange>
      </w:pPr>
    </w:p>
    <w:p w:rsidR="00A05B58" w:rsidRDefault="002F6E61">
      <w:pPr>
        <w:pStyle w:val="Content"/>
        <w:keepNext/>
        <w:rPr>
          <w:ins w:id="7246" w:author="Vilson Lu" w:date="2014-08-22T04:20:00Z"/>
        </w:rPr>
      </w:pPr>
      <w:ins w:id="7247" w:author="Vilson Lu" w:date="2014-08-15T14:52:00Z">
        <w:r>
          <w:rPr>
            <w:noProof/>
            <w:rPrChange w:id="7248" w:author="Unknown">
              <w:rPr>
                <w:i/>
                <w:noProof/>
              </w:rPr>
            </w:rPrChange>
          </w:rPr>
          <w:drawing>
            <wp:inline distT="0" distB="0" distL="0" distR="0">
              <wp:extent cx="4991100" cy="1748790"/>
              <wp:effectExtent l="38100" t="38100" r="38100" b="41910"/>
              <wp:docPr id="5" name="Picture 5" descr="Macintosh HD:Users:kylemchalebdelacruz:Desktop:Screen Shot 2014-06-24 at 12.03.11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ylemchalebdelacruz:Desktop:Screen Shot 2014-06-24 at 12.03.11 AM.png"/>
                      <pic:cNvPicPr>
                        <a:picLocks noChangeAspect="1" noChangeArrowheads="1"/>
                      </pic:cNvPicPr>
                    </pic:nvPicPr>
                    <pic:blipFill>
                      <a:blip r:embed="rId22">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91100" cy="1748790"/>
                      </a:xfrm>
                      <a:prstGeom prst="rect">
                        <a:avLst/>
                      </a:prstGeom>
                      <a:noFill/>
                      <a:ln w="28575" cmpd="sng">
                        <a:solidFill>
                          <a:schemeClr val="tx1"/>
                        </a:solidFill>
                      </a:ln>
                    </pic:spPr>
                  </pic:pic>
                </a:graphicData>
              </a:graphic>
            </wp:inline>
          </w:drawing>
        </w:r>
      </w:ins>
    </w:p>
    <w:p w:rsidR="002F6E61" w:rsidRDefault="00A05B58">
      <w:pPr>
        <w:pStyle w:val="Caption"/>
        <w:jc w:val="both"/>
        <w:rPr>
          <w:ins w:id="7249" w:author="Vilson Lu" w:date="2014-08-15T14:52:00Z"/>
        </w:rPr>
        <w:pPrChange w:id="7250" w:author="Vilson Lu" w:date="2014-08-22T04:20:00Z">
          <w:pPr>
            <w:pStyle w:val="Content"/>
            <w:keepNext/>
          </w:pPr>
        </w:pPrChange>
      </w:pPr>
      <w:bookmarkStart w:id="7251" w:name="_Toc396489889"/>
      <w:ins w:id="7252" w:author="Vilson Lu" w:date="2014-08-22T04:20:00Z">
        <w:r>
          <w:t xml:space="preserve">Figure </w:t>
        </w:r>
      </w:ins>
      <w:ins w:id="7253" w:author="Vilson Lu" w:date="2014-08-22T13:34:00Z">
        <w:r w:rsidR="00372B98">
          <w:fldChar w:fldCharType="begin"/>
        </w:r>
        <w:r w:rsidR="00956A9D">
          <w:instrText xml:space="preserve"> STYLEREF 1 \s </w:instrText>
        </w:r>
      </w:ins>
      <w:r w:rsidR="00372B98">
        <w:fldChar w:fldCharType="separate"/>
      </w:r>
      <w:r w:rsidR="003160F5">
        <w:rPr>
          <w:noProof/>
        </w:rPr>
        <w:t>3</w:t>
      </w:r>
      <w:ins w:id="7254"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7255" w:author="Vilson Lu" w:date="2014-08-22T16:55:00Z">
        <w:r w:rsidR="003160F5">
          <w:rPr>
            <w:noProof/>
          </w:rPr>
          <w:t>7</w:t>
        </w:r>
      </w:ins>
      <w:ins w:id="7256" w:author="Vilson Lu" w:date="2014-08-22T13:34:00Z">
        <w:r w:rsidR="00372B98">
          <w:fldChar w:fldCharType="end"/>
        </w:r>
      </w:ins>
      <w:ins w:id="7257" w:author="Vilson Lu" w:date="2014-08-22T04:20:00Z">
        <w:r>
          <w:t xml:space="preserve">. </w:t>
        </w:r>
        <w:r w:rsidRPr="00A71B71">
          <w:t>Figure 3 7. Architecture of IE</w:t>
        </w:r>
        <w:r w:rsidR="00372B98" w:rsidRPr="00372B98">
          <w:rPr>
            <w:vertAlign w:val="superscript"/>
            <w:rPrChange w:id="7258" w:author="PF" w:date="2015-03-02T11:21:00Z">
              <w:rPr>
                <w:b/>
              </w:rPr>
            </w:rPrChange>
          </w:rPr>
          <w:t>2</w:t>
        </w:r>
        <w:r w:rsidRPr="00A71B71">
          <w:t xml:space="preserve"> Adaptive Information Extraction System</w:t>
        </w:r>
      </w:ins>
      <w:bookmarkEnd w:id="7251"/>
    </w:p>
    <w:p w:rsidR="00602FF1" w:rsidRDefault="00602FF1" w:rsidP="00602FF1">
      <w:pPr>
        <w:pStyle w:val="Content"/>
        <w:ind w:left="0"/>
        <w:rPr>
          <w:ins w:id="7259" w:author="Vilson Lu" w:date="2014-08-15T14:52:00Z"/>
        </w:rPr>
      </w:pPr>
    </w:p>
    <w:p w:rsidR="002F6E61" w:rsidRDefault="00372B98">
      <w:pPr>
        <w:pStyle w:val="Heading4"/>
        <w:rPr>
          <w:ins w:id="7260" w:author="Vilson Lu" w:date="2014-08-15T14:52:00Z"/>
        </w:rPr>
        <w:pPrChange w:id="7261" w:author="Kyle Mc Hale Dela Cruz" w:date="2014-08-15T16:32:00Z">
          <w:pPr>
            <w:pStyle w:val="Style1"/>
            <w:numPr>
              <w:numId w:val="1"/>
            </w:numPr>
            <w:tabs>
              <w:tab w:val="clear" w:pos="2880"/>
            </w:tabs>
            <w:ind w:left="2880" w:hanging="720"/>
          </w:pPr>
        </w:pPrChange>
      </w:pPr>
      <w:ins w:id="7262" w:author="TinTin Kalaw" w:date="2014-08-16T12:35:00Z">
        <w:del w:id="7263" w:author="Vilson Lu" w:date="2014-08-22T00:19:00Z">
          <w:r w:rsidDel="00AD0972">
            <w:fldChar w:fldCharType="begin"/>
          </w:r>
          <w:r w:rsidR="0078345A" w:rsidDel="00AD0972">
            <w:delInstrText xml:space="preserve"> REF _Ref395955846 \h </w:delInstrText>
          </w:r>
        </w:del>
      </w:ins>
      <w:del w:id="7264" w:author="Vilson Lu" w:date="2014-08-22T00:19:00Z">
        <w:r w:rsidDel="00AD0972">
          <w:fldChar w:fldCharType="end"/>
        </w:r>
      </w:del>
      <w:ins w:id="7265" w:author="TinTin Kalaw" w:date="2014-08-16T12:35:00Z">
        <w:del w:id="7266" w:author="Vilson Lu" w:date="2014-08-22T00:19:00Z">
          <w:r w:rsidDel="00AD0972">
            <w:fldChar w:fldCharType="begin"/>
          </w:r>
          <w:r w:rsidR="0078345A" w:rsidDel="00AD0972">
            <w:delInstrText xml:space="preserve"> REF _Ref395955862 \h </w:delInstrText>
          </w:r>
        </w:del>
      </w:ins>
      <w:del w:id="7267" w:author="Vilson Lu" w:date="2014-08-22T00:19:00Z">
        <w:r w:rsidR="0078345A" w:rsidDel="00AD0972">
          <w:delInstrText xml:space="preserve"> \* MERGEFORMAT </w:delInstrText>
        </w:r>
        <w:r w:rsidDel="00AD0972">
          <w:fldChar w:fldCharType="end"/>
        </w:r>
      </w:del>
      <w:ins w:id="7268" w:author="TinTin Kalaw" w:date="2014-08-16T12:36:00Z">
        <w:del w:id="7269" w:author="Vilson Lu" w:date="2014-08-22T00:19:00Z">
          <w:r w:rsidDel="00AD0972">
            <w:fldChar w:fldCharType="begin"/>
          </w:r>
          <w:r w:rsidR="0078345A" w:rsidDel="00AD0972">
            <w:delInstrText xml:space="preserve"> REF _Ref395955893 \h </w:delInstrText>
          </w:r>
        </w:del>
      </w:ins>
      <w:del w:id="7270" w:author="Vilson Lu" w:date="2014-08-22T00:19:00Z">
        <w:r w:rsidDel="00AD0972">
          <w:fldChar w:fldCharType="end"/>
        </w:r>
      </w:del>
      <w:ins w:id="7271" w:author="TinTin Kalaw" w:date="2014-08-16T12:37:00Z">
        <w:del w:id="7272" w:author="Vilson Lu" w:date="2014-08-22T00:19:00Z">
          <w:r w:rsidDel="00AD0972">
            <w:fldChar w:fldCharType="begin"/>
          </w:r>
          <w:r w:rsidR="0078345A" w:rsidDel="00AD0972">
            <w:delInstrText xml:space="preserve"> REF _Ref395955950 \h </w:delInstrText>
          </w:r>
        </w:del>
      </w:ins>
      <w:del w:id="7273" w:author="Vilson Lu" w:date="2014-08-22T00:19:00Z">
        <w:r w:rsidDel="00AD0972">
          <w:fldChar w:fldCharType="end"/>
        </w:r>
      </w:del>
      <w:ins w:id="7274" w:author="Vilson Lu" w:date="2014-08-15T14:52:00Z">
        <w:r w:rsidR="00602FF1">
          <w:t>SOMIDIA (</w:t>
        </w:r>
        <w:del w:id="7275" w:author="TinTin Kalaw" w:date="2014-08-16T13:16:00Z">
          <w:r w:rsidR="00602FF1" w:rsidDel="009F684C">
            <w:delText>Chua</w:delText>
          </w:r>
        </w:del>
      </w:ins>
      <w:ins w:id="7276" w:author="TinTin Kalaw" w:date="2014-08-16T13:16:00Z">
        <w:r w:rsidR="009F684C">
          <w:t>Cheng</w:t>
        </w:r>
      </w:ins>
      <w:ins w:id="7277" w:author="Vilson Lu" w:date="2014-08-15T14:52:00Z">
        <w:del w:id="7278" w:author="TinTin Kalaw" w:date="2014-08-16T13:16:00Z">
          <w:r w:rsidR="00602FF1" w:rsidDel="009F684C">
            <w:delText>,</w:delText>
          </w:r>
        </w:del>
        <w:r w:rsidR="00602FF1">
          <w:t xml:space="preserve"> et al., 2013)</w:t>
        </w:r>
      </w:ins>
    </w:p>
    <w:p w:rsidR="002F6E61" w:rsidRDefault="002F6E61">
      <w:pPr>
        <w:pStyle w:val="Content2"/>
        <w:rPr>
          <w:ins w:id="7279" w:author="Vilson Lu" w:date="2014-08-15T14:52:00Z"/>
          <w:shd w:val="clear" w:color="auto" w:fill="FFFFFF"/>
          <w:lang w:val="en-PH" w:eastAsia="zh-CN"/>
        </w:rPr>
        <w:pPrChange w:id="7280" w:author="TinTin Kalaw" w:date="2014-08-16T12:37:00Z">
          <w:pPr>
            <w:pStyle w:val="Content"/>
          </w:pPr>
        </w:pPrChange>
      </w:pPr>
    </w:p>
    <w:p w:rsidR="002F6E61" w:rsidRDefault="00602FF1">
      <w:pPr>
        <w:pStyle w:val="Content2"/>
        <w:rPr>
          <w:ins w:id="7281" w:author="Vilson Lu" w:date="2014-08-15T14:52:00Z"/>
          <w:shd w:val="clear" w:color="auto" w:fill="FFFFFF"/>
          <w:lang w:val="en-PH" w:eastAsia="zh-CN"/>
        </w:rPr>
        <w:pPrChange w:id="7282" w:author="TinTin Kalaw" w:date="2014-08-16T12:37:00Z">
          <w:pPr>
            <w:pStyle w:val="Content"/>
          </w:pPr>
        </w:pPrChange>
      </w:pPr>
      <w:ins w:id="7283" w:author="Vilson Lu" w:date="2014-08-15T14:52:00Z">
        <w:r w:rsidRPr="003B708B">
          <w:rPr>
            <w:shd w:val="clear" w:color="auto" w:fill="FFFFFF"/>
            <w:lang w:val="en-PH" w:eastAsia="zh-CN"/>
          </w:rPr>
          <w:t>SOMIDIA uses an adaptive information extraction system that extract</w:t>
        </w:r>
      </w:ins>
      <w:ins w:id="7284" w:author="PF" w:date="2015-03-02T11:22:00Z">
        <w:r w:rsidR="00CE624B">
          <w:rPr>
            <w:shd w:val="clear" w:color="auto" w:fill="FFFFFF"/>
            <w:lang w:val="en-PH" w:eastAsia="zh-CN"/>
          </w:rPr>
          <w:t>s</w:t>
        </w:r>
      </w:ins>
      <w:ins w:id="7285" w:author="Vilson Lu" w:date="2014-08-15T14:52:00Z">
        <w:r w:rsidRPr="003B708B">
          <w:rPr>
            <w:shd w:val="clear" w:color="auto" w:fill="FFFFFF"/>
            <w:lang w:val="en-PH" w:eastAsia="zh-CN"/>
          </w:rPr>
          <w:t xml:space="preserve"> relevant information (English and Filipino) from different sources (i.e. blogs, social media sites, news articles). After crawling the internet for documents, the documents are fed to the information extraction system. First, it performs a tokenizer. They used OpenNLP to do the tokenization (OpenNLP, 2013). Then, it goes through the sentence splitter. It accepts a tokenized document. The system will now split the document into sentences. They use</w:t>
        </w:r>
        <w:del w:id="7286" w:author="PF" w:date="2015-03-02T11:23:00Z">
          <w:r w:rsidRPr="003B708B" w:rsidDel="00CE624B">
            <w:rPr>
              <w:shd w:val="clear" w:color="auto" w:fill="FFFFFF"/>
              <w:lang w:val="en-PH" w:eastAsia="zh-CN"/>
            </w:rPr>
            <w:delText>d</w:delText>
          </w:r>
        </w:del>
        <w:r w:rsidRPr="003B708B">
          <w:rPr>
            <w:shd w:val="clear" w:color="auto" w:fill="FFFFFF"/>
            <w:lang w:val="en-PH" w:eastAsia="zh-CN"/>
          </w:rPr>
          <w:t xml:space="preserve"> OpenNLP for the sentence detection (OpenNLP, 2013). After the sentence splitter, the document will be classified into English documents or Filipino documents. This is done because different information extraction modules will be applied for English and Filipino.</w:t>
        </w:r>
        <w:r>
          <w:rPr>
            <w:shd w:val="clear" w:color="auto" w:fill="FFFFFF"/>
            <w:lang w:val="en-PH" w:eastAsia="zh-CN"/>
          </w:rPr>
          <w:t xml:space="preserve"> For English, they used POS Tagger, Chunker, English NER, Co</w:t>
        </w:r>
      </w:ins>
      <w:ins w:id="7287" w:author="PF" w:date="2015-03-02T18:32:00Z">
        <w:r w:rsidR="00BD7834">
          <w:rPr>
            <w:shd w:val="clear" w:color="auto" w:fill="FFFFFF"/>
            <w:lang w:val="en-PH" w:eastAsia="zh-CN"/>
          </w:rPr>
          <w:t>-</w:t>
        </w:r>
      </w:ins>
      <w:ins w:id="7288" w:author="Vilson Lu" w:date="2014-08-15T14:52:00Z">
        <w:r>
          <w:rPr>
            <w:shd w:val="clear" w:color="auto" w:fill="FFFFFF"/>
            <w:lang w:val="en-PH" w:eastAsia="zh-CN"/>
          </w:rPr>
          <w:t xml:space="preserve">reference Resolution and English Extractor. For Filipino, they used Filipino NER and Filipino Extractor. </w:t>
        </w:r>
        <w:r w:rsidRPr="003B708B">
          <w:rPr>
            <w:shd w:val="clear" w:color="auto" w:fill="FFFFFF"/>
            <w:lang w:val="en-PH" w:eastAsia="zh-CN"/>
          </w:rPr>
          <w:t>The English information extraction process has POS Tagger, Chunker, English NER, Co</w:t>
        </w:r>
      </w:ins>
      <w:ins w:id="7289" w:author="PF" w:date="2015-03-02T18:32:00Z">
        <w:r w:rsidR="00BD7834">
          <w:rPr>
            <w:shd w:val="clear" w:color="auto" w:fill="FFFFFF"/>
            <w:lang w:val="en-PH" w:eastAsia="zh-CN"/>
          </w:rPr>
          <w:t>-</w:t>
        </w:r>
      </w:ins>
      <w:ins w:id="7290" w:author="Vilson Lu" w:date="2014-08-15T14:52:00Z">
        <w:r w:rsidRPr="003B708B">
          <w:rPr>
            <w:shd w:val="clear" w:color="auto" w:fill="FFFFFF"/>
            <w:lang w:val="en-PH" w:eastAsia="zh-CN"/>
          </w:rPr>
          <w:t>reference Resolution</w:t>
        </w:r>
      </w:ins>
      <w:ins w:id="7291" w:author="PF" w:date="2015-03-02T11:23:00Z">
        <w:r w:rsidR="00CE624B">
          <w:rPr>
            <w:shd w:val="clear" w:color="auto" w:fill="FFFFFF"/>
            <w:lang w:val="en-PH" w:eastAsia="zh-CN"/>
          </w:rPr>
          <w:t>,</w:t>
        </w:r>
      </w:ins>
      <w:ins w:id="7292" w:author="Vilson Lu" w:date="2014-08-15T14:52:00Z">
        <w:r w:rsidRPr="003B708B">
          <w:rPr>
            <w:shd w:val="clear" w:color="auto" w:fill="FFFFFF"/>
            <w:lang w:val="en-PH" w:eastAsia="zh-CN"/>
          </w:rPr>
          <w:t xml:space="preserve"> and English Ext</w:t>
        </w:r>
        <w:r>
          <w:rPr>
            <w:shd w:val="clear" w:color="auto" w:fill="FFFFFF"/>
            <w:lang w:val="en-PH" w:eastAsia="zh-CN"/>
          </w:rPr>
          <w:t>ractor.</w:t>
        </w:r>
      </w:ins>
      <w:ins w:id="7293" w:author="PF" w:date="2015-03-02T11:23:00Z">
        <w:r w:rsidR="00CE624B">
          <w:rPr>
            <w:shd w:val="clear" w:color="auto" w:fill="FFFFFF"/>
            <w:lang w:val="en-PH" w:eastAsia="zh-CN"/>
          </w:rPr>
          <w:t xml:space="preserve"> </w:t>
        </w:r>
      </w:ins>
      <w:ins w:id="7294" w:author="Vilson Lu" w:date="2014-08-15T14:52:00Z">
        <w:r>
          <w:rPr>
            <w:shd w:val="clear" w:color="auto" w:fill="FFFFFF"/>
            <w:lang w:val="en-PH" w:eastAsia="zh-CN"/>
          </w:rPr>
          <w:t>T</w:t>
        </w:r>
        <w:r w:rsidRPr="003B708B">
          <w:rPr>
            <w:shd w:val="clear" w:color="auto" w:fill="FFFFFF"/>
            <w:lang w:val="en-PH" w:eastAsia="zh-CN"/>
          </w:rPr>
          <w:t>he Filipino information extraction process has Filipino NER and Filipino Extractor.</w:t>
        </w:r>
        <w:r>
          <w:rPr>
            <w:shd w:val="clear" w:color="auto" w:fill="FFFFFF"/>
            <w:lang w:val="en-PH" w:eastAsia="zh-CN"/>
          </w:rPr>
          <w:t xml:space="preserve"> For the Filpino NER, they build their own gazetteer for there </w:t>
        </w:r>
        <w:del w:id="7295" w:author="PF" w:date="2015-03-02T11:23:00Z">
          <w:r w:rsidDel="00CE624B">
            <w:rPr>
              <w:shd w:val="clear" w:color="auto" w:fill="FFFFFF"/>
              <w:lang w:val="en-PH" w:eastAsia="zh-CN"/>
            </w:rPr>
            <w:delText xml:space="preserve">are </w:delText>
          </w:r>
        </w:del>
      </w:ins>
      <w:ins w:id="7296" w:author="PF" w:date="2015-03-02T11:23:00Z">
        <w:r w:rsidR="00CE624B">
          <w:rPr>
            <w:shd w:val="clear" w:color="auto" w:fill="FFFFFF"/>
            <w:lang w:val="en-PH" w:eastAsia="zh-CN"/>
          </w:rPr>
          <w:t xml:space="preserve">is </w:t>
        </w:r>
      </w:ins>
      <w:ins w:id="7297" w:author="Vilson Lu" w:date="2014-08-15T14:52:00Z">
        <w:r>
          <w:rPr>
            <w:shd w:val="clear" w:color="auto" w:fill="FFFFFF"/>
            <w:lang w:val="en-PH" w:eastAsia="zh-CN"/>
          </w:rPr>
          <w:t xml:space="preserve">no existing gazetteer for Filipino. They used dictionary-based and rule-based approach in implementing the NER. </w:t>
        </w:r>
      </w:ins>
      <w:ins w:id="7298" w:author="TinTin Kalaw" w:date="2014-08-16T12:37:00Z">
        <w:r w:rsidR="00372B98">
          <w:rPr>
            <w:shd w:val="clear" w:color="auto" w:fill="FFFFFF"/>
            <w:lang w:val="en-PH" w:eastAsia="zh-CN"/>
          </w:rPr>
          <w:fldChar w:fldCharType="begin"/>
        </w:r>
        <w:r w:rsidR="0078345A">
          <w:rPr>
            <w:shd w:val="clear" w:color="auto" w:fill="FFFFFF"/>
            <w:lang w:val="en-PH" w:eastAsia="zh-CN"/>
          </w:rPr>
          <w:instrText xml:space="preserve"> REF _Ref395955986 \h </w:instrText>
        </w:r>
      </w:ins>
      <w:r w:rsidR="00372B98">
        <w:rPr>
          <w:shd w:val="clear" w:color="auto" w:fill="FFFFFF"/>
          <w:lang w:val="en-PH" w:eastAsia="zh-CN"/>
        </w:rPr>
      </w:r>
      <w:r w:rsidR="00372B98">
        <w:rPr>
          <w:shd w:val="clear" w:color="auto" w:fill="FFFFFF"/>
          <w:lang w:val="en-PH" w:eastAsia="zh-CN"/>
        </w:rPr>
        <w:fldChar w:fldCharType="separate"/>
      </w:r>
      <w:ins w:id="7299" w:author="Vilson Lu" w:date="2014-08-22T16:55:00Z">
        <w:r w:rsidR="003160F5">
          <w:rPr>
            <w:b/>
            <w:bCs/>
            <w:shd w:val="clear" w:color="auto" w:fill="FFFFFF"/>
            <w:lang w:eastAsia="zh-CN"/>
          </w:rPr>
          <w:t>Error! Reference source not found.</w:t>
        </w:r>
      </w:ins>
      <w:ins w:id="7300" w:author="TinTin Kalaw" w:date="2014-08-16T12:37:00Z">
        <w:r w:rsidR="00372B98">
          <w:rPr>
            <w:shd w:val="clear" w:color="auto" w:fill="FFFFFF"/>
            <w:lang w:val="en-PH" w:eastAsia="zh-CN"/>
          </w:rPr>
          <w:fldChar w:fldCharType="end"/>
        </w:r>
      </w:ins>
      <w:ins w:id="7301" w:author="Vilson Lu" w:date="2014-08-15T14:52:00Z">
        <w:del w:id="7302" w:author="TinTin Kalaw" w:date="2014-08-16T12:37:00Z">
          <w:r w:rsidDel="0078345A">
            <w:rPr>
              <w:shd w:val="clear" w:color="auto" w:fill="FFFFFF"/>
              <w:lang w:val="en-PH" w:eastAsia="zh-CN"/>
            </w:rPr>
            <w:delText xml:space="preserve">Figure 3-9 </w:delText>
          </w:r>
        </w:del>
      </w:ins>
      <w:ins w:id="7303" w:author="PF" w:date="2015-03-02T11:24:00Z">
        <w:r w:rsidR="00CE624B">
          <w:rPr>
            <w:shd w:val="clear" w:color="auto" w:fill="FFFFFF"/>
            <w:lang w:val="en-PH" w:eastAsia="zh-CN"/>
          </w:rPr>
          <w:t xml:space="preserve"> </w:t>
        </w:r>
      </w:ins>
      <w:ins w:id="7304" w:author="Vilson Lu" w:date="2014-08-15T14:52:00Z">
        <w:r>
          <w:rPr>
            <w:shd w:val="clear" w:color="auto" w:fill="FFFFFF"/>
            <w:lang w:val="en-PH" w:eastAsia="zh-CN"/>
          </w:rPr>
          <w:t>describes the architecture of SOMIDIA.</w:t>
        </w:r>
      </w:ins>
    </w:p>
    <w:p w:rsidR="002F6E61" w:rsidRDefault="002F6E61">
      <w:pPr>
        <w:pStyle w:val="Content2"/>
        <w:rPr>
          <w:ins w:id="7305" w:author="Vilson Lu" w:date="2014-08-15T14:52:00Z"/>
          <w:shd w:val="clear" w:color="auto" w:fill="FFFFFF"/>
          <w:lang w:val="en-PH" w:eastAsia="zh-CN"/>
        </w:rPr>
        <w:pPrChange w:id="7306" w:author="TinTin Kalaw" w:date="2014-08-16T12:37:00Z">
          <w:pPr>
            <w:pStyle w:val="Content"/>
          </w:pPr>
        </w:pPrChange>
      </w:pPr>
    </w:p>
    <w:p w:rsidR="002F6E61" w:rsidRDefault="00602FF1">
      <w:pPr>
        <w:pStyle w:val="Content2"/>
        <w:rPr>
          <w:ins w:id="7307" w:author="Vilson Lu" w:date="2014-08-15T14:52:00Z"/>
          <w:lang w:val="en-PH" w:eastAsia="zh-CN"/>
        </w:rPr>
        <w:pPrChange w:id="7308" w:author="TinTin Kalaw" w:date="2014-08-16T12:37:00Z">
          <w:pPr>
            <w:pStyle w:val="Content"/>
          </w:pPr>
        </w:pPrChange>
      </w:pPr>
      <w:ins w:id="7309" w:author="Vilson Lu" w:date="2014-08-15T14:52:00Z">
        <w:del w:id="7310" w:author="PF" w:date="2015-03-02T11:24:00Z">
          <w:r w:rsidDel="00CE624B">
            <w:rPr>
              <w:shd w:val="clear" w:color="auto" w:fill="FFFFFF"/>
              <w:lang w:val="en-PH" w:eastAsia="zh-CN"/>
            </w:rPr>
            <w:lastRenderedPageBreak/>
            <w:delText>In order f</w:delText>
          </w:r>
        </w:del>
      </w:ins>
      <w:ins w:id="7311" w:author="PF" w:date="2015-03-02T11:24:00Z">
        <w:r w:rsidR="00CE624B">
          <w:rPr>
            <w:shd w:val="clear" w:color="auto" w:fill="FFFFFF"/>
            <w:lang w:val="en-PH" w:eastAsia="zh-CN"/>
          </w:rPr>
          <w:t>F</w:t>
        </w:r>
      </w:ins>
      <w:ins w:id="7312" w:author="Vilson Lu" w:date="2014-08-15T14:52:00Z">
        <w:r>
          <w:rPr>
            <w:shd w:val="clear" w:color="auto" w:fill="FFFFFF"/>
            <w:lang w:val="en-PH" w:eastAsia="zh-CN"/>
          </w:rPr>
          <w:t xml:space="preserve">or SOMIDIA to adapt to new instances, the rules must </w:t>
        </w:r>
      </w:ins>
      <w:ins w:id="7313" w:author="PF" w:date="2015-03-02T11:24:00Z">
        <w:r w:rsidR="001C71D7">
          <w:rPr>
            <w:shd w:val="clear" w:color="auto" w:fill="FFFFFF"/>
            <w:lang w:val="en-PH" w:eastAsia="zh-CN"/>
          </w:rPr>
          <w:t>be adaptable.</w:t>
        </w:r>
      </w:ins>
      <w:ins w:id="7314" w:author="Vilson Lu" w:date="2014-08-15T14:52:00Z">
        <w:del w:id="7315" w:author="PF" w:date="2015-03-02T11:24:00Z">
          <w:r w:rsidDel="001C71D7">
            <w:rPr>
              <w:shd w:val="clear" w:color="auto" w:fill="FFFFFF"/>
              <w:lang w:val="en-PH" w:eastAsia="zh-CN"/>
            </w:rPr>
            <w:delText>also be able to adapt.</w:delText>
          </w:r>
        </w:del>
        <w:r>
          <w:rPr>
            <w:shd w:val="clear" w:color="auto" w:fill="FFFFFF"/>
            <w:lang w:val="en-PH" w:eastAsia="zh-CN"/>
          </w:rPr>
          <w:t xml:space="preserve"> SOMIDIA has a pattern extractor module</w:t>
        </w:r>
        <w:del w:id="7316" w:author="PF" w:date="2015-03-02T11:25:00Z">
          <w:r w:rsidDel="001C71D7">
            <w:rPr>
              <w:shd w:val="clear" w:color="auto" w:fill="FFFFFF"/>
              <w:lang w:val="en-PH" w:eastAsia="zh-CN"/>
            </w:rPr>
            <w:delText xml:space="preserve">. </w:delText>
          </w:r>
          <w:r w:rsidRPr="005C142B" w:rsidDel="001C71D7">
            <w:rPr>
              <w:shd w:val="clear" w:color="auto" w:fill="FFFFFF"/>
              <w:lang w:val="en-PH" w:eastAsia="zh-CN"/>
            </w:rPr>
            <w:delText>This module of SOMIDIA</w:delText>
          </w:r>
        </w:del>
      </w:ins>
      <w:ins w:id="7317" w:author="PF" w:date="2015-03-02T11:25:00Z">
        <w:r w:rsidR="001C71D7">
          <w:rPr>
            <w:shd w:val="clear" w:color="auto" w:fill="FFFFFF"/>
            <w:lang w:val="en-PH" w:eastAsia="zh-CN"/>
          </w:rPr>
          <w:t xml:space="preserve"> that</w:t>
        </w:r>
      </w:ins>
      <w:ins w:id="7318" w:author="Vilson Lu" w:date="2014-08-15T14:52:00Z">
        <w:r w:rsidRPr="005C142B">
          <w:rPr>
            <w:shd w:val="clear" w:color="auto" w:fill="FFFFFF"/>
            <w:lang w:val="en-PH" w:eastAsia="zh-CN"/>
          </w:rPr>
          <w:t xml:space="preserve"> is mainly responsible for extracting different patterns from </w:t>
        </w:r>
        <w:del w:id="7319" w:author="PF" w:date="2015-03-02T11:25:00Z">
          <w:r w:rsidRPr="005C142B" w:rsidDel="001C71D7">
            <w:rPr>
              <w:shd w:val="clear" w:color="auto" w:fill="FFFFFF"/>
              <w:lang w:val="en-PH" w:eastAsia="zh-CN"/>
            </w:rPr>
            <w:delText xml:space="preserve">the </w:delText>
          </w:r>
        </w:del>
      </w:ins>
      <w:ins w:id="7320" w:author="PF" w:date="2015-03-02T11:25:00Z">
        <w:r w:rsidR="001C71D7">
          <w:rPr>
            <w:shd w:val="clear" w:color="auto" w:fill="FFFFFF"/>
            <w:lang w:val="en-PH" w:eastAsia="zh-CN"/>
          </w:rPr>
          <w:t xml:space="preserve">a </w:t>
        </w:r>
      </w:ins>
      <w:ins w:id="7321" w:author="Vilson Lu" w:date="2014-08-15T14:52:00Z">
        <w:r w:rsidRPr="005C142B">
          <w:rPr>
            <w:shd w:val="clear" w:color="auto" w:fill="FFFFFF"/>
            <w:lang w:val="en-PH" w:eastAsia="zh-CN"/>
          </w:rPr>
          <w:t>set of documents and seed words so that they can be later used for the extraction process. SOMIDIA defines a document as any text that is related to the domain of the e</w:t>
        </w:r>
        <w:r w:rsidR="00372B98" w:rsidRPr="00372B98">
          <w:rPr>
            <w:rStyle w:val="Content1Char"/>
            <w:rPrChange w:id="7322" w:author="Vilson Lu" w:date="2014-08-15T15:06:00Z">
              <w:rPr>
                <w:i/>
                <w:shd w:val="clear" w:color="auto" w:fill="FFFFFF"/>
                <w:lang w:val="en-PH" w:eastAsia="zh-CN"/>
              </w:rPr>
            </w:rPrChange>
          </w:rPr>
          <w:t>x</w:t>
        </w:r>
        <w:r w:rsidRPr="005C142B">
          <w:rPr>
            <w:shd w:val="clear" w:color="auto" w:fill="FFFFFF"/>
            <w:lang w:val="en-PH" w:eastAsia="zh-CN"/>
          </w:rPr>
          <w:t xml:space="preserve">traction system. </w:t>
        </w:r>
        <w:del w:id="7323" w:author="PF" w:date="2015-03-02T11:25:00Z">
          <w:r w:rsidRPr="005C142B" w:rsidDel="001C71D7">
            <w:rPr>
              <w:shd w:val="clear" w:color="auto" w:fill="FFFFFF"/>
              <w:lang w:val="en-PH" w:eastAsia="zh-CN"/>
            </w:rPr>
            <w:delText>Moving on, t</w:delText>
          </w:r>
        </w:del>
      </w:ins>
      <w:ins w:id="7324" w:author="PF" w:date="2015-03-02T11:25:00Z">
        <w:r w:rsidR="001C71D7">
          <w:rPr>
            <w:shd w:val="clear" w:color="auto" w:fill="FFFFFF"/>
            <w:lang w:val="en-PH" w:eastAsia="zh-CN"/>
          </w:rPr>
          <w:t>T</w:t>
        </w:r>
      </w:ins>
      <w:ins w:id="7325" w:author="Vilson Lu" w:date="2014-08-15T14:52:00Z">
        <w:r w:rsidRPr="005C142B">
          <w:rPr>
            <w:shd w:val="clear" w:color="auto" w:fill="FFFFFF"/>
            <w:lang w:val="en-PH" w:eastAsia="zh-CN"/>
          </w:rPr>
          <w:t>his module of the system works in this manner</w:t>
        </w:r>
      </w:ins>
      <w:ins w:id="7326" w:author="PF" w:date="2015-03-02T11:25:00Z">
        <w:r w:rsidR="001C71D7">
          <w:rPr>
            <w:shd w:val="clear" w:color="auto" w:fill="FFFFFF"/>
            <w:lang w:val="en-PH" w:eastAsia="zh-CN"/>
          </w:rPr>
          <w:t>:</w:t>
        </w:r>
      </w:ins>
      <w:ins w:id="7327" w:author="Vilson Lu" w:date="2014-08-15T14:52:00Z">
        <w:del w:id="7328" w:author="PF" w:date="2015-03-02T11:25:00Z">
          <w:r w:rsidRPr="005C142B" w:rsidDel="001C71D7">
            <w:rPr>
              <w:shd w:val="clear" w:color="auto" w:fill="FFFFFF"/>
              <w:lang w:val="en-PH" w:eastAsia="zh-CN"/>
            </w:rPr>
            <w:delText>.</w:delText>
          </w:r>
        </w:del>
        <w:r w:rsidRPr="005C142B">
          <w:rPr>
            <w:shd w:val="clear" w:color="auto" w:fill="FFFFFF"/>
            <w:lang w:val="en-PH" w:eastAsia="zh-CN"/>
          </w:rPr>
          <w:t xml:space="preserve"> For each document, it will identify first the seed words present in the document. Seed words are words that will be extracted. </w:t>
        </w:r>
        <w:del w:id="7329" w:author="PF" w:date="2015-03-02T11:25:00Z">
          <w:r w:rsidRPr="005C142B" w:rsidDel="001C71D7">
            <w:rPr>
              <w:shd w:val="clear" w:color="auto" w:fill="FFFFFF"/>
              <w:lang w:val="en-PH" w:eastAsia="zh-CN"/>
            </w:rPr>
            <w:delText>And f</w:delText>
          </w:r>
        </w:del>
      </w:ins>
      <w:ins w:id="7330" w:author="PF" w:date="2015-03-02T11:25:00Z">
        <w:r w:rsidR="001C71D7">
          <w:rPr>
            <w:shd w:val="clear" w:color="auto" w:fill="FFFFFF"/>
            <w:lang w:val="en-PH" w:eastAsia="zh-CN"/>
          </w:rPr>
          <w:t>F</w:t>
        </w:r>
      </w:ins>
      <w:ins w:id="7331" w:author="Vilson Lu" w:date="2014-08-15T14:52:00Z">
        <w:r w:rsidRPr="005C142B">
          <w:rPr>
            <w:shd w:val="clear" w:color="auto" w:fill="FFFFFF"/>
            <w:lang w:val="en-PH" w:eastAsia="zh-CN"/>
          </w:rPr>
          <w:t xml:space="preserve">or each </w:t>
        </w:r>
        <w:del w:id="7332" w:author="PF" w:date="2015-03-02T11:25:00Z">
          <w:r w:rsidRPr="005C142B" w:rsidDel="001C71D7">
            <w:rPr>
              <w:shd w:val="clear" w:color="auto" w:fill="FFFFFF"/>
              <w:lang w:val="en-PH" w:eastAsia="zh-CN"/>
            </w:rPr>
            <w:delText xml:space="preserve">of the </w:delText>
          </w:r>
        </w:del>
        <w:r w:rsidRPr="005C142B">
          <w:rPr>
            <w:shd w:val="clear" w:color="auto" w:fill="FFFFFF"/>
            <w:lang w:val="en-PH" w:eastAsia="zh-CN"/>
          </w:rPr>
          <w:t>seed word</w:t>
        </w:r>
        <w:del w:id="7333" w:author="PF" w:date="2015-03-02T11:25:00Z">
          <w:r w:rsidRPr="005C142B" w:rsidDel="001C71D7">
            <w:rPr>
              <w:shd w:val="clear" w:color="auto" w:fill="FFFFFF"/>
              <w:lang w:val="en-PH" w:eastAsia="zh-CN"/>
            </w:rPr>
            <w:delText>s</w:delText>
          </w:r>
        </w:del>
        <w:r w:rsidRPr="005C142B">
          <w:rPr>
            <w:shd w:val="clear" w:color="auto" w:fill="FFFFFF"/>
            <w:lang w:val="en-PH" w:eastAsia="zh-CN"/>
          </w:rPr>
          <w:t xml:space="preserve"> identified, the module will try to generate possible rules by using Windowing, a term to describe the section of the document that is considered for computation. The module experiments with all possible combination</w:t>
        </w:r>
      </w:ins>
      <w:ins w:id="7334" w:author="PF" w:date="2015-03-02T11:26:00Z">
        <w:r w:rsidR="001C71D7">
          <w:rPr>
            <w:shd w:val="clear" w:color="auto" w:fill="FFFFFF"/>
            <w:lang w:val="en-PH" w:eastAsia="zh-CN"/>
          </w:rPr>
          <w:t>s</w:t>
        </w:r>
      </w:ins>
      <w:ins w:id="7335" w:author="Vilson Lu" w:date="2014-08-15T14:52:00Z">
        <w:r w:rsidRPr="005C142B">
          <w:rPr>
            <w:shd w:val="clear" w:color="auto" w:fill="FFFFFF"/>
            <w:lang w:val="en-PH" w:eastAsia="zh-CN"/>
          </w:rPr>
          <w:t xml:space="preserve"> of tokens and window setups to produce as much rules by </w:t>
        </w:r>
        <w:del w:id="7336" w:author="PF" w:date="2015-03-02T11:26:00Z">
          <w:r w:rsidRPr="005C142B" w:rsidDel="001C71D7">
            <w:rPr>
              <w:shd w:val="clear" w:color="auto" w:fill="FFFFFF"/>
              <w:lang w:val="en-PH" w:eastAsia="zh-CN"/>
            </w:rPr>
            <w:delText xml:space="preserve">taking into consideration </w:delText>
          </w:r>
        </w:del>
      </w:ins>
      <w:ins w:id="7337" w:author="PF" w:date="2015-03-02T11:26:00Z">
        <w:r w:rsidR="001C71D7">
          <w:rPr>
            <w:shd w:val="clear" w:color="auto" w:fill="FFFFFF"/>
            <w:lang w:val="en-PH" w:eastAsia="zh-CN"/>
          </w:rPr>
          <w:t xml:space="preserve">considering </w:t>
        </w:r>
      </w:ins>
      <w:ins w:id="7338" w:author="Vilson Lu" w:date="2014-08-15T14:52:00Z">
        <w:r w:rsidRPr="005C142B">
          <w:rPr>
            <w:shd w:val="clear" w:color="auto" w:fill="FFFFFF"/>
            <w:lang w:val="en-PH" w:eastAsia="zh-CN"/>
          </w:rPr>
          <w:t xml:space="preserve">a number of windowing concepts like the </w:t>
        </w:r>
        <w:del w:id="7339" w:author="PF" w:date="2015-03-02T11:26:00Z">
          <w:r w:rsidRPr="005C142B" w:rsidDel="001C71D7">
            <w:rPr>
              <w:shd w:val="clear" w:color="auto" w:fill="FFFFFF"/>
              <w:lang w:val="en-PH" w:eastAsia="zh-CN"/>
            </w:rPr>
            <w:delText> </w:delText>
          </w:r>
        </w:del>
        <w:r w:rsidRPr="005C142B">
          <w:rPr>
            <w:shd w:val="clear" w:color="auto" w:fill="FFFFFF"/>
            <w:lang w:val="en-PH" w:eastAsia="zh-CN"/>
          </w:rPr>
          <w:t>minimum window size, maximum left window size, and maximum right window size. The minimum window size is the minimum number of tokens that is included in the window. In addition, the maximum left window size is the maximum number of tokens included in the window that is found to the left of the seed word. On the other hand, the maximum right window size is the maximum number of tokens included in the window that is found to the right of the seed word. After generating all possible rules from the combination of tokens and various window setups, it then stores the generated rules for that specific seed word in a HashMap together with the number of times the rules were generated. This process is done continuously until rules are generated for all the seed words in the document and until all of the documents are completely processed.</w:t>
        </w:r>
      </w:ins>
    </w:p>
    <w:p w:rsidR="002F6E61" w:rsidRDefault="002F6E61">
      <w:pPr>
        <w:pStyle w:val="Content2"/>
        <w:rPr>
          <w:ins w:id="7340" w:author="Vilson Lu" w:date="2014-08-15T14:52:00Z"/>
          <w:rFonts w:ascii="Times New Roman" w:eastAsia="Times New Roman" w:hAnsi="Times New Roman" w:cs="Times New Roman"/>
          <w:sz w:val="24"/>
          <w:szCs w:val="24"/>
          <w:lang w:val="en-PH" w:eastAsia="zh-CN"/>
        </w:rPr>
        <w:pPrChange w:id="7341" w:author="TinTin Kalaw" w:date="2014-08-16T12:37:00Z">
          <w:pPr>
            <w:pStyle w:val="Content"/>
          </w:pPr>
        </w:pPrChange>
      </w:pPr>
    </w:p>
    <w:p w:rsidR="002F6E61" w:rsidRDefault="00602FF1">
      <w:pPr>
        <w:pStyle w:val="Content2"/>
        <w:rPr>
          <w:ins w:id="7342" w:author="Vilson Lu" w:date="2014-08-15T14:52:00Z"/>
          <w:rFonts w:ascii="Times New Roman" w:hAnsi="Times New Roman" w:cs="Times New Roman"/>
          <w:sz w:val="24"/>
          <w:szCs w:val="24"/>
          <w:lang w:val="en-PH" w:eastAsia="zh-CN"/>
        </w:rPr>
        <w:pPrChange w:id="7343" w:author="TinTin Kalaw" w:date="2014-08-16T12:37:00Z">
          <w:pPr>
            <w:pStyle w:val="Content"/>
          </w:pPr>
        </w:pPrChange>
      </w:pPr>
      <w:ins w:id="7344" w:author="Vilson Lu" w:date="2014-08-15T14:52:00Z">
        <w:r w:rsidRPr="005C142B">
          <w:rPr>
            <w:shd w:val="clear" w:color="auto" w:fill="FFFFFF"/>
            <w:lang w:val="en-PH" w:eastAsia="zh-CN"/>
          </w:rPr>
          <w:t xml:space="preserve">After the process of generating rules, the module will do some optimization of the rules generated to further improve the efficiency of the extraction module. The module will minimize rules by removing rules that fall into these two scenarios: (1) rules that occur only once because they are too specific and they would only work with a very small percentage of the documents and (2) rules that </w:t>
        </w:r>
        <w:del w:id="7345" w:author="PF" w:date="2015-03-02T11:27:00Z">
          <w:r w:rsidRPr="005C142B" w:rsidDel="001C71D7">
            <w:rPr>
              <w:shd w:val="clear" w:color="auto" w:fill="FFFFFF"/>
              <w:lang w:val="en-PH" w:eastAsia="zh-CN"/>
            </w:rPr>
            <w:delText xml:space="preserve">were </w:delText>
          </w:r>
        </w:del>
      </w:ins>
      <w:ins w:id="7346" w:author="PF" w:date="2015-03-02T11:27:00Z">
        <w:r w:rsidR="001C71D7">
          <w:rPr>
            <w:shd w:val="clear" w:color="auto" w:fill="FFFFFF"/>
            <w:lang w:val="en-PH" w:eastAsia="zh-CN"/>
          </w:rPr>
          <w:t xml:space="preserve">are </w:t>
        </w:r>
      </w:ins>
      <w:ins w:id="7347" w:author="Vilson Lu" w:date="2014-08-15T14:52:00Z">
        <w:r w:rsidRPr="005C142B">
          <w:rPr>
            <w:shd w:val="clear" w:color="auto" w:fill="FFFFFF"/>
            <w:lang w:val="en-PH" w:eastAsia="zh-CN"/>
          </w:rPr>
          <w:t xml:space="preserve">able to extract more than its corresponding occurrence because these rules are too general and may have the tendency to extract irrelevant data. </w:t>
        </w:r>
      </w:ins>
    </w:p>
    <w:p w:rsidR="002F6E61" w:rsidRDefault="002F6E61">
      <w:pPr>
        <w:pStyle w:val="Content2"/>
        <w:rPr>
          <w:ins w:id="7348" w:author="Vilson Lu" w:date="2014-08-15T14:52:00Z"/>
          <w:rFonts w:ascii="Times New Roman" w:eastAsia="Times New Roman" w:hAnsi="Times New Roman" w:cs="Times New Roman"/>
          <w:sz w:val="24"/>
          <w:szCs w:val="24"/>
          <w:lang w:val="en-PH" w:eastAsia="zh-CN"/>
        </w:rPr>
        <w:pPrChange w:id="7349" w:author="TinTin Kalaw" w:date="2014-08-16T12:37:00Z">
          <w:pPr>
            <w:pStyle w:val="Content"/>
          </w:pPr>
        </w:pPrChange>
      </w:pPr>
    </w:p>
    <w:p w:rsidR="002F6E61" w:rsidRDefault="002F6E61">
      <w:pPr>
        <w:pStyle w:val="Content"/>
        <w:keepNext/>
        <w:jc w:val="center"/>
        <w:rPr>
          <w:ins w:id="7350" w:author="Vilson Lu" w:date="2014-08-22T04:20:00Z"/>
        </w:rPr>
        <w:pPrChange w:id="7351" w:author="Vilson Lu" w:date="2014-08-22T04:20:00Z">
          <w:pPr>
            <w:pStyle w:val="Content"/>
            <w:jc w:val="center"/>
          </w:pPr>
        </w:pPrChange>
      </w:pPr>
      <w:ins w:id="7352" w:author="Vilson Lu" w:date="2014-08-15T14:52:00Z">
        <w:r>
          <w:rPr>
            <w:noProof/>
            <w:rPrChange w:id="7353" w:author="Unknown">
              <w:rPr>
                <w:i/>
                <w:noProof/>
              </w:rPr>
            </w:rPrChange>
          </w:rPr>
          <w:lastRenderedPageBreak/>
          <w:drawing>
            <wp:inline distT="0" distB="0" distL="0" distR="0">
              <wp:extent cx="4088847" cy="5886450"/>
              <wp:effectExtent l="19050" t="19050" r="26035"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91657" cy="5890495"/>
                      </a:xfrm>
                      <a:prstGeom prst="rect">
                        <a:avLst/>
                      </a:prstGeom>
                      <a:ln>
                        <a:solidFill>
                          <a:schemeClr val="tx1"/>
                        </a:solidFill>
                      </a:ln>
                    </pic:spPr>
                  </pic:pic>
                </a:graphicData>
              </a:graphic>
            </wp:inline>
          </w:drawing>
        </w:r>
      </w:ins>
    </w:p>
    <w:p w:rsidR="002F6E61" w:rsidRDefault="00A05B58">
      <w:pPr>
        <w:pStyle w:val="Caption"/>
        <w:rPr>
          <w:ins w:id="7354" w:author="Vilson Lu" w:date="2014-08-15T14:52:00Z"/>
          <w:rFonts w:ascii="Times New Roman" w:eastAsia="Times New Roman" w:hAnsi="Times New Roman" w:cs="Times New Roman"/>
          <w:sz w:val="24"/>
          <w:szCs w:val="24"/>
          <w:lang w:val="en-PH" w:eastAsia="zh-CN"/>
        </w:rPr>
        <w:pPrChange w:id="7355" w:author="Vilson Lu" w:date="2014-08-22T04:20:00Z">
          <w:pPr>
            <w:pStyle w:val="Content"/>
            <w:jc w:val="center"/>
          </w:pPr>
        </w:pPrChange>
      </w:pPr>
      <w:bookmarkStart w:id="7356" w:name="_Toc396489890"/>
      <w:ins w:id="7357" w:author="Vilson Lu" w:date="2014-08-22T04:20:00Z">
        <w:r>
          <w:t xml:space="preserve">Figure </w:t>
        </w:r>
      </w:ins>
      <w:ins w:id="7358" w:author="Vilson Lu" w:date="2014-08-22T13:34:00Z">
        <w:r w:rsidR="00372B98">
          <w:fldChar w:fldCharType="begin"/>
        </w:r>
        <w:r w:rsidR="00956A9D">
          <w:instrText xml:space="preserve"> STYLEREF 1 \s </w:instrText>
        </w:r>
      </w:ins>
      <w:r w:rsidR="00372B98">
        <w:fldChar w:fldCharType="separate"/>
      </w:r>
      <w:r w:rsidR="003160F5">
        <w:rPr>
          <w:noProof/>
        </w:rPr>
        <w:t>3</w:t>
      </w:r>
      <w:ins w:id="7359"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7360" w:author="Vilson Lu" w:date="2014-08-22T16:55:00Z">
        <w:r w:rsidR="003160F5">
          <w:rPr>
            <w:noProof/>
          </w:rPr>
          <w:t>8</w:t>
        </w:r>
      </w:ins>
      <w:ins w:id="7361" w:author="Vilson Lu" w:date="2014-08-22T13:34:00Z">
        <w:r w:rsidR="00372B98">
          <w:fldChar w:fldCharType="end"/>
        </w:r>
      </w:ins>
      <w:ins w:id="7362" w:author="Vilson Lu" w:date="2014-08-22T04:20:00Z">
        <w:r>
          <w:t xml:space="preserve">. </w:t>
        </w:r>
        <w:r w:rsidRPr="00FD0D93">
          <w:t>SOMIDIA's Architecture</w:t>
        </w:r>
      </w:ins>
      <w:bookmarkEnd w:id="7356"/>
    </w:p>
    <w:p w:rsidR="00602FF1" w:rsidRPr="0056453D" w:rsidRDefault="00602FF1" w:rsidP="00602FF1">
      <w:pPr>
        <w:pStyle w:val="Content"/>
        <w:ind w:left="0"/>
        <w:rPr>
          <w:ins w:id="7363" w:author="Vilson Lu" w:date="2014-08-15T14:52:00Z"/>
        </w:rPr>
      </w:pPr>
    </w:p>
    <w:p w:rsidR="00D95CFF" w:rsidRDefault="00D95CFF" w:rsidP="00D95CFF">
      <w:pPr>
        <w:pStyle w:val="Heading2"/>
        <w:rPr>
          <w:ins w:id="7364" w:author="Vilson Lu" w:date="2014-08-19T03:58:00Z"/>
        </w:rPr>
      </w:pPr>
      <w:bookmarkStart w:id="7365" w:name="_Toc396444902"/>
      <w:bookmarkStart w:id="7366" w:name="_Toc396489584"/>
      <w:bookmarkStart w:id="7367" w:name="_Toc395181702"/>
      <w:ins w:id="7368" w:author="Vilson Lu" w:date="2014-08-19T03:58:00Z">
        <w:r>
          <w:t>Ontology</w:t>
        </w:r>
        <w:bookmarkEnd w:id="7365"/>
        <w:bookmarkEnd w:id="7366"/>
      </w:ins>
    </w:p>
    <w:p w:rsidR="00D95CFF" w:rsidRDefault="00D95CFF" w:rsidP="00D95CFF">
      <w:pPr>
        <w:pStyle w:val="Content1"/>
        <w:rPr>
          <w:ins w:id="7369" w:author="Vilson Lu" w:date="2014-08-19T03:58:00Z"/>
        </w:rPr>
      </w:pPr>
    </w:p>
    <w:p w:rsidR="00D95CFF" w:rsidRDefault="00D95CFF" w:rsidP="00D95CFF">
      <w:pPr>
        <w:pStyle w:val="Content1"/>
        <w:rPr>
          <w:ins w:id="7370" w:author="Vilson Lu" w:date="2014-08-19T03:58:00Z"/>
        </w:rPr>
      </w:pPr>
      <w:ins w:id="7371" w:author="Vilson Lu" w:date="2014-08-19T03:58:00Z">
        <w:r>
          <w:t>Ontologies are set</w:t>
        </w:r>
      </w:ins>
      <w:ins w:id="7372" w:author="PF" w:date="2015-03-02T17:30:00Z">
        <w:r w:rsidR="002F6E61">
          <w:t>s</w:t>
        </w:r>
      </w:ins>
      <w:ins w:id="7373" w:author="Vilson Lu" w:date="2014-08-19T03:58:00Z">
        <w:r>
          <w:t xml:space="preserve"> of classes (concepts), attributes</w:t>
        </w:r>
      </w:ins>
      <w:ins w:id="7374" w:author="PF" w:date="2015-03-02T17:30:00Z">
        <w:r w:rsidR="002F6E61">
          <w:t>,</w:t>
        </w:r>
      </w:ins>
      <w:ins w:id="7375" w:author="Vilson Lu" w:date="2014-08-19T03:58:00Z">
        <w:r>
          <w:t xml:space="preserve"> and relationships that are used to represent a domain knowledge. They are in a language (first-order logic) that can be abstracted from the data structures and implementations. </w:t>
        </w:r>
        <w:del w:id="7376" w:author="PF" w:date="2015-03-02T17:30:00Z">
          <w:r w:rsidDel="002F6E61">
            <w:delText xml:space="preserve">Since </w:delText>
          </w:r>
        </w:del>
      </w:ins>
      <w:ins w:id="7377" w:author="PF" w:date="2015-03-02T17:30:00Z">
        <w:r w:rsidR="002F6E61">
          <w:t xml:space="preserve">Because </w:t>
        </w:r>
      </w:ins>
      <w:ins w:id="7378" w:author="Vilson Lu" w:date="2014-08-19T03:58:00Z">
        <w:r>
          <w:t xml:space="preserve">ontologies are in the semantic level, they could be used to combine </w:t>
        </w:r>
        <w:del w:id="7379" w:author="PF" w:date="2015-03-02T17:31:00Z">
          <w:r w:rsidDel="002F6E61">
            <w:delText>heterogenous</w:delText>
          </w:r>
        </w:del>
      </w:ins>
      <w:ins w:id="7380" w:author="PF" w:date="2015-03-02T17:31:00Z">
        <w:r w:rsidR="002F6E61">
          <w:t>heterogeneous</w:t>
        </w:r>
      </w:ins>
      <w:ins w:id="7381" w:author="Vilson Lu" w:date="2014-08-19T03:58:00Z">
        <w:r>
          <w:t xml:space="preserve"> database, thus</w:t>
        </w:r>
      </w:ins>
      <w:ins w:id="7382" w:author="PF" w:date="2015-03-02T17:31:00Z">
        <w:r w:rsidR="002F6E61">
          <w:t>,</w:t>
        </w:r>
      </w:ins>
      <w:ins w:id="7383" w:author="Vilson Lu" w:date="2014-08-19T03:58:00Z">
        <w:r>
          <w:t xml:space="preserve"> making interoperability between systems possible (Gruber, 2009). Cimiano (2006) said </w:t>
        </w:r>
      </w:ins>
      <w:ins w:id="7384" w:author="PF" w:date="2015-03-02T17:31:00Z">
        <w:r w:rsidR="002F6E61">
          <w:t xml:space="preserve">that </w:t>
        </w:r>
      </w:ins>
      <w:ins w:id="7385" w:author="Vilson Lu" w:date="2014-08-19T03:58:00Z">
        <w:r>
          <w:t xml:space="preserve">as the number of applications using ontologies </w:t>
        </w:r>
        <w:del w:id="7386" w:author="PF" w:date="2015-03-02T17:32:00Z">
          <w:r w:rsidDel="002F6E61">
            <w:delText xml:space="preserve">are </w:delText>
          </w:r>
        </w:del>
      </w:ins>
      <w:ins w:id="7387" w:author="PF" w:date="2015-03-02T17:32:00Z">
        <w:r w:rsidR="002F6E61">
          <w:t xml:space="preserve">is </w:t>
        </w:r>
      </w:ins>
      <w:ins w:id="7388" w:author="Vilson Lu" w:date="2014-08-19T03:58:00Z">
        <w:r>
          <w:t xml:space="preserve">growing, </w:t>
        </w:r>
      </w:ins>
      <w:ins w:id="7389" w:author="PF" w:date="2015-03-02T17:32:00Z">
        <w:r w:rsidR="002F6E61">
          <w:t xml:space="preserve">then </w:t>
        </w:r>
      </w:ins>
      <w:ins w:id="7390" w:author="PF" w:date="2015-03-02T17:35:00Z">
        <w:r w:rsidR="00781F0B">
          <w:t xml:space="preserve">every </w:t>
        </w:r>
      </w:ins>
      <w:ins w:id="7391" w:author="PF" w:date="2015-03-02T17:32:00Z">
        <w:r w:rsidR="002F6E61">
          <w:t>such application</w:t>
        </w:r>
      </w:ins>
      <w:ins w:id="7392" w:author="Vilson Lu" w:date="2014-08-19T03:58:00Z">
        <w:del w:id="7393" w:author="PF" w:date="2015-03-02T17:32:00Z">
          <w:r w:rsidDel="002F6E61">
            <w:delText>they</w:delText>
          </w:r>
        </w:del>
        <w:r>
          <w:t xml:space="preserve"> must now </w:t>
        </w:r>
      </w:ins>
      <w:ins w:id="7394" w:author="PF" w:date="2015-03-02T17:32:00Z">
        <w:r w:rsidR="002F6E61">
          <w:t xml:space="preserve">be </w:t>
        </w:r>
      </w:ins>
      <w:ins w:id="7395" w:author="Vilson Lu" w:date="2014-08-19T03:58:00Z">
        <w:r>
          <w:t xml:space="preserve">clearly and formally defined </w:t>
        </w:r>
      </w:ins>
      <w:ins w:id="7396" w:author="PF" w:date="2015-03-02T17:34:00Z">
        <w:r w:rsidR="00781F0B">
          <w:t>into</w:t>
        </w:r>
      </w:ins>
      <w:ins w:id="7397" w:author="PF" w:date="2015-03-02T17:35:00Z">
        <w:r w:rsidR="00781F0B">
          <w:t xml:space="preserve"> </w:t>
        </w:r>
      </w:ins>
      <w:ins w:id="7398" w:author="Vilson Lu" w:date="2014-08-19T03:58:00Z">
        <w:r>
          <w:t>an ontology.</w:t>
        </w:r>
      </w:ins>
    </w:p>
    <w:p w:rsidR="00D95CFF" w:rsidRDefault="00D95CFF" w:rsidP="00D95CFF">
      <w:pPr>
        <w:pStyle w:val="Content1"/>
        <w:rPr>
          <w:ins w:id="7399" w:author="Vilson Lu" w:date="2014-08-19T03:58:00Z"/>
        </w:rPr>
      </w:pPr>
    </w:p>
    <w:p w:rsidR="00D95CFF" w:rsidRDefault="00D95CFF" w:rsidP="00D95CFF">
      <w:pPr>
        <w:pStyle w:val="Content1"/>
        <w:rPr>
          <w:ins w:id="7400" w:author="Vilson Lu" w:date="2014-08-19T03:58:00Z"/>
        </w:rPr>
      </w:pPr>
      <w:ins w:id="7401" w:author="Vilson Lu" w:date="2014-08-19T03:58:00Z">
        <w:r>
          <w:t>Cimiano (2006) formally define</w:t>
        </w:r>
      </w:ins>
      <w:ins w:id="7402" w:author="PF" w:date="2015-03-02T17:35:00Z">
        <w:r w:rsidR="00781F0B">
          <w:t>s</w:t>
        </w:r>
      </w:ins>
      <w:ins w:id="7403" w:author="Vilson Lu" w:date="2014-08-19T03:58:00Z">
        <w:r>
          <w:t xml:space="preserve"> ontology as</w:t>
        </w:r>
        <w:del w:id="7404" w:author="PF" w:date="2015-03-02T17:35:00Z">
          <w:r w:rsidDel="00781F0B">
            <w:delText>:</w:delText>
          </w:r>
        </w:del>
      </w:ins>
    </w:p>
    <w:p w:rsidR="00D95CFF" w:rsidRDefault="00D95CFF" w:rsidP="00D95CFF">
      <w:pPr>
        <w:pStyle w:val="Content1"/>
        <w:rPr>
          <w:ins w:id="7405" w:author="Vilson Lu" w:date="2014-08-19T03:58:00Z"/>
        </w:rPr>
      </w:pPr>
    </w:p>
    <w:p w:rsidR="00D95CFF" w:rsidRDefault="00D95CFF" w:rsidP="00D95CFF">
      <w:pPr>
        <w:pStyle w:val="Content1"/>
        <w:rPr>
          <w:ins w:id="7406" w:author="Vilson Lu" w:date="2014-08-19T03:58:00Z"/>
        </w:rPr>
      </w:pPr>
      <m:oMathPara>
        <m:oMath>
          <w:ins w:id="7407" w:author="Vilson Lu" w:date="2014-08-19T03:58:00Z">
            <m:r>
              <w:rPr>
                <w:rFonts w:ascii="Cambria Math" w:hAnsi="Cambria Math"/>
                <w:color w:val="000000"/>
                <w:sz w:val="22"/>
                <w:szCs w:val="22"/>
              </w:rPr>
              <m:t>O</m:t>
            </m:r>
            <m:r>
              <m:rPr>
                <m:sty m:val="p"/>
              </m:rPr>
              <w:rPr>
                <w:rFonts w:ascii="Cambria Math" w:hAnsi="Cambria Math"/>
                <w:color w:val="000000"/>
                <w:sz w:val="22"/>
                <w:szCs w:val="22"/>
              </w:rPr>
              <m:t>≔(</m:t>
            </m:r>
            <m:r>
              <w:rPr>
                <w:rFonts w:ascii="Cambria Math" w:hAnsi="Cambria Math"/>
                <w:color w:val="000000"/>
                <w:sz w:val="22"/>
                <w:szCs w:val="22"/>
              </w:rPr>
              <m:t>C</m:t>
            </m:r>
            <m:r>
              <m:rPr>
                <m:sty m:val="p"/>
              </m:rPr>
              <w:rPr>
                <w:rFonts w:ascii="Cambria Math" w:hAnsi="Cambria Math"/>
                <w:color w:val="000000"/>
                <w:sz w:val="22"/>
                <w:szCs w:val="22"/>
              </w:rPr>
              <m:t>, </m:t>
            </m:r>
          </w:ins>
          <m:sSub>
            <m:sSubPr>
              <m:ctrlPr>
                <w:ins w:id="7408" w:author="Vilson Lu" w:date="2014-08-19T03:58:00Z">
                  <w:rPr>
                    <w:rFonts w:ascii="Cambria Math" w:hAnsi="Cambria Math"/>
                    <w:color w:val="000000"/>
                    <w:sz w:val="22"/>
                    <w:szCs w:val="22"/>
                  </w:rPr>
                </w:ins>
              </m:ctrlPr>
            </m:sSubPr>
            <m:e>
              <w:ins w:id="7409" w:author="Vilson Lu" w:date="2014-08-19T03:58:00Z">
                <m:r>
                  <m:rPr>
                    <m:sty m:val="p"/>
                  </m:rPr>
                  <w:rPr>
                    <w:rFonts w:ascii="Cambria Math" w:hAnsi="Cambria Math"/>
                    <w:color w:val="000000"/>
                    <w:sz w:val="22"/>
                    <w:szCs w:val="22"/>
                  </w:rPr>
                  <m:t>≤</m:t>
                </m:r>
              </w:ins>
            </m:e>
            <m:sub>
              <w:ins w:id="7410" w:author="Vilson Lu" w:date="2014-08-19T03:58:00Z">
                <m:r>
                  <w:rPr>
                    <w:rFonts w:ascii="Cambria Math" w:hAnsi="Cambria Math"/>
                    <w:color w:val="000000"/>
                    <w:sz w:val="22"/>
                    <w:szCs w:val="22"/>
                  </w:rPr>
                  <m:t>C</m:t>
                </m:r>
              </w:ins>
            </m:sub>
          </m:sSub>
          <w:ins w:id="7411" w:author="Vilson Lu" w:date="2014-08-19T03:58:00Z">
            <m:r>
              <m:rPr>
                <m:scr m:val="script"/>
                <m:sty m:val="p"/>
              </m:rPr>
              <w:rPr>
                <w:rFonts w:ascii="Cambria Math" w:hAnsi="Cambria Math"/>
                <w:color w:val="000000"/>
                <w:sz w:val="22"/>
                <w:szCs w:val="22"/>
              </w:rPr>
              <m:t>,R,</m:t>
            </m:r>
          </w:ins>
          <m:sSub>
            <m:sSubPr>
              <m:ctrlPr>
                <w:ins w:id="7412" w:author="Vilson Lu" w:date="2014-08-19T03:58:00Z">
                  <w:rPr>
                    <w:rFonts w:ascii="Cambria Math" w:hAnsi="Cambria Math"/>
                    <w:color w:val="000000"/>
                    <w:sz w:val="22"/>
                    <w:szCs w:val="22"/>
                  </w:rPr>
                </w:ins>
              </m:ctrlPr>
            </m:sSubPr>
            <m:e>
              <w:ins w:id="7413" w:author="Vilson Lu" w:date="2014-08-19T03:58:00Z">
                <m:r>
                  <w:rPr>
                    <w:rFonts w:ascii="Cambria Math" w:hAnsi="Cambria Math"/>
                    <w:color w:val="000000"/>
                    <w:sz w:val="22"/>
                    <w:szCs w:val="22"/>
                  </w:rPr>
                  <m:t>σ</m:t>
                </m:r>
              </w:ins>
            </m:e>
            <m:sub>
              <w:ins w:id="7414" w:author="Vilson Lu" w:date="2014-08-19T03:58:00Z">
                <m:r>
                  <m:rPr>
                    <m:scr m:val="script"/>
                    <m:sty m:val="p"/>
                  </m:rPr>
                  <w:rPr>
                    <w:rFonts w:ascii="Cambria Math" w:hAnsi="Cambria Math"/>
                    <w:color w:val="000000"/>
                    <w:sz w:val="22"/>
                    <w:szCs w:val="22"/>
                  </w:rPr>
                  <m:t>R</m:t>
                </m:r>
              </w:ins>
            </m:sub>
          </m:sSub>
          <w:ins w:id="7415" w:author="Vilson Lu" w:date="2014-08-19T03:58:00Z">
            <m:r>
              <m:rPr>
                <m:scr m:val="script"/>
                <m:sty m:val="p"/>
              </m:rPr>
              <w:rPr>
                <w:rFonts w:ascii="Cambria Math" w:hAnsi="Cambria Math"/>
                <w:color w:val="000000"/>
                <w:sz w:val="22"/>
                <w:szCs w:val="22"/>
              </w:rPr>
              <m:t>,A</m:t>
            </m:r>
          </w:ins>
          <m:sSub>
            <m:sSubPr>
              <m:ctrlPr>
                <w:ins w:id="7416" w:author="Vilson Lu" w:date="2014-08-19T03:58:00Z">
                  <w:rPr>
                    <w:rFonts w:ascii="Cambria Math" w:hAnsi="Cambria Math"/>
                    <w:color w:val="000000"/>
                    <w:sz w:val="22"/>
                    <w:szCs w:val="22"/>
                  </w:rPr>
                </w:ins>
              </m:ctrlPr>
            </m:sSubPr>
            <m:e>
              <w:ins w:id="7417" w:author="Vilson Lu" w:date="2014-08-19T03:58:00Z">
                <m:r>
                  <w:rPr>
                    <w:rFonts w:ascii="Cambria Math" w:hAnsi="Cambria Math"/>
                    <w:color w:val="000000"/>
                    <w:sz w:val="22"/>
                    <w:szCs w:val="22"/>
                  </w:rPr>
                  <m:t>σ</m:t>
                </m:r>
              </w:ins>
            </m:e>
            <m:sub>
              <w:ins w:id="7418" w:author="Vilson Lu" w:date="2014-08-19T03:58:00Z">
                <m:r>
                  <m:rPr>
                    <m:scr m:val="script"/>
                    <m:sty m:val="p"/>
                  </m:rPr>
                  <w:rPr>
                    <w:rFonts w:ascii="Cambria Math" w:hAnsi="Cambria Math"/>
                    <w:color w:val="000000"/>
                    <w:sz w:val="22"/>
                    <w:szCs w:val="22"/>
                  </w:rPr>
                  <m:t>A</m:t>
                </m:r>
              </w:ins>
            </m:sub>
          </m:sSub>
          <w:ins w:id="7419" w:author="Vilson Lu" w:date="2014-08-19T03:58:00Z">
            <m:r>
              <m:rPr>
                <m:scr m:val="script"/>
                <m:sty m:val="p"/>
              </m:rPr>
              <w:rPr>
                <w:rFonts w:ascii="Cambria Math" w:hAnsi="Cambria Math"/>
                <w:color w:val="000000"/>
                <w:sz w:val="22"/>
                <w:szCs w:val="22"/>
              </w:rPr>
              <m:t>,T)</m:t>
            </m:r>
          </w:ins>
        </m:oMath>
      </m:oMathPara>
    </w:p>
    <w:p w:rsidR="00D95CFF" w:rsidRDefault="00D95CFF" w:rsidP="00D95CFF">
      <w:pPr>
        <w:pStyle w:val="Content1"/>
        <w:rPr>
          <w:ins w:id="7420" w:author="Vilson Lu" w:date="2014-08-19T03:58:00Z"/>
        </w:rPr>
      </w:pPr>
      <w:ins w:id="7421" w:author="Vilson Lu" w:date="2014-08-19T03:58:00Z">
        <w:r>
          <w:lastRenderedPageBreak/>
          <w:t>Where,</w:t>
        </w:r>
      </w:ins>
    </w:p>
    <w:p w:rsidR="00D95CFF" w:rsidRDefault="00D95CFF" w:rsidP="00D95CFF">
      <w:pPr>
        <w:pStyle w:val="Content1"/>
        <w:rPr>
          <w:ins w:id="7422" w:author="Vilson Lu" w:date="2014-08-19T03:58:00Z"/>
        </w:rPr>
      </w:pPr>
    </w:p>
    <w:p w:rsidR="00D95CFF" w:rsidRPr="007F6B83" w:rsidRDefault="00D95CFF" w:rsidP="00D95CFF">
      <w:pPr>
        <w:pStyle w:val="Content1"/>
        <w:jc w:val="center"/>
        <w:rPr>
          <w:ins w:id="7423" w:author="Vilson Lu" w:date="2014-08-19T03:58:00Z"/>
          <w:rFonts w:eastAsiaTheme="minorEastAsia"/>
        </w:rPr>
      </w:pPr>
      <m:oMath>
        <w:ins w:id="7424" w:author="Vilson Lu" w:date="2014-08-19T03:58:00Z">
          <m:r>
            <w:rPr>
              <w:rFonts w:ascii="Cambria Math" w:hAnsi="Cambria Math"/>
            </w:rPr>
            <m:t>C,</m:t>
          </m:r>
          <m:r>
            <m:rPr>
              <m:scr m:val="script"/>
              <m:sty m:val="p"/>
            </m:rPr>
            <w:rPr>
              <w:rFonts w:ascii="Cambria Math" w:hAnsi="Cambria Math"/>
            </w:rPr>
            <m:t>R, A</m:t>
          </m:r>
          <m:r>
            <m:rPr>
              <m:sty m:val="p"/>
            </m:rPr>
            <w:rPr>
              <w:rFonts w:ascii="Cambria Math" w:hAnsi="Cambria Math"/>
            </w:rPr>
            <m:t xml:space="preserve">, and </m:t>
          </m:r>
          <m:r>
            <m:rPr>
              <m:scr m:val="script"/>
              <m:sty m:val="p"/>
            </m:rPr>
            <w:rPr>
              <w:rFonts w:ascii="Cambria Math" w:hAnsi="Cambria Math"/>
            </w:rPr>
            <m:t>T</m:t>
          </m:r>
          <m:r>
            <m:rPr>
              <m:sty m:val="p"/>
            </m:rPr>
            <w:rPr>
              <w:rFonts w:ascii="Cambria Math" w:hAnsi="Cambria Math"/>
            </w:rPr>
            <m:t xml:space="preserve"> are disjoint sets, whose elements are called </m:t>
          </m:r>
        </w:ins>
        <w:ins w:id="7425" w:author="PF" w:date="2015-03-02T17:37:00Z">
          <m:r>
            <m:rPr>
              <m:sty m:val="p"/>
            </m:rPr>
            <w:rPr>
              <w:rFonts w:ascii="Cambria Math" w:hAnsi="Cambria Math"/>
            </w:rPr>
            <m:t xml:space="preserve">the </m:t>
          </m:r>
        </w:ins>
        <w:ins w:id="7426" w:author="Vilson Lu" w:date="2014-08-19T03:58:00Z">
          <m:r>
            <m:rPr>
              <m:sty m:val="p"/>
            </m:rPr>
            <w:rPr>
              <w:rFonts w:ascii="Cambria Math" w:hAnsi="Cambria Math"/>
            </w:rPr>
            <m:t>concept identifier</m:t>
          </m:r>
          <w:del w:id="7427" w:author="PF" w:date="2015-03-02T17:37:00Z">
            <m:r>
              <m:rPr>
                <m:sty m:val="p"/>
              </m:rPr>
              <w:rPr>
                <w:rFonts w:ascii="Cambria Math" w:hAnsi="Cambria Math"/>
              </w:rPr>
              <m:t>s</m:t>
            </m:r>
          </w:del>
          <m:r>
            <m:rPr>
              <m:sty m:val="p"/>
            </m:rPr>
            <w:rPr>
              <w:rFonts w:ascii="Cambria Math" w:hAnsi="Cambria Math"/>
            </w:rPr>
            <m:t>, relation identifier,  attribute identifier</m:t>
          </m:r>
        </w:ins>
        <w:ins w:id="7428" w:author="PF" w:date="2015-03-02T17:37:00Z">
          <m:r>
            <m:rPr>
              <m:sty m:val="p"/>
            </m:rPr>
            <w:rPr>
              <w:rFonts w:ascii="Cambria Math" w:hAnsi="Cambria Math"/>
            </w:rPr>
            <m:t>,</m:t>
          </m:r>
        </w:ins>
        <w:ins w:id="7429" w:author="Vilson Lu" w:date="2014-08-19T03:58:00Z">
          <w:del w:id="7430" w:author="PF" w:date="2015-03-02T17:37:00Z">
            <m:r>
              <m:rPr>
                <m:sty m:val="p"/>
              </m:rPr>
              <w:rPr>
                <w:rFonts w:ascii="Cambria Math" w:hAnsi="Cambria Math"/>
              </w:rPr>
              <m:t>s</m:t>
            </m:r>
          </w:del>
          <m:r>
            <m:rPr>
              <m:sty m:val="p"/>
            </m:rPr>
            <w:rPr>
              <w:rFonts w:ascii="Cambria Math" w:hAnsi="Cambria Math"/>
            </w:rPr>
            <m:t xml:space="preserve"> and data type</m:t>
          </m:r>
          <w:del w:id="7431" w:author="PF" w:date="2015-03-02T17:37:00Z">
            <m:r>
              <m:rPr>
                <m:sty m:val="p"/>
              </m:rPr>
              <w:rPr>
                <w:rFonts w:ascii="Cambria Math" w:hAnsi="Cambria Math"/>
              </w:rPr>
              <m:t>s</m:t>
            </m:r>
          </w:del>
          <m:r>
            <m:rPr>
              <m:sty m:val="p"/>
            </m:rPr>
            <w:rPr>
              <w:rFonts w:ascii="Cambria Math" w:hAnsi="Cambria Math"/>
            </w:rPr>
            <m:t>, respectively</m:t>
          </m:r>
        </w:ins>
        <w:ins w:id="7432" w:author="PF" w:date="2015-03-02T17:37:00Z"/>
      </m:oMath>
      <w:r w:rsidR="00781F0B">
        <w:rPr>
          <w:rFonts w:eastAsiaTheme="minorEastAsia"/>
        </w:rPr>
        <w:t>.</w:t>
      </w:r>
    </w:p>
    <w:p w:rsidR="00D95CFF" w:rsidRPr="007F6B83" w:rsidRDefault="00D95CFF" w:rsidP="00D95CFF">
      <w:pPr>
        <w:pStyle w:val="Content1"/>
        <w:jc w:val="center"/>
        <w:rPr>
          <w:ins w:id="7433" w:author="Vilson Lu" w:date="2014-08-19T03:58:00Z"/>
        </w:rPr>
      </w:pPr>
    </w:p>
    <w:p w:rsidR="00D95CFF" w:rsidRPr="00DE7D68" w:rsidRDefault="00372B98" w:rsidP="00D95CFF">
      <w:pPr>
        <w:pStyle w:val="Content1"/>
        <w:jc w:val="center"/>
        <w:rPr>
          <w:ins w:id="7434" w:author="Vilson Lu" w:date="2014-08-19T03:58:00Z"/>
          <w:rFonts w:eastAsiaTheme="minorEastAsia"/>
          <w:color w:val="000000"/>
          <w:sz w:val="21"/>
          <w:szCs w:val="22"/>
        </w:rPr>
      </w:pPr>
      <m:oMathPara>
        <m:oMathParaPr>
          <m:jc m:val="left"/>
        </m:oMathParaPr>
        <m:oMath>
          <m:sSub>
            <m:sSubPr>
              <m:ctrlPr>
                <w:ins w:id="7435" w:author="Vilson Lu" w:date="2014-08-19T03:58:00Z">
                  <w:rPr>
                    <w:rFonts w:ascii="Cambria Math" w:hAnsi="Cambria Math"/>
                    <w:color w:val="000000"/>
                    <w:sz w:val="21"/>
                    <w:szCs w:val="22"/>
                  </w:rPr>
                </w:ins>
              </m:ctrlPr>
            </m:sSubPr>
            <m:e>
              <w:ins w:id="7436" w:author="Vilson Lu" w:date="2014-08-19T03:58:00Z">
                <m:r>
                  <m:rPr>
                    <m:sty m:val="p"/>
                  </m:rPr>
                  <w:rPr>
                    <w:rFonts w:ascii="Cambria Math" w:hAnsi="Cambria Math"/>
                    <w:color w:val="000000"/>
                    <w:sz w:val="21"/>
                    <w:szCs w:val="22"/>
                  </w:rPr>
                  <m:t>≤</m:t>
                </m:r>
              </w:ins>
            </m:e>
            <m:sub>
              <w:ins w:id="7437" w:author="Vilson Lu" w:date="2014-08-19T03:58:00Z">
                <m:r>
                  <w:rPr>
                    <w:rFonts w:ascii="Cambria Math" w:hAnsi="Cambria Math"/>
                    <w:color w:val="000000"/>
                    <w:sz w:val="21"/>
                    <w:szCs w:val="22"/>
                  </w:rPr>
                  <m:t>C</m:t>
                </m:r>
              </w:ins>
            </m:sub>
          </m:sSub>
          <w:ins w:id="7438" w:author="Vilson Lu" w:date="2014-08-19T03:58:00Z">
            <m:r>
              <w:rPr>
                <w:rFonts w:ascii="Cambria Math" w:hAnsi="Cambria Math"/>
                <w:color w:val="000000"/>
                <w:sz w:val="21"/>
                <w:szCs w:val="22"/>
              </w:rPr>
              <m:t xml:space="preserve"> are semi-upper lattice with top element </m:t>
            </m:r>
          </w:ins>
          <m:sSub>
            <m:sSubPr>
              <m:ctrlPr>
                <w:ins w:id="7439" w:author="Vilson Lu" w:date="2014-08-19T03:58:00Z">
                  <w:rPr>
                    <w:rFonts w:ascii="Cambria Math" w:hAnsi="Cambria Math"/>
                    <w:i/>
                    <w:color w:val="000000"/>
                    <w:sz w:val="21"/>
                    <w:szCs w:val="22"/>
                  </w:rPr>
                </w:ins>
              </m:ctrlPr>
            </m:sSubPr>
            <m:e>
              <w:ins w:id="7440" w:author="Vilson Lu" w:date="2014-08-19T03:58:00Z">
                <m:r>
                  <w:rPr>
                    <w:rFonts w:ascii="Cambria Math" w:hAnsi="Cambria Math"/>
                    <w:color w:val="000000"/>
                    <w:szCs w:val="22"/>
                  </w:rPr>
                  <m:t>root</m:t>
                </m:r>
              </w:ins>
            </m:e>
            <m:sub>
              <w:ins w:id="7441" w:author="Vilson Lu" w:date="2014-08-19T03:58:00Z">
                <m:r>
                  <w:rPr>
                    <w:rFonts w:ascii="Cambria Math" w:hAnsi="Cambria Math"/>
                    <w:color w:val="000000"/>
                    <w:sz w:val="21"/>
                    <w:szCs w:val="22"/>
                  </w:rPr>
                  <m:t>c</m:t>
                </m:r>
              </w:ins>
            </m:sub>
          </m:sSub>
          <w:ins w:id="7442" w:author="Vilson Lu" w:date="2014-08-19T03:58:00Z">
            <m:r>
              <w:rPr>
                <w:rFonts w:ascii="Cambria Math" w:hAnsi="Cambria Math"/>
                <w:color w:val="000000"/>
                <w:sz w:val="21"/>
                <w:szCs w:val="22"/>
              </w:rPr>
              <m:t xml:space="preserve"> called concept hierarchy</m:t>
            </m:r>
          </w:ins>
        </m:oMath>
      </m:oMathPara>
    </w:p>
    <w:p w:rsidR="00D95CFF" w:rsidRDefault="00D95CFF" w:rsidP="00D95CFF">
      <w:pPr>
        <w:pStyle w:val="Content1"/>
        <w:jc w:val="center"/>
        <w:rPr>
          <w:ins w:id="7443" w:author="Vilson Lu" w:date="2014-08-19T03:58:00Z"/>
          <w:rFonts w:eastAsiaTheme="minorEastAsia"/>
          <w:color w:val="000000"/>
          <w:sz w:val="21"/>
          <w:szCs w:val="22"/>
        </w:rPr>
      </w:pPr>
    </w:p>
    <w:p w:rsidR="00D95CFF" w:rsidRPr="00DE7D68" w:rsidRDefault="00D95CFF" w:rsidP="00D95CFF">
      <w:pPr>
        <w:pStyle w:val="Content1"/>
        <w:jc w:val="center"/>
        <w:rPr>
          <w:ins w:id="7444" w:author="Vilson Lu" w:date="2014-08-19T03:58:00Z"/>
        </w:rPr>
      </w:pPr>
      <m:oMathPara>
        <m:oMathParaPr>
          <m:jc m:val="left"/>
        </m:oMathParaPr>
        <m:oMath>
          <w:ins w:id="7445" w:author="Vilson Lu" w:date="2014-08-19T03:58:00Z">
            <m:r>
              <w:rPr>
                <w:rFonts w:ascii="Cambria Math" w:hAnsi="Cambria Math"/>
              </w:rPr>
              <m:t xml:space="preserve">a function </m:t>
            </m:r>
          </w:ins>
          <m:sSub>
            <m:sSubPr>
              <m:ctrlPr>
                <w:ins w:id="7446" w:author="Vilson Lu" w:date="2014-08-19T03:58:00Z">
                  <w:rPr>
                    <w:rFonts w:ascii="Cambria Math" w:hAnsi="Cambria Math"/>
                    <w:i/>
                  </w:rPr>
                </w:ins>
              </m:ctrlPr>
            </m:sSubPr>
            <m:e>
              <w:ins w:id="7447" w:author="Vilson Lu" w:date="2014-08-19T03:58:00Z">
                <m:r>
                  <w:rPr>
                    <w:rFonts w:ascii="Cambria Math" w:hAnsi="Cambria Math"/>
                  </w:rPr>
                  <m:t>σ</m:t>
                </m:r>
              </w:ins>
            </m:e>
            <m:sub>
              <w:ins w:id="7448" w:author="Vilson Lu" w:date="2014-08-19T03:58:00Z">
                <m:r>
                  <w:rPr>
                    <w:rFonts w:ascii="Cambria Math" w:hAnsi="Cambria Math"/>
                  </w:rPr>
                  <m:t>r</m:t>
                </m:r>
              </w:ins>
            </m:sub>
          </m:sSub>
          <w:ins w:id="7449" w:author="Vilson Lu" w:date="2014-08-19T03:58:00Z">
            <m:r>
              <w:rPr>
                <w:rFonts w:ascii="Cambria Math" w:hAnsi="Cambria Math"/>
              </w:rPr>
              <m:t>:</m:t>
            </m:r>
            <m:r>
              <m:rPr>
                <m:scr m:val="script"/>
                <m:sty m:val="p"/>
              </m:rPr>
              <w:rPr>
                <w:rFonts w:ascii="Cambria Math" w:hAnsi="Cambria Math"/>
                <w:color w:val="000000"/>
                <w:sz w:val="22"/>
                <w:szCs w:val="22"/>
              </w:rPr>
              <m:t>R</m:t>
            </m:r>
            <m:r>
              <w:rPr>
                <w:rFonts w:ascii="Cambria Math" w:hAnsi="Cambria Math"/>
              </w:rPr>
              <m:t>→</m:t>
            </m:r>
          </w:ins>
          <m:sSup>
            <m:sSupPr>
              <m:ctrlPr>
                <w:ins w:id="7450" w:author="Vilson Lu" w:date="2014-08-19T03:58:00Z">
                  <w:rPr>
                    <w:rFonts w:ascii="Cambria Math" w:hAnsi="Cambria Math"/>
                    <w:i/>
                  </w:rPr>
                </w:ins>
              </m:ctrlPr>
            </m:sSupPr>
            <m:e>
              <w:ins w:id="7451" w:author="Vilson Lu" w:date="2014-08-19T03:58:00Z">
                <m:r>
                  <w:rPr>
                    <w:rFonts w:ascii="Cambria Math" w:hAnsi="Cambria Math"/>
                  </w:rPr>
                  <m:t>C</m:t>
                </m:r>
              </w:ins>
            </m:e>
            <m:sup>
              <w:ins w:id="7452" w:author="Vilson Lu" w:date="2014-08-19T03:58:00Z">
                <m:r>
                  <w:rPr>
                    <w:rFonts w:ascii="Cambria Math" w:hAnsi="Cambria Math"/>
                  </w:rPr>
                  <m:t>+</m:t>
                </m:r>
              </w:ins>
            </m:sup>
          </m:sSup>
          <w:ins w:id="7453" w:author="Vilson Lu" w:date="2014-08-19T03:58:00Z">
            <m:r>
              <w:rPr>
                <w:rFonts w:ascii="Cambria Math" w:hAnsi="Cambria Math"/>
              </w:rPr>
              <m:t xml:space="preserve"> called relation signature</m:t>
            </m:r>
          </w:ins>
        </m:oMath>
      </m:oMathPara>
    </w:p>
    <w:p w:rsidR="00D95CFF" w:rsidRDefault="00D95CFF" w:rsidP="00D95CFF">
      <w:pPr>
        <w:pStyle w:val="Content1"/>
        <w:jc w:val="center"/>
        <w:rPr>
          <w:ins w:id="7454" w:author="Vilson Lu" w:date="2014-08-19T03:58:00Z"/>
        </w:rPr>
      </w:pPr>
    </w:p>
    <w:p w:rsidR="00D95CFF" w:rsidRPr="00DE7D68" w:rsidRDefault="00D95CFF" w:rsidP="00D95CFF">
      <w:pPr>
        <w:pStyle w:val="Content1"/>
        <w:jc w:val="center"/>
        <w:rPr>
          <w:ins w:id="7455" w:author="Vilson Lu" w:date="2014-08-19T03:58:00Z"/>
          <w:rFonts w:eastAsiaTheme="minorEastAsia"/>
        </w:rPr>
      </w:pPr>
      <m:oMathPara>
        <m:oMathParaPr>
          <m:jc m:val="left"/>
        </m:oMathParaPr>
        <m:oMath>
          <w:ins w:id="7456" w:author="Vilson Lu" w:date="2014-08-19T03:58:00Z">
            <m:r>
              <w:rPr>
                <w:rFonts w:ascii="Cambria Math" w:hAnsi="Cambria Math"/>
              </w:rPr>
              <m:t>a partial order on</m:t>
            </m:r>
          </w:ins>
          <m:sSub>
            <m:sSubPr>
              <m:ctrlPr>
                <w:ins w:id="7457" w:author="Vilson Lu" w:date="2014-08-19T03:58:00Z">
                  <w:rPr>
                    <w:rFonts w:ascii="Cambria Math" w:hAnsi="Cambria Math"/>
                    <w:color w:val="000000"/>
                    <w:sz w:val="21"/>
                    <w:szCs w:val="22"/>
                  </w:rPr>
                </w:ins>
              </m:ctrlPr>
            </m:sSubPr>
            <m:e>
              <w:ins w:id="7458" w:author="Vilson Lu" w:date="2014-08-19T03:58:00Z">
                <m:r>
                  <m:rPr>
                    <m:sty m:val="p"/>
                  </m:rPr>
                  <w:rPr>
                    <w:rFonts w:ascii="Cambria Math" w:hAnsi="Cambria Math"/>
                    <w:color w:val="000000"/>
                    <w:sz w:val="21"/>
                    <w:szCs w:val="22"/>
                  </w:rPr>
                  <m:t>≤</m:t>
                </m:r>
              </w:ins>
            </m:e>
            <m:sub>
              <w:ins w:id="7459" w:author="Vilson Lu" w:date="2014-08-19T03:58:00Z">
                <m:r>
                  <w:rPr>
                    <w:rFonts w:ascii="Cambria Math" w:hAnsi="Cambria Math"/>
                    <w:color w:val="000000"/>
                    <w:sz w:val="21"/>
                    <w:szCs w:val="22"/>
                  </w:rPr>
                  <m:t xml:space="preserve">R </m:t>
                </m:r>
              </w:ins>
            </m:sub>
          </m:sSub>
          <w:ins w:id="7460" w:author="Vilson Lu" w:date="2014-08-19T03:58:00Z">
            <m:r>
              <w:rPr>
                <w:rFonts w:ascii="Cambria Math" w:hAnsi="Cambria Math"/>
              </w:rPr>
              <m:t xml:space="preserve">on </m:t>
            </m:r>
            <m:r>
              <m:rPr>
                <m:scr m:val="script"/>
                <m:sty m:val="p"/>
              </m:rPr>
              <w:rPr>
                <w:rFonts w:ascii="Cambria Math" w:hAnsi="Cambria Math"/>
                <w:color w:val="000000"/>
                <w:sz w:val="22"/>
                <w:szCs w:val="22"/>
              </w:rPr>
              <m:t>R</m:t>
            </m:r>
            <m:r>
              <w:rPr>
                <w:rFonts w:ascii="Cambria Math" w:hAnsi="Cambria Math"/>
              </w:rPr>
              <m:t xml:space="preserve"> called relation hie</m:t>
            </m:r>
            <m:r>
              <w:rPr>
                <w:rFonts w:ascii="Cambria Math" w:hAnsi="Cambria Math"/>
              </w:rPr>
              <m:t>rarchy</m:t>
            </m:r>
          </w:ins>
        </m:oMath>
      </m:oMathPara>
    </w:p>
    <w:p w:rsidR="00D95CFF" w:rsidRDefault="00D95CFF" w:rsidP="00D95CFF">
      <w:pPr>
        <w:pStyle w:val="Content1"/>
        <w:jc w:val="center"/>
        <w:rPr>
          <w:ins w:id="7461" w:author="Vilson Lu" w:date="2014-08-19T03:58:00Z"/>
          <w:rFonts w:eastAsiaTheme="minorEastAsia"/>
        </w:rPr>
      </w:pPr>
    </w:p>
    <w:p w:rsidR="00D95CFF" w:rsidRPr="00DE7D68" w:rsidRDefault="00D95CFF" w:rsidP="00D95CFF">
      <w:pPr>
        <w:pStyle w:val="Content1"/>
        <w:jc w:val="center"/>
        <w:rPr>
          <w:ins w:id="7462" w:author="Vilson Lu" w:date="2014-08-19T03:58:00Z"/>
        </w:rPr>
      </w:pPr>
      <m:oMathPara>
        <m:oMathParaPr>
          <m:jc m:val="left"/>
        </m:oMathParaPr>
        <m:oMath>
          <w:ins w:id="7463" w:author="Vilson Lu" w:date="2014-08-19T03:58:00Z">
            <m:r>
              <w:rPr>
                <w:rFonts w:ascii="Cambria Math" w:hAnsi="Cambria Math"/>
              </w:rPr>
              <m:t xml:space="preserve">a function </m:t>
            </m:r>
          </w:ins>
          <m:sSub>
            <m:sSubPr>
              <m:ctrlPr>
                <w:ins w:id="7464" w:author="Vilson Lu" w:date="2014-08-19T03:58:00Z">
                  <w:rPr>
                    <w:rFonts w:ascii="Cambria Math" w:hAnsi="Cambria Math"/>
                    <w:i/>
                  </w:rPr>
                </w:ins>
              </m:ctrlPr>
            </m:sSubPr>
            <m:e>
              <w:ins w:id="7465" w:author="Vilson Lu" w:date="2014-08-19T03:58:00Z">
                <m:r>
                  <w:rPr>
                    <w:rFonts w:ascii="Cambria Math" w:hAnsi="Cambria Math"/>
                  </w:rPr>
                  <m:t>σ</m:t>
                </m:r>
              </w:ins>
            </m:e>
            <m:sub>
              <w:ins w:id="7466" w:author="Vilson Lu" w:date="2014-08-19T03:58:00Z">
                <m:r>
                  <w:rPr>
                    <w:rFonts w:ascii="Cambria Math" w:hAnsi="Cambria Math"/>
                  </w:rPr>
                  <m:t>A</m:t>
                </m:r>
              </w:ins>
            </m:sub>
          </m:sSub>
          <w:ins w:id="7467" w:author="Vilson Lu" w:date="2014-08-19T03:58:00Z">
            <m:r>
              <w:rPr>
                <w:rFonts w:ascii="Cambria Math" w:hAnsi="Cambria Math"/>
              </w:rPr>
              <m:t>:A→C×</m:t>
            </m:r>
            <m:r>
              <m:rPr>
                <m:scr m:val="script"/>
                <m:sty m:val="p"/>
              </m:rPr>
              <w:rPr>
                <w:rFonts w:ascii="Cambria Math" w:hAnsi="Cambria Math"/>
                <w:color w:val="000000"/>
                <w:sz w:val="22"/>
                <w:szCs w:val="22"/>
              </w:rPr>
              <m:t>T</m:t>
            </m:r>
            <m:r>
              <w:rPr>
                <w:rFonts w:ascii="Cambria Math" w:hAnsi="Cambria Math"/>
              </w:rPr>
              <m:t xml:space="preserve"> called attribute signature</m:t>
            </m:r>
          </w:ins>
        </m:oMath>
      </m:oMathPara>
    </w:p>
    <w:p w:rsidR="00D95CFF" w:rsidRDefault="00D95CFF" w:rsidP="00D95CFF">
      <w:pPr>
        <w:pStyle w:val="Content1"/>
        <w:jc w:val="center"/>
        <w:rPr>
          <w:ins w:id="7468" w:author="Vilson Lu" w:date="2014-08-19T03:58:00Z"/>
          <w:rFonts w:eastAsiaTheme="minorEastAsia"/>
        </w:rPr>
      </w:pPr>
    </w:p>
    <w:p w:rsidR="00D95CFF" w:rsidRPr="0006657A" w:rsidRDefault="00D95CFF" w:rsidP="00D95CFF">
      <w:pPr>
        <w:pStyle w:val="Content1"/>
        <w:jc w:val="center"/>
        <w:rPr>
          <w:ins w:id="7469" w:author="Vilson Lu" w:date="2014-08-19T03:58:00Z"/>
          <w:rFonts w:eastAsiaTheme="minorEastAsia"/>
        </w:rPr>
      </w:pPr>
      <m:oMathPara>
        <m:oMathParaPr>
          <m:jc m:val="left"/>
        </m:oMathParaPr>
        <m:oMath>
          <w:ins w:id="7470" w:author="Vilson Lu" w:date="2014-08-19T03:58:00Z">
            <m:r>
              <w:rPr>
                <w:rFonts w:ascii="Cambria Math" w:eastAsiaTheme="minorEastAsia" w:hAnsi="Cambria Math"/>
              </w:rPr>
              <m:t>a set of datypes (i.e. strings, integer)</m:t>
            </m:r>
          </w:ins>
        </m:oMath>
      </m:oMathPara>
    </w:p>
    <w:p w:rsidR="00D95CFF" w:rsidRDefault="00D95CFF" w:rsidP="00D95CFF">
      <w:pPr>
        <w:pStyle w:val="Content1"/>
        <w:rPr>
          <w:ins w:id="7471" w:author="Vilson Lu" w:date="2014-08-19T03:58:00Z"/>
          <w:rFonts w:eastAsiaTheme="minorEastAsia"/>
        </w:rPr>
      </w:pPr>
    </w:p>
    <w:p w:rsidR="00D95CFF" w:rsidRDefault="00D95CFF" w:rsidP="00D95CFF">
      <w:pPr>
        <w:pStyle w:val="Content1"/>
        <w:rPr>
          <w:ins w:id="7472" w:author="Vilson Lu" w:date="2014-08-19T03:58:00Z"/>
          <w:rFonts w:eastAsiaTheme="minorEastAsia"/>
        </w:rPr>
      </w:pPr>
      <w:ins w:id="7473" w:author="Vilson Lu" w:date="2014-08-19T03:58:00Z">
        <w:r>
          <w:rPr>
            <w:rFonts w:eastAsiaTheme="minorEastAsia"/>
          </w:rPr>
          <w:t xml:space="preserve">In Vangelis et al. (2011), they presented four levels of classification </w:t>
        </w:r>
        <w:del w:id="7474" w:author="PF" w:date="2015-03-02T17:39:00Z">
          <w:r w:rsidDel="00781F0B">
            <w:rPr>
              <w:rFonts w:eastAsiaTheme="minorEastAsia"/>
            </w:rPr>
            <w:delText xml:space="preserve">of </w:delText>
          </w:r>
        </w:del>
      </w:ins>
      <w:ins w:id="7475" w:author="PF" w:date="2015-03-02T17:39:00Z">
        <w:r w:rsidR="00781F0B">
          <w:rPr>
            <w:rFonts w:eastAsiaTheme="minorEastAsia"/>
          </w:rPr>
          <w:t xml:space="preserve">on </w:t>
        </w:r>
      </w:ins>
      <w:ins w:id="7476" w:author="Vilson Lu" w:date="2014-08-19T03:58:00Z">
        <w:r>
          <w:rPr>
            <w:rFonts w:eastAsiaTheme="minorEastAsia"/>
          </w:rPr>
          <w:t xml:space="preserve">how an IE system exploited the ontology. The first level is the use of domain entities (including the variations), and word classes. For the first level, they can be represented by a gazetteer (flat) or ontologies (structured). By using ontologies, it can identify the text based on some constraints posed by the conceptual properties. An example system that uses the first level ontology is LearningPinocchio (Ciravegna &amp; Lavelli, 2004). The second level uses concept hierarchies. In the second level, they focus more on taxonomic relations (consists of super/sub-ordination, </w:t>
        </w:r>
        <w:commentRangeStart w:id="7477"/>
        <w:r>
          <w:rPr>
            <w:rFonts w:eastAsiaTheme="minorEastAsia"/>
          </w:rPr>
          <w:t>is-a</w:t>
        </w:r>
      </w:ins>
      <w:commentRangeEnd w:id="7477"/>
      <w:r w:rsidR="00781F0B">
        <w:rPr>
          <w:rStyle w:val="CommentReference"/>
        </w:rPr>
        <w:commentReference w:id="7477"/>
      </w:r>
      <w:ins w:id="7478" w:author="Vilson Lu" w:date="2014-08-19T03:58:00Z">
        <w:r>
          <w:rPr>
            <w:rFonts w:eastAsiaTheme="minorEastAsia"/>
          </w:rPr>
          <w:t xml:space="preserve"> and part-of relationships). They could be used to generalize or specify extraction rules or check constraints. An example system is </w:t>
        </w:r>
        <w:commentRangeStart w:id="7479"/>
        <w:r>
          <w:rPr>
            <w:rFonts w:eastAsiaTheme="minorEastAsia"/>
          </w:rPr>
          <w:t>NAMIC</w:t>
        </w:r>
      </w:ins>
      <w:commentRangeEnd w:id="7479"/>
      <w:r w:rsidR="00DF5926">
        <w:rPr>
          <w:rStyle w:val="CommentReference"/>
        </w:rPr>
        <w:commentReference w:id="7479"/>
      </w:r>
      <w:ins w:id="7480" w:author="Vilson Lu" w:date="2014-08-19T03:58:00Z">
        <w:r>
          <w:rPr>
            <w:rFonts w:eastAsiaTheme="minorEastAsia"/>
          </w:rPr>
          <w:t xml:space="preserve"> (Basili et al., 2003). The third level uses </w:t>
        </w:r>
      </w:ins>
      <w:ins w:id="7481" w:author="PF" w:date="2015-03-02T17:41:00Z">
        <w:r w:rsidR="00EC1A5C">
          <w:rPr>
            <w:rFonts w:eastAsiaTheme="minorEastAsia"/>
          </w:rPr>
          <w:t xml:space="preserve">the </w:t>
        </w:r>
      </w:ins>
      <w:ins w:id="7482" w:author="Vilson Lu" w:date="2014-08-19T03:58:00Z">
        <w:r>
          <w:rPr>
            <w:rFonts w:eastAsiaTheme="minorEastAsia"/>
          </w:rPr>
          <w:t>concepts’ properties and relationships between concepts. These properties and relationship</w:t>
        </w:r>
      </w:ins>
      <w:ins w:id="7483" w:author="PF" w:date="2015-03-02T17:41:00Z">
        <w:r w:rsidR="00EC1A5C">
          <w:rPr>
            <w:rFonts w:eastAsiaTheme="minorEastAsia"/>
          </w:rPr>
          <w:t>s</w:t>
        </w:r>
      </w:ins>
      <w:ins w:id="7484" w:author="Vilson Lu" w:date="2014-08-19T03:58:00Z">
        <w:r>
          <w:rPr>
            <w:rFonts w:eastAsiaTheme="minorEastAsia"/>
          </w:rPr>
          <w:t xml:space="preserve"> could then be used as guide</w:t>
        </w:r>
      </w:ins>
      <w:ins w:id="7485" w:author="PF" w:date="2015-03-02T17:41:00Z">
        <w:r w:rsidR="00EC1A5C">
          <w:rPr>
            <w:rFonts w:eastAsiaTheme="minorEastAsia"/>
          </w:rPr>
          <w:t>s</w:t>
        </w:r>
      </w:ins>
      <w:ins w:id="7486" w:author="Vilson Lu" w:date="2014-08-19T03:58:00Z">
        <w:r>
          <w:rPr>
            <w:rFonts w:eastAsiaTheme="minorEastAsia"/>
          </w:rPr>
          <w:t xml:space="preserve"> for the information extraction process. An example system would be OBIE (Wang et al., 2005). The fourth level is the domain model. It combines the first three levels to be able to semantically interpret information. Domain models can merge</w:t>
        </w:r>
        <w:del w:id="7487" w:author="PF" w:date="2015-03-02T17:41:00Z">
          <w:r w:rsidDel="00EC1A5C">
            <w:rPr>
              <w:rFonts w:eastAsiaTheme="minorEastAsia"/>
            </w:rPr>
            <w:delText>d</w:delText>
          </w:r>
        </w:del>
        <w:r>
          <w:rPr>
            <w:rFonts w:eastAsiaTheme="minorEastAsia"/>
          </w:rPr>
          <w:t xml:space="preserve"> with different structures, check consistency, mak</w:t>
        </w:r>
      </w:ins>
      <w:ins w:id="7488" w:author="PF" w:date="2015-03-02T17:41:00Z">
        <w:r w:rsidR="00EC1A5C">
          <w:rPr>
            <w:rFonts w:eastAsiaTheme="minorEastAsia"/>
          </w:rPr>
          <w:t>e</w:t>
        </w:r>
      </w:ins>
      <w:ins w:id="7489" w:author="Vilson Lu" w:date="2014-08-19T03:58:00Z">
        <w:del w:id="7490" w:author="PF" w:date="2015-03-02T17:41:00Z">
          <w:r w:rsidDel="00EC1A5C">
            <w:rPr>
              <w:rFonts w:eastAsiaTheme="minorEastAsia"/>
            </w:rPr>
            <w:delText>ing</w:delText>
          </w:r>
        </w:del>
        <w:r>
          <w:rPr>
            <w:rFonts w:eastAsiaTheme="minorEastAsia"/>
          </w:rPr>
          <w:t xml:space="preserve"> valid assumptions (for missing values)</w:t>
        </w:r>
      </w:ins>
      <w:ins w:id="7491" w:author="PF" w:date="2015-03-02T17:42:00Z">
        <w:r w:rsidR="00DF5926">
          <w:rPr>
            <w:rFonts w:eastAsiaTheme="minorEastAsia"/>
          </w:rPr>
          <w:t>,</w:t>
        </w:r>
      </w:ins>
      <w:ins w:id="7492" w:author="Vilson Lu" w:date="2014-08-19T03:58:00Z">
        <w:r>
          <w:rPr>
            <w:rFonts w:eastAsiaTheme="minorEastAsia"/>
          </w:rPr>
          <w:t xml:space="preserve"> and discover implicit information. An example is BOEMIE (Maedche, 2002). </w:t>
        </w:r>
        <w:commentRangeStart w:id="7493"/>
        <w:r>
          <w:rPr>
            <w:rFonts w:eastAsiaTheme="minorEastAsia"/>
          </w:rPr>
          <w:t>BOEMIE</w:t>
        </w:r>
      </w:ins>
      <w:commentRangeEnd w:id="7493"/>
      <w:r w:rsidR="00DF5926">
        <w:rPr>
          <w:rStyle w:val="CommentReference"/>
        </w:rPr>
        <w:commentReference w:id="7493"/>
      </w:r>
      <w:ins w:id="7494" w:author="Vilson Lu" w:date="2014-08-19T03:58:00Z">
        <w:r>
          <w:rPr>
            <w:rFonts w:eastAsiaTheme="minorEastAsia"/>
          </w:rPr>
          <w:t xml:space="preserve"> uses bootstrap or layered extraction process for its information extraction process. First, it extracts</w:t>
        </w:r>
        <w:del w:id="7495" w:author="PF" w:date="2015-03-02T17:43:00Z">
          <w:r w:rsidDel="00DF5926">
            <w:rPr>
              <w:rFonts w:eastAsiaTheme="minorEastAsia"/>
            </w:rPr>
            <w:delText xml:space="preserve"> first</w:delText>
          </w:r>
        </w:del>
        <w:r>
          <w:rPr>
            <w:rFonts w:eastAsiaTheme="minorEastAsia"/>
          </w:rPr>
          <w:t xml:space="preserve"> the entities, </w:t>
        </w:r>
      </w:ins>
      <w:ins w:id="7496" w:author="PF" w:date="2015-03-02T17:43:00Z">
        <w:r w:rsidR="00DF5926">
          <w:rPr>
            <w:rFonts w:eastAsiaTheme="minorEastAsia"/>
          </w:rPr>
          <w:t xml:space="preserve">and </w:t>
        </w:r>
      </w:ins>
      <w:ins w:id="7497" w:author="Vilson Lu" w:date="2014-08-19T03:58:00Z">
        <w:r>
          <w:rPr>
            <w:rFonts w:eastAsiaTheme="minorEastAsia"/>
          </w:rPr>
          <w:t>then the relations. BOEMIE populate</w:t>
        </w:r>
      </w:ins>
      <w:ins w:id="7498" w:author="PF" w:date="2015-03-02T17:43:00Z">
        <w:r w:rsidR="00DF5926">
          <w:rPr>
            <w:rFonts w:eastAsiaTheme="minorEastAsia"/>
          </w:rPr>
          <w:t>s</w:t>
        </w:r>
      </w:ins>
      <w:ins w:id="7499" w:author="Vilson Lu" w:date="2014-08-19T03:58:00Z">
        <w:r>
          <w:rPr>
            <w:rFonts w:eastAsiaTheme="minorEastAsia"/>
          </w:rPr>
          <w:t xml:space="preserve"> and enrich</w:t>
        </w:r>
      </w:ins>
      <w:ins w:id="7500" w:author="PF" w:date="2015-03-02T17:43:00Z">
        <w:r w:rsidR="00DF5926">
          <w:rPr>
            <w:rFonts w:eastAsiaTheme="minorEastAsia"/>
          </w:rPr>
          <w:t>es</w:t>
        </w:r>
      </w:ins>
      <w:ins w:id="7501" w:author="Vilson Lu" w:date="2014-08-19T03:58:00Z">
        <w:r>
          <w:rPr>
            <w:rFonts w:eastAsiaTheme="minorEastAsia"/>
          </w:rPr>
          <w:t xml:space="preserve"> the ontology. It adds new individual entities and at the same time add </w:t>
        </w:r>
      </w:ins>
      <w:ins w:id="7502" w:author="PF" w:date="2015-03-02T17:43:00Z">
        <w:r w:rsidR="00DF5926">
          <w:rPr>
            <w:rFonts w:eastAsiaTheme="minorEastAsia"/>
          </w:rPr>
          <w:t>s</w:t>
        </w:r>
      </w:ins>
      <w:ins w:id="7503" w:author="Vilson Lu" w:date="2014-08-19T03:58:00Z">
        <w:r>
          <w:rPr>
            <w:rFonts w:eastAsiaTheme="minorEastAsia"/>
          </w:rPr>
          <w:t>new concepts and relations.</w:t>
        </w:r>
      </w:ins>
    </w:p>
    <w:p w:rsidR="00D95CFF" w:rsidRDefault="00D95CFF" w:rsidP="00D95CFF">
      <w:pPr>
        <w:pStyle w:val="Content1"/>
        <w:rPr>
          <w:ins w:id="7504" w:author="Vilson Lu" w:date="2014-08-19T03:58:00Z"/>
          <w:rFonts w:eastAsiaTheme="minorEastAsia"/>
        </w:rPr>
      </w:pPr>
    </w:p>
    <w:p w:rsidR="00D95CFF" w:rsidRDefault="00D95CFF" w:rsidP="00D95CFF">
      <w:pPr>
        <w:pStyle w:val="Heading3"/>
        <w:rPr>
          <w:ins w:id="7505" w:author="Vilson Lu" w:date="2014-08-19T03:58:00Z"/>
        </w:rPr>
      </w:pPr>
      <w:bookmarkStart w:id="7506" w:name="_Toc396444903"/>
      <w:bookmarkStart w:id="7507" w:name="_Toc396489585"/>
      <w:ins w:id="7508" w:author="Vilson Lu" w:date="2014-08-19T03:58:00Z">
        <w:r>
          <w:t>Ontology Design</w:t>
        </w:r>
        <w:bookmarkEnd w:id="7506"/>
        <w:bookmarkEnd w:id="7507"/>
      </w:ins>
    </w:p>
    <w:p w:rsidR="00D95CFF" w:rsidRDefault="00D95CFF" w:rsidP="00D95CFF">
      <w:pPr>
        <w:pStyle w:val="Content1"/>
        <w:rPr>
          <w:ins w:id="7509" w:author="Vilson Lu" w:date="2014-08-19T03:58:00Z"/>
        </w:rPr>
      </w:pPr>
    </w:p>
    <w:p w:rsidR="00D95CFF" w:rsidRDefault="00D95CFF" w:rsidP="00D95CFF">
      <w:pPr>
        <w:pStyle w:val="Content1"/>
        <w:rPr>
          <w:ins w:id="7510" w:author="Vilson Lu" w:date="2014-08-19T03:58:00Z"/>
        </w:rPr>
      </w:pPr>
      <w:ins w:id="7511" w:author="Vilson Lu" w:date="2014-08-19T03:58:00Z">
        <w:r>
          <w:t xml:space="preserve">In creating a domain-specific ontology, the following tasks must be done: selection of domain and scope, consideration of reusability, finding important terms, defining classes and class hierarchy, defining properties of classes and constraints and creation of instances of classes (Saloun &amp; Klimanek, </w:t>
        </w:r>
      </w:ins>
      <w:ins w:id="7512" w:author="Vilson Lu" w:date="2014-08-19T03:59:00Z">
        <w:r>
          <w:t>2011).</w:t>
        </w:r>
      </w:ins>
    </w:p>
    <w:p w:rsidR="00D95CFF" w:rsidRDefault="00D95CFF" w:rsidP="00D95CFF">
      <w:pPr>
        <w:pStyle w:val="Content1"/>
        <w:rPr>
          <w:ins w:id="7513" w:author="Vilson Lu" w:date="2014-08-19T03:58:00Z"/>
        </w:rPr>
      </w:pPr>
    </w:p>
    <w:p w:rsidR="00D95CFF" w:rsidRDefault="00D95CFF" w:rsidP="00D95CFF">
      <w:pPr>
        <w:pStyle w:val="Content1"/>
        <w:rPr>
          <w:ins w:id="7514" w:author="Vilson Lu" w:date="2014-08-22T04:20:00Z"/>
        </w:rPr>
      </w:pPr>
      <w:commentRangeStart w:id="7515"/>
      <w:ins w:id="7516" w:author="Vilson Lu" w:date="2014-08-19T03:58:00Z">
        <w:r>
          <w:t xml:space="preserve">There are different approaches </w:t>
        </w:r>
        <w:del w:id="7517" w:author="PF" w:date="2015-03-02T17:44:00Z">
          <w:r w:rsidDel="000A090E">
            <w:delText xml:space="preserve">on </w:delText>
          </w:r>
        </w:del>
      </w:ins>
      <w:ins w:id="7518" w:author="PF" w:date="2015-03-02T17:44:00Z">
        <w:r w:rsidR="000A090E">
          <w:t xml:space="preserve">to </w:t>
        </w:r>
      </w:ins>
      <w:ins w:id="7519" w:author="Vilson Lu" w:date="2014-08-19T03:58:00Z">
        <w:r>
          <w:t xml:space="preserve">creating </w:t>
        </w:r>
        <w:del w:id="7520" w:author="PF" w:date="2015-03-02T17:44:00Z">
          <w:r w:rsidDel="000A090E">
            <w:delText xml:space="preserve">the </w:delText>
          </w:r>
        </w:del>
        <w:r>
          <w:t xml:space="preserve">ontology: hand-making by expert, automatic, and semi-automatic. In hand-made by expert, the ontology is manually done by the experts. </w:t>
        </w:r>
        <w:del w:id="7521" w:author="PF" w:date="2015-03-02T17:45:00Z">
          <w:r w:rsidDel="000A090E">
            <w:delText xml:space="preserve">The </w:delText>
          </w:r>
        </w:del>
      </w:ins>
      <w:ins w:id="7522" w:author="PF" w:date="2015-03-02T17:45:00Z">
        <w:r w:rsidR="000A090E">
          <w:t xml:space="preserve">Its </w:t>
        </w:r>
      </w:ins>
      <w:ins w:id="7523" w:author="Vilson Lu" w:date="2014-08-19T03:58:00Z">
        <w:r>
          <w:t xml:space="preserve">advantage </w:t>
        </w:r>
        <w:del w:id="7524" w:author="PF" w:date="2015-03-02T17:45:00Z">
          <w:r w:rsidDel="000A090E">
            <w:delText xml:space="preserve">of this </w:delText>
          </w:r>
        </w:del>
        <w:r>
          <w:t xml:space="preserve">is that the result will be </w:t>
        </w:r>
      </w:ins>
      <w:ins w:id="7525" w:author="PF" w:date="2015-03-02T17:45:00Z">
        <w:r w:rsidR="000A090E">
          <w:t xml:space="preserve">in </w:t>
        </w:r>
      </w:ins>
      <w:ins w:id="7526" w:author="Vilson Lu" w:date="2014-08-19T03:58:00Z">
        <w:r>
          <w:t>high quality. However, they are very expensive and time</w:t>
        </w:r>
      </w:ins>
      <w:r w:rsidR="000A090E">
        <w:t xml:space="preserve"> </w:t>
      </w:r>
      <w:ins w:id="7527" w:author="Vilson Lu" w:date="2014-08-19T03:58:00Z">
        <w:r>
          <w:t xml:space="preserve">consuming. In </w:t>
        </w:r>
      </w:ins>
      <w:ins w:id="7528" w:author="PF" w:date="2015-03-02T17:45:00Z">
        <w:r w:rsidR="000A090E">
          <w:t xml:space="preserve">an </w:t>
        </w:r>
      </w:ins>
      <w:ins w:id="7529" w:author="Vilson Lu" w:date="2014-08-19T03:58:00Z">
        <w:r>
          <w:t xml:space="preserve">automatic approach, the creation of the model is done by </w:t>
        </w:r>
        <w:del w:id="7530" w:author="PF" w:date="2015-03-02T17:45:00Z">
          <w:r w:rsidDel="000A090E">
            <w:delText xml:space="preserve">the </w:delText>
          </w:r>
        </w:del>
      </w:ins>
      <w:ins w:id="7531" w:author="PF" w:date="2015-03-02T17:45:00Z">
        <w:r w:rsidR="000A090E">
          <w:t xml:space="preserve">a </w:t>
        </w:r>
      </w:ins>
      <w:ins w:id="7532" w:author="Vilson Lu" w:date="2014-08-19T03:58:00Z">
        <w:r>
          <w:t xml:space="preserve">machine. It is fast and low cost, but the problem is that implementing it will be very difficult and will result to inaccurate models. In </w:t>
        </w:r>
      </w:ins>
      <w:ins w:id="7533" w:author="PF" w:date="2015-03-02T17:45:00Z">
        <w:r w:rsidR="000A090E">
          <w:t xml:space="preserve">a </w:t>
        </w:r>
      </w:ins>
      <w:ins w:id="7534" w:author="Vilson Lu" w:date="2014-08-19T03:58:00Z">
        <w:r>
          <w:t xml:space="preserve">semi-automatic approach, the concepts and relationship will be generated by </w:t>
        </w:r>
        <w:del w:id="7535" w:author="PF" w:date="2015-03-02T17:46:00Z">
          <w:r w:rsidDel="000A090E">
            <w:delText xml:space="preserve">the </w:delText>
          </w:r>
        </w:del>
      </w:ins>
      <w:ins w:id="7536" w:author="PF" w:date="2015-03-02T17:46:00Z">
        <w:r w:rsidR="000A090E">
          <w:t xml:space="preserve">a </w:t>
        </w:r>
      </w:ins>
      <w:ins w:id="7537" w:author="Vilson Lu" w:date="2014-08-19T03:58:00Z">
        <w:r>
          <w:t>machine, and the expert will complete and validate it. It produces</w:t>
        </w:r>
      </w:ins>
      <w:ins w:id="7538" w:author="PF" w:date="2015-03-02T17:46:00Z">
        <w:r w:rsidR="000A090E">
          <w:t xml:space="preserve"> </w:t>
        </w:r>
      </w:ins>
      <w:ins w:id="7539" w:author="Vilson Lu" w:date="2014-08-19T03:58:00Z">
        <w:del w:id="7540" w:author="PF" w:date="2015-03-02T17:46:00Z">
          <w:r w:rsidDel="000A090E">
            <w:delText xml:space="preserve"> a </w:delText>
          </w:r>
        </w:del>
        <w:r>
          <w:t>relatively good results at a short amount of time. The disadvantage is that the machine</w:t>
        </w:r>
      </w:ins>
      <w:ins w:id="7541" w:author="PF" w:date="2015-03-02T17:46:00Z">
        <w:r w:rsidR="000A090E">
          <w:t>-</w:t>
        </w:r>
      </w:ins>
      <w:ins w:id="7542" w:author="Vilson Lu" w:date="2014-08-19T03:58:00Z">
        <w:del w:id="7543" w:author="PF" w:date="2015-03-02T17:46:00Z">
          <w:r w:rsidDel="000A090E">
            <w:delText xml:space="preserve"> </w:delText>
          </w:r>
        </w:del>
        <w:r>
          <w:t xml:space="preserve">generated concepts and relations might be inaccurate and </w:t>
        </w:r>
      </w:ins>
      <w:ins w:id="7544" w:author="PF" w:date="2015-03-02T17:47:00Z">
        <w:r w:rsidR="000A090E">
          <w:t>might also cause an</w:t>
        </w:r>
      </w:ins>
      <w:ins w:id="7545" w:author="Vilson Lu" w:date="2014-08-19T03:58:00Z">
        <w:del w:id="7546" w:author="PF" w:date="2015-03-02T17:47:00Z">
          <w:r w:rsidDel="000A090E">
            <w:delText>the</w:delText>
          </w:r>
        </w:del>
        <w:r>
          <w:t xml:space="preserve"> inconvenience</w:t>
        </w:r>
        <w:del w:id="7547" w:author="PF" w:date="2015-03-02T17:47:00Z">
          <w:r w:rsidDel="000A090E">
            <w:delText xml:space="preserve"> it will cause</w:delText>
          </w:r>
        </w:del>
        <w:r>
          <w:t xml:space="preserve"> (Saloun &amp; Klimanek, 2011).</w:t>
        </w:r>
      </w:ins>
      <w:commentRangeEnd w:id="7515"/>
      <w:r w:rsidR="000803FE">
        <w:rPr>
          <w:rStyle w:val="CommentReference"/>
        </w:rPr>
        <w:commentReference w:id="7515"/>
      </w:r>
    </w:p>
    <w:p w:rsidR="00A05B58" w:rsidRPr="00FA7FAF" w:rsidRDefault="00A05B58" w:rsidP="00D95CFF">
      <w:pPr>
        <w:pStyle w:val="Content1"/>
        <w:rPr>
          <w:ins w:id="7548" w:author="Vilson Lu" w:date="2014-08-19T03:58:00Z"/>
        </w:rPr>
      </w:pPr>
    </w:p>
    <w:p w:rsidR="00D95CFF" w:rsidRDefault="00D95CFF" w:rsidP="00D95CFF">
      <w:pPr>
        <w:pStyle w:val="Heading3"/>
        <w:rPr>
          <w:ins w:id="7549" w:author="Vilson Lu" w:date="2014-08-19T04:57:00Z"/>
        </w:rPr>
      </w:pPr>
      <w:bookmarkStart w:id="7550" w:name="_Toc396444904"/>
      <w:bookmarkStart w:id="7551" w:name="_Toc396489586"/>
      <w:ins w:id="7552" w:author="Vilson Lu" w:date="2014-08-19T03:58:00Z">
        <w:r>
          <w:t>Ontology Population</w:t>
        </w:r>
      </w:ins>
      <w:bookmarkEnd w:id="7550"/>
      <w:bookmarkEnd w:id="7551"/>
    </w:p>
    <w:p w:rsidR="002F6E61" w:rsidRDefault="002F6E61">
      <w:pPr>
        <w:pStyle w:val="Content1"/>
        <w:rPr>
          <w:ins w:id="7553" w:author="Vilson Lu" w:date="2014-08-19T04:57:00Z"/>
        </w:rPr>
        <w:pPrChange w:id="7554" w:author="Vilson Lu" w:date="2014-08-19T04:57:00Z">
          <w:pPr>
            <w:pStyle w:val="Heading3"/>
          </w:pPr>
        </w:pPrChange>
      </w:pPr>
    </w:p>
    <w:p w:rsidR="002F6E61" w:rsidRDefault="001012EC">
      <w:pPr>
        <w:pStyle w:val="Content1"/>
        <w:rPr>
          <w:ins w:id="7555" w:author="Vilson Lu" w:date="2014-08-19T05:02:00Z"/>
        </w:rPr>
        <w:pPrChange w:id="7556" w:author="Vilson Lu" w:date="2014-08-19T05:02:00Z">
          <w:pPr>
            <w:pStyle w:val="Heading3"/>
          </w:pPr>
        </w:pPrChange>
      </w:pPr>
      <w:commentRangeStart w:id="7557"/>
      <w:ins w:id="7558" w:author="Vilson Lu" w:date="2014-08-19T04:57:00Z">
        <w:r>
          <w:lastRenderedPageBreak/>
          <w:t xml:space="preserve">Ontology Population is the extraction and classification instances of classes and relationships of an ontology. </w:t>
        </w:r>
      </w:ins>
      <w:ins w:id="7559" w:author="Vilson Lu" w:date="2014-08-19T04:58:00Z">
        <w:r>
          <w:t>There are three approach</w:t>
        </w:r>
      </w:ins>
      <w:ins w:id="7560" w:author="PF" w:date="2015-03-02T17:50:00Z">
        <w:r w:rsidR="00C631AF">
          <w:t>es</w:t>
        </w:r>
      </w:ins>
      <w:ins w:id="7561" w:author="Vilson Lu" w:date="2014-08-19T04:58:00Z">
        <w:r>
          <w:t xml:space="preserve"> for ontology population: manual, semi-automatic and automatic approaches.</w:t>
        </w:r>
      </w:ins>
      <w:ins w:id="7562" w:author="Vilson Lu" w:date="2014-08-19T04:59:00Z">
        <w:r>
          <w:t xml:space="preserve"> The manual population of ontology should be done by experts and </w:t>
        </w:r>
      </w:ins>
      <w:ins w:id="7563" w:author="PF" w:date="2015-03-02T17:50:00Z">
        <w:r w:rsidR="00C631AF">
          <w:t xml:space="preserve">a </w:t>
        </w:r>
      </w:ins>
      <w:ins w:id="7564" w:author="Vilson Lu" w:date="2014-08-19T04:59:00Z">
        <w:r>
          <w:t>knowledge</w:t>
        </w:r>
      </w:ins>
      <w:ins w:id="7565" w:author="PF" w:date="2015-03-02T17:50:00Z">
        <w:r w:rsidR="00C631AF">
          <w:t>able</w:t>
        </w:r>
      </w:ins>
      <w:ins w:id="7566" w:author="Vilson Lu" w:date="2014-08-19T04:59:00Z">
        <w:r>
          <w:t xml:space="preserve"> engineer. </w:t>
        </w:r>
      </w:ins>
      <w:ins w:id="7567" w:author="Vilson Lu" w:date="2014-08-19T05:00:00Z">
        <w:r>
          <w:t>This could be costly and time consuming and t</w:t>
        </w:r>
      </w:ins>
      <w:ins w:id="7568" w:author="Vilson Lu" w:date="2014-08-19T05:01:00Z">
        <w:r>
          <w:t>he automatic approach might be inaccurate.</w:t>
        </w:r>
      </w:ins>
      <w:ins w:id="7569" w:author="Vilson Lu" w:date="2014-08-19T05:02:00Z">
        <w:r>
          <w:t xml:space="preserve"> For automatic and semi-automatic approaches, they have </w:t>
        </w:r>
      </w:ins>
      <w:ins w:id="7570" w:author="PF" w:date="2015-03-02T17:50:00Z">
        <w:r w:rsidR="00C631AF">
          <w:t xml:space="preserve">a </w:t>
        </w:r>
      </w:ins>
      <w:ins w:id="7571" w:author="Vilson Lu" w:date="2014-08-19T05:02:00Z">
        <w:r>
          <w:t xml:space="preserve">common approach. They do entity name recognition, NLP techniques, and </w:t>
        </w:r>
        <w:del w:id="7572" w:author="PF" w:date="2015-03-02T17:51:00Z">
          <w:r w:rsidDel="00C631AF">
            <w:delText>I</w:delText>
          </w:r>
        </w:del>
      </w:ins>
      <w:ins w:id="7573" w:author="PF" w:date="2015-03-02T17:51:00Z">
        <w:r w:rsidR="00C631AF">
          <w:t>i</w:t>
        </w:r>
      </w:ins>
      <w:ins w:id="7574" w:author="Vilson Lu" w:date="2014-08-19T05:02:00Z">
        <w:r>
          <w:t>nformation extraction.</w:t>
        </w:r>
      </w:ins>
      <w:commentRangeEnd w:id="7557"/>
      <w:r w:rsidR="00C631AF">
        <w:rPr>
          <w:rStyle w:val="CommentReference"/>
        </w:rPr>
        <w:commentReference w:id="7557"/>
      </w:r>
    </w:p>
    <w:p w:rsidR="002F6E61" w:rsidRDefault="002F6E61">
      <w:pPr>
        <w:pStyle w:val="Content1"/>
        <w:rPr>
          <w:ins w:id="7575" w:author="Vilson Lu" w:date="2014-08-19T05:03:00Z"/>
        </w:rPr>
        <w:pPrChange w:id="7576" w:author="Vilson Lu" w:date="2014-08-19T05:02:00Z">
          <w:pPr>
            <w:pStyle w:val="Heading3"/>
          </w:pPr>
        </w:pPrChange>
      </w:pPr>
    </w:p>
    <w:p w:rsidR="002F6E61" w:rsidRDefault="001012EC">
      <w:pPr>
        <w:pStyle w:val="Content1"/>
        <w:rPr>
          <w:ins w:id="7577" w:author="Vilson Lu" w:date="2014-08-19T05:15:00Z"/>
        </w:rPr>
        <w:pPrChange w:id="7578" w:author="Vilson Lu" w:date="2014-08-19T05:02:00Z">
          <w:pPr>
            <w:pStyle w:val="Heading3"/>
          </w:pPr>
        </w:pPrChange>
      </w:pPr>
      <w:ins w:id="7579" w:author="Vilson Lu" w:date="2014-08-19T05:03:00Z">
        <w:r>
          <w:t>In Faria &amp; Girardi (</w:t>
        </w:r>
      </w:ins>
      <w:ins w:id="7580" w:author="Vilson Lu" w:date="2014-08-19T05:08:00Z">
        <w:r>
          <w:t xml:space="preserve">2011), the </w:t>
        </w:r>
      </w:ins>
      <w:ins w:id="7581" w:author="Vilson Lu" w:date="2014-08-19T05:09:00Z">
        <w:r w:rsidR="00057150">
          <w:t>techniques</w:t>
        </w:r>
      </w:ins>
      <w:ins w:id="7582" w:author="Vilson Lu" w:date="2014-08-19T05:08:00Z">
        <w:r>
          <w:t xml:space="preserve"> </w:t>
        </w:r>
        <w:del w:id="7583" w:author="PF" w:date="2015-03-02T17:52:00Z">
          <w:r w:rsidDel="00C631AF">
            <w:delText xml:space="preserve">that </w:delText>
          </w:r>
        </w:del>
        <w:r>
          <w:t xml:space="preserve">they used </w:t>
        </w:r>
        <w:del w:id="7584" w:author="PF" w:date="2015-03-02T17:52:00Z">
          <w:r w:rsidDel="00C631AF">
            <w:delText xml:space="preserve">is </w:delText>
          </w:r>
        </w:del>
      </w:ins>
      <w:ins w:id="7585" w:author="PF" w:date="2015-03-02T17:52:00Z">
        <w:r w:rsidR="00C631AF">
          <w:t xml:space="preserve">are </w:t>
        </w:r>
      </w:ins>
      <w:ins w:id="7586" w:author="Vilson Lu" w:date="2014-08-19T05:08:00Z">
        <w:r>
          <w:t>NLP and IE</w:t>
        </w:r>
        <w:r w:rsidR="00057150">
          <w:t xml:space="preserve">. </w:t>
        </w:r>
      </w:ins>
      <w:ins w:id="7587" w:author="Vilson Lu" w:date="2014-08-19T05:09:00Z">
        <w:r w:rsidR="00057150">
          <w:t>The process has two phases: Extraction and Classification of Instances and Instance Representation.</w:t>
        </w:r>
      </w:ins>
      <w:ins w:id="7588" w:author="PF" w:date="2015-03-02T17:52:00Z">
        <w:r w:rsidR="00C631AF">
          <w:t xml:space="preserve"> </w:t>
        </w:r>
      </w:ins>
      <w:ins w:id="7589" w:author="Vilson Lu" w:date="2014-08-19T05:10:00Z">
        <w:r w:rsidR="00057150">
          <w:t>For the Extraction and Classification of Instances</w:t>
        </w:r>
      </w:ins>
      <w:ins w:id="7590" w:author="PF" w:date="2015-03-02T17:52:00Z">
        <w:r w:rsidR="00C631AF">
          <w:t>,</w:t>
        </w:r>
      </w:ins>
      <w:ins w:id="7591" w:author="Vilson Lu" w:date="2014-08-19T05:10:00Z">
        <w:del w:id="7592" w:author="PF" w:date="2015-03-02T17:52:00Z">
          <w:r w:rsidR="00057150" w:rsidDel="00C631AF">
            <w:delText xml:space="preserve"> generates</w:delText>
          </w:r>
        </w:del>
        <w:r w:rsidR="00057150">
          <w:t xml:space="preserve"> all the possible relationships and class instances</w:t>
        </w:r>
      </w:ins>
      <w:ins w:id="7593" w:author="PF" w:date="2015-03-02T17:52:00Z">
        <w:r w:rsidR="00C631AF">
          <w:t xml:space="preserve"> are generated</w:t>
        </w:r>
      </w:ins>
      <w:ins w:id="7594" w:author="Vilson Lu" w:date="2014-08-19T05:10:00Z">
        <w:r w:rsidR="00057150">
          <w:t xml:space="preserve">. </w:t>
        </w:r>
      </w:ins>
      <w:ins w:id="7595" w:author="Vilson Lu" w:date="2014-08-19T05:11:00Z">
        <w:del w:id="7596" w:author="PF" w:date="2015-03-02T17:52:00Z">
          <w:r w:rsidR="00057150" w:rsidDel="00C631AF">
            <w:delText xml:space="preserve">It </w:delText>
          </w:r>
        </w:del>
      </w:ins>
      <w:ins w:id="7597" w:author="PF" w:date="2015-03-02T17:52:00Z">
        <w:r w:rsidR="00C631AF">
          <w:t xml:space="preserve">They </w:t>
        </w:r>
      </w:ins>
      <w:ins w:id="7598" w:author="Vilson Lu" w:date="2014-08-19T05:11:00Z">
        <w:r w:rsidR="00057150">
          <w:t>consist</w:t>
        </w:r>
        <w:del w:id="7599" w:author="PF" w:date="2015-03-02T17:52:00Z">
          <w:r w:rsidR="00057150" w:rsidDel="00C631AF">
            <w:delText>s</w:delText>
          </w:r>
        </w:del>
        <w:r w:rsidR="00057150">
          <w:t xml:space="preserve"> of Corpus Analysis </w:t>
        </w:r>
      </w:ins>
      <w:ins w:id="7600" w:author="Vilson Lu" w:date="2014-08-19T05:12:00Z">
        <w:r w:rsidR="00057150">
          <w:t>(Morpho-lexical analysis, Named</w:t>
        </w:r>
      </w:ins>
      <w:ins w:id="7601" w:author="PF" w:date="2015-03-02T17:52:00Z">
        <w:r w:rsidR="00C631AF">
          <w:t>-</w:t>
        </w:r>
      </w:ins>
      <w:ins w:id="7602" w:author="Vilson Lu" w:date="2014-08-19T05:12:00Z">
        <w:del w:id="7603" w:author="PF" w:date="2015-03-02T17:52:00Z">
          <w:r w:rsidR="00057150" w:rsidDel="00C631AF">
            <w:delText xml:space="preserve"> </w:delText>
          </w:r>
        </w:del>
        <w:r w:rsidR="00057150">
          <w:t>Entity Recognition and Co-reference), Specification of Extraction and Classification Rules, and Extraction and Classification of Instances</w:t>
        </w:r>
      </w:ins>
      <w:ins w:id="7604" w:author="Vilson Lu" w:date="2014-08-19T05:17:00Z">
        <w:r w:rsidR="00057150">
          <w:t>. Then, they will</w:t>
        </w:r>
      </w:ins>
      <w:ins w:id="7605" w:author="Vilson Lu" w:date="2014-08-19T05:19:00Z">
        <w:r w:rsidR="003579E9">
          <w:t xml:space="preserve"> manually</w:t>
        </w:r>
      </w:ins>
      <w:ins w:id="7606" w:author="Vilson Lu" w:date="2014-08-19T05:17:00Z">
        <w:r w:rsidR="00057150">
          <w:t xml:space="preserve"> generate a set of extracti</w:t>
        </w:r>
        <w:r w:rsidR="003579E9">
          <w:t>on rules based on the last task</w:t>
        </w:r>
        <w:r w:rsidR="00057150">
          <w:t>.</w:t>
        </w:r>
      </w:ins>
      <w:ins w:id="7607" w:author="Vilson Lu" w:date="2014-08-19T05:21:00Z">
        <w:r w:rsidR="003579E9">
          <w:t xml:space="preserve"> After generating the rules, it will now use the extraction rules to look for </w:t>
        </w:r>
        <w:del w:id="7608" w:author="PF" w:date="2015-03-02T17:53:00Z">
          <w:r w:rsidR="003579E9" w:rsidDel="00C631AF">
            <w:delText xml:space="preserve">the </w:delText>
          </w:r>
        </w:del>
        <w:r w:rsidR="003579E9">
          <w:t xml:space="preserve">text matching the patterns. This will now produce the </w:t>
        </w:r>
      </w:ins>
      <w:ins w:id="7609" w:author="Vilson Lu" w:date="2014-08-19T05:34:00Z">
        <w:r w:rsidR="006012EA">
          <w:t>instances</w:t>
        </w:r>
      </w:ins>
      <m:oMath>
        <w:ins w:id="7610" w:author="Vilson Lu" w:date="2014-08-19T05:24:00Z">
          <m:r>
            <w:rPr>
              <w:rFonts w:ascii="Cambria Math" w:hAnsi="Cambria Math"/>
            </w:rPr>
            <m:t>(I')</m:t>
          </m:r>
        </w:ins>
      </m:oMath>
      <w:r w:rsidR="003579E9">
        <w:t>.</w:t>
      </w:r>
      <w:ins w:id="7611" w:author="PF" w:date="2015-03-02T17:53:00Z">
        <w:r w:rsidR="00C631AF">
          <w:t xml:space="preserve"> </w:t>
        </w:r>
      </w:ins>
      <w:ins w:id="7612" w:author="Vilson Lu" w:date="2014-08-19T05:23:00Z">
        <w:r w:rsidR="003579E9">
          <w:t>After the first phase, it will now go to Instance Representation.</w:t>
        </w:r>
      </w:ins>
      <w:ins w:id="7613" w:author="Vilson Lu" w:date="2014-08-19T05:33:00Z">
        <w:r w:rsidR="006012EA">
          <w:t xml:space="preserve"> Instance Representation has two tasks: Refinement of Instances and Ontology Population</w:t>
        </w:r>
      </w:ins>
      <w:ins w:id="7614" w:author="Vilson Lu" w:date="2014-08-19T05:34:00Z">
        <w:r w:rsidR="006012EA">
          <w:t xml:space="preserve">. For Refinement of Instances, it will try first to </w:t>
        </w:r>
        <w:del w:id="7615" w:author="PF" w:date="2015-03-02T17:53:00Z">
          <w:r w:rsidR="006012EA" w:rsidDel="00C631AF">
            <w:delText>look</w:delText>
          </w:r>
        </w:del>
      </w:ins>
      <w:ins w:id="7616" w:author="PF" w:date="2015-03-02T17:53:00Z">
        <w:r w:rsidR="00C631AF">
          <w:t>see</w:t>
        </w:r>
      </w:ins>
      <w:ins w:id="7617" w:author="Vilson Lu" w:date="2014-08-19T05:34:00Z">
        <w:r w:rsidR="006012EA">
          <w:t xml:space="preserve"> if the instance already exists in the ontology.</w:t>
        </w:r>
      </w:ins>
      <w:ins w:id="7618" w:author="Vilson Lu" w:date="2014-08-19T05:35:00Z">
        <w:r w:rsidR="006012EA">
          <w:t xml:space="preserve"> If it </w:t>
        </w:r>
        <w:del w:id="7619" w:author="PF" w:date="2015-03-02T17:53:00Z">
          <w:r w:rsidR="006012EA" w:rsidDel="00C631AF">
            <w:delText xml:space="preserve">is </w:delText>
          </w:r>
        </w:del>
      </w:ins>
      <w:ins w:id="7620" w:author="PF" w:date="2015-03-02T17:54:00Z">
        <w:r w:rsidR="00C631AF">
          <w:t xml:space="preserve">does </w:t>
        </w:r>
      </w:ins>
      <w:ins w:id="7621" w:author="Vilson Lu" w:date="2014-08-19T05:35:00Z">
        <w:r w:rsidR="006012EA">
          <w:t xml:space="preserve">not, then it will go to </w:t>
        </w:r>
        <m:oMath>
          <m:r>
            <w:rPr>
              <w:rFonts w:ascii="Cambria Math" w:hAnsi="Cambria Math"/>
            </w:rPr>
            <m:t>(</m:t>
          </m:r>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6012EA">
          <w:t>. If it already exists in the ontology, it will look in</w:t>
        </w:r>
      </w:ins>
      <w:ins w:id="7622" w:author="PF" w:date="2015-03-02T17:54:00Z">
        <w:r w:rsidR="00C631AF">
          <w:rPr>
            <w:rFonts w:eastAsiaTheme="minorEastAsia"/>
          </w:rPr>
          <w:t xml:space="preserve"> </w:t>
        </w:r>
      </w:ins>
      <m:oMath>
        <m:sSup>
          <m:sSupPr>
            <m:ctrlPr>
              <w:ins w:id="7623" w:author="Vilson Lu" w:date="2014-08-19T05:35:00Z">
                <w:rPr>
                  <w:rFonts w:ascii="Cambria Math" w:hAnsi="Cambria Math"/>
                  <w:i/>
                </w:rPr>
              </w:ins>
            </m:ctrlPr>
          </m:sSupPr>
          <m:e>
            <w:ins w:id="7624" w:author="Vilson Lu" w:date="2014-08-19T05:35:00Z">
              <m:r>
                <w:rPr>
                  <w:rFonts w:ascii="Cambria Math" w:hAnsi="Cambria Math"/>
                </w:rPr>
                <m:t>(I</m:t>
              </m:r>
            </w:ins>
          </m:e>
          <m:sup>
            <w:ins w:id="7625" w:author="Vilson Lu" w:date="2014-08-19T05:35:00Z">
              <m:r>
                <w:rPr>
                  <w:rFonts w:ascii="Cambria Math" w:hAnsi="Cambria Math"/>
                </w:rPr>
                <m:t>''</m:t>
              </m:r>
            </w:ins>
          </m:sup>
        </m:sSup>
        <w:ins w:id="7626" w:author="Vilson Lu" w:date="2014-08-19T05:35:00Z">
          <m:r>
            <w:rPr>
              <w:rFonts w:ascii="Cambria Math" w:hAnsi="Cambria Math"/>
            </w:rPr>
            <m:t>)</m:t>
          </m:r>
        </w:ins>
        <w:ins w:id="7627" w:author="Vilson Lu" w:date="2014-08-19T05:36:00Z"/>
      </m:oMath>
      <w:r w:rsidR="006012EA">
        <w:rPr>
          <w:rFonts w:eastAsiaTheme="minorEastAsia"/>
        </w:rPr>
        <w:t xml:space="preserve"> to see if the instance needs to be updated. If it is, then it will be part of </w:t>
      </w:r>
      <m:oMath>
        <m:sSup>
          <m:sSupPr>
            <m:ctrlPr>
              <w:ins w:id="7628" w:author="Vilson Lu" w:date="2014-08-19T05:36:00Z">
                <w:rPr>
                  <w:rFonts w:ascii="Cambria Math" w:hAnsi="Cambria Math"/>
                  <w:i/>
                </w:rPr>
              </w:ins>
            </m:ctrlPr>
          </m:sSupPr>
          <m:e>
            <w:ins w:id="7629" w:author="Vilson Lu" w:date="2014-08-19T05:36:00Z">
              <m:r>
                <w:rPr>
                  <w:rFonts w:ascii="Cambria Math" w:hAnsi="Cambria Math"/>
                </w:rPr>
                <m:t>(I</m:t>
              </m:r>
            </w:ins>
          </m:e>
          <m:sup>
            <w:ins w:id="7630" w:author="Vilson Lu" w:date="2014-08-19T05:36:00Z">
              <m:r>
                <w:rPr>
                  <w:rFonts w:ascii="Cambria Math" w:hAnsi="Cambria Math"/>
                </w:rPr>
                <m:t>''</m:t>
              </m:r>
            </w:ins>
          </m:sup>
        </m:sSup>
        <w:ins w:id="7631" w:author="Vilson Lu" w:date="2014-08-19T05:36:00Z">
          <m:r>
            <w:rPr>
              <w:rFonts w:ascii="Cambria Math" w:hAnsi="Cambria Math"/>
            </w:rPr>
            <m:t>).</m:t>
          </m:r>
        </w:ins>
        <w:ins w:id="7632" w:author="PF" w:date="2015-03-02T17:54:00Z"/>
      </m:oMath>
      <w:r w:rsidR="00C631AF">
        <w:rPr>
          <w:rFonts w:eastAsiaTheme="minorEastAsia"/>
        </w:rPr>
        <w:t xml:space="preserve"> </w:t>
      </w:r>
      <w:ins w:id="7633" w:author="Vilson Lu" w:date="2014-08-19T05:36:00Z">
        <w:r w:rsidR="006012EA">
          <w:t xml:space="preserve">If not, it will be discarded. </w:t>
        </w:r>
      </w:ins>
      <w:ins w:id="7634" w:author="Vilson Lu" w:date="2014-08-19T05:53:00Z">
        <w:r w:rsidR="00DE1654">
          <w:t xml:space="preserve">After refinement, the instance is now ready to fill the ontology. </w:t>
        </w:r>
      </w:ins>
      <w:ins w:id="7635" w:author="Vilson Lu" w:date="2014-08-19T05:54:00Z">
        <w:r w:rsidR="00DE1654">
          <w:t xml:space="preserve">Given </w:t>
        </w:r>
        <m:oMath>
          <m:sSup>
            <m:sSupPr>
              <m:ctrlPr>
                <w:rPr>
                  <w:rFonts w:ascii="Cambria Math" w:hAnsi="Cambria Math"/>
                  <w:i/>
                </w:rPr>
              </m:ctrlPr>
            </m:sSupPr>
            <m:e>
              <m:r>
                <w:rPr>
                  <w:rFonts w:ascii="Cambria Math" w:hAnsi="Cambria Math"/>
                </w:rPr>
                <m:t>(I</m:t>
              </m:r>
            </m:e>
            <m:sup>
              <m:r>
                <w:rPr>
                  <w:rFonts w:ascii="Cambria Math" w:hAnsi="Cambria Math"/>
                </w:rPr>
                <m:t>''</m:t>
              </m:r>
            </m:sup>
          </m:sSup>
          <m:r>
            <w:rPr>
              <w:rFonts w:ascii="Cambria Math" w:hAnsi="Cambria Math"/>
            </w:rPr>
            <m:t>)</m:t>
          </m:r>
        </m:oMath>
        <w:r w:rsidR="00DE1654">
          <w:rPr>
            <w:rFonts w:eastAsiaTheme="minorEastAsia"/>
          </w:rPr>
          <w:t xml:space="preserve">, it will now look in the ontology to find the class. </w:t>
        </w:r>
      </w:ins>
      <w:ins w:id="7636" w:author="Vilson Lu" w:date="2014-08-19T05:55:00Z">
        <w:r w:rsidR="00DE1654">
          <w:rPr>
            <w:rFonts w:eastAsiaTheme="minorEastAsia"/>
          </w:rPr>
          <w:t xml:space="preserve">Then if </w:t>
        </w:r>
        <w:del w:id="7637" w:author="PF" w:date="2015-03-02T17:55:00Z">
          <w:r w:rsidR="00DE1654" w:rsidDel="00C631AF">
            <w:rPr>
              <w:rFonts w:eastAsiaTheme="minorEastAsia"/>
            </w:rPr>
            <w:delText xml:space="preserve">it found </w:delText>
          </w:r>
        </w:del>
        <w:r w:rsidR="00DE1654">
          <w:rPr>
            <w:rFonts w:eastAsiaTheme="minorEastAsia"/>
          </w:rPr>
          <w:t>a class</w:t>
        </w:r>
      </w:ins>
      <w:ins w:id="7638" w:author="PF" w:date="2015-03-02T17:55:00Z">
        <w:r w:rsidR="00C631AF">
          <w:rPr>
            <w:rFonts w:eastAsiaTheme="minorEastAsia"/>
          </w:rPr>
          <w:t xml:space="preserve"> is found</w:t>
        </w:r>
      </w:ins>
      <w:ins w:id="7639" w:author="Vilson Lu" w:date="2014-08-19T05:55:00Z">
        <w:r w:rsidR="00DE1654">
          <w:rPr>
            <w:rFonts w:eastAsiaTheme="minorEastAsia"/>
          </w:rPr>
          <w:t xml:space="preserve">, the instance will now be instantiated. </w:t>
        </w:r>
      </w:ins>
      <w:ins w:id="7640" w:author="Vilson Lu" w:date="2014-08-19T05:30:00Z">
        <w:r w:rsidR="00372B98">
          <w:fldChar w:fldCharType="begin"/>
        </w:r>
        <w:r w:rsidR="006012EA">
          <w:instrText xml:space="preserve"> REF _Ref396189570 \h </w:instrText>
        </w:r>
      </w:ins>
      <w:r w:rsidR="00372B98">
        <w:fldChar w:fldCharType="end"/>
      </w:r>
      <w:ins w:id="7641" w:author="Vilson Lu" w:date="2014-08-19T05:30:00Z">
        <w:r w:rsidR="00372B98">
          <w:fldChar w:fldCharType="begin"/>
        </w:r>
        <w:r w:rsidR="006012EA">
          <w:instrText xml:space="preserve"> REF _Ref396189575 \h </w:instrText>
        </w:r>
      </w:ins>
      <w:r w:rsidR="00372B98">
        <w:fldChar w:fldCharType="separate"/>
      </w:r>
      <w:ins w:id="7642" w:author="Vilson Lu" w:date="2014-08-22T16:55:00Z">
        <w:r w:rsidR="003160F5">
          <w:rPr>
            <w:b/>
            <w:bCs/>
          </w:rPr>
          <w:t>Error! Reference source not found.</w:t>
        </w:r>
      </w:ins>
      <w:ins w:id="7643" w:author="Vilson Lu" w:date="2014-08-19T05:30:00Z">
        <w:r w:rsidR="00372B98">
          <w:fldChar w:fldCharType="end"/>
        </w:r>
        <w:r w:rsidR="006012EA">
          <w:t xml:space="preserve"> shows the process of </w:t>
        </w:r>
      </w:ins>
      <w:ins w:id="7644" w:author="Vilson Lu" w:date="2014-08-19T05:31:00Z">
        <w:r w:rsidR="006012EA">
          <w:t>Faria &amp; Girardi</w:t>
        </w:r>
      </w:ins>
      <w:ins w:id="7645" w:author="PF" w:date="2015-03-02T17:55:00Z">
        <w:r w:rsidR="00C631AF">
          <w:t>’</w:t>
        </w:r>
        <w:r w:rsidR="00C631AF">
          <w:t>s</w:t>
        </w:r>
      </w:ins>
      <w:ins w:id="7646" w:author="Vilson Lu" w:date="2014-08-19T05:31:00Z">
        <w:r w:rsidR="006012EA">
          <w:t xml:space="preserve"> (2011) semi-automatic ontology population.</w:t>
        </w:r>
      </w:ins>
    </w:p>
    <w:p w:rsidR="002F6E61" w:rsidRDefault="002F6E61">
      <w:pPr>
        <w:pStyle w:val="Caption"/>
        <w:ind w:left="0"/>
        <w:jc w:val="left"/>
        <w:rPr>
          <w:ins w:id="7647" w:author="Vilson Lu" w:date="2014-08-19T05:16:00Z"/>
        </w:rPr>
        <w:pPrChange w:id="7648" w:author="Vilson Lu" w:date="2014-08-22T04:21:00Z">
          <w:pPr>
            <w:pStyle w:val="Caption"/>
          </w:pPr>
        </w:pPrChange>
      </w:pPr>
    </w:p>
    <w:p w:rsidR="002F6E61" w:rsidRDefault="002F6E61">
      <w:pPr>
        <w:pStyle w:val="Content1"/>
        <w:keepNext/>
        <w:jc w:val="center"/>
        <w:rPr>
          <w:ins w:id="7649" w:author="Vilson Lu" w:date="2014-08-22T04:21:00Z"/>
        </w:rPr>
        <w:pPrChange w:id="7650" w:author="Vilson Lu" w:date="2014-08-22T04:21:00Z">
          <w:pPr>
            <w:pStyle w:val="Content1"/>
            <w:jc w:val="center"/>
          </w:pPr>
        </w:pPrChange>
      </w:pPr>
      <w:ins w:id="7651" w:author="Vilson Lu" w:date="2014-08-19T05:15:00Z">
        <w:r>
          <w:rPr>
            <w:noProof/>
            <w:rPrChange w:id="7652" w:author="Unknown">
              <w:rPr>
                <w:i/>
                <w:noProof/>
              </w:rPr>
            </w:rPrChange>
          </w:rPr>
          <w:drawing>
            <wp:inline distT="0" distB="0" distL="0" distR="0">
              <wp:extent cx="4572000" cy="2257425"/>
              <wp:effectExtent l="19050" t="19050" r="19050" b="28575"/>
              <wp:docPr id="1492906141" name="picture"/>
              <wp:cNvGraphicFramePr/>
              <a:graphic xmlns:a="http://schemas.openxmlformats.org/drawingml/2006/main">
                <a:graphicData uri="http://schemas.openxmlformats.org/drawingml/2006/picture">
                  <pic:pic xmlns:pic="http://schemas.openxmlformats.org/drawingml/2006/picture">
                    <pic:nvPicPr>
                      <pic:cNvPr id="1492906141" name="picture"/>
                      <pic:cNvPicPr/>
                    </pic:nvPicPr>
                    <pic:blipFill>
                      <a:blip r:embed="rId24">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572000" cy="2257425"/>
                      </a:xfrm>
                      <a:prstGeom prst="rect">
                        <a:avLst/>
                      </a:prstGeom>
                      <a:ln>
                        <a:solidFill>
                          <a:schemeClr val="tx1"/>
                        </a:solidFill>
                      </a:ln>
                    </pic:spPr>
                  </pic:pic>
                </a:graphicData>
              </a:graphic>
            </wp:inline>
          </w:drawing>
        </w:r>
      </w:ins>
    </w:p>
    <w:p w:rsidR="00A05B58" w:rsidRDefault="00A05B58" w:rsidP="00A05B58">
      <w:pPr>
        <w:pStyle w:val="Caption"/>
        <w:rPr>
          <w:ins w:id="7653" w:author="Vilson Lu" w:date="2014-08-22T04:21:00Z"/>
        </w:rPr>
      </w:pPr>
      <w:bookmarkStart w:id="7654" w:name="_Toc396489891"/>
      <w:ins w:id="7655" w:author="Vilson Lu" w:date="2014-08-22T04:21:00Z">
        <w:r>
          <w:t xml:space="preserve">Figure </w:t>
        </w:r>
      </w:ins>
      <w:ins w:id="7656" w:author="Vilson Lu" w:date="2014-08-22T13:34:00Z">
        <w:r w:rsidR="00372B98">
          <w:fldChar w:fldCharType="begin"/>
        </w:r>
        <w:r w:rsidR="00956A9D">
          <w:instrText xml:space="preserve"> STYLEREF 1 \s </w:instrText>
        </w:r>
      </w:ins>
      <w:r w:rsidR="00372B98">
        <w:fldChar w:fldCharType="separate"/>
      </w:r>
      <w:r w:rsidR="003160F5">
        <w:rPr>
          <w:noProof/>
        </w:rPr>
        <w:t>3</w:t>
      </w:r>
      <w:ins w:id="7657"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7658" w:author="Vilson Lu" w:date="2014-08-22T16:55:00Z">
        <w:r w:rsidR="003160F5">
          <w:rPr>
            <w:noProof/>
          </w:rPr>
          <w:t>9</w:t>
        </w:r>
      </w:ins>
      <w:ins w:id="7659" w:author="Vilson Lu" w:date="2014-08-22T13:34:00Z">
        <w:r w:rsidR="00372B98">
          <w:fldChar w:fldCharType="end"/>
        </w:r>
      </w:ins>
      <w:ins w:id="7660" w:author="Vilson Lu" w:date="2014-08-22T04:21:00Z">
        <w:r>
          <w:t xml:space="preserve">. </w:t>
        </w:r>
        <w:r w:rsidRPr="00C03620">
          <w:t>Process of Semi-Automatic Ontology Population</w:t>
        </w:r>
        <w:bookmarkEnd w:id="7654"/>
      </w:ins>
    </w:p>
    <w:p w:rsidR="00A05B58" w:rsidRDefault="00A05B58">
      <w:pPr>
        <w:rPr>
          <w:ins w:id="7661" w:author="Vilson Lu" w:date="2014-08-22T04:21:00Z"/>
          <w:b/>
          <w:i/>
          <w:sz w:val="20"/>
          <w:szCs w:val="20"/>
        </w:rPr>
      </w:pPr>
      <w:ins w:id="7662" w:author="Vilson Lu" w:date="2014-08-22T04:21:00Z">
        <w:r>
          <w:br w:type="page"/>
        </w:r>
      </w:ins>
    </w:p>
    <w:p w:rsidR="00602FF1" w:rsidRDefault="00602FF1">
      <w:pPr>
        <w:pStyle w:val="Heading2"/>
        <w:rPr>
          <w:ins w:id="7663" w:author="Vilson Lu" w:date="2014-08-15T14:52:00Z"/>
        </w:rPr>
      </w:pPr>
      <w:bookmarkStart w:id="7664" w:name="_Toc396444905"/>
      <w:bookmarkStart w:id="7665" w:name="_Toc396489587"/>
      <w:ins w:id="7666" w:author="Vilson Lu" w:date="2014-08-15T14:52:00Z">
        <w:r>
          <w:lastRenderedPageBreak/>
          <w:t>Twitter</w:t>
        </w:r>
        <w:r>
          <w:rPr>
            <w:rStyle w:val="FootnoteReference"/>
          </w:rPr>
          <w:footnoteReference w:id="5"/>
        </w:r>
        <w:bookmarkEnd w:id="7367"/>
        <w:bookmarkEnd w:id="7664"/>
        <w:bookmarkEnd w:id="7665"/>
      </w:ins>
    </w:p>
    <w:p w:rsidR="002F6E61" w:rsidRDefault="002F6E61">
      <w:pPr>
        <w:pStyle w:val="Content1"/>
        <w:rPr>
          <w:ins w:id="7671" w:author="Vilson Lu" w:date="2014-08-15T14:52:00Z"/>
        </w:rPr>
        <w:pPrChange w:id="7672" w:author="TinTin Kalaw" w:date="2014-08-16T12:37:00Z">
          <w:pPr/>
        </w:pPrChange>
      </w:pPr>
    </w:p>
    <w:p w:rsidR="002F6E61" w:rsidRDefault="00602FF1">
      <w:pPr>
        <w:pStyle w:val="Content1"/>
        <w:rPr>
          <w:ins w:id="7673" w:author="Vilson Lu" w:date="2014-08-15T14:52:00Z"/>
        </w:rPr>
        <w:pPrChange w:id="7674" w:author="TinTin Kalaw" w:date="2014-08-16T12:37:00Z">
          <w:pPr>
            <w:pStyle w:val="Content"/>
          </w:pPr>
        </w:pPrChange>
      </w:pPr>
      <w:ins w:id="7675" w:author="Vilson Lu" w:date="2014-08-15T14:52:00Z">
        <w:r w:rsidRPr="007104C5">
          <w:t xml:space="preserve">Twitter is a microblogging social media platform wherein users may post messages of up to 140 characters long. Each of these posts </w:t>
        </w:r>
        <w:del w:id="7676" w:author="PF" w:date="2015-03-02T18:00:00Z">
          <w:r w:rsidRPr="007104C5" w:rsidDel="00736696">
            <w:delText xml:space="preserve">are </w:delText>
          </w:r>
        </w:del>
      </w:ins>
      <w:ins w:id="7677" w:author="PF" w:date="2015-03-02T18:00:00Z">
        <w:r w:rsidR="00736696">
          <w:t xml:space="preserve">is </w:t>
        </w:r>
      </w:ins>
      <w:ins w:id="7678" w:author="Vilson Lu" w:date="2014-08-15T14:52:00Z">
        <w:r w:rsidRPr="007104C5">
          <w:t xml:space="preserve">known as </w:t>
        </w:r>
      </w:ins>
      <w:ins w:id="7679" w:author="PF" w:date="2015-03-02T18:00:00Z">
        <w:r w:rsidR="00736696">
          <w:t xml:space="preserve">a </w:t>
        </w:r>
      </w:ins>
      <w:ins w:id="7680" w:author="Vilson Lu" w:date="2014-08-15T14:52:00Z">
        <w:r w:rsidRPr="007104C5">
          <w:t>"tweet</w:t>
        </w:r>
        <w:del w:id="7681" w:author="PF" w:date="2015-03-02T18:00:00Z">
          <w:r w:rsidRPr="007104C5" w:rsidDel="00736696">
            <w:delText>s</w:delText>
          </w:r>
        </w:del>
        <w:r w:rsidRPr="007104C5">
          <w:t xml:space="preserve">". Mainly, </w:t>
        </w:r>
        <w:del w:id="7682" w:author="PF" w:date="2015-03-02T18:00:00Z">
          <w:r w:rsidRPr="007104C5" w:rsidDel="00736696">
            <w:delText xml:space="preserve">these </w:delText>
          </w:r>
        </w:del>
      </w:ins>
      <w:ins w:id="7683" w:author="PF" w:date="2015-03-02T18:00:00Z">
        <w:r w:rsidR="00736696">
          <w:t xml:space="preserve">a </w:t>
        </w:r>
      </w:ins>
      <w:ins w:id="7684" w:author="Vilson Lu" w:date="2014-08-15T14:52:00Z">
        <w:r w:rsidRPr="007104C5">
          <w:t>tweet</w:t>
        </w:r>
        <w:del w:id="7685" w:author="PF" w:date="2015-03-02T18:00:00Z">
          <w:r w:rsidRPr="007104C5" w:rsidDel="00736696">
            <w:delText>s</w:delText>
          </w:r>
        </w:del>
        <w:r w:rsidRPr="007104C5">
          <w:t xml:space="preserve"> </w:t>
        </w:r>
        <w:del w:id="7686" w:author="PF" w:date="2015-03-02T18:00:00Z">
          <w:r w:rsidRPr="007104C5" w:rsidDel="00736696">
            <w:delText xml:space="preserve">are </w:delText>
          </w:r>
        </w:del>
      </w:ins>
      <w:ins w:id="7687" w:author="PF" w:date="2015-03-02T18:00:00Z">
        <w:r w:rsidR="00736696">
          <w:t xml:space="preserve">is an </w:t>
        </w:r>
      </w:ins>
      <w:ins w:id="7688" w:author="Vilson Lu" w:date="2014-08-15T14:52:00Z">
        <w:r w:rsidRPr="007104C5">
          <w:t>expression</w:t>
        </w:r>
        <w:del w:id="7689" w:author="PF" w:date="2015-03-02T18:00:00Z">
          <w:r w:rsidRPr="007104C5" w:rsidDel="00736696">
            <w:delText>s</w:delText>
          </w:r>
        </w:del>
        <w:r w:rsidRPr="007104C5">
          <w:t xml:space="preserve"> of a moment or idea. </w:t>
        </w:r>
        <w:del w:id="7690" w:author="PF" w:date="2015-03-02T18:00:00Z">
          <w:r w:rsidRPr="007104C5" w:rsidDel="00736696">
            <w:delText xml:space="preserve">They </w:delText>
          </w:r>
        </w:del>
      </w:ins>
      <w:ins w:id="7691" w:author="PF" w:date="2015-03-02T18:00:00Z">
        <w:r w:rsidR="00736696">
          <w:t xml:space="preserve">Tweets </w:t>
        </w:r>
      </w:ins>
      <w:ins w:id="7692" w:author="Vilson Lu" w:date="2014-08-15T14:52:00Z">
        <w:r w:rsidRPr="007104C5">
          <w:t>may contain text, photos, and videos. Millions of tweets are shared in real time, every day.</w:t>
        </w:r>
      </w:ins>
    </w:p>
    <w:p w:rsidR="002F6E61" w:rsidRDefault="002F6E61">
      <w:pPr>
        <w:pStyle w:val="Content1"/>
        <w:rPr>
          <w:ins w:id="7693" w:author="Vilson Lu" w:date="2014-08-15T14:52:00Z"/>
        </w:rPr>
        <w:pPrChange w:id="7694" w:author="TinTin Kalaw" w:date="2014-08-16T12:37:00Z">
          <w:pPr>
            <w:pStyle w:val="Content"/>
          </w:pPr>
        </w:pPrChange>
      </w:pPr>
    </w:p>
    <w:p w:rsidR="002F6E61" w:rsidRDefault="00602FF1">
      <w:pPr>
        <w:pStyle w:val="Content1"/>
        <w:rPr>
          <w:ins w:id="7695" w:author="Vilson Lu" w:date="2014-08-15T14:52:00Z"/>
        </w:rPr>
        <w:pPrChange w:id="7696" w:author="TinTin Kalaw" w:date="2014-08-16T12:37:00Z">
          <w:pPr>
            <w:pStyle w:val="Content"/>
          </w:pPr>
        </w:pPrChange>
      </w:pPr>
      <w:ins w:id="7697" w:author="Vilson Lu" w:date="2014-08-15T14:52:00Z">
        <w:r w:rsidRPr="007104C5">
          <w:t xml:space="preserve">A tweet may be replied to, retweeted, </w:t>
        </w:r>
      </w:ins>
      <w:ins w:id="7698" w:author="PF" w:date="2015-03-02T18:00:00Z">
        <w:r w:rsidR="00736696">
          <w:t>‘</w:t>
        </w:r>
      </w:ins>
      <w:ins w:id="7699" w:author="Vilson Lu" w:date="2014-08-15T14:52:00Z">
        <w:r w:rsidRPr="007104C5">
          <w:t>favorited</w:t>
        </w:r>
      </w:ins>
      <w:ins w:id="7700" w:author="PF" w:date="2015-03-02T18:01:00Z">
        <w:r w:rsidR="00736696">
          <w:t>’</w:t>
        </w:r>
      </w:ins>
      <w:ins w:id="7701" w:author="Vilson Lu" w:date="2014-08-15T14:52:00Z">
        <w:r w:rsidRPr="007104C5">
          <w:t xml:space="preserve">, and may contain hashtags. A "reply" to a tweet is when another user comments or joins in the conversation of a tweet. A "retweet" is where you share the tweet of another user. A "favorite" indicates that a user likes the tweet. "Hashtags" assign a topic to the tweet. </w:t>
        </w:r>
        <w:del w:id="7702" w:author="PF" w:date="2015-03-02T18:01:00Z">
          <w:r w:rsidRPr="007104C5" w:rsidDel="00736696">
            <w:delText xml:space="preserve">So </w:delText>
          </w:r>
        </w:del>
      </w:ins>
      <w:ins w:id="7703" w:author="PF" w:date="2015-03-02T18:01:00Z">
        <w:r w:rsidR="00736696">
          <w:t xml:space="preserve">Thus, </w:t>
        </w:r>
      </w:ins>
      <w:ins w:id="7704" w:author="Vilson Lu" w:date="2014-08-15T14:52:00Z">
        <w:r w:rsidRPr="007104C5">
          <w:t>if one searches for #WorldYouthDay, the search results will contain all tweets with related</w:t>
        </w:r>
        <w:r>
          <w:t xml:space="preserve"> topics about World Youth Day. </w:t>
        </w:r>
        <w:r w:rsidRPr="007104C5">
          <w:t>When a Twitter user "follows" another user, this means that they subscribe to</w:t>
        </w:r>
        <w:r>
          <w:t xml:space="preserve"> the tweets posted by that user (Twitter, n.d.).</w:t>
        </w:r>
      </w:ins>
    </w:p>
    <w:p w:rsidR="002F6E61" w:rsidRDefault="002F6E61">
      <w:pPr>
        <w:pStyle w:val="Content1"/>
        <w:rPr>
          <w:ins w:id="7705" w:author="Vilson Lu" w:date="2014-08-15T14:52:00Z"/>
        </w:rPr>
        <w:pPrChange w:id="7706" w:author="TinTin Kalaw" w:date="2014-08-16T12:37:00Z">
          <w:pPr>
            <w:pStyle w:val="Content"/>
          </w:pPr>
        </w:pPrChange>
      </w:pPr>
    </w:p>
    <w:p w:rsidR="00602FF1" w:rsidRDefault="00602FF1" w:rsidP="00602FF1">
      <w:pPr>
        <w:pStyle w:val="Heading3"/>
        <w:rPr>
          <w:ins w:id="7707" w:author="Vilson Lu" w:date="2014-08-15T14:52:00Z"/>
        </w:rPr>
      </w:pPr>
      <w:bookmarkStart w:id="7708" w:name="_Toc395181703"/>
      <w:bookmarkStart w:id="7709" w:name="_Toc396444906"/>
      <w:bookmarkStart w:id="7710" w:name="_Toc396489588"/>
      <w:ins w:id="7711" w:author="Vilson Lu" w:date="2014-08-15T14:52:00Z">
        <w:r>
          <w:t>Use of Twitter</w:t>
        </w:r>
        <w:bookmarkEnd w:id="7708"/>
        <w:bookmarkEnd w:id="7709"/>
        <w:bookmarkEnd w:id="7710"/>
      </w:ins>
    </w:p>
    <w:p w:rsidR="002F6E61" w:rsidRDefault="002F6E61">
      <w:pPr>
        <w:pStyle w:val="Content2"/>
        <w:rPr>
          <w:ins w:id="7712" w:author="Vilson Lu" w:date="2014-08-15T14:52:00Z"/>
        </w:rPr>
        <w:pPrChange w:id="7713" w:author="TinTin Kalaw" w:date="2014-08-16T12:38:00Z">
          <w:pPr>
            <w:pStyle w:val="Content"/>
          </w:pPr>
        </w:pPrChange>
      </w:pPr>
    </w:p>
    <w:p w:rsidR="002F6E61" w:rsidRDefault="00602FF1">
      <w:pPr>
        <w:pStyle w:val="Content1"/>
        <w:rPr>
          <w:ins w:id="7714" w:author="Vilson Lu" w:date="2014-08-15T14:52:00Z"/>
        </w:rPr>
        <w:pPrChange w:id="7715" w:author="Vilson Lu" w:date="2014-08-19T05:23:00Z">
          <w:pPr>
            <w:pStyle w:val="Content"/>
          </w:pPr>
        </w:pPrChange>
      </w:pPr>
      <w:ins w:id="7716" w:author="Vilson Lu" w:date="2014-08-15T14:52:00Z">
        <w:r>
          <w:t>Aside from Twitter’s social media aspect, Twitter has been used as a source of data for various fields, one of which is in disaster management (Imran et al., 2013). Other fields that Twitter data ha</w:t>
        </w:r>
      </w:ins>
      <w:ins w:id="7717" w:author="PF" w:date="2015-03-02T18:04:00Z">
        <w:r w:rsidR="00E920E8">
          <w:t>ve</w:t>
        </w:r>
      </w:ins>
      <w:ins w:id="7718" w:author="Vilson Lu" w:date="2014-08-15T14:52:00Z">
        <w:del w:id="7719" w:author="PF" w:date="2015-03-02T18:04:00Z">
          <w:r w:rsidDel="00E920E8">
            <w:delText>s</w:delText>
          </w:r>
        </w:del>
        <w:r>
          <w:t xml:space="preserve"> contributed to </w:t>
        </w:r>
      </w:ins>
      <w:ins w:id="7720" w:author="PF" w:date="2015-03-02T18:05:00Z">
        <w:r w:rsidR="00E920E8">
          <w:t xml:space="preserve">are </w:t>
        </w:r>
      </w:ins>
      <w:ins w:id="7721" w:author="Vilson Lu" w:date="2014-08-15T14:52:00Z">
        <w:r w:rsidR="00372B98" w:rsidRPr="00372B98">
          <w:rPr>
            <w:rStyle w:val="Content1Char"/>
            <w:rPrChange w:id="7722" w:author="Vilson Lu" w:date="2014-08-15T15:07:00Z">
              <w:rPr>
                <w:i/>
              </w:rPr>
            </w:rPrChange>
          </w:rPr>
          <w:t>li</w:t>
        </w:r>
        <w:r>
          <w:t xml:space="preserve">nguistics (Mocanu </w:t>
        </w:r>
        <w:r w:rsidR="00372B98" w:rsidRPr="00372B98">
          <w:rPr>
            <w:rStyle w:val="Content2Char"/>
            <w:rPrChange w:id="7723" w:author="Vilson Lu" w:date="2014-08-15T23:09:00Z">
              <w:rPr>
                <w:i/>
              </w:rPr>
            </w:rPrChange>
          </w:rPr>
          <w:t>e</w:t>
        </w:r>
        <w:r>
          <w:t>t al., 2013), prediction (Tumasjan et al., 2010; Choy et al., 2012), r</w:t>
        </w:r>
        <w:r w:rsidRPr="006350A9">
          <w:t>eal-time event detection</w:t>
        </w:r>
        <w:r>
          <w:t xml:space="preserve"> (Sakaki et al., 2010), marketing (Jansen et al., 2009; Bollen et al., 2011), sentiment analysis</w:t>
        </w:r>
      </w:ins>
      <w:ins w:id="7724" w:author="PF" w:date="2015-03-02T18:04:00Z">
        <w:r w:rsidR="00E920E8">
          <w:t>,</w:t>
        </w:r>
      </w:ins>
      <w:ins w:id="7725" w:author="Vilson Lu" w:date="2014-08-15T14:52:00Z">
        <w:r>
          <w:t xml:space="preserve"> and opinion mining (Pak et al., 2010), education (Grosseck et al., 2008; Junco et al., 2011), news</w:t>
        </w:r>
        <w:del w:id="7726" w:author="PF" w:date="2015-03-02T18:04:00Z">
          <w:r w:rsidDel="00E920E8">
            <w:delText xml:space="preserve"> </w:delText>
          </w:r>
        </w:del>
        <w:r>
          <w:t xml:space="preserve">casting (Phelan et al., 2009), medicine (Hawn, 2009; Chew &amp; Eysenbach, 2010), </w:t>
        </w:r>
      </w:ins>
      <w:ins w:id="7727" w:author="PF" w:date="2015-03-02T18:04:00Z">
        <w:r w:rsidR="00E920E8">
          <w:t xml:space="preserve">and </w:t>
        </w:r>
      </w:ins>
      <w:ins w:id="7728" w:author="Vilson Lu" w:date="2014-08-15T14:52:00Z">
        <w:r>
          <w:t>business processes (Culnan et al., 2010)</w:t>
        </w:r>
      </w:ins>
      <w:ins w:id="7729" w:author="PF" w:date="2015-03-02T18:04:00Z">
        <w:r w:rsidR="00E920E8">
          <w:t>.</w:t>
        </w:r>
      </w:ins>
    </w:p>
    <w:p w:rsidR="002F6E61" w:rsidRDefault="002F6E61">
      <w:pPr>
        <w:pStyle w:val="Content2"/>
        <w:rPr>
          <w:ins w:id="7730" w:author="Vilson Lu" w:date="2014-08-15T14:52:00Z"/>
        </w:rPr>
        <w:pPrChange w:id="7731" w:author="TinTin Kalaw" w:date="2014-08-16T12:38:00Z">
          <w:pPr>
            <w:pStyle w:val="Content"/>
          </w:pPr>
        </w:pPrChange>
      </w:pPr>
    </w:p>
    <w:p w:rsidR="00602FF1" w:rsidRDefault="00602FF1" w:rsidP="00602FF1">
      <w:pPr>
        <w:pStyle w:val="Heading3"/>
        <w:rPr>
          <w:ins w:id="7732" w:author="Vilson Lu" w:date="2014-08-15T14:52:00Z"/>
        </w:rPr>
      </w:pPr>
      <w:bookmarkStart w:id="7733" w:name="_Toc395181704"/>
      <w:bookmarkStart w:id="7734" w:name="_Toc396444907"/>
      <w:bookmarkStart w:id="7735" w:name="_Toc396489589"/>
      <w:ins w:id="7736" w:author="Vilson Lu" w:date="2014-08-15T14:52:00Z">
        <w:r>
          <w:t>Twitter and Disasters</w:t>
        </w:r>
        <w:bookmarkEnd w:id="7733"/>
        <w:bookmarkEnd w:id="7734"/>
        <w:bookmarkEnd w:id="7735"/>
      </w:ins>
    </w:p>
    <w:p w:rsidR="002F6E61" w:rsidRDefault="002F6E61">
      <w:pPr>
        <w:pStyle w:val="Content2"/>
        <w:rPr>
          <w:ins w:id="7737" w:author="Vilson Lu" w:date="2014-08-15T14:52:00Z"/>
        </w:rPr>
        <w:pPrChange w:id="7738" w:author="TinTin Kalaw" w:date="2014-08-16T12:38:00Z">
          <w:pPr>
            <w:pStyle w:val="Content"/>
          </w:pPr>
        </w:pPrChange>
      </w:pPr>
    </w:p>
    <w:p w:rsidR="002F6E61" w:rsidRDefault="00602FF1">
      <w:pPr>
        <w:pStyle w:val="Content1"/>
        <w:rPr>
          <w:ins w:id="7739" w:author="TinTin Kalaw" w:date="2014-08-16T12:39:00Z"/>
        </w:rPr>
        <w:pPrChange w:id="7740" w:author="Vilson Lu" w:date="2014-08-19T05:23:00Z">
          <w:pPr>
            <w:pStyle w:val="Content"/>
          </w:pPr>
        </w:pPrChange>
      </w:pPr>
      <w:ins w:id="7741" w:author="Vilson Lu" w:date="2014-08-15T14:52:00Z">
        <w:r>
          <w:t xml:space="preserve">During disasters, </w:t>
        </w:r>
        <w:del w:id="7742" w:author="PF" w:date="2015-03-02T18:05:00Z">
          <w:r w:rsidDel="00E920E8">
            <w:delText xml:space="preserve">the </w:delText>
          </w:r>
        </w:del>
        <w:r>
          <w:t xml:space="preserve">Filipino Twitter users tend to retweet </w:t>
        </w:r>
        <w:del w:id="7743" w:author="PF" w:date="2015-03-02T18:05:00Z">
          <w:r w:rsidDel="00E920E8">
            <w:delText xml:space="preserve">tweets </w:delText>
          </w:r>
        </w:del>
        <w:r>
          <w:t>about request for help and prayer. Other tweets pertain to traffic updates, weather updates, observations, and class suspensions. While some users have a pref</w:t>
        </w:r>
        <w:r w:rsidR="00372B98" w:rsidRPr="00372B98">
          <w:rPr>
            <w:rStyle w:val="Content1Char"/>
            <w:rPrChange w:id="7744" w:author="Vilson Lu" w:date="2014-08-15T15:07:00Z">
              <w:rPr>
                <w:i/>
              </w:rPr>
            </w:rPrChange>
          </w:rPr>
          <w:t>e</w:t>
        </w:r>
        <w:r>
          <w:t>rence to post in English, there is still a larger number of user</w:t>
        </w:r>
      </w:ins>
      <w:ins w:id="7745" w:author="PF" w:date="2015-03-02T18:05:00Z">
        <w:r w:rsidR="00E920E8">
          <w:t>s</w:t>
        </w:r>
      </w:ins>
      <w:ins w:id="7746" w:author="Vilson Lu" w:date="2014-08-15T14:52:00Z">
        <w:r>
          <w:t xml:space="preserve"> that use their native language when tweeting during disasters (Lee et al., 2013).</w:t>
        </w:r>
      </w:ins>
    </w:p>
    <w:p w:rsidR="002F6E61" w:rsidRDefault="002F6E61">
      <w:pPr>
        <w:pStyle w:val="Content2"/>
        <w:rPr>
          <w:ins w:id="7747" w:author="TinTin Kalaw" w:date="2014-08-16T12:39:00Z"/>
        </w:rPr>
        <w:pPrChange w:id="7748" w:author="TinTin Kalaw" w:date="2014-08-16T12:38:00Z">
          <w:pPr>
            <w:pStyle w:val="Content"/>
          </w:pPr>
        </w:pPrChange>
      </w:pPr>
    </w:p>
    <w:p w:rsidR="002F6E61" w:rsidRDefault="0078345A">
      <w:pPr>
        <w:pStyle w:val="Content1"/>
        <w:rPr>
          <w:ins w:id="7749" w:author="TinTin Kalaw" w:date="2014-08-16T12:39:00Z"/>
        </w:rPr>
        <w:pPrChange w:id="7750" w:author="Vilson Lu" w:date="2014-08-19T05:23:00Z">
          <w:pPr>
            <w:pStyle w:val="Content2"/>
          </w:pPr>
        </w:pPrChange>
      </w:pPr>
      <w:ins w:id="7751" w:author="TinTin Kalaw" w:date="2014-08-16T12:39:00Z">
        <w:r>
          <w:t xml:space="preserve">As part of the disaster management of the Philippines for natural calamities, the government has released an official newsletter indicating the official social media accounts and hashtags (Official Gazette of the Republic of the Philippines, 2012). </w:t>
        </w:r>
      </w:ins>
      <w:ins w:id="7752" w:author="PF" w:date="2015-03-02T18:08:00Z">
        <w:r w:rsidR="00314C6B">
          <w:t xml:space="preserve">It </w:t>
        </w:r>
      </w:ins>
      <w:ins w:id="7753" w:author="TinTin Kalaw" w:date="2014-08-16T13:17:00Z">
        <w:r w:rsidR="00372B98">
          <w:fldChar w:fldCharType="begin"/>
        </w:r>
        <w:r w:rsidR="009F684C">
          <w:instrText xml:space="preserve"> REF _Ref395958348 \h </w:instrText>
        </w:r>
      </w:ins>
      <w:ins w:id="7754" w:author="TinTin Kalaw" w:date="2014-08-16T13:17:00Z">
        <w:r w:rsidR="00372B98">
          <w:fldChar w:fldCharType="end"/>
        </w:r>
      </w:ins>
      <w:ins w:id="7755" w:author="TinTin Kalaw" w:date="2014-08-16T12:39:00Z">
        <w:r>
          <w:rPr>
            <w:color w:val="000000" w:themeColor="text1"/>
          </w:rPr>
          <w:t>s</w:t>
        </w:r>
        <w:r>
          <w:t>hows some of the official twitter accounts of government institutions as well as the official hashtags being used during disasters.</w:t>
        </w:r>
      </w:ins>
      <w:ins w:id="7756" w:author="PF" w:date="2015-03-02T18:08:00Z">
        <w:r w:rsidR="00314C6B">
          <w:t xml:space="preserve"> It also </w:t>
        </w:r>
      </w:ins>
      <w:ins w:id="7757" w:author="TinTin Kalaw" w:date="2014-08-16T13:17:00Z">
        <w:r w:rsidR="00372B98">
          <w:fldChar w:fldCharType="begin"/>
        </w:r>
        <w:r w:rsidR="009F684C">
          <w:instrText xml:space="preserve"> REF _Ref395958362 \h </w:instrText>
        </w:r>
      </w:ins>
      <w:ins w:id="7758" w:author="TinTin Kalaw" w:date="2014-08-16T13:17:00Z">
        <w:r w:rsidR="00372B98">
          <w:fldChar w:fldCharType="end"/>
        </w:r>
      </w:ins>
      <w:ins w:id="7759" w:author="TinTin Kalaw" w:date="2014-08-16T12:39:00Z">
        <w:r>
          <w:rPr>
            <w:color w:val="000000" w:themeColor="text1"/>
          </w:rPr>
          <w:t>s</w:t>
        </w:r>
        <w:r>
          <w:t>hows the extractable information from the tweets per disaster.</w:t>
        </w:r>
      </w:ins>
    </w:p>
    <w:p w:rsidR="002F6E61" w:rsidRDefault="002F6E61">
      <w:pPr>
        <w:pStyle w:val="Content2"/>
        <w:rPr>
          <w:ins w:id="7760" w:author="Vilson Lu" w:date="2014-08-15T14:52:00Z"/>
          <w:del w:id="7761" w:author="TinTin Kalaw" w:date="2014-08-16T12:39:00Z"/>
        </w:rPr>
        <w:pPrChange w:id="7762" w:author="TinTin Kalaw" w:date="2014-08-16T12:38:00Z">
          <w:pPr>
            <w:pStyle w:val="Content"/>
          </w:pPr>
        </w:pPrChange>
      </w:pPr>
    </w:p>
    <w:bookmarkStart w:id="7763" w:name="_Ref395958348"/>
    <w:bookmarkStart w:id="7764" w:name="_Ref395956135"/>
    <w:bookmarkStart w:id="7765" w:name="_Toc395094919"/>
    <w:p w:rsidR="0078345A" w:rsidDel="00A05B58" w:rsidRDefault="00372B98" w:rsidP="00602FF1">
      <w:pPr>
        <w:pStyle w:val="Caption"/>
        <w:ind w:left="720" w:firstLine="720"/>
        <w:rPr>
          <w:ins w:id="7766" w:author="TinTin Kalaw" w:date="2014-08-16T12:38:00Z"/>
          <w:del w:id="7767" w:author="Vilson Lu" w:date="2014-08-22T04:23:00Z"/>
        </w:rPr>
      </w:pPr>
      <w:ins w:id="7768" w:author="TinTin Kalaw" w:date="2014-08-16T13:59:00Z">
        <w:del w:id="7769" w:author="Vilson Lu" w:date="2014-08-21T17:51:00Z">
          <w:r w:rsidDel="005621E4">
            <w:rPr>
              <w:b w:val="0"/>
              <w:i w:val="0"/>
            </w:rPr>
            <w:fldChar w:fldCharType="begin"/>
          </w:r>
          <w:r w:rsidR="006E6440" w:rsidDel="005621E4">
            <w:delInstrText xml:space="preserve"> STYLEREF 1 \s </w:delInstrText>
          </w:r>
        </w:del>
      </w:ins>
      <w:del w:id="7770" w:author="Vilson Lu" w:date="2014-08-21T17:51:00Z">
        <w:r w:rsidDel="005621E4">
          <w:rPr>
            <w:b w:val="0"/>
            <w:i w:val="0"/>
          </w:rPr>
          <w:fldChar w:fldCharType="separate"/>
        </w:r>
        <w:r w:rsidR="0068488C" w:rsidDel="005621E4">
          <w:rPr>
            <w:noProof/>
          </w:rPr>
          <w:delText>3</w:delText>
        </w:r>
      </w:del>
      <w:ins w:id="7771" w:author="TinTin Kalaw" w:date="2014-08-16T13:59:00Z">
        <w:del w:id="7772" w:author="Vilson Lu" w:date="2014-08-21T17:51:00Z">
          <w:r w:rsidDel="005621E4">
            <w:rPr>
              <w:b w:val="0"/>
              <w:i w:val="0"/>
            </w:rPr>
            <w:fldChar w:fldCharType="end"/>
          </w:r>
          <w:r w:rsidR="006E6440" w:rsidDel="005621E4">
            <w:noBreakHyphen/>
          </w:r>
          <w:r w:rsidDel="005621E4">
            <w:rPr>
              <w:b w:val="0"/>
              <w:i w:val="0"/>
            </w:rPr>
            <w:fldChar w:fldCharType="begin"/>
          </w:r>
          <w:r w:rsidR="006E6440" w:rsidDel="005621E4">
            <w:delInstrText xml:space="preserve"> SEQ Table \* ARABIC \s 1 </w:delInstrText>
          </w:r>
        </w:del>
      </w:ins>
      <w:del w:id="7773" w:author="Vilson Lu" w:date="2014-08-21T17:51:00Z">
        <w:r w:rsidDel="005621E4">
          <w:rPr>
            <w:b w:val="0"/>
            <w:i w:val="0"/>
          </w:rPr>
          <w:fldChar w:fldCharType="end"/>
        </w:r>
      </w:del>
      <w:bookmarkEnd w:id="7763"/>
      <w:ins w:id="7774" w:author="TinTin Kalaw" w:date="2014-08-16T12:38:00Z">
        <w:del w:id="7775" w:author="Vilson Lu" w:date="2014-08-22T04:23:00Z">
          <w:r w:rsidR="0078345A" w:rsidDel="00A05B58">
            <w:delText>n</w:delText>
          </w:r>
          <w:bookmarkEnd w:id="7764"/>
        </w:del>
      </w:ins>
    </w:p>
    <w:bookmarkEnd w:id="7765"/>
    <w:p w:rsidR="00602FF1" w:rsidRDefault="00602FF1" w:rsidP="00602FF1">
      <w:pPr>
        <w:pStyle w:val="Caption"/>
        <w:ind w:left="720" w:firstLine="720"/>
        <w:rPr>
          <w:ins w:id="7776" w:author="Vilson Lu" w:date="2014-08-15T14:52:00Z"/>
        </w:rPr>
      </w:pPr>
    </w:p>
    <w:tbl>
      <w:tblPr>
        <w:tblStyle w:val="TableGrid"/>
        <w:tblW w:w="0" w:type="auto"/>
        <w:tblInd w:w="1440" w:type="dxa"/>
        <w:tblLook w:val="04A0"/>
        <w:tblPrChange w:id="7777" w:author="TinTin Kalaw" w:date="2014-08-16T12:38:00Z">
          <w:tblPr>
            <w:tblStyle w:val="TableGrid"/>
            <w:tblW w:w="0" w:type="auto"/>
            <w:tblInd w:w="1440" w:type="dxa"/>
            <w:tblLook w:val="04A0"/>
          </w:tblPr>
        </w:tblPrChange>
      </w:tblPr>
      <w:tblGrid>
        <w:gridCol w:w="2178"/>
        <w:gridCol w:w="2640"/>
        <w:gridCol w:w="3092"/>
        <w:tblGridChange w:id="7778">
          <w:tblGrid>
            <w:gridCol w:w="1702"/>
            <w:gridCol w:w="3116"/>
            <w:gridCol w:w="3092"/>
          </w:tblGrid>
        </w:tblGridChange>
      </w:tblGrid>
      <w:tr w:rsidR="00602FF1" w:rsidRPr="001A5D0F" w:rsidTr="0078345A">
        <w:trPr>
          <w:ins w:id="7779" w:author="Vilson Lu" w:date="2014-08-15T14:52:00Z"/>
        </w:trPr>
        <w:tc>
          <w:tcPr>
            <w:tcW w:w="2178" w:type="dxa"/>
            <w:vAlign w:val="center"/>
            <w:tcPrChange w:id="7780" w:author="TinTin Kalaw" w:date="2014-08-16T12:38:00Z">
              <w:tcPr>
                <w:tcW w:w="1702" w:type="dxa"/>
                <w:vAlign w:val="center"/>
              </w:tcPr>
            </w:tcPrChange>
          </w:tcPr>
          <w:p w:rsidR="00602FF1" w:rsidRPr="001A5D0F" w:rsidRDefault="00602FF1" w:rsidP="00602FF1">
            <w:pPr>
              <w:pStyle w:val="Content"/>
              <w:ind w:left="0"/>
              <w:jc w:val="center"/>
              <w:rPr>
                <w:ins w:id="7781" w:author="Vilson Lu" w:date="2014-08-15T14:52:00Z"/>
                <w:b/>
              </w:rPr>
            </w:pPr>
            <w:ins w:id="7782" w:author="Vilson Lu" w:date="2014-08-15T14:52:00Z">
              <w:r w:rsidRPr="001A5D0F">
                <w:rPr>
                  <w:b/>
                </w:rPr>
                <w:t>Category</w:t>
              </w:r>
            </w:ins>
          </w:p>
        </w:tc>
        <w:tc>
          <w:tcPr>
            <w:tcW w:w="2640" w:type="dxa"/>
            <w:vAlign w:val="center"/>
            <w:tcPrChange w:id="7783" w:author="TinTin Kalaw" w:date="2014-08-16T12:38:00Z">
              <w:tcPr>
                <w:tcW w:w="3116" w:type="dxa"/>
                <w:vAlign w:val="center"/>
              </w:tcPr>
            </w:tcPrChange>
          </w:tcPr>
          <w:p w:rsidR="00602FF1" w:rsidRPr="001A5D0F" w:rsidRDefault="00602FF1" w:rsidP="00602FF1">
            <w:pPr>
              <w:pStyle w:val="Content"/>
              <w:ind w:left="0"/>
              <w:jc w:val="center"/>
              <w:rPr>
                <w:ins w:id="7784" w:author="Vilson Lu" w:date="2014-08-15T14:52:00Z"/>
                <w:b/>
              </w:rPr>
            </w:pPr>
            <w:ins w:id="7785" w:author="Vilson Lu" w:date="2014-08-15T14:52:00Z">
              <w:r w:rsidRPr="001A5D0F">
                <w:rPr>
                  <w:b/>
                </w:rPr>
                <w:t>Official Government Institution</w:t>
              </w:r>
            </w:ins>
          </w:p>
          <w:p w:rsidR="00602FF1" w:rsidRPr="001A5D0F" w:rsidRDefault="00602FF1" w:rsidP="00602FF1">
            <w:pPr>
              <w:pStyle w:val="Content"/>
              <w:ind w:left="0"/>
              <w:jc w:val="center"/>
              <w:rPr>
                <w:ins w:id="7786" w:author="Vilson Lu" w:date="2014-08-15T14:52:00Z"/>
                <w:b/>
              </w:rPr>
            </w:pPr>
            <w:ins w:id="7787" w:author="Vilson Lu" w:date="2014-08-15T14:52:00Z">
              <w:r w:rsidRPr="001A5D0F">
                <w:rPr>
                  <w:b/>
                </w:rPr>
                <w:t>Twitter Account</w:t>
              </w:r>
            </w:ins>
          </w:p>
        </w:tc>
        <w:tc>
          <w:tcPr>
            <w:tcW w:w="3092" w:type="dxa"/>
            <w:vAlign w:val="center"/>
            <w:tcPrChange w:id="7788" w:author="TinTin Kalaw" w:date="2014-08-16T12:38:00Z">
              <w:tcPr>
                <w:tcW w:w="3092" w:type="dxa"/>
                <w:vAlign w:val="center"/>
              </w:tcPr>
            </w:tcPrChange>
          </w:tcPr>
          <w:p w:rsidR="00602FF1" w:rsidRPr="001A5D0F" w:rsidRDefault="00602FF1" w:rsidP="00602FF1">
            <w:pPr>
              <w:pStyle w:val="Content"/>
              <w:ind w:left="0"/>
              <w:jc w:val="center"/>
              <w:rPr>
                <w:ins w:id="7789" w:author="Vilson Lu" w:date="2014-08-15T14:52:00Z"/>
                <w:b/>
              </w:rPr>
            </w:pPr>
            <w:ins w:id="7790" w:author="Vilson Lu" w:date="2014-08-15T14:52:00Z">
              <w:r w:rsidRPr="001A5D0F">
                <w:rPr>
                  <w:b/>
                </w:rPr>
                <w:t>Unified Hashtag</w:t>
              </w:r>
            </w:ins>
          </w:p>
        </w:tc>
      </w:tr>
      <w:tr w:rsidR="00602FF1" w:rsidTr="0078345A">
        <w:trPr>
          <w:ins w:id="7791" w:author="Vilson Lu" w:date="2014-08-15T14:52:00Z"/>
        </w:trPr>
        <w:tc>
          <w:tcPr>
            <w:tcW w:w="2178" w:type="dxa"/>
            <w:vAlign w:val="center"/>
            <w:tcPrChange w:id="7792" w:author="TinTin Kalaw" w:date="2014-08-16T12:38:00Z">
              <w:tcPr>
                <w:tcW w:w="1702" w:type="dxa"/>
                <w:vAlign w:val="center"/>
              </w:tcPr>
            </w:tcPrChange>
          </w:tcPr>
          <w:p w:rsidR="00602FF1" w:rsidRDefault="00602FF1" w:rsidP="00602FF1">
            <w:pPr>
              <w:pStyle w:val="Content"/>
              <w:ind w:left="0"/>
              <w:jc w:val="left"/>
              <w:rPr>
                <w:ins w:id="7793" w:author="Vilson Lu" w:date="2014-08-15T14:52:00Z"/>
              </w:rPr>
            </w:pPr>
            <w:ins w:id="7794" w:author="Vilson Lu" w:date="2014-08-15T14:52:00Z">
              <w:r>
                <w:t>Typhoon</w:t>
              </w:r>
            </w:ins>
          </w:p>
        </w:tc>
        <w:tc>
          <w:tcPr>
            <w:tcW w:w="2640" w:type="dxa"/>
            <w:vAlign w:val="center"/>
            <w:tcPrChange w:id="7795" w:author="TinTin Kalaw" w:date="2014-08-16T12:38:00Z">
              <w:tcPr>
                <w:tcW w:w="3116" w:type="dxa"/>
                <w:vAlign w:val="center"/>
              </w:tcPr>
            </w:tcPrChange>
          </w:tcPr>
          <w:p w:rsidR="00602FF1" w:rsidRDefault="00602FF1" w:rsidP="00602FF1">
            <w:pPr>
              <w:pStyle w:val="Content"/>
              <w:ind w:left="0"/>
              <w:jc w:val="left"/>
              <w:rPr>
                <w:ins w:id="7796" w:author="Vilson Lu" w:date="2014-08-15T14:52:00Z"/>
              </w:rPr>
            </w:pPr>
            <w:ins w:id="7797" w:author="Vilson Lu" w:date="2014-08-15T14:52:00Z">
              <w:r>
                <w:t>@dost_pagasa</w:t>
              </w:r>
            </w:ins>
          </w:p>
        </w:tc>
        <w:tc>
          <w:tcPr>
            <w:tcW w:w="3092" w:type="dxa"/>
            <w:vAlign w:val="center"/>
            <w:tcPrChange w:id="7798" w:author="TinTin Kalaw" w:date="2014-08-16T12:38:00Z">
              <w:tcPr>
                <w:tcW w:w="3092" w:type="dxa"/>
                <w:vAlign w:val="center"/>
              </w:tcPr>
            </w:tcPrChange>
          </w:tcPr>
          <w:p w:rsidR="00602FF1" w:rsidRDefault="00602FF1" w:rsidP="00602FF1">
            <w:pPr>
              <w:pStyle w:val="Content"/>
              <w:ind w:left="0"/>
              <w:jc w:val="left"/>
              <w:rPr>
                <w:ins w:id="7799" w:author="Vilson Lu" w:date="2014-08-15T14:52:00Z"/>
              </w:rPr>
            </w:pPr>
            <w:ins w:id="7800" w:author="Vilson Lu" w:date="2014-08-15T14:52:00Z">
              <w:r>
                <w:t>#(storm name)PH</w:t>
              </w:r>
            </w:ins>
          </w:p>
          <w:p w:rsidR="00602FF1" w:rsidRDefault="00602FF1" w:rsidP="00602FF1">
            <w:pPr>
              <w:pStyle w:val="Content"/>
              <w:ind w:left="0"/>
              <w:jc w:val="left"/>
              <w:rPr>
                <w:ins w:id="7801" w:author="Vilson Lu" w:date="2014-08-15T14:52:00Z"/>
              </w:rPr>
            </w:pPr>
            <w:ins w:id="7802" w:author="Vilson Lu" w:date="2014-08-15T14:52:00Z">
              <w:r>
                <w:t>(i.e. #YolandaPH, #GlendaPH)</w:t>
              </w:r>
            </w:ins>
          </w:p>
        </w:tc>
      </w:tr>
      <w:tr w:rsidR="00602FF1" w:rsidTr="0078345A">
        <w:trPr>
          <w:ins w:id="7803" w:author="Vilson Lu" w:date="2014-08-15T14:52:00Z"/>
        </w:trPr>
        <w:tc>
          <w:tcPr>
            <w:tcW w:w="2178" w:type="dxa"/>
            <w:vAlign w:val="center"/>
            <w:tcPrChange w:id="7804" w:author="TinTin Kalaw" w:date="2014-08-16T12:38:00Z">
              <w:tcPr>
                <w:tcW w:w="1702" w:type="dxa"/>
                <w:vAlign w:val="center"/>
              </w:tcPr>
            </w:tcPrChange>
          </w:tcPr>
          <w:p w:rsidR="00602FF1" w:rsidRDefault="00602FF1" w:rsidP="00602FF1">
            <w:pPr>
              <w:pStyle w:val="Content"/>
              <w:ind w:left="0"/>
              <w:jc w:val="left"/>
              <w:rPr>
                <w:ins w:id="7805" w:author="Vilson Lu" w:date="2014-08-15T14:52:00Z"/>
              </w:rPr>
            </w:pPr>
            <w:ins w:id="7806" w:author="Vilson Lu" w:date="2014-08-15T14:52:00Z">
              <w:r>
                <w:t>Flood</w:t>
              </w:r>
            </w:ins>
          </w:p>
        </w:tc>
        <w:tc>
          <w:tcPr>
            <w:tcW w:w="2640" w:type="dxa"/>
            <w:vAlign w:val="center"/>
            <w:tcPrChange w:id="7807" w:author="TinTin Kalaw" w:date="2014-08-16T12:38:00Z">
              <w:tcPr>
                <w:tcW w:w="3116" w:type="dxa"/>
                <w:vAlign w:val="center"/>
              </w:tcPr>
            </w:tcPrChange>
          </w:tcPr>
          <w:p w:rsidR="00602FF1" w:rsidRDefault="00602FF1" w:rsidP="00602FF1">
            <w:pPr>
              <w:pStyle w:val="Content"/>
              <w:ind w:left="0"/>
              <w:jc w:val="left"/>
              <w:rPr>
                <w:ins w:id="7808" w:author="Vilson Lu" w:date="2014-08-15T14:52:00Z"/>
              </w:rPr>
            </w:pPr>
            <w:ins w:id="7809" w:author="Vilson Lu" w:date="2014-08-15T14:52:00Z">
              <w:r w:rsidRPr="006D13C5">
                <w:t>@PAGASAFFWS</w:t>
              </w:r>
              <w:r>
                <w:t xml:space="preserve">, </w:t>
              </w:r>
              <w:r w:rsidRPr="006D13C5">
                <w:t>@MMDA</w:t>
              </w:r>
            </w:ins>
          </w:p>
        </w:tc>
        <w:tc>
          <w:tcPr>
            <w:tcW w:w="3092" w:type="dxa"/>
            <w:vAlign w:val="center"/>
            <w:tcPrChange w:id="7810" w:author="TinTin Kalaw" w:date="2014-08-16T12:38:00Z">
              <w:tcPr>
                <w:tcW w:w="3092" w:type="dxa"/>
                <w:vAlign w:val="center"/>
              </w:tcPr>
            </w:tcPrChange>
          </w:tcPr>
          <w:p w:rsidR="00602FF1" w:rsidRPr="006D13C5" w:rsidRDefault="00602FF1" w:rsidP="00602FF1">
            <w:pPr>
              <w:pStyle w:val="Content"/>
              <w:ind w:left="0"/>
              <w:jc w:val="left"/>
              <w:rPr>
                <w:ins w:id="7811" w:author="Vilson Lu" w:date="2014-08-15T14:52:00Z"/>
              </w:rPr>
            </w:pPr>
            <w:ins w:id="7812" w:author="Vilson Lu" w:date="2014-08-15T14:52:00Z">
              <w:r>
                <w:t>#FloodPH</w:t>
              </w:r>
            </w:ins>
          </w:p>
        </w:tc>
      </w:tr>
      <w:tr w:rsidR="00602FF1" w:rsidTr="0078345A">
        <w:trPr>
          <w:ins w:id="7813" w:author="Vilson Lu" w:date="2014-08-15T14:52:00Z"/>
        </w:trPr>
        <w:tc>
          <w:tcPr>
            <w:tcW w:w="2178" w:type="dxa"/>
            <w:vAlign w:val="center"/>
            <w:tcPrChange w:id="7814" w:author="TinTin Kalaw" w:date="2014-08-16T12:38:00Z">
              <w:tcPr>
                <w:tcW w:w="1702" w:type="dxa"/>
                <w:vAlign w:val="center"/>
              </w:tcPr>
            </w:tcPrChange>
          </w:tcPr>
          <w:p w:rsidR="00602FF1" w:rsidRDefault="00602FF1" w:rsidP="00602FF1">
            <w:pPr>
              <w:pStyle w:val="Content"/>
              <w:ind w:left="0"/>
              <w:jc w:val="left"/>
              <w:rPr>
                <w:ins w:id="7815" w:author="Vilson Lu" w:date="2014-08-15T14:52:00Z"/>
              </w:rPr>
            </w:pPr>
            <w:ins w:id="7816" w:author="Vilson Lu" w:date="2014-08-15T14:52:00Z">
              <w:r>
                <w:t xml:space="preserve">Volcanic activities, earthquakes, and </w:t>
              </w:r>
              <w:r>
                <w:lastRenderedPageBreak/>
                <w:t>tsunamis</w:t>
              </w:r>
            </w:ins>
          </w:p>
        </w:tc>
        <w:tc>
          <w:tcPr>
            <w:tcW w:w="2640" w:type="dxa"/>
            <w:vAlign w:val="center"/>
            <w:tcPrChange w:id="7817" w:author="TinTin Kalaw" w:date="2014-08-16T12:38:00Z">
              <w:tcPr>
                <w:tcW w:w="3116" w:type="dxa"/>
                <w:vAlign w:val="center"/>
              </w:tcPr>
            </w:tcPrChange>
          </w:tcPr>
          <w:p w:rsidR="00602FF1" w:rsidRPr="006D13C5" w:rsidRDefault="00602FF1" w:rsidP="00602FF1">
            <w:pPr>
              <w:pStyle w:val="Content"/>
              <w:ind w:left="0"/>
              <w:jc w:val="left"/>
              <w:rPr>
                <w:ins w:id="7818" w:author="Vilson Lu" w:date="2014-08-15T14:52:00Z"/>
              </w:rPr>
            </w:pPr>
            <w:ins w:id="7819" w:author="Vilson Lu" w:date="2014-08-15T14:52:00Z">
              <w:r>
                <w:lastRenderedPageBreak/>
                <w:t>@phivolcs_dost</w:t>
              </w:r>
            </w:ins>
          </w:p>
        </w:tc>
        <w:tc>
          <w:tcPr>
            <w:tcW w:w="3092" w:type="dxa"/>
            <w:vAlign w:val="center"/>
            <w:tcPrChange w:id="7820" w:author="TinTin Kalaw" w:date="2014-08-16T12:38:00Z">
              <w:tcPr>
                <w:tcW w:w="3092" w:type="dxa"/>
                <w:vAlign w:val="center"/>
              </w:tcPr>
            </w:tcPrChange>
          </w:tcPr>
          <w:p w:rsidR="00602FF1" w:rsidRDefault="00602FF1" w:rsidP="00602FF1">
            <w:pPr>
              <w:pStyle w:val="Content"/>
              <w:ind w:left="0"/>
              <w:jc w:val="left"/>
              <w:rPr>
                <w:ins w:id="7821" w:author="Vilson Lu" w:date="2014-08-15T14:52:00Z"/>
              </w:rPr>
            </w:pPr>
            <w:ins w:id="7822" w:author="Vilson Lu" w:date="2014-08-15T14:52:00Z">
              <w:r>
                <w:t>#EarthquakePH</w:t>
              </w:r>
            </w:ins>
          </w:p>
        </w:tc>
      </w:tr>
      <w:tr w:rsidR="00602FF1" w:rsidTr="0078345A">
        <w:trPr>
          <w:ins w:id="7823" w:author="Vilson Lu" w:date="2014-08-15T14:52:00Z"/>
        </w:trPr>
        <w:tc>
          <w:tcPr>
            <w:tcW w:w="2178" w:type="dxa"/>
            <w:vAlign w:val="center"/>
            <w:tcPrChange w:id="7824" w:author="TinTin Kalaw" w:date="2014-08-16T12:38:00Z">
              <w:tcPr>
                <w:tcW w:w="1702" w:type="dxa"/>
                <w:vAlign w:val="center"/>
              </w:tcPr>
            </w:tcPrChange>
          </w:tcPr>
          <w:p w:rsidR="00602FF1" w:rsidRDefault="00602FF1" w:rsidP="00602FF1">
            <w:pPr>
              <w:pStyle w:val="Content"/>
              <w:ind w:left="0"/>
              <w:jc w:val="left"/>
              <w:rPr>
                <w:ins w:id="7825" w:author="Vilson Lu" w:date="2014-08-15T14:52:00Z"/>
              </w:rPr>
            </w:pPr>
            <w:ins w:id="7826" w:author="Vilson Lu" w:date="2014-08-15T14:52:00Z">
              <w:r>
                <w:lastRenderedPageBreak/>
                <w:t>Relief and rescue efforts</w:t>
              </w:r>
            </w:ins>
          </w:p>
        </w:tc>
        <w:tc>
          <w:tcPr>
            <w:tcW w:w="2640" w:type="dxa"/>
            <w:vAlign w:val="center"/>
            <w:tcPrChange w:id="7827" w:author="TinTin Kalaw" w:date="2014-08-16T12:38:00Z">
              <w:tcPr>
                <w:tcW w:w="3116" w:type="dxa"/>
                <w:vAlign w:val="center"/>
              </w:tcPr>
            </w:tcPrChange>
          </w:tcPr>
          <w:p w:rsidR="00602FF1" w:rsidRPr="006D13C5" w:rsidRDefault="00602FF1" w:rsidP="00602FF1">
            <w:pPr>
              <w:pStyle w:val="Content"/>
              <w:ind w:left="0"/>
              <w:jc w:val="left"/>
              <w:rPr>
                <w:ins w:id="7828" w:author="Vilson Lu" w:date="2014-08-15T14:52:00Z"/>
              </w:rPr>
            </w:pPr>
            <w:ins w:id="7829" w:author="Vilson Lu" w:date="2014-08-15T14:52:00Z">
              <w:r>
                <w:t xml:space="preserve">@PIAalerts, @PIANewsDesk, </w:t>
              </w:r>
              <w:r w:rsidRPr="006D13C5">
                <w:t>@NDRRMC_Open, @pcdspo</w:t>
              </w:r>
              <w:r>
                <w:t xml:space="preserve">, </w:t>
              </w:r>
              <w:r w:rsidRPr="006D13C5">
                <w:t>@DSWDserves</w:t>
              </w:r>
            </w:ins>
          </w:p>
        </w:tc>
        <w:tc>
          <w:tcPr>
            <w:tcW w:w="3092" w:type="dxa"/>
            <w:vAlign w:val="center"/>
            <w:tcPrChange w:id="7830" w:author="TinTin Kalaw" w:date="2014-08-16T12:38:00Z">
              <w:tcPr>
                <w:tcW w:w="3092" w:type="dxa"/>
                <w:vAlign w:val="center"/>
              </w:tcPr>
            </w:tcPrChange>
          </w:tcPr>
          <w:p w:rsidR="00602FF1" w:rsidRDefault="00602FF1" w:rsidP="00602FF1">
            <w:pPr>
              <w:pStyle w:val="Content"/>
              <w:ind w:left="0"/>
              <w:jc w:val="left"/>
              <w:rPr>
                <w:ins w:id="7831" w:author="Vilson Lu" w:date="2014-08-15T14:52:00Z"/>
              </w:rPr>
            </w:pPr>
            <w:ins w:id="7832" w:author="Vilson Lu" w:date="2014-08-15T14:52:00Z">
              <w:r>
                <w:t>#ReliefPH</w:t>
              </w:r>
            </w:ins>
          </w:p>
          <w:p w:rsidR="00602FF1" w:rsidRDefault="00602FF1" w:rsidP="00602FF1">
            <w:pPr>
              <w:pStyle w:val="Content"/>
              <w:ind w:left="0"/>
              <w:jc w:val="left"/>
              <w:rPr>
                <w:ins w:id="7833" w:author="Vilson Lu" w:date="2014-08-15T14:52:00Z"/>
              </w:rPr>
            </w:pPr>
            <w:ins w:id="7834" w:author="Vilson Lu" w:date="2014-08-15T14:52:00Z">
              <w:r>
                <w:t>#RescuePH</w:t>
              </w:r>
            </w:ins>
          </w:p>
        </w:tc>
      </w:tr>
      <w:tr w:rsidR="00602FF1" w:rsidTr="0078345A">
        <w:trPr>
          <w:ins w:id="7835" w:author="Vilson Lu" w:date="2014-08-15T14:52:00Z"/>
        </w:trPr>
        <w:tc>
          <w:tcPr>
            <w:tcW w:w="2178" w:type="dxa"/>
            <w:vAlign w:val="center"/>
            <w:tcPrChange w:id="7836" w:author="TinTin Kalaw" w:date="2014-08-16T12:38:00Z">
              <w:tcPr>
                <w:tcW w:w="1702" w:type="dxa"/>
                <w:vAlign w:val="center"/>
              </w:tcPr>
            </w:tcPrChange>
          </w:tcPr>
          <w:p w:rsidR="00602FF1" w:rsidRDefault="00602FF1" w:rsidP="00602FF1">
            <w:pPr>
              <w:pStyle w:val="Content"/>
              <w:ind w:left="0"/>
              <w:jc w:val="left"/>
              <w:rPr>
                <w:ins w:id="7837" w:author="Vilson Lu" w:date="2014-08-15T14:52:00Z"/>
              </w:rPr>
            </w:pPr>
            <w:ins w:id="7838" w:author="Vilson Lu" w:date="2014-08-15T14:52:00Z">
              <w:r>
                <w:t>Suspension of classes</w:t>
              </w:r>
            </w:ins>
          </w:p>
        </w:tc>
        <w:tc>
          <w:tcPr>
            <w:tcW w:w="2640" w:type="dxa"/>
            <w:vAlign w:val="center"/>
            <w:tcPrChange w:id="7839" w:author="TinTin Kalaw" w:date="2014-08-16T12:38:00Z">
              <w:tcPr>
                <w:tcW w:w="3116" w:type="dxa"/>
                <w:vAlign w:val="center"/>
              </w:tcPr>
            </w:tcPrChange>
          </w:tcPr>
          <w:p w:rsidR="00602FF1" w:rsidRDefault="00602FF1" w:rsidP="00602FF1">
            <w:pPr>
              <w:pStyle w:val="Content"/>
              <w:ind w:left="0"/>
              <w:jc w:val="left"/>
              <w:rPr>
                <w:ins w:id="7840" w:author="Vilson Lu" w:date="2014-08-15T14:52:00Z"/>
              </w:rPr>
            </w:pPr>
            <w:ins w:id="7841" w:author="Vilson Lu" w:date="2014-08-15T14:52:00Z">
              <w:r w:rsidRPr="006D13C5">
                <w:t>@DepEd_PH</w:t>
              </w:r>
            </w:ins>
          </w:p>
        </w:tc>
        <w:tc>
          <w:tcPr>
            <w:tcW w:w="3092" w:type="dxa"/>
            <w:vAlign w:val="center"/>
            <w:tcPrChange w:id="7842" w:author="TinTin Kalaw" w:date="2014-08-16T12:38:00Z">
              <w:tcPr>
                <w:tcW w:w="3092" w:type="dxa"/>
                <w:vAlign w:val="center"/>
              </w:tcPr>
            </w:tcPrChange>
          </w:tcPr>
          <w:p w:rsidR="00602FF1" w:rsidRPr="006D13C5" w:rsidRDefault="00602FF1">
            <w:pPr>
              <w:pStyle w:val="Content"/>
              <w:keepNext/>
              <w:ind w:left="0"/>
              <w:jc w:val="left"/>
              <w:rPr>
                <w:ins w:id="7843" w:author="Vilson Lu" w:date="2014-08-15T14:52:00Z"/>
              </w:rPr>
            </w:pPr>
            <w:ins w:id="7844" w:author="Vilson Lu" w:date="2014-08-15T14:52:00Z">
              <w:r>
                <w:t>#walangpasok</w:t>
              </w:r>
            </w:ins>
          </w:p>
        </w:tc>
      </w:tr>
    </w:tbl>
    <w:p w:rsidR="002F6E61" w:rsidRDefault="00A05B58">
      <w:pPr>
        <w:pStyle w:val="Caption"/>
        <w:rPr>
          <w:ins w:id="7845" w:author="Vilson Lu" w:date="2014-08-22T04:24:00Z"/>
        </w:rPr>
        <w:pPrChange w:id="7846" w:author="Vilson Lu" w:date="2014-08-22T04:24:00Z">
          <w:pPr>
            <w:pStyle w:val="Content"/>
          </w:pPr>
        </w:pPrChange>
      </w:pPr>
      <w:bookmarkStart w:id="7847" w:name="_Toc396489866"/>
      <w:ins w:id="7848" w:author="Vilson Lu" w:date="2014-08-22T04:24:00Z">
        <w:r>
          <w:t xml:space="preserve">Table </w:t>
        </w:r>
      </w:ins>
      <w:ins w:id="7849" w:author="Vilson Lu" w:date="2014-08-22T16:11:00Z">
        <w:r w:rsidR="00372B98">
          <w:fldChar w:fldCharType="begin"/>
        </w:r>
        <w:r w:rsidR="00D71339">
          <w:instrText xml:space="preserve"> STYLEREF 1 \s </w:instrText>
        </w:r>
      </w:ins>
      <w:r w:rsidR="00372B98">
        <w:fldChar w:fldCharType="separate"/>
      </w:r>
      <w:r w:rsidR="003160F5">
        <w:rPr>
          <w:noProof/>
        </w:rPr>
        <w:t>3</w:t>
      </w:r>
      <w:ins w:id="7850"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7851" w:author="Vilson Lu" w:date="2014-08-22T16:55:00Z">
        <w:r w:rsidR="003160F5">
          <w:rPr>
            <w:noProof/>
          </w:rPr>
          <w:t>1</w:t>
        </w:r>
      </w:ins>
      <w:ins w:id="7852" w:author="Vilson Lu" w:date="2014-08-22T16:11:00Z">
        <w:r w:rsidR="00372B98">
          <w:fldChar w:fldCharType="end"/>
        </w:r>
      </w:ins>
      <w:ins w:id="7853" w:author="Vilson Lu" w:date="2014-08-22T04:24:00Z">
        <w:r>
          <w:t>. Examples of official government institution</w:t>
        </w:r>
        <w:bookmarkEnd w:id="7847"/>
      </w:ins>
    </w:p>
    <w:p w:rsidR="002F6E61" w:rsidRDefault="002F6E61">
      <w:pPr>
        <w:rPr>
          <w:ins w:id="7854" w:author="Kyle Mc Hale Dela Cruz" w:date="2014-08-15T16:33:00Z"/>
          <w:del w:id="7855" w:author="Vilson Lu" w:date="2014-08-22T04:24:00Z"/>
        </w:rPr>
        <w:pPrChange w:id="7856" w:author="Vilson Lu" w:date="2014-08-22T04:24:00Z">
          <w:pPr>
            <w:pStyle w:val="Content"/>
          </w:pPr>
        </w:pPrChange>
      </w:pPr>
    </w:p>
    <w:p w:rsidR="002F6E61" w:rsidRDefault="00602FF1">
      <w:pPr>
        <w:pStyle w:val="Content2"/>
        <w:ind w:left="0"/>
        <w:jc w:val="left"/>
        <w:rPr>
          <w:ins w:id="7857" w:author="Vilson Lu" w:date="2014-08-15T14:52:00Z"/>
          <w:del w:id="7858" w:author="TinTin Kalaw" w:date="2014-08-16T12:39:00Z"/>
        </w:rPr>
        <w:pPrChange w:id="7859" w:author="Vilson Lu" w:date="2014-08-22T04:24:00Z">
          <w:pPr>
            <w:pStyle w:val="Content"/>
          </w:pPr>
        </w:pPrChange>
      </w:pPr>
      <w:ins w:id="7860" w:author="Vilson Lu" w:date="2014-08-15T14:52:00Z">
        <w:del w:id="7861" w:author="TinTin Kalaw" w:date="2014-08-16T12:39:00Z">
          <w:r w:rsidDel="0078345A">
            <w:delText xml:space="preserve">As part of the disaster management of the Philippines for natural calamities, the government has released an official newsletter indicating the official social media accounts and hashtags (Official Gazette of the Republic of the Philippines, 2012). </w:delText>
          </w:r>
          <w:r w:rsidRPr="00EB7D0D" w:rsidDel="0078345A">
            <w:rPr>
              <w:color w:val="000000" w:themeColor="text1"/>
            </w:rPr>
            <w:delText>Table</w:delText>
          </w:r>
          <w:r w:rsidDel="0078345A">
            <w:rPr>
              <w:color w:val="000000" w:themeColor="text1"/>
            </w:rPr>
            <w:delText xml:space="preserve"> 3-1 s</w:delText>
          </w:r>
          <w:r w:rsidDel="0078345A">
            <w:delText xml:space="preserve">hows some of the official twitter accounts of government institutions as well as the official hashtags being used during disasters. </w:delText>
          </w:r>
          <w:r w:rsidRPr="00EB7D0D" w:rsidDel="0078345A">
            <w:rPr>
              <w:color w:val="000000" w:themeColor="text1"/>
            </w:rPr>
            <w:delText>Table</w:delText>
          </w:r>
          <w:r w:rsidDel="0078345A">
            <w:rPr>
              <w:color w:val="000000" w:themeColor="text1"/>
            </w:rPr>
            <w:delText xml:space="preserve"> 3-2 s</w:delText>
          </w:r>
          <w:r w:rsidDel="0078345A">
            <w:delText>hows the extractable information from the tweets per disaster.</w:delText>
          </w:r>
        </w:del>
      </w:ins>
    </w:p>
    <w:p w:rsidR="002F6E61" w:rsidRDefault="002F6E61">
      <w:pPr>
        <w:pStyle w:val="Content"/>
        <w:ind w:left="0"/>
        <w:jc w:val="left"/>
        <w:rPr>
          <w:ins w:id="7862" w:author="Vilson Lu" w:date="2014-08-15T14:52:00Z"/>
          <w:del w:id="7863" w:author="TinTin Kalaw" w:date="2014-08-16T12:39:00Z"/>
        </w:rPr>
        <w:pPrChange w:id="7864" w:author="Vilson Lu" w:date="2014-08-22T04:24:00Z">
          <w:pPr>
            <w:pStyle w:val="Content"/>
            <w:ind w:left="0"/>
          </w:pPr>
        </w:pPrChange>
      </w:pPr>
    </w:p>
    <w:bookmarkStart w:id="7865" w:name="_Ref395958362"/>
    <w:bookmarkStart w:id="7866" w:name="_Toc395094920"/>
    <w:bookmarkStart w:id="7867" w:name="_Ref395956148"/>
    <w:p w:rsidR="002F6E61" w:rsidRDefault="00372B98">
      <w:pPr>
        <w:pStyle w:val="Caption"/>
        <w:ind w:left="0"/>
        <w:jc w:val="left"/>
        <w:rPr>
          <w:ins w:id="7868" w:author="Vilson Lu" w:date="2014-08-15T14:52:00Z"/>
        </w:rPr>
        <w:pPrChange w:id="7869" w:author="Vilson Lu" w:date="2014-08-22T04:24:00Z">
          <w:pPr>
            <w:pStyle w:val="Caption"/>
            <w:ind w:left="720" w:firstLine="720"/>
          </w:pPr>
        </w:pPrChange>
      </w:pPr>
      <w:ins w:id="7870" w:author="TinTin Kalaw" w:date="2014-08-16T13:59:00Z">
        <w:del w:id="7871" w:author="Vilson Lu" w:date="2014-08-21T17:51:00Z">
          <w:r w:rsidDel="005621E4">
            <w:fldChar w:fldCharType="begin"/>
          </w:r>
          <w:r w:rsidR="006E6440" w:rsidDel="005621E4">
            <w:delInstrText xml:space="preserve"> STYLEREF 1 \s </w:delInstrText>
          </w:r>
        </w:del>
      </w:ins>
      <w:del w:id="7872" w:author="Vilson Lu" w:date="2014-08-21T17:51:00Z">
        <w:r w:rsidDel="005621E4">
          <w:fldChar w:fldCharType="separate"/>
        </w:r>
        <w:r w:rsidR="0068488C" w:rsidDel="005621E4">
          <w:rPr>
            <w:noProof/>
          </w:rPr>
          <w:delText>3</w:delText>
        </w:r>
      </w:del>
      <w:ins w:id="7873" w:author="TinTin Kalaw" w:date="2014-08-16T13:59:00Z">
        <w:del w:id="7874" w:author="Vilson Lu" w:date="2014-08-21T17:51:00Z">
          <w:r w:rsidDel="005621E4">
            <w:fldChar w:fldCharType="end"/>
          </w:r>
          <w:r w:rsidR="006E6440" w:rsidDel="005621E4">
            <w:noBreakHyphen/>
          </w:r>
          <w:r w:rsidDel="005621E4">
            <w:fldChar w:fldCharType="begin"/>
          </w:r>
          <w:r w:rsidR="006E6440" w:rsidDel="005621E4">
            <w:delInstrText xml:space="preserve"> SEQ Table \* ARABIC \s 1 </w:delInstrText>
          </w:r>
        </w:del>
      </w:ins>
      <w:del w:id="7875" w:author="Vilson Lu" w:date="2014-08-21T17:51:00Z">
        <w:r w:rsidDel="005621E4">
          <w:fldChar w:fldCharType="end"/>
        </w:r>
      </w:del>
      <w:bookmarkEnd w:id="7865"/>
      <w:bookmarkEnd w:id="7866"/>
      <w:bookmarkEnd w:id="7867"/>
    </w:p>
    <w:tbl>
      <w:tblPr>
        <w:tblStyle w:val="TableGrid"/>
        <w:tblW w:w="0" w:type="auto"/>
        <w:tblInd w:w="1440" w:type="dxa"/>
        <w:tblLook w:val="04A0"/>
      </w:tblPr>
      <w:tblGrid>
        <w:gridCol w:w="1540"/>
        <w:gridCol w:w="4162"/>
        <w:gridCol w:w="2434"/>
      </w:tblGrid>
      <w:tr w:rsidR="00602FF1" w:rsidRPr="00D96F88" w:rsidTr="00602FF1">
        <w:trPr>
          <w:ins w:id="7876" w:author="Vilson Lu" w:date="2014-08-15T14:52:00Z"/>
        </w:trPr>
        <w:tc>
          <w:tcPr>
            <w:tcW w:w="1795" w:type="dxa"/>
            <w:vAlign w:val="center"/>
          </w:tcPr>
          <w:p w:rsidR="00602FF1" w:rsidRPr="00D96F88" w:rsidRDefault="00602FF1" w:rsidP="00602FF1">
            <w:pPr>
              <w:pStyle w:val="Content"/>
              <w:ind w:left="0"/>
              <w:jc w:val="center"/>
              <w:rPr>
                <w:ins w:id="7877" w:author="Vilson Lu" w:date="2014-08-15T14:52:00Z"/>
                <w:b/>
              </w:rPr>
            </w:pPr>
            <w:ins w:id="7878" w:author="Vilson Lu" w:date="2014-08-15T14:52:00Z">
              <w:r w:rsidRPr="00D96F88">
                <w:rPr>
                  <w:b/>
                </w:rPr>
                <w:t>Type of Disaster</w:t>
              </w:r>
            </w:ins>
          </w:p>
        </w:tc>
        <w:tc>
          <w:tcPr>
            <w:tcW w:w="3057" w:type="dxa"/>
            <w:vAlign w:val="center"/>
          </w:tcPr>
          <w:p w:rsidR="00602FF1" w:rsidRPr="00D96F88" w:rsidRDefault="00602FF1" w:rsidP="00602FF1">
            <w:pPr>
              <w:pStyle w:val="Content"/>
              <w:ind w:left="0"/>
              <w:jc w:val="center"/>
              <w:rPr>
                <w:ins w:id="7879" w:author="Vilson Lu" w:date="2014-08-15T14:52:00Z"/>
                <w:b/>
              </w:rPr>
            </w:pPr>
            <w:ins w:id="7880" w:author="Vilson Lu" w:date="2014-08-15T14:52:00Z">
              <w:r w:rsidRPr="00D96F88">
                <w:rPr>
                  <w:b/>
                </w:rPr>
                <w:t>Tweet</w:t>
              </w:r>
            </w:ins>
          </w:p>
        </w:tc>
        <w:tc>
          <w:tcPr>
            <w:tcW w:w="3058" w:type="dxa"/>
            <w:vAlign w:val="center"/>
          </w:tcPr>
          <w:p w:rsidR="00602FF1" w:rsidRPr="00D96F88" w:rsidRDefault="00602FF1" w:rsidP="00602FF1">
            <w:pPr>
              <w:pStyle w:val="Content"/>
              <w:ind w:left="0"/>
              <w:jc w:val="center"/>
              <w:rPr>
                <w:ins w:id="7881" w:author="Vilson Lu" w:date="2014-08-15T14:52:00Z"/>
                <w:b/>
              </w:rPr>
            </w:pPr>
            <w:ins w:id="7882" w:author="Vilson Lu" w:date="2014-08-15T14:52:00Z">
              <w:r w:rsidRPr="00D96F88">
                <w:rPr>
                  <w:b/>
                </w:rPr>
                <w:t>Extractable Information</w:t>
              </w:r>
            </w:ins>
          </w:p>
        </w:tc>
      </w:tr>
      <w:tr w:rsidR="00602FF1" w:rsidTr="00602FF1">
        <w:trPr>
          <w:ins w:id="7883" w:author="Vilson Lu" w:date="2014-08-15T14:52:00Z"/>
        </w:trPr>
        <w:tc>
          <w:tcPr>
            <w:tcW w:w="1795" w:type="dxa"/>
            <w:vAlign w:val="center"/>
          </w:tcPr>
          <w:p w:rsidR="00602FF1" w:rsidRDefault="00602FF1" w:rsidP="00602FF1">
            <w:pPr>
              <w:pStyle w:val="Content"/>
              <w:ind w:left="0"/>
              <w:jc w:val="left"/>
              <w:rPr>
                <w:ins w:id="7884" w:author="Vilson Lu" w:date="2014-08-15T14:52:00Z"/>
              </w:rPr>
            </w:pPr>
            <w:ins w:id="7885" w:author="Vilson Lu" w:date="2014-08-15T14:52:00Z">
              <w:r>
                <w:t>Typhoon</w:t>
              </w:r>
            </w:ins>
          </w:p>
        </w:tc>
        <w:tc>
          <w:tcPr>
            <w:tcW w:w="3057" w:type="dxa"/>
            <w:vAlign w:val="center"/>
          </w:tcPr>
          <w:p w:rsidR="00602FF1" w:rsidRPr="00CA7440" w:rsidRDefault="00602FF1" w:rsidP="00602FF1">
            <w:pPr>
              <w:rPr>
                <w:ins w:id="7886" w:author="Vilson Lu" w:date="2014-08-15T14:52:00Z"/>
              </w:rPr>
            </w:pPr>
            <w:ins w:id="7887" w:author="Vilson Lu" w:date="2014-08-15T14:52:00Z">
              <w:r w:rsidRPr="00CA7440">
                <w:t>@ANCALERTS:</w:t>
              </w:r>
            </w:ins>
          </w:p>
          <w:p w:rsidR="00602FF1" w:rsidRPr="00CA7440" w:rsidRDefault="00602FF1" w:rsidP="00602FF1">
            <w:pPr>
              <w:rPr>
                <w:ins w:id="7888" w:author="Vilson Lu" w:date="2014-08-15T14:52:00Z"/>
              </w:rPr>
            </w:pPr>
            <w:ins w:id="7889" w:author="Vilson Lu" w:date="2014-08-15T14:52:00Z">
              <w:r w:rsidRPr="00CA7440">
                <w:t>NDRRMC says 77 dead, 220 injured, 5 missing due to Typhoon Glenda #GlendaPH</w:t>
              </w:r>
            </w:ins>
          </w:p>
        </w:tc>
        <w:tc>
          <w:tcPr>
            <w:tcW w:w="3058" w:type="dxa"/>
            <w:vAlign w:val="center"/>
          </w:tcPr>
          <w:p w:rsidR="00602FF1" w:rsidRDefault="00602FF1" w:rsidP="00602FF1">
            <w:pPr>
              <w:pStyle w:val="Content"/>
              <w:numPr>
                <w:ilvl w:val="0"/>
                <w:numId w:val="19"/>
              </w:numPr>
              <w:ind w:left="368" w:hanging="180"/>
              <w:jc w:val="left"/>
              <w:rPr>
                <w:ins w:id="7890" w:author="Vilson Lu" w:date="2014-08-15T14:52:00Z"/>
              </w:rPr>
            </w:pPr>
            <w:ins w:id="7891" w:author="Vilson Lu" w:date="2014-08-15T14:52:00Z">
              <w:r>
                <w:t>77 dead</w:t>
              </w:r>
            </w:ins>
          </w:p>
          <w:p w:rsidR="00602FF1" w:rsidRDefault="00602FF1" w:rsidP="00602FF1">
            <w:pPr>
              <w:pStyle w:val="Content"/>
              <w:numPr>
                <w:ilvl w:val="0"/>
                <w:numId w:val="19"/>
              </w:numPr>
              <w:ind w:left="368" w:hanging="180"/>
              <w:jc w:val="left"/>
              <w:rPr>
                <w:ins w:id="7892" w:author="Vilson Lu" w:date="2014-08-15T14:52:00Z"/>
              </w:rPr>
            </w:pPr>
            <w:ins w:id="7893" w:author="Vilson Lu" w:date="2014-08-15T14:52:00Z">
              <w:r>
                <w:t>220 injured</w:t>
              </w:r>
            </w:ins>
          </w:p>
          <w:p w:rsidR="00602FF1" w:rsidRDefault="00602FF1" w:rsidP="00602FF1">
            <w:pPr>
              <w:pStyle w:val="Content"/>
              <w:numPr>
                <w:ilvl w:val="0"/>
                <w:numId w:val="19"/>
              </w:numPr>
              <w:ind w:left="368" w:hanging="180"/>
              <w:jc w:val="left"/>
              <w:rPr>
                <w:ins w:id="7894" w:author="Vilson Lu" w:date="2014-08-15T14:52:00Z"/>
              </w:rPr>
            </w:pPr>
            <w:ins w:id="7895" w:author="Vilson Lu" w:date="2014-08-15T14:52:00Z">
              <w:r>
                <w:t>5 missing</w:t>
              </w:r>
            </w:ins>
          </w:p>
          <w:p w:rsidR="00602FF1" w:rsidRDefault="00602FF1" w:rsidP="00602FF1">
            <w:pPr>
              <w:pStyle w:val="Content"/>
              <w:numPr>
                <w:ilvl w:val="0"/>
                <w:numId w:val="19"/>
              </w:numPr>
              <w:ind w:left="368" w:hanging="180"/>
              <w:jc w:val="left"/>
              <w:rPr>
                <w:ins w:id="7896" w:author="Vilson Lu" w:date="2014-08-15T14:52:00Z"/>
              </w:rPr>
            </w:pPr>
            <w:ins w:id="7897" w:author="Vilson Lu" w:date="2014-08-15T14:52:00Z">
              <w:r>
                <w:t>Typhoon Glenda</w:t>
              </w:r>
            </w:ins>
          </w:p>
        </w:tc>
      </w:tr>
      <w:tr w:rsidR="00602FF1" w:rsidTr="00602FF1">
        <w:trPr>
          <w:trHeight w:val="1178"/>
          <w:ins w:id="7898" w:author="Vilson Lu" w:date="2014-08-15T14:52:00Z"/>
        </w:trPr>
        <w:tc>
          <w:tcPr>
            <w:tcW w:w="1795" w:type="dxa"/>
            <w:vAlign w:val="center"/>
          </w:tcPr>
          <w:p w:rsidR="00602FF1" w:rsidRDefault="00602FF1" w:rsidP="00602FF1">
            <w:pPr>
              <w:pStyle w:val="Content"/>
              <w:ind w:left="0"/>
              <w:jc w:val="left"/>
              <w:rPr>
                <w:ins w:id="7899" w:author="Vilson Lu" w:date="2014-08-15T14:52:00Z"/>
              </w:rPr>
            </w:pPr>
            <w:ins w:id="7900" w:author="Vilson Lu" w:date="2014-08-15T14:52:00Z">
              <w:r>
                <w:t>Typhoon</w:t>
              </w:r>
            </w:ins>
          </w:p>
        </w:tc>
        <w:tc>
          <w:tcPr>
            <w:tcW w:w="3057" w:type="dxa"/>
            <w:vAlign w:val="center"/>
          </w:tcPr>
          <w:p w:rsidR="00602FF1" w:rsidRPr="00CA7440" w:rsidRDefault="00602FF1" w:rsidP="00602FF1">
            <w:pPr>
              <w:pStyle w:val="Content"/>
              <w:ind w:left="0"/>
              <w:jc w:val="left"/>
              <w:rPr>
                <w:ins w:id="7901" w:author="Vilson Lu" w:date="2014-08-15T14:52:00Z"/>
              </w:rPr>
            </w:pPr>
            <w:ins w:id="7902" w:author="Vilson Lu" w:date="2014-08-15T14:52:00Z">
              <w:r w:rsidRPr="00CA7440">
                <w:t>@ABSCBNChannel2:</w:t>
              </w:r>
            </w:ins>
          </w:p>
          <w:p w:rsidR="00602FF1" w:rsidRPr="00CA7440" w:rsidRDefault="00372B98" w:rsidP="00602FF1">
            <w:pPr>
              <w:pStyle w:val="Content"/>
              <w:ind w:left="0"/>
              <w:jc w:val="left"/>
              <w:rPr>
                <w:ins w:id="7903" w:author="Vilson Lu" w:date="2014-08-15T14:52:00Z"/>
              </w:rPr>
            </w:pPr>
            <w:ins w:id="7904" w:author="Vilson Lu" w:date="2014-08-15T14:52:00Z">
              <w:r w:rsidRPr="00372B98">
                <w:rPr>
                  <w:lang w:val="fr-FR"/>
                  <w:rPrChange w:id="7905" w:author="PF" w:date="2014-11-10T06:26:00Z">
                    <w:rPr>
                      <w:b/>
                    </w:rPr>
                  </w:rPrChange>
                </w:rPr>
                <w:t xml:space="preserve">Bagyong Glenda patuloy na nagbabanta sa Luzon. </w:t>
              </w:r>
              <w:r w:rsidR="00602FF1" w:rsidRPr="00CA7440">
                <w:t>#GlendaPH pic.twitter.com/2ygRWj6Z3D</w:t>
              </w:r>
            </w:ins>
          </w:p>
        </w:tc>
        <w:tc>
          <w:tcPr>
            <w:tcW w:w="3058" w:type="dxa"/>
            <w:vAlign w:val="center"/>
          </w:tcPr>
          <w:p w:rsidR="00602FF1" w:rsidRDefault="00602FF1" w:rsidP="00602FF1">
            <w:pPr>
              <w:pStyle w:val="Content"/>
              <w:numPr>
                <w:ilvl w:val="0"/>
                <w:numId w:val="19"/>
              </w:numPr>
              <w:ind w:left="368" w:hanging="180"/>
              <w:jc w:val="left"/>
              <w:rPr>
                <w:ins w:id="7906" w:author="Vilson Lu" w:date="2014-08-15T14:52:00Z"/>
              </w:rPr>
            </w:pPr>
            <w:ins w:id="7907" w:author="Vilson Lu" w:date="2014-08-15T14:52:00Z">
              <w:r>
                <w:t>Typhoon Glenda</w:t>
              </w:r>
            </w:ins>
          </w:p>
          <w:p w:rsidR="00602FF1" w:rsidRDefault="00602FF1" w:rsidP="00602FF1">
            <w:pPr>
              <w:pStyle w:val="Content"/>
              <w:numPr>
                <w:ilvl w:val="0"/>
                <w:numId w:val="19"/>
              </w:numPr>
              <w:ind w:left="368" w:hanging="180"/>
              <w:jc w:val="left"/>
              <w:rPr>
                <w:ins w:id="7908" w:author="Vilson Lu" w:date="2014-08-15T14:52:00Z"/>
              </w:rPr>
            </w:pPr>
            <w:ins w:id="7909" w:author="Vilson Lu" w:date="2014-08-15T14:52:00Z">
              <w:r>
                <w:t>Luzon</w:t>
              </w:r>
            </w:ins>
          </w:p>
        </w:tc>
      </w:tr>
      <w:tr w:rsidR="00602FF1" w:rsidTr="00602FF1">
        <w:trPr>
          <w:ins w:id="7910" w:author="Vilson Lu" w:date="2014-08-15T14:52:00Z"/>
        </w:trPr>
        <w:tc>
          <w:tcPr>
            <w:tcW w:w="1795" w:type="dxa"/>
            <w:vAlign w:val="center"/>
          </w:tcPr>
          <w:p w:rsidR="00602FF1" w:rsidRDefault="00602FF1" w:rsidP="00602FF1">
            <w:pPr>
              <w:pStyle w:val="Content"/>
              <w:ind w:left="0"/>
              <w:jc w:val="left"/>
              <w:rPr>
                <w:ins w:id="7911" w:author="Vilson Lu" w:date="2014-08-15T14:52:00Z"/>
              </w:rPr>
            </w:pPr>
            <w:ins w:id="7912" w:author="Vilson Lu" w:date="2014-08-15T14:52:00Z">
              <w:r>
                <w:t>Typhoon</w:t>
              </w:r>
            </w:ins>
          </w:p>
        </w:tc>
        <w:tc>
          <w:tcPr>
            <w:tcW w:w="3057" w:type="dxa"/>
            <w:vAlign w:val="center"/>
          </w:tcPr>
          <w:p w:rsidR="00602FF1" w:rsidRPr="00CA7440" w:rsidRDefault="00602FF1" w:rsidP="00602FF1">
            <w:pPr>
              <w:pStyle w:val="Content"/>
              <w:ind w:left="0"/>
              <w:jc w:val="left"/>
              <w:rPr>
                <w:ins w:id="7913" w:author="Vilson Lu" w:date="2014-08-15T14:52:00Z"/>
                <w:color w:val="000000" w:themeColor="text1"/>
              </w:rPr>
            </w:pPr>
            <w:ins w:id="7914" w:author="Vilson Lu" w:date="2014-08-15T14:52:00Z">
              <w:r w:rsidRPr="00CA7440">
                <w:rPr>
                  <w:color w:val="000000" w:themeColor="text1"/>
                </w:rPr>
                <w:t>@rapplerdotcom:</w:t>
              </w:r>
            </w:ins>
          </w:p>
          <w:p w:rsidR="00602FF1" w:rsidRPr="00CA7440" w:rsidRDefault="00602FF1" w:rsidP="00602FF1">
            <w:pPr>
              <w:pStyle w:val="Content"/>
              <w:ind w:left="0"/>
              <w:jc w:val="left"/>
              <w:rPr>
                <w:ins w:id="7915" w:author="Vilson Lu" w:date="2014-08-15T14:52:00Z"/>
                <w:color w:val="000000" w:themeColor="text1"/>
              </w:rPr>
            </w:pPr>
            <w:ins w:id="7916" w:author="Vilson Lu" w:date="2014-08-15T14:52:00Z">
              <w:r w:rsidRPr="00CA7440">
                <w:rPr>
                  <w:rStyle w:val="hash"/>
                  <w:color w:val="000000" w:themeColor="text1"/>
                  <w:shd w:val="clear" w:color="auto" w:fill="FCFCFC"/>
                </w:rPr>
                <w:t>#</w:t>
              </w:r>
              <w:r w:rsidRPr="00CA7440">
                <w:rPr>
                  <w:rStyle w:val="link-complex-target"/>
                  <w:color w:val="000000" w:themeColor="text1"/>
                  <w:shd w:val="clear" w:color="auto" w:fill="FCFCFC"/>
                </w:rPr>
                <w:t>GlendaPH</w:t>
              </w:r>
              <w:r w:rsidRPr="00CA7440">
                <w:rPr>
                  <w:color w:val="000000" w:themeColor="text1"/>
                  <w:shd w:val="clear" w:color="auto" w:fill="FCFCFC"/>
                </w:rPr>
                <w:t xml:space="preserve">: Marikina River now at alert level 1 </w:t>
              </w:r>
              <w:r w:rsidR="00372B98" w:rsidRPr="00372B98">
                <w:fldChar w:fldCharType="begin"/>
              </w:r>
              <w:r>
                <w:instrText xml:space="preserve"> HYPERLINK "http://t.co/rqpfnzcLza" \t "_blank" </w:instrText>
              </w:r>
              <w:r w:rsidR="00372B98" w:rsidRPr="00372B98">
                <w:fldChar w:fldCharType="separate"/>
              </w:r>
              <w:r w:rsidRPr="00CA7440">
                <w:rPr>
                  <w:rStyle w:val="Hyperlink"/>
                  <w:color w:val="000000" w:themeColor="text1"/>
                  <w:shd w:val="clear" w:color="auto" w:fill="FCFCFC"/>
                </w:rPr>
                <w:t>rplr.co/1mSTdnR</w:t>
              </w:r>
              <w:r w:rsidR="00372B98">
                <w:rPr>
                  <w:rStyle w:val="Hyperlink"/>
                  <w:color w:val="000000" w:themeColor="text1"/>
                  <w:u w:val="none"/>
                  <w:shd w:val="clear" w:color="auto" w:fill="FCFCFC"/>
                </w:rPr>
                <w:fldChar w:fldCharType="end"/>
              </w:r>
              <w:r w:rsidR="00372B98" w:rsidRPr="00372B98">
                <w:fldChar w:fldCharType="begin"/>
              </w:r>
              <w:r>
                <w:instrText xml:space="preserve"> HYPERLINK "http://t.co/mECHfZfiyK" \t "_blank" </w:instrText>
              </w:r>
              <w:r w:rsidR="00372B98" w:rsidRPr="00372B98">
                <w:fldChar w:fldCharType="separate"/>
              </w:r>
              <w:r w:rsidRPr="00CA7440">
                <w:rPr>
                  <w:rStyle w:val="Hyperlink"/>
                  <w:color w:val="000000" w:themeColor="text1"/>
                  <w:shd w:val="clear" w:color="auto" w:fill="FCFCFC"/>
                </w:rPr>
                <w:t>pic.twitter.com/mECHfZfiyK</w:t>
              </w:r>
              <w:r w:rsidR="00372B98">
                <w:rPr>
                  <w:rStyle w:val="Hyperlink"/>
                  <w:color w:val="000000" w:themeColor="text1"/>
                  <w:u w:val="none"/>
                  <w:shd w:val="clear" w:color="auto" w:fill="FCFCFC"/>
                </w:rPr>
                <w:fldChar w:fldCharType="end"/>
              </w:r>
            </w:ins>
          </w:p>
        </w:tc>
        <w:tc>
          <w:tcPr>
            <w:tcW w:w="3058" w:type="dxa"/>
            <w:vAlign w:val="center"/>
          </w:tcPr>
          <w:p w:rsidR="00602FF1" w:rsidRDefault="00602FF1" w:rsidP="00602FF1">
            <w:pPr>
              <w:pStyle w:val="Content"/>
              <w:numPr>
                <w:ilvl w:val="0"/>
                <w:numId w:val="19"/>
              </w:numPr>
              <w:ind w:left="368" w:hanging="188"/>
              <w:jc w:val="left"/>
              <w:rPr>
                <w:ins w:id="7917" w:author="Vilson Lu" w:date="2014-08-15T14:52:00Z"/>
              </w:rPr>
            </w:pPr>
            <w:ins w:id="7918" w:author="Vilson Lu" w:date="2014-08-15T14:52:00Z">
              <w:r>
                <w:t>Marikina River</w:t>
              </w:r>
            </w:ins>
          </w:p>
          <w:p w:rsidR="00602FF1" w:rsidRDefault="00602FF1" w:rsidP="00602FF1">
            <w:pPr>
              <w:pStyle w:val="Content"/>
              <w:numPr>
                <w:ilvl w:val="0"/>
                <w:numId w:val="19"/>
              </w:numPr>
              <w:ind w:left="368" w:hanging="188"/>
              <w:jc w:val="left"/>
              <w:rPr>
                <w:ins w:id="7919" w:author="Vilson Lu" w:date="2014-08-15T14:52:00Z"/>
              </w:rPr>
            </w:pPr>
            <w:ins w:id="7920" w:author="Vilson Lu" w:date="2014-08-15T14:52:00Z">
              <w:r>
                <w:t>Alert level 1</w:t>
              </w:r>
            </w:ins>
          </w:p>
        </w:tc>
      </w:tr>
      <w:tr w:rsidR="00602FF1" w:rsidTr="00602FF1">
        <w:trPr>
          <w:trHeight w:val="70"/>
          <w:ins w:id="7921" w:author="Vilson Lu" w:date="2014-08-15T14:52:00Z"/>
        </w:trPr>
        <w:tc>
          <w:tcPr>
            <w:tcW w:w="1795" w:type="dxa"/>
            <w:vAlign w:val="center"/>
          </w:tcPr>
          <w:p w:rsidR="00602FF1" w:rsidRDefault="00602FF1" w:rsidP="00602FF1">
            <w:pPr>
              <w:pStyle w:val="Content"/>
              <w:ind w:left="0"/>
              <w:jc w:val="left"/>
              <w:rPr>
                <w:ins w:id="7922" w:author="Vilson Lu" w:date="2014-08-15T14:52:00Z"/>
              </w:rPr>
            </w:pPr>
            <w:ins w:id="7923" w:author="Vilson Lu" w:date="2014-08-15T14:52:00Z">
              <w:r>
                <w:t>Typhoon</w:t>
              </w:r>
            </w:ins>
          </w:p>
        </w:tc>
        <w:tc>
          <w:tcPr>
            <w:tcW w:w="3057" w:type="dxa"/>
            <w:vAlign w:val="center"/>
          </w:tcPr>
          <w:p w:rsidR="00602FF1" w:rsidRPr="00CA7440" w:rsidRDefault="00372B98" w:rsidP="00602FF1">
            <w:pPr>
              <w:pStyle w:val="Content"/>
              <w:ind w:left="0"/>
              <w:jc w:val="left"/>
              <w:rPr>
                <w:ins w:id="7924" w:author="Vilson Lu" w:date="2014-08-15T14:52:00Z"/>
                <w:color w:val="000000" w:themeColor="text1"/>
                <w:shd w:val="clear" w:color="auto" w:fill="FCFCFC"/>
              </w:rPr>
            </w:pPr>
            <w:ins w:id="7925" w:author="Vilson Lu" w:date="2014-08-15T14:52:00Z">
              <w:r w:rsidRPr="00372B98">
                <w:fldChar w:fldCharType="begin"/>
              </w:r>
              <w:r w:rsidR="00602FF1">
                <w:instrText xml:space="preserve"> HYPERLINK "https://twitter.com/ABSCBNNews/" \t "_blank" </w:instrText>
              </w:r>
              <w:r w:rsidRPr="00372B98">
                <w:fldChar w:fldCharType="separate"/>
              </w:r>
              <w:r w:rsidR="00602FF1" w:rsidRPr="00CA7440">
                <w:rPr>
                  <w:rStyle w:val="Hyperlink"/>
                  <w:color w:val="000000" w:themeColor="text1"/>
                  <w:shd w:val="clear" w:color="auto" w:fill="FCFCFC"/>
                </w:rPr>
                <w:t>@</w:t>
              </w:r>
              <w:r w:rsidR="00602FF1" w:rsidRPr="00CA7440">
                <w:rPr>
                  <w:rStyle w:val="link-complex-target"/>
                  <w:color w:val="000000" w:themeColor="text1"/>
                  <w:shd w:val="clear" w:color="auto" w:fill="FCFCFC"/>
                </w:rPr>
                <w:t>ABSCBNNews</w:t>
              </w:r>
              <w:r>
                <w:rPr>
                  <w:rStyle w:val="link-complex-target"/>
                  <w:color w:val="000000" w:themeColor="text1"/>
                  <w:shd w:val="clear" w:color="auto" w:fill="FCFCFC"/>
                </w:rPr>
                <w:fldChar w:fldCharType="end"/>
              </w:r>
              <w:r w:rsidR="00602FF1" w:rsidRPr="00CA7440">
                <w:rPr>
                  <w:color w:val="000000" w:themeColor="text1"/>
                </w:rPr>
                <w:t>:</w:t>
              </w:r>
            </w:ins>
          </w:p>
          <w:p w:rsidR="00602FF1" w:rsidRPr="00CA7440" w:rsidRDefault="00602FF1" w:rsidP="00602FF1">
            <w:pPr>
              <w:pStyle w:val="Content"/>
              <w:ind w:left="0"/>
              <w:jc w:val="left"/>
              <w:rPr>
                <w:ins w:id="7926" w:author="Vilson Lu" w:date="2014-08-15T14:52:00Z"/>
                <w:color w:val="000000" w:themeColor="text1"/>
              </w:rPr>
            </w:pPr>
            <w:ins w:id="7927" w:author="Vilson Lu" w:date="2014-08-15T14:52:00Z">
              <w:r w:rsidRPr="00CA7440">
                <w:rPr>
                  <w:color w:val="000000" w:themeColor="text1"/>
                  <w:shd w:val="clear" w:color="auto" w:fill="FCFCFC"/>
                </w:rPr>
                <w:t xml:space="preserve">200 families in Laguna lose homes due to 'Glenda' </w:t>
              </w:r>
              <w:r w:rsidR="00372B98" w:rsidRPr="00372B98">
                <w:fldChar w:fldCharType="begin"/>
              </w:r>
              <w:r>
                <w:instrText xml:space="preserve"> HYPERLINK "http://t.co/6Kn0frqBsJ" \t "_blank" </w:instrText>
              </w:r>
              <w:r w:rsidR="00372B98" w:rsidRPr="00372B98">
                <w:fldChar w:fldCharType="separate"/>
              </w:r>
              <w:r w:rsidRPr="00CA7440">
                <w:rPr>
                  <w:rStyle w:val="Hyperlink"/>
                  <w:color w:val="000000" w:themeColor="text1"/>
                  <w:shd w:val="clear" w:color="auto" w:fill="FCFCFC"/>
                </w:rPr>
                <w:t>bit.ly/UfEDeO</w:t>
              </w:r>
              <w:r w:rsidR="00372B98">
                <w:rPr>
                  <w:rStyle w:val="Hyperlink"/>
                  <w:color w:val="000000" w:themeColor="text1"/>
                  <w:u w:val="none"/>
                  <w:shd w:val="clear" w:color="auto" w:fill="FCFCFC"/>
                </w:rPr>
                <w:fldChar w:fldCharType="end"/>
              </w:r>
              <w:r w:rsidR="00372B98" w:rsidRPr="00372B98">
                <w:fldChar w:fldCharType="begin"/>
              </w:r>
              <w:r>
                <w:instrText xml:space="preserve"> HYPERLINK "https://twitter.com/search?q=%23southAlerts" \t "_blank" </w:instrText>
              </w:r>
              <w:r w:rsidR="00372B98" w:rsidRPr="00372B98">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southAlerts</w:t>
              </w:r>
              <w:r w:rsidR="00372B98">
                <w:rPr>
                  <w:rStyle w:val="link-complex-target"/>
                  <w:color w:val="000000" w:themeColor="text1"/>
                  <w:shd w:val="clear" w:color="auto" w:fill="FCFCFC"/>
                </w:rPr>
                <w:fldChar w:fldCharType="end"/>
              </w:r>
              <w:r w:rsidR="00372B98" w:rsidRPr="00372B98">
                <w:fldChar w:fldCharType="begin"/>
              </w:r>
              <w:r>
                <w:instrText xml:space="preserve"> HYPERLINK "https://twitter.com/search?q=%23GlendaPH" \t "_blank" </w:instrText>
              </w:r>
              <w:r w:rsidR="00372B98" w:rsidRPr="00372B98">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GlendaPH</w:t>
              </w:r>
              <w:r w:rsidR="00372B98">
                <w:rPr>
                  <w:rStyle w:val="link-complex-target"/>
                  <w:color w:val="000000" w:themeColor="text1"/>
                  <w:shd w:val="clear" w:color="auto" w:fill="FCFCFC"/>
                </w:rPr>
                <w:fldChar w:fldCharType="end"/>
              </w:r>
            </w:ins>
          </w:p>
        </w:tc>
        <w:tc>
          <w:tcPr>
            <w:tcW w:w="3058" w:type="dxa"/>
            <w:vAlign w:val="center"/>
          </w:tcPr>
          <w:p w:rsidR="00602FF1" w:rsidRDefault="00602FF1" w:rsidP="00602FF1">
            <w:pPr>
              <w:pStyle w:val="Content"/>
              <w:numPr>
                <w:ilvl w:val="0"/>
                <w:numId w:val="19"/>
              </w:numPr>
              <w:ind w:left="368" w:hanging="188"/>
              <w:jc w:val="left"/>
              <w:rPr>
                <w:ins w:id="7928" w:author="Vilson Lu" w:date="2014-08-15T14:52:00Z"/>
              </w:rPr>
            </w:pPr>
            <w:ins w:id="7929" w:author="Vilson Lu" w:date="2014-08-15T14:52:00Z">
              <w:r>
                <w:t>200 families</w:t>
              </w:r>
            </w:ins>
          </w:p>
          <w:p w:rsidR="00602FF1" w:rsidRDefault="00602FF1" w:rsidP="00602FF1">
            <w:pPr>
              <w:pStyle w:val="Content"/>
              <w:numPr>
                <w:ilvl w:val="0"/>
                <w:numId w:val="19"/>
              </w:numPr>
              <w:ind w:left="368" w:hanging="188"/>
              <w:jc w:val="left"/>
              <w:rPr>
                <w:ins w:id="7930" w:author="Vilson Lu" w:date="2014-08-15T14:52:00Z"/>
              </w:rPr>
            </w:pPr>
            <w:ins w:id="7931" w:author="Vilson Lu" w:date="2014-08-15T14:52:00Z">
              <w:r>
                <w:t>Laguna</w:t>
              </w:r>
            </w:ins>
          </w:p>
          <w:p w:rsidR="00602FF1" w:rsidRDefault="00602FF1" w:rsidP="00602FF1">
            <w:pPr>
              <w:pStyle w:val="Content"/>
              <w:numPr>
                <w:ilvl w:val="0"/>
                <w:numId w:val="19"/>
              </w:numPr>
              <w:ind w:left="368" w:hanging="188"/>
              <w:jc w:val="left"/>
              <w:rPr>
                <w:ins w:id="7932" w:author="Vilson Lu" w:date="2014-08-15T14:52:00Z"/>
              </w:rPr>
            </w:pPr>
            <w:ins w:id="7933" w:author="Vilson Lu" w:date="2014-08-15T14:52:00Z">
              <w:r>
                <w:t>Glenda</w:t>
              </w:r>
            </w:ins>
          </w:p>
        </w:tc>
      </w:tr>
      <w:tr w:rsidR="00602FF1" w:rsidTr="00602FF1">
        <w:trPr>
          <w:trHeight w:val="70"/>
          <w:ins w:id="7934" w:author="Vilson Lu" w:date="2014-08-15T14:52:00Z"/>
        </w:trPr>
        <w:tc>
          <w:tcPr>
            <w:tcW w:w="1795" w:type="dxa"/>
            <w:vAlign w:val="center"/>
          </w:tcPr>
          <w:p w:rsidR="00602FF1" w:rsidRDefault="00602FF1" w:rsidP="00602FF1">
            <w:pPr>
              <w:pStyle w:val="Content"/>
              <w:ind w:left="0"/>
              <w:jc w:val="left"/>
              <w:rPr>
                <w:ins w:id="7935" w:author="Vilson Lu" w:date="2014-08-15T14:52:00Z"/>
              </w:rPr>
            </w:pPr>
            <w:ins w:id="7936" w:author="Vilson Lu" w:date="2014-08-15T14:52:00Z">
              <w:r>
                <w:t>Earthquake</w:t>
              </w:r>
            </w:ins>
          </w:p>
        </w:tc>
        <w:tc>
          <w:tcPr>
            <w:tcW w:w="3057" w:type="dxa"/>
            <w:vAlign w:val="center"/>
          </w:tcPr>
          <w:p w:rsidR="00602FF1" w:rsidRPr="00CA7440" w:rsidRDefault="00602FF1" w:rsidP="00602FF1">
            <w:pPr>
              <w:pStyle w:val="Content"/>
              <w:ind w:left="0"/>
              <w:jc w:val="left"/>
              <w:rPr>
                <w:ins w:id="7937" w:author="Vilson Lu" w:date="2014-08-15T14:52:00Z"/>
                <w:color w:val="000000" w:themeColor="text1"/>
              </w:rPr>
            </w:pPr>
            <w:ins w:id="7938" w:author="Vilson Lu" w:date="2014-08-15T14:52:00Z">
              <w:r w:rsidRPr="00CA7440">
                <w:rPr>
                  <w:color w:val="000000" w:themeColor="text1"/>
                </w:rPr>
                <w:t>@dswdserves:</w:t>
              </w:r>
            </w:ins>
          </w:p>
          <w:p w:rsidR="00602FF1" w:rsidRPr="00CA7440" w:rsidRDefault="00602FF1" w:rsidP="00602FF1">
            <w:pPr>
              <w:pStyle w:val="Content"/>
              <w:ind w:left="0"/>
              <w:jc w:val="left"/>
              <w:rPr>
                <w:ins w:id="7939" w:author="Vilson Lu" w:date="2014-08-15T14:52:00Z"/>
                <w:color w:val="000000" w:themeColor="text1"/>
              </w:rPr>
            </w:pPr>
            <w:ins w:id="7940" w:author="Vilson Lu" w:date="2014-08-15T14:52:00Z">
              <w:r w:rsidRPr="00CA7440">
                <w:rPr>
                  <w:color w:val="000000" w:themeColor="text1"/>
                  <w:shd w:val="clear" w:color="auto" w:fill="FCFCFC"/>
                </w:rPr>
                <w:t xml:space="preserve">DSWD Region 11 prepositioned 12,170 food packs&amp;55,206 assorted food for victims of recent quake in Davao Occ. </w:t>
              </w:r>
              <w:r w:rsidR="00372B98" w:rsidRPr="00372B98">
                <w:fldChar w:fldCharType="begin"/>
              </w:r>
              <w:r>
                <w:instrText xml:space="preserve"> HYPERLINK "https://twitter.com/search?q=%23EarthquakePH" \t "_blank" </w:instrText>
              </w:r>
              <w:r w:rsidR="00372B98" w:rsidRPr="00372B98">
                <w:fldChar w:fldCharType="separate"/>
              </w:r>
              <w:r w:rsidRPr="00CA7440">
                <w:rPr>
                  <w:color w:val="000000" w:themeColor="text1"/>
                  <w:shd w:val="clear" w:color="auto" w:fill="FCFCFC"/>
                </w:rPr>
                <w:t>#EarthquakePH</w:t>
              </w:r>
              <w:r w:rsidR="00372B98">
                <w:rPr>
                  <w:color w:val="000000" w:themeColor="text1"/>
                  <w:shd w:val="clear" w:color="auto" w:fill="FCFCFC"/>
                </w:rPr>
                <w:fldChar w:fldCharType="end"/>
              </w:r>
              <w:r w:rsidR="00372B98" w:rsidRPr="00372B98">
                <w:fldChar w:fldCharType="begin"/>
              </w:r>
              <w:r>
                <w:instrText xml:space="preserve"> HYPERLINK "https://twitter.com/dinkysunflower/" \t "_blank" </w:instrText>
              </w:r>
              <w:r w:rsidR="00372B98" w:rsidRPr="00372B98">
                <w:fldChar w:fldCharType="separate"/>
              </w:r>
              <w:r w:rsidRPr="00CA7440">
                <w:rPr>
                  <w:color w:val="000000" w:themeColor="text1"/>
                  <w:shd w:val="clear" w:color="auto" w:fill="FCFCFC"/>
                </w:rPr>
                <w:t>@dinkysunflower</w:t>
              </w:r>
              <w:r w:rsidR="00372B98">
                <w:rPr>
                  <w:color w:val="000000" w:themeColor="text1"/>
                  <w:shd w:val="clear" w:color="auto" w:fill="FCFCFC"/>
                </w:rPr>
                <w:fldChar w:fldCharType="end"/>
              </w:r>
            </w:ins>
          </w:p>
        </w:tc>
        <w:tc>
          <w:tcPr>
            <w:tcW w:w="3058" w:type="dxa"/>
            <w:vAlign w:val="center"/>
          </w:tcPr>
          <w:p w:rsidR="00602FF1" w:rsidRPr="00C4152E" w:rsidRDefault="00602FF1" w:rsidP="00602FF1">
            <w:pPr>
              <w:pStyle w:val="Content"/>
              <w:numPr>
                <w:ilvl w:val="0"/>
                <w:numId w:val="19"/>
              </w:numPr>
              <w:ind w:left="368" w:hanging="188"/>
              <w:jc w:val="left"/>
              <w:rPr>
                <w:ins w:id="7941" w:author="Vilson Lu" w:date="2014-08-15T14:52:00Z"/>
              </w:rPr>
            </w:pPr>
            <w:ins w:id="7942" w:author="Vilson Lu" w:date="2014-08-15T14:52:00Z">
              <w:r w:rsidRPr="00CA7440">
                <w:rPr>
                  <w:color w:val="000000" w:themeColor="text1"/>
                  <w:shd w:val="clear" w:color="auto" w:fill="FCFCFC"/>
                </w:rPr>
                <w:t>DSWD Region 11</w:t>
              </w:r>
            </w:ins>
          </w:p>
          <w:p w:rsidR="00602FF1" w:rsidRPr="00C4152E" w:rsidRDefault="00602FF1" w:rsidP="00602FF1">
            <w:pPr>
              <w:pStyle w:val="Content"/>
              <w:numPr>
                <w:ilvl w:val="0"/>
                <w:numId w:val="19"/>
              </w:numPr>
              <w:ind w:left="368" w:hanging="188"/>
              <w:jc w:val="left"/>
              <w:rPr>
                <w:ins w:id="7943" w:author="Vilson Lu" w:date="2014-08-15T14:52:00Z"/>
              </w:rPr>
            </w:pPr>
            <w:ins w:id="7944" w:author="Vilson Lu" w:date="2014-08-15T14:52:00Z">
              <w:r>
                <w:rPr>
                  <w:color w:val="000000" w:themeColor="text1"/>
                  <w:shd w:val="clear" w:color="auto" w:fill="FCFCFC"/>
                </w:rPr>
                <w:t>12,170 food packs</w:t>
              </w:r>
            </w:ins>
          </w:p>
          <w:p w:rsidR="00602FF1" w:rsidRDefault="00602FF1" w:rsidP="00602FF1">
            <w:pPr>
              <w:pStyle w:val="Content"/>
              <w:numPr>
                <w:ilvl w:val="0"/>
                <w:numId w:val="19"/>
              </w:numPr>
              <w:ind w:left="368" w:hanging="188"/>
              <w:jc w:val="left"/>
              <w:rPr>
                <w:ins w:id="7945" w:author="Vilson Lu" w:date="2014-08-15T14:52:00Z"/>
              </w:rPr>
            </w:pPr>
            <w:ins w:id="7946" w:author="Vilson Lu" w:date="2014-08-15T14:52:00Z">
              <w:r w:rsidRPr="00CA7440">
                <w:rPr>
                  <w:color w:val="000000" w:themeColor="text1"/>
                  <w:shd w:val="clear" w:color="auto" w:fill="FCFCFC"/>
                </w:rPr>
                <w:t>55,206 assorted food</w:t>
              </w:r>
            </w:ins>
          </w:p>
          <w:p w:rsidR="00602FF1" w:rsidRDefault="00602FF1" w:rsidP="00602FF1">
            <w:pPr>
              <w:pStyle w:val="Content"/>
              <w:numPr>
                <w:ilvl w:val="0"/>
                <w:numId w:val="19"/>
              </w:numPr>
              <w:ind w:left="368" w:hanging="188"/>
              <w:jc w:val="left"/>
              <w:rPr>
                <w:ins w:id="7947" w:author="Vilson Lu" w:date="2014-08-15T14:52:00Z"/>
              </w:rPr>
            </w:pPr>
            <w:ins w:id="7948" w:author="Vilson Lu" w:date="2014-08-15T14:52:00Z">
              <w:r>
                <w:t>Davao Occ</w:t>
              </w:r>
            </w:ins>
          </w:p>
        </w:tc>
      </w:tr>
      <w:tr w:rsidR="00602FF1" w:rsidTr="00602FF1">
        <w:trPr>
          <w:ins w:id="7949" w:author="Vilson Lu" w:date="2014-08-15T14:52:00Z"/>
        </w:trPr>
        <w:tc>
          <w:tcPr>
            <w:tcW w:w="1795" w:type="dxa"/>
            <w:vAlign w:val="center"/>
          </w:tcPr>
          <w:p w:rsidR="00602FF1" w:rsidRDefault="00602FF1" w:rsidP="00602FF1">
            <w:pPr>
              <w:pStyle w:val="Content"/>
              <w:ind w:left="0"/>
              <w:jc w:val="left"/>
              <w:rPr>
                <w:ins w:id="7950" w:author="Vilson Lu" w:date="2014-08-15T14:52:00Z"/>
              </w:rPr>
            </w:pPr>
            <w:ins w:id="7951" w:author="Vilson Lu" w:date="2014-08-15T14:52:00Z">
              <w:r>
                <w:t>Earthquake</w:t>
              </w:r>
            </w:ins>
          </w:p>
        </w:tc>
        <w:tc>
          <w:tcPr>
            <w:tcW w:w="3057" w:type="dxa"/>
            <w:vAlign w:val="center"/>
          </w:tcPr>
          <w:p w:rsidR="00602FF1" w:rsidRPr="00CA7440" w:rsidRDefault="00372B98" w:rsidP="00602FF1">
            <w:pPr>
              <w:pStyle w:val="Content"/>
              <w:ind w:left="0"/>
              <w:jc w:val="left"/>
              <w:rPr>
                <w:ins w:id="7952" w:author="Vilson Lu" w:date="2014-08-15T14:52:00Z"/>
                <w:color w:val="000000" w:themeColor="text1"/>
                <w:shd w:val="clear" w:color="auto" w:fill="FCFCFC"/>
              </w:rPr>
            </w:pPr>
            <w:ins w:id="7953" w:author="Vilson Lu" w:date="2014-08-15T14:52:00Z">
              <w:r w:rsidRPr="00372B98">
                <w:fldChar w:fldCharType="begin"/>
              </w:r>
              <w:r w:rsidR="00602FF1">
                <w:instrText xml:space="preserve"> HYPERLINK "https://twitter.com/phivolcs_dost/" \t "_blank" </w:instrText>
              </w:r>
              <w:r w:rsidRPr="00372B98">
                <w:fldChar w:fldCharType="separate"/>
              </w:r>
              <w:r w:rsidR="00602FF1" w:rsidRPr="00CA7440">
                <w:rPr>
                  <w:rStyle w:val="Hyperlink"/>
                  <w:color w:val="000000" w:themeColor="text1"/>
                  <w:shd w:val="clear" w:color="auto" w:fill="FCFCFC"/>
                </w:rPr>
                <w:t>@</w:t>
              </w:r>
              <w:r w:rsidR="00602FF1" w:rsidRPr="00CA7440">
                <w:rPr>
                  <w:rStyle w:val="link-complex-target"/>
                  <w:color w:val="000000" w:themeColor="text1"/>
                  <w:shd w:val="clear" w:color="auto" w:fill="FCFCFC"/>
                </w:rPr>
                <w:t>phivolcs_dost</w:t>
              </w:r>
              <w:r>
                <w:rPr>
                  <w:rStyle w:val="link-complex-target"/>
                  <w:color w:val="000000" w:themeColor="text1"/>
                  <w:shd w:val="clear" w:color="auto" w:fill="FCFCFC"/>
                </w:rPr>
                <w:fldChar w:fldCharType="end"/>
              </w:r>
              <w:r w:rsidR="00602FF1" w:rsidRPr="00CA7440">
                <w:rPr>
                  <w:color w:val="000000" w:themeColor="text1"/>
                  <w:shd w:val="clear" w:color="auto" w:fill="FCFCFC"/>
                </w:rPr>
                <w:t>:</w:t>
              </w:r>
            </w:ins>
          </w:p>
          <w:p w:rsidR="00602FF1" w:rsidRPr="00CA7440" w:rsidRDefault="00602FF1" w:rsidP="00602FF1">
            <w:pPr>
              <w:pStyle w:val="Content"/>
              <w:ind w:left="0"/>
              <w:jc w:val="left"/>
              <w:rPr>
                <w:ins w:id="7954" w:author="Vilson Lu" w:date="2014-08-15T14:52:00Z"/>
                <w:color w:val="000000" w:themeColor="text1"/>
              </w:rPr>
            </w:pPr>
            <w:ins w:id="7955" w:author="Vilson Lu" w:date="2014-08-15T14:52:00Z">
              <w:r w:rsidRPr="00CA7440">
                <w:rPr>
                  <w:color w:val="000000" w:themeColor="text1"/>
                  <w:shd w:val="clear" w:color="auto" w:fill="FCFCFC"/>
                </w:rPr>
                <w:t xml:space="preserve">No expected damage from 6.1-magnitude </w:t>
              </w:r>
              <w:r w:rsidR="00372B98" w:rsidRPr="00372B98">
                <w:fldChar w:fldCharType="begin"/>
              </w:r>
              <w:r>
                <w:instrText xml:space="preserve"> HYPERLINK "https://twitter.com/search?q=%23earthquakePH" \t "_blank" </w:instrText>
              </w:r>
              <w:r w:rsidR="00372B98" w:rsidRPr="00372B98">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earthquakePH</w:t>
              </w:r>
              <w:r w:rsidR="00372B98">
                <w:rPr>
                  <w:rStyle w:val="link-complex-target"/>
                  <w:color w:val="000000" w:themeColor="text1"/>
                  <w:shd w:val="clear" w:color="auto" w:fill="FCFCFC"/>
                </w:rPr>
                <w:fldChar w:fldCharType="end"/>
              </w:r>
              <w:r w:rsidRPr="00CA7440">
                <w:rPr>
                  <w:color w:val="000000" w:themeColor="text1"/>
                  <w:shd w:val="clear" w:color="auto" w:fill="FCFCFC"/>
                </w:rPr>
                <w:t xml:space="preserve"> off Davao Occidental; aftershocks expected: </w:t>
              </w:r>
              <w:r w:rsidR="00372B98" w:rsidRPr="00372B98">
                <w:fldChar w:fldCharType="begin"/>
              </w:r>
              <w:r>
                <w:instrText xml:space="preserve"> HYPERLINK "http://t.co/IRX5SMSr3h" \t "_blank" </w:instrText>
              </w:r>
              <w:r w:rsidR="00372B98" w:rsidRPr="00372B98">
                <w:fldChar w:fldCharType="separate"/>
              </w:r>
              <w:r w:rsidRPr="00CA7440">
                <w:rPr>
                  <w:rStyle w:val="Hyperlink"/>
                  <w:color w:val="000000" w:themeColor="text1"/>
                  <w:shd w:val="clear" w:color="auto" w:fill="FCFCFC"/>
                </w:rPr>
                <w:t>bit.ly/1ra30ZZa</w:t>
              </w:r>
              <w:r w:rsidR="00372B98">
                <w:rPr>
                  <w:rStyle w:val="Hyperlink"/>
                  <w:color w:val="000000" w:themeColor="text1"/>
                  <w:u w:val="none"/>
                  <w:shd w:val="clear" w:color="auto" w:fill="FCFCFC"/>
                </w:rPr>
                <w:fldChar w:fldCharType="end"/>
              </w:r>
            </w:ins>
          </w:p>
        </w:tc>
        <w:tc>
          <w:tcPr>
            <w:tcW w:w="3058" w:type="dxa"/>
            <w:vAlign w:val="center"/>
          </w:tcPr>
          <w:p w:rsidR="00602FF1" w:rsidRDefault="00602FF1" w:rsidP="00602FF1">
            <w:pPr>
              <w:pStyle w:val="Content"/>
              <w:numPr>
                <w:ilvl w:val="0"/>
                <w:numId w:val="19"/>
              </w:numPr>
              <w:ind w:left="368" w:hanging="188"/>
              <w:jc w:val="left"/>
              <w:rPr>
                <w:ins w:id="7956" w:author="Vilson Lu" w:date="2014-08-15T14:52:00Z"/>
              </w:rPr>
            </w:pPr>
            <w:ins w:id="7957" w:author="Vilson Lu" w:date="2014-08-15T14:52:00Z">
              <w:r>
                <w:t>6.1 magnitude</w:t>
              </w:r>
            </w:ins>
          </w:p>
          <w:p w:rsidR="00602FF1" w:rsidRDefault="00602FF1" w:rsidP="00602FF1">
            <w:pPr>
              <w:pStyle w:val="Content"/>
              <w:numPr>
                <w:ilvl w:val="0"/>
                <w:numId w:val="19"/>
              </w:numPr>
              <w:ind w:left="368" w:hanging="188"/>
              <w:jc w:val="left"/>
              <w:rPr>
                <w:ins w:id="7958" w:author="Vilson Lu" w:date="2014-08-15T14:52:00Z"/>
              </w:rPr>
            </w:pPr>
            <w:ins w:id="7959" w:author="Vilson Lu" w:date="2014-08-15T14:52:00Z">
              <w:r>
                <w:t>Davao Occidental</w:t>
              </w:r>
            </w:ins>
          </w:p>
        </w:tc>
      </w:tr>
      <w:tr w:rsidR="00602FF1" w:rsidTr="00602FF1">
        <w:trPr>
          <w:ins w:id="7960" w:author="Vilson Lu" w:date="2014-08-15T14:52:00Z"/>
        </w:trPr>
        <w:tc>
          <w:tcPr>
            <w:tcW w:w="1795" w:type="dxa"/>
            <w:vAlign w:val="center"/>
          </w:tcPr>
          <w:p w:rsidR="00602FF1" w:rsidRDefault="00602FF1" w:rsidP="00602FF1">
            <w:pPr>
              <w:pStyle w:val="Content"/>
              <w:ind w:left="0"/>
              <w:jc w:val="left"/>
              <w:rPr>
                <w:ins w:id="7961" w:author="Vilson Lu" w:date="2014-08-15T14:52:00Z"/>
              </w:rPr>
            </w:pPr>
            <w:ins w:id="7962" w:author="Vilson Lu" w:date="2014-08-15T14:52:00Z">
              <w:r>
                <w:t>Earthquake</w:t>
              </w:r>
            </w:ins>
          </w:p>
        </w:tc>
        <w:tc>
          <w:tcPr>
            <w:tcW w:w="3057" w:type="dxa"/>
            <w:vAlign w:val="center"/>
          </w:tcPr>
          <w:p w:rsidR="00602FF1" w:rsidRDefault="00602FF1" w:rsidP="00602FF1">
            <w:pPr>
              <w:pStyle w:val="Content"/>
              <w:ind w:left="0"/>
              <w:jc w:val="left"/>
              <w:rPr>
                <w:ins w:id="7963" w:author="Vilson Lu" w:date="2014-08-15T14:52:00Z"/>
                <w:color w:val="000000" w:themeColor="text1"/>
              </w:rPr>
            </w:pPr>
            <w:ins w:id="7964" w:author="Vilson Lu" w:date="2014-08-15T14:52:00Z">
              <w:r>
                <w:rPr>
                  <w:color w:val="000000" w:themeColor="text1"/>
                </w:rPr>
                <w:t>@manila_bulletin:</w:t>
              </w:r>
            </w:ins>
          </w:p>
          <w:p w:rsidR="00602FF1" w:rsidRPr="00CA7440" w:rsidRDefault="00602FF1" w:rsidP="00602FF1">
            <w:pPr>
              <w:pStyle w:val="Content"/>
              <w:ind w:left="0"/>
              <w:jc w:val="left"/>
              <w:rPr>
                <w:ins w:id="7965" w:author="Vilson Lu" w:date="2014-08-15T14:52:00Z"/>
                <w:color w:val="000000" w:themeColor="text1"/>
              </w:rPr>
            </w:pPr>
            <w:ins w:id="7966" w:author="Vilson Lu" w:date="2014-08-15T14:52:00Z">
              <w:r w:rsidRPr="00CA7440">
                <w:rPr>
                  <w:color w:val="000000" w:themeColor="text1"/>
                </w:rPr>
                <w:t>BREAKING: 6.1 magnitude quake felt, east of Davao at 3:59PM. #EarthquakePH</w:t>
              </w:r>
            </w:ins>
          </w:p>
        </w:tc>
        <w:tc>
          <w:tcPr>
            <w:tcW w:w="3058" w:type="dxa"/>
            <w:vAlign w:val="center"/>
          </w:tcPr>
          <w:p w:rsidR="00602FF1" w:rsidRDefault="00602FF1" w:rsidP="00602FF1">
            <w:pPr>
              <w:pStyle w:val="Content"/>
              <w:numPr>
                <w:ilvl w:val="0"/>
                <w:numId w:val="19"/>
              </w:numPr>
              <w:ind w:left="368" w:hanging="188"/>
              <w:jc w:val="left"/>
              <w:rPr>
                <w:ins w:id="7967" w:author="Vilson Lu" w:date="2014-08-15T14:52:00Z"/>
              </w:rPr>
            </w:pPr>
            <w:ins w:id="7968" w:author="Vilson Lu" w:date="2014-08-15T14:52:00Z">
              <w:r>
                <w:t>6.1 magnitude</w:t>
              </w:r>
            </w:ins>
          </w:p>
          <w:p w:rsidR="00602FF1" w:rsidRDefault="00602FF1" w:rsidP="00602FF1">
            <w:pPr>
              <w:pStyle w:val="Content"/>
              <w:numPr>
                <w:ilvl w:val="0"/>
                <w:numId w:val="19"/>
              </w:numPr>
              <w:ind w:left="368" w:hanging="188"/>
              <w:jc w:val="left"/>
              <w:rPr>
                <w:ins w:id="7969" w:author="Vilson Lu" w:date="2014-08-15T14:52:00Z"/>
              </w:rPr>
            </w:pPr>
            <w:ins w:id="7970" w:author="Vilson Lu" w:date="2014-08-15T14:52:00Z">
              <w:r>
                <w:t>Davao</w:t>
              </w:r>
            </w:ins>
          </w:p>
          <w:p w:rsidR="00602FF1" w:rsidRDefault="00602FF1" w:rsidP="00602FF1">
            <w:pPr>
              <w:pStyle w:val="Content"/>
              <w:numPr>
                <w:ilvl w:val="0"/>
                <w:numId w:val="19"/>
              </w:numPr>
              <w:ind w:left="368" w:hanging="188"/>
              <w:jc w:val="left"/>
              <w:rPr>
                <w:ins w:id="7971" w:author="Vilson Lu" w:date="2014-08-15T14:52:00Z"/>
              </w:rPr>
            </w:pPr>
            <w:ins w:id="7972" w:author="Vilson Lu" w:date="2014-08-15T14:52:00Z">
              <w:r>
                <w:t>3:59pm</w:t>
              </w:r>
            </w:ins>
          </w:p>
        </w:tc>
      </w:tr>
      <w:tr w:rsidR="00602FF1" w:rsidTr="00602FF1">
        <w:trPr>
          <w:ins w:id="7973" w:author="Vilson Lu" w:date="2014-08-15T14:52:00Z"/>
        </w:trPr>
        <w:tc>
          <w:tcPr>
            <w:tcW w:w="1795" w:type="dxa"/>
            <w:vAlign w:val="center"/>
          </w:tcPr>
          <w:p w:rsidR="00602FF1" w:rsidRDefault="00602FF1" w:rsidP="00602FF1">
            <w:pPr>
              <w:pStyle w:val="Content"/>
              <w:ind w:left="0"/>
              <w:jc w:val="left"/>
              <w:rPr>
                <w:ins w:id="7974" w:author="Vilson Lu" w:date="2014-08-15T14:52:00Z"/>
              </w:rPr>
            </w:pPr>
            <w:ins w:id="7975" w:author="Vilson Lu" w:date="2014-08-15T14:52:00Z">
              <w:r>
                <w:t>Earthquake</w:t>
              </w:r>
            </w:ins>
          </w:p>
        </w:tc>
        <w:tc>
          <w:tcPr>
            <w:tcW w:w="3057" w:type="dxa"/>
            <w:vAlign w:val="center"/>
          </w:tcPr>
          <w:p w:rsidR="00602FF1" w:rsidRDefault="00602FF1" w:rsidP="00602FF1">
            <w:pPr>
              <w:pStyle w:val="Content"/>
              <w:ind w:left="0"/>
              <w:jc w:val="left"/>
              <w:rPr>
                <w:ins w:id="7976" w:author="Vilson Lu" w:date="2014-08-15T14:52:00Z"/>
                <w:color w:val="000000" w:themeColor="text1"/>
              </w:rPr>
            </w:pPr>
            <w:ins w:id="7977" w:author="Vilson Lu" w:date="2014-08-15T14:52:00Z">
              <w:r>
                <w:rPr>
                  <w:color w:val="000000" w:themeColor="text1"/>
                </w:rPr>
                <w:t>@seanbofill:</w:t>
              </w:r>
            </w:ins>
          </w:p>
          <w:p w:rsidR="00602FF1" w:rsidRDefault="00602FF1" w:rsidP="00602FF1">
            <w:pPr>
              <w:pStyle w:val="Content"/>
              <w:ind w:left="0"/>
              <w:jc w:val="left"/>
              <w:rPr>
                <w:ins w:id="7978" w:author="Vilson Lu" w:date="2014-08-15T14:52:00Z"/>
                <w:color w:val="000000" w:themeColor="text1"/>
              </w:rPr>
            </w:pPr>
            <w:ins w:id="7979" w:author="Vilson Lu" w:date="2014-08-15T14:52:00Z">
              <w:r w:rsidRPr="007B7606">
                <w:rPr>
                  <w:color w:val="000000" w:themeColor="text1"/>
                </w:rPr>
                <w:t>Magnitude 6.1 earthquake recorded in Davao earlier today. #EarthquakePH</w:t>
              </w:r>
            </w:ins>
          </w:p>
        </w:tc>
        <w:tc>
          <w:tcPr>
            <w:tcW w:w="3058" w:type="dxa"/>
            <w:vAlign w:val="center"/>
          </w:tcPr>
          <w:p w:rsidR="00602FF1" w:rsidRDefault="00602FF1" w:rsidP="00602FF1">
            <w:pPr>
              <w:pStyle w:val="Content"/>
              <w:numPr>
                <w:ilvl w:val="0"/>
                <w:numId w:val="19"/>
              </w:numPr>
              <w:ind w:left="368" w:hanging="188"/>
              <w:jc w:val="left"/>
              <w:rPr>
                <w:ins w:id="7980" w:author="Vilson Lu" w:date="2014-08-15T14:52:00Z"/>
              </w:rPr>
            </w:pPr>
            <w:ins w:id="7981" w:author="Vilson Lu" w:date="2014-08-15T14:52:00Z">
              <w:r>
                <w:t>Magnitude 6.1</w:t>
              </w:r>
            </w:ins>
          </w:p>
          <w:p w:rsidR="00602FF1" w:rsidRDefault="00602FF1" w:rsidP="00602FF1">
            <w:pPr>
              <w:pStyle w:val="Content"/>
              <w:numPr>
                <w:ilvl w:val="0"/>
                <w:numId w:val="19"/>
              </w:numPr>
              <w:ind w:left="368" w:hanging="188"/>
              <w:jc w:val="left"/>
              <w:rPr>
                <w:ins w:id="7982" w:author="Vilson Lu" w:date="2014-08-15T14:52:00Z"/>
              </w:rPr>
            </w:pPr>
            <w:ins w:id="7983" w:author="Vilson Lu" w:date="2014-08-15T14:52:00Z">
              <w:r>
                <w:t>Davao</w:t>
              </w:r>
            </w:ins>
          </w:p>
        </w:tc>
      </w:tr>
      <w:tr w:rsidR="00602FF1" w:rsidTr="00602FF1">
        <w:trPr>
          <w:ins w:id="7984" w:author="Vilson Lu" w:date="2014-08-15T14:52:00Z"/>
        </w:trPr>
        <w:tc>
          <w:tcPr>
            <w:tcW w:w="1795" w:type="dxa"/>
            <w:vAlign w:val="center"/>
          </w:tcPr>
          <w:p w:rsidR="00602FF1" w:rsidRDefault="00602FF1" w:rsidP="00602FF1">
            <w:pPr>
              <w:pStyle w:val="Content"/>
              <w:ind w:left="0"/>
              <w:jc w:val="left"/>
              <w:rPr>
                <w:ins w:id="7985" w:author="Vilson Lu" w:date="2014-08-15T14:52:00Z"/>
              </w:rPr>
            </w:pPr>
            <w:ins w:id="7986" w:author="Vilson Lu" w:date="2014-08-15T14:52:00Z">
              <w:r>
                <w:t>Flood</w:t>
              </w:r>
            </w:ins>
          </w:p>
        </w:tc>
        <w:tc>
          <w:tcPr>
            <w:tcW w:w="3057" w:type="dxa"/>
            <w:vAlign w:val="center"/>
          </w:tcPr>
          <w:p w:rsidR="00602FF1" w:rsidRPr="00CA7440" w:rsidRDefault="00372B98" w:rsidP="00602FF1">
            <w:pPr>
              <w:pStyle w:val="Content"/>
              <w:ind w:left="0"/>
              <w:jc w:val="left"/>
              <w:rPr>
                <w:ins w:id="7987" w:author="Vilson Lu" w:date="2014-08-15T14:52:00Z"/>
                <w:color w:val="000000" w:themeColor="text1"/>
                <w:shd w:val="clear" w:color="auto" w:fill="FCFCFC"/>
              </w:rPr>
            </w:pPr>
            <w:ins w:id="7988" w:author="Vilson Lu" w:date="2014-08-15T14:52:00Z">
              <w:r w:rsidRPr="00372B98">
                <w:fldChar w:fldCharType="begin"/>
              </w:r>
              <w:r w:rsidR="00602FF1">
                <w:instrText xml:space="preserve"> HYPERLINK "https://twitter.com/saabmagalona/" \t "_blank" </w:instrText>
              </w:r>
              <w:r w:rsidRPr="00372B98">
                <w:fldChar w:fldCharType="separate"/>
              </w:r>
              <w:r w:rsidR="00602FF1" w:rsidRPr="00CA7440">
                <w:rPr>
                  <w:rStyle w:val="Hyperlink"/>
                  <w:color w:val="000000" w:themeColor="text1"/>
                  <w:shd w:val="clear" w:color="auto" w:fill="FCFCFC"/>
                </w:rPr>
                <w:t>@</w:t>
              </w:r>
              <w:r w:rsidR="00602FF1" w:rsidRPr="00CA7440">
                <w:rPr>
                  <w:rStyle w:val="link-complex-target"/>
                  <w:color w:val="000000" w:themeColor="text1"/>
                  <w:shd w:val="clear" w:color="auto" w:fill="FCFCFC"/>
                </w:rPr>
                <w:t>saabmagalona</w:t>
              </w:r>
              <w:r>
                <w:rPr>
                  <w:rStyle w:val="link-complex-target"/>
                  <w:color w:val="000000" w:themeColor="text1"/>
                  <w:shd w:val="clear" w:color="auto" w:fill="FCFCFC"/>
                </w:rPr>
                <w:fldChar w:fldCharType="end"/>
              </w:r>
              <w:r w:rsidR="00602FF1" w:rsidRPr="00CA7440">
                <w:rPr>
                  <w:color w:val="000000" w:themeColor="text1"/>
                  <w:shd w:val="clear" w:color="auto" w:fill="FCFCFC"/>
                </w:rPr>
                <w:t>:</w:t>
              </w:r>
            </w:ins>
          </w:p>
          <w:p w:rsidR="00602FF1" w:rsidRPr="00CA7440" w:rsidRDefault="00602FF1" w:rsidP="00602FF1">
            <w:pPr>
              <w:pStyle w:val="Content"/>
              <w:ind w:left="0"/>
              <w:jc w:val="left"/>
              <w:rPr>
                <w:ins w:id="7989" w:author="Vilson Lu" w:date="2014-08-15T14:52:00Z"/>
                <w:color w:val="000000" w:themeColor="text1"/>
              </w:rPr>
            </w:pPr>
            <w:ins w:id="7990" w:author="Vilson Lu" w:date="2014-08-15T14:52:00Z">
              <w:r w:rsidRPr="00CA7440">
                <w:rPr>
                  <w:color w:val="000000" w:themeColor="text1"/>
                  <w:shd w:val="clear" w:color="auto" w:fill="FCFCFC"/>
                </w:rPr>
                <w:t xml:space="preserve">Ortigas st across La Salle GH ankle-deep </w:t>
              </w:r>
              <w:r w:rsidR="00372B98" w:rsidRPr="00372B98">
                <w:fldChar w:fldCharType="begin"/>
              </w:r>
              <w:r>
                <w:instrText xml:space="preserve"> HYPERLINK "https://twitter.com/search?q=%23floodph" \t "_blank" </w:instrText>
              </w:r>
              <w:r w:rsidR="00372B98" w:rsidRPr="00372B98">
                <w:fldChar w:fldCharType="separate"/>
              </w:r>
              <w:r w:rsidRPr="00CA7440">
                <w:rPr>
                  <w:rStyle w:val="hash"/>
                  <w:color w:val="000000" w:themeColor="text1"/>
                  <w:shd w:val="clear" w:color="auto" w:fill="FCFCFC"/>
                </w:rPr>
                <w:t>#</w:t>
              </w:r>
              <w:r w:rsidRPr="00CA7440">
                <w:rPr>
                  <w:rStyle w:val="link-complex-target"/>
                  <w:color w:val="000000" w:themeColor="text1"/>
                  <w:shd w:val="clear" w:color="auto" w:fill="FCFCFC"/>
                </w:rPr>
                <w:t>floodph</w:t>
              </w:r>
              <w:r w:rsidR="00372B98">
                <w:rPr>
                  <w:rStyle w:val="link-complex-target"/>
                  <w:color w:val="000000" w:themeColor="text1"/>
                  <w:shd w:val="clear" w:color="auto" w:fill="FCFCFC"/>
                </w:rPr>
                <w:fldChar w:fldCharType="end"/>
              </w:r>
            </w:ins>
          </w:p>
        </w:tc>
        <w:tc>
          <w:tcPr>
            <w:tcW w:w="3058" w:type="dxa"/>
            <w:vAlign w:val="center"/>
          </w:tcPr>
          <w:p w:rsidR="00602FF1" w:rsidRDefault="00602FF1" w:rsidP="00602FF1">
            <w:pPr>
              <w:pStyle w:val="Content"/>
              <w:numPr>
                <w:ilvl w:val="0"/>
                <w:numId w:val="19"/>
              </w:numPr>
              <w:ind w:left="368" w:hanging="188"/>
              <w:jc w:val="left"/>
              <w:rPr>
                <w:ins w:id="7991" w:author="Vilson Lu" w:date="2014-08-15T14:52:00Z"/>
              </w:rPr>
            </w:pPr>
            <w:ins w:id="7992" w:author="Vilson Lu" w:date="2014-08-15T14:52:00Z">
              <w:r>
                <w:t>Ortigas st</w:t>
              </w:r>
            </w:ins>
          </w:p>
          <w:p w:rsidR="00602FF1" w:rsidRDefault="00602FF1" w:rsidP="00602FF1">
            <w:pPr>
              <w:pStyle w:val="Content"/>
              <w:numPr>
                <w:ilvl w:val="0"/>
                <w:numId w:val="19"/>
              </w:numPr>
              <w:ind w:left="368" w:hanging="188"/>
              <w:jc w:val="left"/>
              <w:rPr>
                <w:ins w:id="7993" w:author="Vilson Lu" w:date="2014-08-15T14:52:00Z"/>
              </w:rPr>
            </w:pPr>
            <w:ins w:id="7994" w:author="Vilson Lu" w:date="2014-08-15T14:52:00Z">
              <w:r>
                <w:t>La Salle GH</w:t>
              </w:r>
            </w:ins>
          </w:p>
          <w:p w:rsidR="00602FF1" w:rsidRDefault="00602FF1" w:rsidP="00602FF1">
            <w:pPr>
              <w:pStyle w:val="Content"/>
              <w:numPr>
                <w:ilvl w:val="0"/>
                <w:numId w:val="19"/>
              </w:numPr>
              <w:ind w:left="368" w:hanging="188"/>
              <w:jc w:val="left"/>
              <w:rPr>
                <w:ins w:id="7995" w:author="Vilson Lu" w:date="2014-08-15T14:52:00Z"/>
              </w:rPr>
            </w:pPr>
            <w:ins w:id="7996" w:author="Vilson Lu" w:date="2014-08-15T14:52:00Z">
              <w:r>
                <w:t>Ankle-deep</w:t>
              </w:r>
            </w:ins>
          </w:p>
        </w:tc>
      </w:tr>
      <w:tr w:rsidR="00602FF1" w:rsidTr="00602FF1">
        <w:trPr>
          <w:ins w:id="7997" w:author="Vilson Lu" w:date="2014-08-15T14:52:00Z"/>
        </w:trPr>
        <w:tc>
          <w:tcPr>
            <w:tcW w:w="1795" w:type="dxa"/>
            <w:vAlign w:val="center"/>
          </w:tcPr>
          <w:p w:rsidR="00602FF1" w:rsidRDefault="00602FF1" w:rsidP="00602FF1">
            <w:pPr>
              <w:pStyle w:val="Content"/>
              <w:ind w:left="0"/>
              <w:jc w:val="left"/>
              <w:rPr>
                <w:ins w:id="7998" w:author="Vilson Lu" w:date="2014-08-15T14:52:00Z"/>
              </w:rPr>
            </w:pPr>
            <w:ins w:id="7999" w:author="Vilson Lu" w:date="2014-08-15T14:52:00Z">
              <w:r>
                <w:lastRenderedPageBreak/>
                <w:t>Flood</w:t>
              </w:r>
            </w:ins>
          </w:p>
        </w:tc>
        <w:tc>
          <w:tcPr>
            <w:tcW w:w="3057" w:type="dxa"/>
            <w:vAlign w:val="center"/>
          </w:tcPr>
          <w:p w:rsidR="00602FF1" w:rsidRPr="00CA7440" w:rsidRDefault="00372B98" w:rsidP="00602FF1">
            <w:pPr>
              <w:pStyle w:val="Content"/>
              <w:ind w:left="0"/>
              <w:jc w:val="left"/>
              <w:rPr>
                <w:ins w:id="8000" w:author="Vilson Lu" w:date="2014-08-15T14:52:00Z"/>
                <w:color w:val="000000" w:themeColor="text1"/>
                <w:shd w:val="clear" w:color="auto" w:fill="FCFCFC"/>
              </w:rPr>
            </w:pPr>
            <w:ins w:id="8001" w:author="Vilson Lu" w:date="2014-08-15T14:52:00Z">
              <w:r w:rsidRPr="00372B98">
                <w:fldChar w:fldCharType="begin"/>
              </w:r>
              <w:r w:rsidR="00602FF1">
                <w:instrText xml:space="preserve"> HYPERLINK "https://twitter.com/MMDA/" \t "_blank" </w:instrText>
              </w:r>
              <w:r w:rsidRPr="00372B98">
                <w:fldChar w:fldCharType="separate"/>
              </w:r>
              <w:r w:rsidR="00602FF1" w:rsidRPr="00CA7440">
                <w:rPr>
                  <w:rStyle w:val="Hyperlink"/>
                  <w:color w:val="000000" w:themeColor="text1"/>
                  <w:shd w:val="clear" w:color="auto" w:fill="FCFCFC"/>
                </w:rPr>
                <w:t>@</w:t>
              </w:r>
              <w:r w:rsidR="00602FF1" w:rsidRPr="00CA7440">
                <w:rPr>
                  <w:rStyle w:val="link-complex-target"/>
                  <w:color w:val="000000" w:themeColor="text1"/>
                  <w:shd w:val="clear" w:color="auto" w:fill="FCFCFC"/>
                </w:rPr>
                <w:t>MMDA</w:t>
              </w:r>
              <w:r>
                <w:rPr>
                  <w:rStyle w:val="link-complex-target"/>
                  <w:color w:val="000000" w:themeColor="text1"/>
                  <w:shd w:val="clear" w:color="auto" w:fill="FCFCFC"/>
                </w:rPr>
                <w:fldChar w:fldCharType="end"/>
              </w:r>
              <w:r w:rsidR="00602FF1" w:rsidRPr="00CA7440">
                <w:rPr>
                  <w:color w:val="000000" w:themeColor="text1"/>
                  <w:shd w:val="clear" w:color="auto" w:fill="FCFCFC"/>
                </w:rPr>
                <w:t>:</w:t>
              </w:r>
            </w:ins>
          </w:p>
          <w:p w:rsidR="00602FF1" w:rsidRPr="00CA7440" w:rsidRDefault="00372B98" w:rsidP="00602FF1">
            <w:pPr>
              <w:pStyle w:val="Content"/>
              <w:ind w:left="0"/>
              <w:jc w:val="left"/>
              <w:rPr>
                <w:ins w:id="8002" w:author="Vilson Lu" w:date="2014-08-15T14:52:00Z"/>
                <w:color w:val="000000" w:themeColor="text1"/>
              </w:rPr>
            </w:pPr>
            <w:ins w:id="8003" w:author="Vilson Lu" w:date="2014-08-15T14:52:00Z">
              <w:r w:rsidRPr="00372B98">
                <w:fldChar w:fldCharType="begin"/>
              </w:r>
              <w:r w:rsidR="00602FF1">
                <w:instrText xml:space="preserve"> HYPERLINK "https://twitter.com/search?q=%23FloodPH" \t "_blank" </w:instrText>
              </w:r>
              <w:r w:rsidRPr="00372B98">
                <w:fldChar w:fldCharType="separate"/>
              </w:r>
              <w:r w:rsidR="00602FF1" w:rsidRPr="00CA7440">
                <w:rPr>
                  <w:rStyle w:val="hash"/>
                  <w:color w:val="000000" w:themeColor="text1"/>
                  <w:shd w:val="clear" w:color="auto" w:fill="FCFCFC"/>
                </w:rPr>
                <w:t>#</w:t>
              </w:r>
              <w:r w:rsidR="00602FF1" w:rsidRPr="00CA7440">
                <w:rPr>
                  <w:rStyle w:val="link-complex-target"/>
                  <w:color w:val="000000" w:themeColor="text1"/>
                  <w:shd w:val="clear" w:color="auto" w:fill="FCFCFC"/>
                </w:rPr>
                <w:t>FloodPH</w:t>
              </w:r>
              <w:r>
                <w:rPr>
                  <w:rStyle w:val="link-complex-target"/>
                  <w:color w:val="000000" w:themeColor="text1"/>
                  <w:shd w:val="clear" w:color="auto" w:fill="FCFCFC"/>
                </w:rPr>
                <w:fldChar w:fldCharType="end"/>
              </w:r>
              <w:r w:rsidR="00602FF1" w:rsidRPr="00CA7440">
                <w:rPr>
                  <w:color w:val="000000" w:themeColor="text1"/>
                  <w:shd w:val="clear" w:color="auto" w:fill="FCFCFC"/>
                </w:rPr>
                <w:t>: As of 11:12 am, Orense to Estrella Southbound, leg deep, not passable to light vehicles</w:t>
              </w:r>
            </w:ins>
          </w:p>
        </w:tc>
        <w:tc>
          <w:tcPr>
            <w:tcW w:w="3058" w:type="dxa"/>
            <w:vAlign w:val="center"/>
          </w:tcPr>
          <w:p w:rsidR="00602FF1" w:rsidRDefault="00602FF1" w:rsidP="00602FF1">
            <w:pPr>
              <w:pStyle w:val="Content"/>
              <w:numPr>
                <w:ilvl w:val="0"/>
                <w:numId w:val="19"/>
              </w:numPr>
              <w:ind w:left="368" w:hanging="188"/>
              <w:jc w:val="left"/>
              <w:rPr>
                <w:ins w:id="8004" w:author="Vilson Lu" w:date="2014-08-15T14:52:00Z"/>
              </w:rPr>
            </w:pPr>
            <w:ins w:id="8005" w:author="Vilson Lu" w:date="2014-08-15T14:52:00Z">
              <w:r>
                <w:t>11:12am</w:t>
              </w:r>
            </w:ins>
          </w:p>
          <w:p w:rsidR="00602FF1" w:rsidRDefault="00602FF1" w:rsidP="00602FF1">
            <w:pPr>
              <w:pStyle w:val="Content"/>
              <w:numPr>
                <w:ilvl w:val="0"/>
                <w:numId w:val="19"/>
              </w:numPr>
              <w:ind w:left="368" w:hanging="188"/>
              <w:jc w:val="left"/>
              <w:rPr>
                <w:ins w:id="8006" w:author="Vilson Lu" w:date="2014-08-15T14:52:00Z"/>
              </w:rPr>
            </w:pPr>
            <w:ins w:id="8007" w:author="Vilson Lu" w:date="2014-08-15T14:52:00Z">
              <w:r>
                <w:t>Orense</w:t>
              </w:r>
            </w:ins>
          </w:p>
          <w:p w:rsidR="00602FF1" w:rsidRDefault="00602FF1" w:rsidP="00602FF1">
            <w:pPr>
              <w:pStyle w:val="Content"/>
              <w:numPr>
                <w:ilvl w:val="0"/>
                <w:numId w:val="19"/>
              </w:numPr>
              <w:ind w:left="368" w:hanging="188"/>
              <w:jc w:val="left"/>
              <w:rPr>
                <w:ins w:id="8008" w:author="Vilson Lu" w:date="2014-08-15T14:52:00Z"/>
              </w:rPr>
            </w:pPr>
            <w:ins w:id="8009" w:author="Vilson Lu" w:date="2014-08-15T14:52:00Z">
              <w:r>
                <w:t>Estrella Southbound</w:t>
              </w:r>
            </w:ins>
          </w:p>
          <w:p w:rsidR="00602FF1" w:rsidRDefault="00602FF1" w:rsidP="00602FF1">
            <w:pPr>
              <w:pStyle w:val="Content"/>
              <w:numPr>
                <w:ilvl w:val="0"/>
                <w:numId w:val="19"/>
              </w:numPr>
              <w:ind w:left="368" w:hanging="188"/>
              <w:jc w:val="left"/>
              <w:rPr>
                <w:ins w:id="8010" w:author="Vilson Lu" w:date="2014-08-15T14:52:00Z"/>
              </w:rPr>
            </w:pPr>
            <w:ins w:id="8011" w:author="Vilson Lu" w:date="2014-08-15T14:52:00Z">
              <w:r>
                <w:t>Leg deep</w:t>
              </w:r>
            </w:ins>
          </w:p>
          <w:p w:rsidR="00602FF1" w:rsidRDefault="00602FF1" w:rsidP="00602FF1">
            <w:pPr>
              <w:pStyle w:val="Content"/>
              <w:numPr>
                <w:ilvl w:val="0"/>
                <w:numId w:val="19"/>
              </w:numPr>
              <w:ind w:left="368" w:hanging="188"/>
              <w:jc w:val="left"/>
              <w:rPr>
                <w:ins w:id="8012" w:author="Vilson Lu" w:date="2014-08-15T14:52:00Z"/>
              </w:rPr>
            </w:pPr>
            <w:ins w:id="8013" w:author="Vilson Lu" w:date="2014-08-15T14:52:00Z">
              <w:r>
                <w:t>Not passable to light vehicles</w:t>
              </w:r>
            </w:ins>
          </w:p>
        </w:tc>
      </w:tr>
      <w:tr w:rsidR="00602FF1" w:rsidTr="00602FF1">
        <w:trPr>
          <w:ins w:id="8014" w:author="Vilson Lu" w:date="2014-08-15T14:52:00Z"/>
        </w:trPr>
        <w:tc>
          <w:tcPr>
            <w:tcW w:w="1795" w:type="dxa"/>
            <w:vAlign w:val="center"/>
          </w:tcPr>
          <w:p w:rsidR="00602FF1" w:rsidRDefault="00602FF1" w:rsidP="00602FF1">
            <w:pPr>
              <w:pStyle w:val="Content"/>
              <w:ind w:left="0"/>
              <w:jc w:val="left"/>
              <w:rPr>
                <w:ins w:id="8015" w:author="Vilson Lu" w:date="2014-08-15T14:52:00Z"/>
              </w:rPr>
            </w:pPr>
            <w:ins w:id="8016" w:author="Vilson Lu" w:date="2014-08-15T14:52:00Z">
              <w:r>
                <w:t>Flood</w:t>
              </w:r>
            </w:ins>
          </w:p>
        </w:tc>
        <w:tc>
          <w:tcPr>
            <w:tcW w:w="3057" w:type="dxa"/>
            <w:vAlign w:val="center"/>
          </w:tcPr>
          <w:p w:rsidR="00602FF1" w:rsidRDefault="00602FF1" w:rsidP="00602FF1">
            <w:pPr>
              <w:pStyle w:val="Content"/>
              <w:ind w:left="0"/>
              <w:jc w:val="left"/>
              <w:rPr>
                <w:ins w:id="8017" w:author="Vilson Lu" w:date="2014-08-15T14:52:00Z"/>
                <w:color w:val="000000" w:themeColor="text1"/>
              </w:rPr>
            </w:pPr>
            <w:ins w:id="8018" w:author="Vilson Lu" w:date="2014-08-15T14:52:00Z">
              <w:r>
                <w:rPr>
                  <w:color w:val="000000" w:themeColor="text1"/>
                </w:rPr>
                <w:t>@rqskye:</w:t>
              </w:r>
            </w:ins>
          </w:p>
          <w:p w:rsidR="00602FF1" w:rsidRPr="00CA7440" w:rsidRDefault="00602FF1" w:rsidP="00602FF1">
            <w:pPr>
              <w:pStyle w:val="Content"/>
              <w:ind w:left="0"/>
              <w:jc w:val="left"/>
              <w:rPr>
                <w:ins w:id="8019" w:author="Vilson Lu" w:date="2014-08-15T14:52:00Z"/>
                <w:color w:val="000000" w:themeColor="text1"/>
              </w:rPr>
            </w:pPr>
            <w:ins w:id="8020" w:author="Vilson Lu" w:date="2014-08-15T14:52:00Z">
              <w:r w:rsidRPr="00CA7440">
                <w:rPr>
                  <w:color w:val="000000" w:themeColor="text1"/>
                </w:rPr>
                <w:t>@MovePH MT @PIAalerts 5m: #FLOODPH ALERT: Greenhills, La Salle Street, San Juan, Metro Manila: Knee-high. #TrafficPH</w:t>
              </w:r>
            </w:ins>
          </w:p>
        </w:tc>
        <w:tc>
          <w:tcPr>
            <w:tcW w:w="3058" w:type="dxa"/>
            <w:vAlign w:val="center"/>
          </w:tcPr>
          <w:p w:rsidR="00602FF1" w:rsidRDefault="00602FF1" w:rsidP="00602FF1">
            <w:pPr>
              <w:pStyle w:val="Content"/>
              <w:numPr>
                <w:ilvl w:val="0"/>
                <w:numId w:val="19"/>
              </w:numPr>
              <w:ind w:left="368" w:hanging="188"/>
              <w:jc w:val="left"/>
              <w:rPr>
                <w:ins w:id="8021" w:author="Vilson Lu" w:date="2014-08-15T14:52:00Z"/>
              </w:rPr>
            </w:pPr>
            <w:ins w:id="8022" w:author="Vilson Lu" w:date="2014-08-15T14:52:00Z">
              <w:r>
                <w:t>Greenhills</w:t>
              </w:r>
            </w:ins>
          </w:p>
          <w:p w:rsidR="00602FF1" w:rsidRDefault="00602FF1" w:rsidP="00602FF1">
            <w:pPr>
              <w:pStyle w:val="Content"/>
              <w:numPr>
                <w:ilvl w:val="0"/>
                <w:numId w:val="19"/>
              </w:numPr>
              <w:ind w:left="368" w:hanging="188"/>
              <w:jc w:val="left"/>
              <w:rPr>
                <w:ins w:id="8023" w:author="Vilson Lu" w:date="2014-08-15T14:52:00Z"/>
              </w:rPr>
            </w:pPr>
            <w:ins w:id="8024" w:author="Vilson Lu" w:date="2014-08-15T14:52:00Z">
              <w:r>
                <w:t>La Salle Street</w:t>
              </w:r>
            </w:ins>
          </w:p>
          <w:p w:rsidR="00602FF1" w:rsidRDefault="00602FF1" w:rsidP="00602FF1">
            <w:pPr>
              <w:pStyle w:val="Content"/>
              <w:numPr>
                <w:ilvl w:val="0"/>
                <w:numId w:val="19"/>
              </w:numPr>
              <w:ind w:left="368" w:hanging="188"/>
              <w:jc w:val="left"/>
              <w:rPr>
                <w:ins w:id="8025" w:author="Vilson Lu" w:date="2014-08-15T14:52:00Z"/>
              </w:rPr>
            </w:pPr>
            <w:ins w:id="8026" w:author="Vilson Lu" w:date="2014-08-15T14:52:00Z">
              <w:r>
                <w:t>San Juan</w:t>
              </w:r>
            </w:ins>
          </w:p>
          <w:p w:rsidR="00602FF1" w:rsidRDefault="00602FF1" w:rsidP="00602FF1">
            <w:pPr>
              <w:pStyle w:val="Content"/>
              <w:numPr>
                <w:ilvl w:val="0"/>
                <w:numId w:val="19"/>
              </w:numPr>
              <w:ind w:left="368" w:hanging="188"/>
              <w:jc w:val="left"/>
              <w:rPr>
                <w:ins w:id="8027" w:author="Vilson Lu" w:date="2014-08-15T14:52:00Z"/>
              </w:rPr>
            </w:pPr>
            <w:ins w:id="8028" w:author="Vilson Lu" w:date="2014-08-15T14:52:00Z">
              <w:r>
                <w:t>Metro Manila</w:t>
              </w:r>
            </w:ins>
          </w:p>
          <w:p w:rsidR="00602FF1" w:rsidRDefault="00602FF1" w:rsidP="00602FF1">
            <w:pPr>
              <w:pStyle w:val="Content"/>
              <w:numPr>
                <w:ilvl w:val="0"/>
                <w:numId w:val="19"/>
              </w:numPr>
              <w:ind w:left="368" w:hanging="188"/>
              <w:jc w:val="left"/>
              <w:rPr>
                <w:ins w:id="8029" w:author="Vilson Lu" w:date="2014-08-15T14:52:00Z"/>
              </w:rPr>
            </w:pPr>
            <w:ins w:id="8030" w:author="Vilson Lu" w:date="2014-08-15T14:52:00Z">
              <w:r>
                <w:t>Knee-high</w:t>
              </w:r>
            </w:ins>
          </w:p>
        </w:tc>
      </w:tr>
      <w:tr w:rsidR="00602FF1" w:rsidTr="00602FF1">
        <w:trPr>
          <w:ins w:id="8031" w:author="Vilson Lu" w:date="2014-08-15T14:52:00Z"/>
        </w:trPr>
        <w:tc>
          <w:tcPr>
            <w:tcW w:w="1795" w:type="dxa"/>
            <w:vAlign w:val="center"/>
          </w:tcPr>
          <w:p w:rsidR="00602FF1" w:rsidRDefault="00602FF1" w:rsidP="00602FF1">
            <w:pPr>
              <w:pStyle w:val="Content"/>
              <w:ind w:left="0"/>
              <w:jc w:val="left"/>
              <w:rPr>
                <w:ins w:id="8032" w:author="Vilson Lu" w:date="2014-08-15T14:52:00Z"/>
              </w:rPr>
            </w:pPr>
            <w:ins w:id="8033" w:author="Vilson Lu" w:date="2014-08-15T14:52:00Z">
              <w:r>
                <w:t>Flood</w:t>
              </w:r>
            </w:ins>
          </w:p>
        </w:tc>
        <w:tc>
          <w:tcPr>
            <w:tcW w:w="3057" w:type="dxa"/>
            <w:vAlign w:val="center"/>
          </w:tcPr>
          <w:p w:rsidR="00602FF1" w:rsidRDefault="00602FF1" w:rsidP="00602FF1">
            <w:pPr>
              <w:pStyle w:val="Content"/>
              <w:ind w:left="0"/>
              <w:jc w:val="left"/>
              <w:rPr>
                <w:ins w:id="8034" w:author="Vilson Lu" w:date="2014-08-15T14:52:00Z"/>
                <w:color w:val="000000" w:themeColor="text1"/>
              </w:rPr>
            </w:pPr>
            <w:ins w:id="8035" w:author="Vilson Lu" w:date="2014-08-15T14:52:00Z">
              <w:r>
                <w:rPr>
                  <w:color w:val="000000" w:themeColor="text1"/>
                </w:rPr>
                <w:t>@rqskye:</w:t>
              </w:r>
            </w:ins>
          </w:p>
          <w:p w:rsidR="00602FF1" w:rsidRDefault="00602FF1" w:rsidP="00602FF1">
            <w:pPr>
              <w:pStyle w:val="Content"/>
              <w:ind w:left="0"/>
              <w:jc w:val="left"/>
              <w:rPr>
                <w:ins w:id="8036" w:author="Vilson Lu" w:date="2014-08-15T14:52:00Z"/>
                <w:color w:val="000000" w:themeColor="text1"/>
              </w:rPr>
            </w:pPr>
            <w:ins w:id="8037" w:author="Vilson Lu" w:date="2014-08-15T14:52:00Z">
              <w:r w:rsidRPr="00CA7440">
                <w:rPr>
                  <w:color w:val="000000" w:themeColor="text1"/>
                </w:rPr>
                <w:t>@MovePH MT @MakatiTraffic 11:27am: Flooded area in Brgy. Pio del Pilar: Medina St. corner... tl.gd/n_1s2geia  |#FloodPH #TrafficPH</w:t>
              </w:r>
            </w:ins>
          </w:p>
        </w:tc>
        <w:tc>
          <w:tcPr>
            <w:tcW w:w="3058" w:type="dxa"/>
            <w:vAlign w:val="center"/>
          </w:tcPr>
          <w:p w:rsidR="00602FF1" w:rsidRDefault="00602FF1" w:rsidP="00602FF1">
            <w:pPr>
              <w:pStyle w:val="Content"/>
              <w:numPr>
                <w:ilvl w:val="0"/>
                <w:numId w:val="19"/>
              </w:numPr>
              <w:ind w:left="368" w:hanging="188"/>
              <w:jc w:val="left"/>
              <w:rPr>
                <w:ins w:id="8038" w:author="Vilson Lu" w:date="2014-08-15T14:52:00Z"/>
              </w:rPr>
            </w:pPr>
            <w:ins w:id="8039" w:author="Vilson Lu" w:date="2014-08-15T14:52:00Z">
              <w:r>
                <w:t>11:27am</w:t>
              </w:r>
            </w:ins>
          </w:p>
          <w:p w:rsidR="00602FF1" w:rsidRPr="00C4152E" w:rsidRDefault="00602FF1" w:rsidP="00602FF1">
            <w:pPr>
              <w:pStyle w:val="Content"/>
              <w:numPr>
                <w:ilvl w:val="0"/>
                <w:numId w:val="19"/>
              </w:numPr>
              <w:ind w:left="368" w:hanging="188"/>
              <w:jc w:val="left"/>
              <w:rPr>
                <w:ins w:id="8040" w:author="Vilson Lu" w:date="2014-08-15T14:52:00Z"/>
              </w:rPr>
            </w:pPr>
            <w:ins w:id="8041" w:author="Vilson Lu" w:date="2014-08-15T14:52:00Z">
              <w:r w:rsidRPr="00CA7440">
                <w:rPr>
                  <w:color w:val="000000" w:themeColor="text1"/>
                </w:rPr>
                <w:t>Brgy. Pio del Pilar</w:t>
              </w:r>
            </w:ins>
          </w:p>
          <w:p w:rsidR="00602FF1" w:rsidRDefault="00602FF1">
            <w:pPr>
              <w:pStyle w:val="Content"/>
              <w:keepNext/>
              <w:numPr>
                <w:ilvl w:val="0"/>
                <w:numId w:val="19"/>
              </w:numPr>
              <w:ind w:left="368" w:hanging="188"/>
              <w:jc w:val="left"/>
              <w:rPr>
                <w:ins w:id="8042" w:author="Vilson Lu" w:date="2014-08-15T14:52:00Z"/>
              </w:rPr>
            </w:pPr>
            <w:ins w:id="8043" w:author="Vilson Lu" w:date="2014-08-15T14:52:00Z">
              <w:r w:rsidRPr="00CA7440">
                <w:rPr>
                  <w:color w:val="000000" w:themeColor="text1"/>
                </w:rPr>
                <w:t>Medina St. corner</w:t>
              </w:r>
            </w:ins>
          </w:p>
        </w:tc>
      </w:tr>
    </w:tbl>
    <w:p w:rsidR="00145BDF" w:rsidRDefault="00145BDF" w:rsidP="00145BDF">
      <w:pPr>
        <w:pStyle w:val="Caption"/>
        <w:ind w:left="720" w:firstLine="720"/>
        <w:rPr>
          <w:ins w:id="8044" w:author="Vilson Lu" w:date="2014-08-22T04:36:00Z"/>
        </w:rPr>
      </w:pPr>
      <w:bookmarkStart w:id="8045" w:name="_Toc396489867"/>
      <w:ins w:id="8046" w:author="Vilson Lu" w:date="2014-08-22T04:35:00Z">
        <w:r>
          <w:t xml:space="preserve">Table </w:t>
        </w:r>
      </w:ins>
      <w:ins w:id="8047" w:author="Vilson Lu" w:date="2014-08-22T16:11:00Z">
        <w:r w:rsidR="00372B98">
          <w:fldChar w:fldCharType="begin"/>
        </w:r>
        <w:r w:rsidR="00D71339">
          <w:instrText xml:space="preserve"> STYLEREF 1 \s </w:instrText>
        </w:r>
      </w:ins>
      <w:r w:rsidR="00372B98">
        <w:fldChar w:fldCharType="separate"/>
      </w:r>
      <w:r w:rsidR="003160F5">
        <w:rPr>
          <w:noProof/>
        </w:rPr>
        <w:t>3</w:t>
      </w:r>
      <w:ins w:id="8048"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8049" w:author="Vilson Lu" w:date="2014-08-22T16:55:00Z">
        <w:r w:rsidR="003160F5">
          <w:rPr>
            <w:noProof/>
          </w:rPr>
          <w:t>2</w:t>
        </w:r>
      </w:ins>
      <w:ins w:id="8050" w:author="Vilson Lu" w:date="2014-08-22T16:11:00Z">
        <w:r w:rsidR="00372B98">
          <w:fldChar w:fldCharType="end"/>
        </w:r>
      </w:ins>
      <w:ins w:id="8051" w:author="Vilson Lu" w:date="2014-08-22T04:35:00Z">
        <w:r>
          <w:t xml:space="preserve">. </w:t>
        </w:r>
      </w:ins>
      <w:ins w:id="8052" w:author="Vilson Lu" w:date="2014-08-22T04:36:00Z">
        <w:r w:rsidRPr="00FB2BB9">
          <w:t>Examples of disaster-related tweets with extractable information</w:t>
        </w:r>
        <w:bookmarkEnd w:id="8045"/>
      </w:ins>
    </w:p>
    <w:p w:rsidR="002F6E61" w:rsidRDefault="002F6E61">
      <w:pPr>
        <w:pStyle w:val="Caption"/>
        <w:rPr>
          <w:ins w:id="8053" w:author="Vilson Lu" w:date="2014-08-15T14:52:00Z"/>
        </w:rPr>
        <w:pPrChange w:id="8054" w:author="Vilson Lu" w:date="2014-08-22T04:35:00Z">
          <w:pPr>
            <w:pStyle w:val="Content"/>
            <w:ind w:left="0"/>
          </w:pPr>
        </w:pPrChange>
      </w:pPr>
    </w:p>
    <w:p w:rsidR="00602FF1" w:rsidRDefault="00602FF1" w:rsidP="00602FF1">
      <w:pPr>
        <w:pStyle w:val="Heading2"/>
        <w:rPr>
          <w:ins w:id="8055" w:author="Vilson Lu" w:date="2014-08-15T14:52:00Z"/>
        </w:rPr>
      </w:pPr>
      <w:bookmarkStart w:id="8056" w:name="_Toc395181705"/>
      <w:bookmarkStart w:id="8057" w:name="_Toc396444908"/>
      <w:bookmarkStart w:id="8058" w:name="_Toc396489590"/>
      <w:ins w:id="8059" w:author="Vilson Lu" w:date="2014-08-15T14:52:00Z">
        <w:r>
          <w:t>Evaluation Metrics</w:t>
        </w:r>
        <w:bookmarkEnd w:id="8056"/>
        <w:bookmarkEnd w:id="8057"/>
        <w:bookmarkEnd w:id="8058"/>
      </w:ins>
    </w:p>
    <w:p w:rsidR="00602FF1" w:rsidRDefault="00602FF1" w:rsidP="00602FF1">
      <w:pPr>
        <w:rPr>
          <w:ins w:id="8060" w:author="Vilson Lu" w:date="2014-08-15T14:52:00Z"/>
        </w:rPr>
      </w:pPr>
    </w:p>
    <w:p w:rsidR="002F6E61" w:rsidRDefault="00602FF1">
      <w:pPr>
        <w:pStyle w:val="Content1"/>
        <w:rPr>
          <w:ins w:id="8061" w:author="Vilson Lu" w:date="2014-08-15T14:52:00Z"/>
        </w:rPr>
        <w:pPrChange w:id="8062" w:author="Vilson Lu" w:date="2014-08-19T05:23:00Z">
          <w:pPr>
            <w:pStyle w:val="Content"/>
          </w:pPr>
        </w:pPrChange>
      </w:pPr>
      <w:ins w:id="8063" w:author="Vilson Lu" w:date="2014-08-15T14:52:00Z">
        <w:r>
          <w:t>This section discusses the di</w:t>
        </w:r>
        <w:r w:rsidR="00372B98" w:rsidRPr="00372B98">
          <w:rPr>
            <w:rStyle w:val="Content1Char"/>
            <w:rPrChange w:id="8064" w:author="Vilson Lu" w:date="2014-08-19T05:23:00Z">
              <w:rPr>
                <w:i/>
              </w:rPr>
            </w:rPrChange>
          </w:rPr>
          <w:t>f</w:t>
        </w:r>
        <w:r>
          <w:t>ferent metrics that will evaluate the performance of the information extraction system.</w:t>
        </w:r>
      </w:ins>
    </w:p>
    <w:p w:rsidR="00602FF1" w:rsidRPr="00667DA4" w:rsidRDefault="00602FF1" w:rsidP="00602FF1">
      <w:pPr>
        <w:pStyle w:val="Content"/>
        <w:rPr>
          <w:ins w:id="8065" w:author="Vilson Lu" w:date="2014-08-15T14:52:00Z"/>
        </w:rPr>
      </w:pPr>
    </w:p>
    <w:p w:rsidR="00602FF1" w:rsidRDefault="00602FF1" w:rsidP="00602FF1">
      <w:pPr>
        <w:pStyle w:val="Heading3"/>
        <w:rPr>
          <w:ins w:id="8066" w:author="Vilson Lu" w:date="2014-08-15T14:52:00Z"/>
        </w:rPr>
      </w:pPr>
      <w:bookmarkStart w:id="8067" w:name="_Toc395181706"/>
      <w:bookmarkStart w:id="8068" w:name="_Toc396444909"/>
      <w:bookmarkStart w:id="8069" w:name="_Toc396489591"/>
      <w:ins w:id="8070" w:author="Vilson Lu" w:date="2014-08-15T14:52:00Z">
        <w:r>
          <w:t>F-measure</w:t>
        </w:r>
        <w:bookmarkEnd w:id="8067"/>
        <w:bookmarkEnd w:id="8068"/>
        <w:bookmarkEnd w:id="8069"/>
      </w:ins>
    </w:p>
    <w:p w:rsidR="002F6E61" w:rsidRDefault="002F6E61">
      <w:pPr>
        <w:pStyle w:val="Content2"/>
        <w:rPr>
          <w:ins w:id="8071" w:author="Vilson Lu" w:date="2014-08-15T14:52:00Z"/>
        </w:rPr>
        <w:pPrChange w:id="8072" w:author="TinTin Kalaw" w:date="2014-08-16T12:44:00Z">
          <w:pPr>
            <w:pStyle w:val="Content"/>
          </w:pPr>
        </w:pPrChange>
      </w:pPr>
    </w:p>
    <w:p w:rsidR="002F6E61" w:rsidRDefault="00602FF1">
      <w:pPr>
        <w:pStyle w:val="Content2"/>
        <w:rPr>
          <w:ins w:id="8073" w:author="TinTin Kalaw" w:date="2014-08-16T13:18:00Z"/>
        </w:rPr>
        <w:pPrChange w:id="8074" w:author="TinTin Kalaw" w:date="2014-08-16T12:44:00Z">
          <w:pPr>
            <w:pStyle w:val="Content"/>
          </w:pPr>
        </w:pPrChange>
      </w:pPr>
      <w:ins w:id="8075" w:author="Vilson Lu" w:date="2014-08-15T14:52:00Z">
        <w:r>
          <w:t xml:space="preserve">Precision and recall are the two primary metrics. Given a subject and a gold standard, precision is the percentage of cases that the subject </w:t>
        </w:r>
        <w:del w:id="8076" w:author="PF" w:date="2015-03-02T18:11:00Z">
          <w:r w:rsidDel="00314C6B">
            <w:delText xml:space="preserve">was </w:delText>
          </w:r>
        </w:del>
      </w:ins>
      <w:ins w:id="8077" w:author="PF" w:date="2015-03-02T18:11:00Z">
        <w:r w:rsidR="00314C6B">
          <w:t xml:space="preserve">is </w:t>
        </w:r>
      </w:ins>
      <w:ins w:id="8078" w:author="Vilson Lu" w:date="2014-08-15T14:52:00Z">
        <w:r>
          <w:t>correctly classified as positive or true in the gold standard.</w:t>
        </w:r>
      </w:ins>
    </w:p>
    <w:p w:rsidR="002F6E61" w:rsidRDefault="002F6E61">
      <w:pPr>
        <w:pStyle w:val="Content2"/>
        <w:rPr>
          <w:ins w:id="8079" w:author="TinTin Kalaw" w:date="2014-08-16T13:18:00Z"/>
        </w:rPr>
        <w:pPrChange w:id="8080" w:author="TinTin Kalaw" w:date="2014-08-16T12:44:00Z">
          <w:pPr>
            <w:pStyle w:val="Content"/>
          </w:pPr>
        </w:pPrChange>
      </w:pPr>
    </w:p>
    <w:p w:rsidR="002F6E61" w:rsidRDefault="00E75C6B">
      <w:pPr>
        <w:pStyle w:val="Content2"/>
        <w:jc w:val="center"/>
        <w:rPr>
          <w:ins w:id="8081" w:author="Vilson Lu" w:date="2014-08-15T14:52:00Z"/>
        </w:rPr>
        <w:pPrChange w:id="8082" w:author="TinTin Kalaw" w:date="2014-08-16T13:18:00Z">
          <w:pPr>
            <w:pStyle w:val="Content"/>
          </w:pPr>
        </w:pPrChange>
      </w:pPr>
      <m:oMathPara>
        <m:oMath>
          <w:ins w:id="8083" w:author="TinTin Kalaw" w:date="2014-08-16T13:18:00Z">
            <m:r>
              <w:rPr>
                <w:rFonts w:ascii="Cambria Math" w:hAnsi="Cambria Math"/>
              </w:rPr>
              <m:t>Precision</m:t>
            </m:r>
            <m:r>
              <m:rPr>
                <m:sty m:val="p"/>
              </m:rPr>
              <w:rPr>
                <w:rFonts w:ascii="Cambria Math" w:hAnsi="Cambria Math"/>
              </w:rPr>
              <m:t>=</m:t>
            </m:r>
          </w:ins>
          <m:f>
            <m:fPr>
              <m:ctrlPr>
                <w:ins w:id="8084" w:author="TinTin Kalaw" w:date="2014-08-16T13:18:00Z">
                  <w:rPr>
                    <w:rFonts w:ascii="Cambria Math" w:hAnsi="Cambria Math"/>
                  </w:rPr>
                </w:ins>
              </m:ctrlPr>
            </m:fPr>
            <m:num>
              <w:ins w:id="8085" w:author="TinTin Kalaw" w:date="2014-08-16T13:18:00Z">
                <m:r>
                  <w:rPr>
                    <w:rFonts w:ascii="Cambria Math" w:hAnsi="Cambria Math"/>
                  </w:rPr>
                  <m:t>TruePositive</m:t>
                </m:r>
              </w:ins>
            </m:num>
            <m:den>
              <w:ins w:id="8086" w:author="TinTin Kalaw" w:date="2014-08-16T13:18:00Z">
                <m:r>
                  <w:rPr>
                    <w:rFonts w:ascii="Cambria Math" w:hAnsi="Cambria Math"/>
                  </w:rPr>
                  <m:t>TruePositive</m:t>
                </m:r>
                <m:r>
                  <m:rPr>
                    <m:sty m:val="p"/>
                  </m:rPr>
                  <w:rPr>
                    <w:rFonts w:ascii="Cambria Math" w:hAnsi="Cambria Math"/>
                  </w:rPr>
                  <m:t>+</m:t>
                </m:r>
                <m:r>
                  <w:rPr>
                    <w:rFonts w:ascii="Cambria Math" w:hAnsi="Cambria Math"/>
                  </w:rPr>
                  <m:t>FalsePositive</m:t>
                </m:r>
              </w:ins>
            </m:den>
          </m:f>
        </m:oMath>
      </m:oMathPara>
    </w:p>
    <w:p w:rsidR="002F6E61" w:rsidRDefault="002F6E61">
      <w:pPr>
        <w:pStyle w:val="Content2"/>
        <w:rPr>
          <w:ins w:id="8087" w:author="Vilson Lu" w:date="2014-08-15T14:52:00Z"/>
        </w:rPr>
        <w:pPrChange w:id="8088" w:author="TinTin Kalaw" w:date="2014-08-16T12:44:00Z">
          <w:pPr>
            <w:pStyle w:val="Content"/>
          </w:pPr>
        </w:pPrChange>
      </w:pPr>
    </w:p>
    <w:p w:rsidR="002F6E61" w:rsidRDefault="00602FF1">
      <w:pPr>
        <w:pStyle w:val="Content2"/>
        <w:rPr>
          <w:ins w:id="8089" w:author="TinTin Kalaw" w:date="2014-08-16T13:19:00Z"/>
        </w:rPr>
        <w:pPrChange w:id="8090" w:author="TinTin Kalaw" w:date="2014-08-16T12:44:00Z">
          <w:pPr>
            <w:pStyle w:val="Content"/>
          </w:pPr>
        </w:pPrChange>
      </w:pPr>
      <w:ins w:id="8091" w:author="Vilson Lu" w:date="2014-08-15T14:52:00Z">
        <w:r>
          <w:t xml:space="preserve">Recall is the percentage of cases in the gold standard that </w:t>
        </w:r>
        <w:del w:id="8092" w:author="PF" w:date="2015-03-02T18:11:00Z">
          <w:r w:rsidDel="00314C6B">
            <w:delText xml:space="preserve">was </w:delText>
          </w:r>
        </w:del>
      </w:ins>
      <w:ins w:id="8093" w:author="PF" w:date="2015-03-02T18:11:00Z">
        <w:r w:rsidR="00314C6B">
          <w:t xml:space="preserve">is </w:t>
        </w:r>
      </w:ins>
      <w:ins w:id="8094" w:author="Vilson Lu" w:date="2014-08-15T14:52:00Z">
        <w:r>
          <w:t>correctly classified as positive or true by the subject.</w:t>
        </w:r>
      </w:ins>
    </w:p>
    <w:p w:rsidR="002F6E61" w:rsidRDefault="002F6E61">
      <w:pPr>
        <w:pStyle w:val="Content2"/>
        <w:rPr>
          <w:ins w:id="8095" w:author="TinTin Kalaw" w:date="2014-08-16T13:19:00Z"/>
        </w:rPr>
        <w:pPrChange w:id="8096" w:author="TinTin Kalaw" w:date="2014-08-16T12:44:00Z">
          <w:pPr>
            <w:pStyle w:val="Content"/>
          </w:pPr>
        </w:pPrChange>
      </w:pPr>
    </w:p>
    <w:p w:rsidR="002F6E61" w:rsidRDefault="00E75C6B">
      <w:pPr>
        <w:pStyle w:val="Content2"/>
        <w:rPr>
          <w:ins w:id="8097" w:author="TinTin Kalaw" w:date="2014-08-16T13:19:00Z"/>
        </w:rPr>
        <w:pPrChange w:id="8098" w:author="TinTin Kalaw" w:date="2014-08-16T12:44:00Z">
          <w:pPr>
            <w:pStyle w:val="Content"/>
          </w:pPr>
        </w:pPrChange>
      </w:pPr>
      <m:oMathPara>
        <m:oMath>
          <w:moveToRangeStart w:id="8099" w:author="TinTin Kalaw" w:date="2014-08-16T13:19:00Z" w:name="move395958487"/>
          <w:moveTo w:id="8100" w:author="TinTin Kalaw" w:date="2014-08-16T13:19:00Z">
            <m:r>
              <w:rPr>
                <w:rFonts w:ascii="Cambria Math" w:hAnsi="Cambria Math"/>
              </w:rPr>
              <m:t>Recall</m:t>
            </m:r>
            <m:r>
              <m:rPr>
                <m:sty m:val="p"/>
              </m:rPr>
              <w:rPr>
                <w:rFonts w:ascii="Cambria Math" w:hAnsi="Cambria Math"/>
              </w:rPr>
              <m:t>=</m:t>
            </m:r>
          </w:moveTo>
          <m:f>
            <m:fPr>
              <m:ctrlPr>
                <w:rPr>
                  <w:rFonts w:ascii="Cambria Math" w:hAnsi="Cambria Math"/>
                  <w:szCs w:val="24"/>
                </w:rPr>
              </m:ctrlPr>
            </m:fPr>
            <m:num>
              <w:moveTo w:id="8101" w:author="TinTin Kalaw" w:date="2014-08-16T13:19:00Z">
                <m:r>
                  <w:rPr>
                    <w:rFonts w:ascii="Cambria Math" w:hAnsi="Cambria Math"/>
                  </w:rPr>
                  <m:t>TruePositi</m:t>
                </m:r>
                <m:r>
                  <w:rPr>
                    <w:rFonts w:ascii="Cambria Math" w:hAnsi="Cambria Math"/>
                  </w:rPr>
                  <m:t>ve</m:t>
                </m:r>
              </w:moveTo>
            </m:num>
            <m:den>
              <w:moveTo w:id="8102" w:author="TinTin Kalaw" w:date="2014-08-16T13:19:00Z">
                <m:r>
                  <w:rPr>
                    <w:rFonts w:ascii="Cambria Math" w:hAnsi="Cambria Math"/>
                  </w:rPr>
                  <m:t>TruePositive</m:t>
                </m:r>
                <m:r>
                  <m:rPr>
                    <m:sty m:val="p"/>
                  </m:rPr>
                  <w:rPr>
                    <w:rFonts w:ascii="Cambria Math" w:hAnsi="Cambria Math"/>
                  </w:rPr>
                  <m:t>+</m:t>
                </m:r>
                <m:r>
                  <w:rPr>
                    <w:rFonts w:ascii="Cambria Math" w:hAnsi="Cambria Math"/>
                  </w:rPr>
                  <m:t>FalseNegative</m:t>
                </m:r>
              </w:moveTo>
            </m:den>
          </m:f>
          <w:moveToRangeEnd w:id="8099"/>
        </m:oMath>
      </m:oMathPara>
    </w:p>
    <w:p w:rsidR="002F6E61" w:rsidRDefault="002F6E61">
      <w:pPr>
        <w:pStyle w:val="Content2"/>
        <w:rPr>
          <w:ins w:id="8103" w:author="TinTin Kalaw" w:date="2014-08-16T13:19:00Z"/>
        </w:rPr>
        <w:pPrChange w:id="8104" w:author="TinTin Kalaw" w:date="2014-08-16T12:44:00Z">
          <w:pPr>
            <w:pStyle w:val="Content"/>
          </w:pPr>
        </w:pPrChange>
      </w:pPr>
    </w:p>
    <w:p w:rsidR="002F6E61" w:rsidRDefault="00602FF1">
      <w:pPr>
        <w:pStyle w:val="Content2"/>
        <w:rPr>
          <w:ins w:id="8105" w:author="TinTin Kalaw" w:date="2014-08-16T13:19:00Z"/>
        </w:rPr>
        <w:pPrChange w:id="8106" w:author="TinTin Kalaw" w:date="2014-08-16T12:44:00Z">
          <w:pPr>
            <w:pStyle w:val="Content"/>
          </w:pPr>
        </w:pPrChange>
      </w:pPr>
      <w:ins w:id="8107" w:author="Vilson Lu" w:date="2014-08-15T14:52:00Z">
        <w:r>
          <w:t>The two metrics are often combined as their harmonic mean known as the F-measure (Hripcsak and Rothschild, 2005).</w:t>
        </w:r>
      </w:ins>
    </w:p>
    <w:p w:rsidR="002F6E61" w:rsidRDefault="002F6E61">
      <w:pPr>
        <w:pStyle w:val="Content2"/>
        <w:rPr>
          <w:ins w:id="8108" w:author="TinTin Kalaw" w:date="2014-08-16T13:19:00Z"/>
        </w:rPr>
        <w:pPrChange w:id="8109" w:author="TinTin Kalaw" w:date="2014-08-16T12:44:00Z">
          <w:pPr>
            <w:pStyle w:val="Content"/>
          </w:pPr>
        </w:pPrChange>
      </w:pPr>
    </w:p>
    <w:p w:rsidR="002F6E61" w:rsidRDefault="00E75C6B">
      <w:pPr>
        <w:pStyle w:val="Content2"/>
        <w:rPr>
          <w:ins w:id="8110" w:author="Vilson Lu" w:date="2014-08-15T14:52:00Z"/>
        </w:rPr>
        <w:pPrChange w:id="8111" w:author="TinTin Kalaw" w:date="2014-08-16T12:44:00Z">
          <w:pPr>
            <w:pStyle w:val="Content"/>
          </w:pPr>
        </w:pPrChange>
      </w:pPr>
      <m:oMathPara>
        <m:oMath>
          <w:moveToRangeStart w:id="8112" w:author="TinTin Kalaw" w:date="2014-08-16T13:19:00Z" w:name="move395958496"/>
          <w:moveTo w:id="8113" w:author="TinTin Kalaw" w:date="2014-08-16T13:19:00Z">
            <m:r>
              <w:rPr>
                <w:rFonts w:ascii="Cambria Math" w:hAnsi="Cambria Math"/>
              </w:rPr>
              <m:t>F</m:t>
            </m:r>
            <m:r>
              <m:rPr>
                <m:sty m:val="p"/>
              </m:rPr>
              <w:rPr>
                <w:rFonts w:ascii="Cambria Math" w:hAnsi="Cambria Math"/>
              </w:rPr>
              <m:t xml:space="preserve">=2 </m:t>
            </m:r>
            <m:r>
              <w:rPr>
                <w:rFonts w:ascii="Cambria Math" w:hAnsi="Cambria Math"/>
              </w:rPr>
              <m:t>x</m:t>
            </m:r>
          </w:moveTo>
          <m:f>
            <m:fPr>
              <m:ctrlPr>
                <w:rPr>
                  <w:rFonts w:ascii="Cambria Math" w:hAnsi="Cambria Math"/>
                  <w:szCs w:val="24"/>
                </w:rPr>
              </m:ctrlPr>
            </m:fPr>
            <m:num>
              <w:moveTo w:id="8114" w:author="TinTin Kalaw" w:date="2014-08-16T13:19:00Z">
                <m:r>
                  <w:rPr>
                    <w:rFonts w:ascii="Cambria Math" w:hAnsi="Cambria Math"/>
                  </w:rPr>
                  <m:t>precisionxrecall</m:t>
                </m:r>
              </w:moveTo>
            </m:num>
            <m:den>
              <w:moveTo w:id="8115" w:author="TinTin Kalaw" w:date="2014-08-16T13:19:00Z">
                <m:r>
                  <w:rPr>
                    <w:rFonts w:ascii="Cambria Math" w:hAnsi="Cambria Math"/>
                  </w:rPr>
                  <m:t>precision</m:t>
                </m:r>
                <m:r>
                  <m:rPr>
                    <m:sty m:val="p"/>
                  </m:rPr>
                  <w:rPr>
                    <w:rFonts w:ascii="Cambria Math" w:hAnsi="Cambria Math"/>
                  </w:rPr>
                  <m:t>+</m:t>
                </m:r>
                <m:r>
                  <w:rPr>
                    <w:rFonts w:ascii="Cambria Math" w:hAnsi="Cambria Math"/>
                  </w:rPr>
                  <m:t>recall</m:t>
                </m:r>
              </w:moveTo>
            </m:den>
          </m:f>
          <w:moveToRangeEnd w:id="8112"/>
        </m:oMath>
      </m:oMathPara>
    </w:p>
    <w:p w:rsidR="002F6E61" w:rsidRDefault="00602FF1">
      <w:pPr>
        <w:pStyle w:val="Caption"/>
        <w:ind w:left="0"/>
        <w:jc w:val="left"/>
        <w:rPr>
          <w:del w:id="8116" w:author="TinTin Kalaw" w:date="2014-08-16T12:46:00Z"/>
        </w:rPr>
        <w:pPrChange w:id="8117" w:author="Vilson Lu" w:date="2014-08-22T06:42:00Z">
          <w:pPr>
            <w:pStyle w:val="Content"/>
          </w:pPr>
        </w:pPrChange>
      </w:pPr>
      <w:moveFromRangeStart w:id="8118" w:author="TinTin Kalaw" w:date="2014-08-16T12:46:00Z" w:name="move395956524"/>
      <w:moveFrom w:id="8119" w:author="TinTin Kalaw" w:date="2014-08-16T12:46:00Z">
        <w:ins w:id="8120" w:author="Vilson Lu" w:date="2014-08-15T14:52:00Z">
          <w:r w:rsidDel="006E427B">
            <w:t xml:space="preserve">Table </w:t>
          </w:r>
          <w:r w:rsidR="00372B98" w:rsidDel="006E427B">
            <w:rPr>
              <w:b w:val="0"/>
              <w:i w:val="0"/>
            </w:rPr>
            <w:fldChar w:fldCharType="begin"/>
          </w:r>
          <w:r w:rsidDel="006E427B">
            <w:instrText xml:space="preserve"> STYLEREF 1 \s </w:instrText>
          </w:r>
          <w:r w:rsidR="00372B98" w:rsidDel="006E427B">
            <w:rPr>
              <w:b w:val="0"/>
              <w:i w:val="0"/>
            </w:rPr>
            <w:fldChar w:fldCharType="separate"/>
          </w:r>
          <w:r w:rsidDel="006E427B">
            <w:rPr>
              <w:noProof/>
            </w:rPr>
            <w:t>3</w:t>
          </w:r>
          <w:r w:rsidR="00372B98" w:rsidDel="006E427B">
            <w:rPr>
              <w:b w:val="0"/>
              <w:i w:val="0"/>
              <w:noProof/>
            </w:rPr>
            <w:fldChar w:fldCharType="end"/>
          </w:r>
          <w:r w:rsidDel="006E427B">
            <w:noBreakHyphen/>
          </w:r>
          <w:bookmarkStart w:id="8121" w:name="_Ref395956408"/>
          <w:r w:rsidR="00372B98" w:rsidDel="006E427B">
            <w:rPr>
              <w:b w:val="0"/>
              <w:i w:val="0"/>
            </w:rPr>
            <w:fldChar w:fldCharType="begin"/>
          </w:r>
          <w:r w:rsidDel="006E427B">
            <w:instrText xml:space="preserve"> SEQ Table \* ARABIC \s 1 </w:instrText>
          </w:r>
          <w:r w:rsidR="00372B98" w:rsidDel="006E427B">
            <w:rPr>
              <w:b w:val="0"/>
              <w:i w:val="0"/>
            </w:rPr>
            <w:fldChar w:fldCharType="separate"/>
          </w:r>
          <w:r w:rsidDel="006E427B">
            <w:rPr>
              <w:noProof/>
            </w:rPr>
            <w:t>3</w:t>
          </w:r>
          <w:r w:rsidR="00372B98" w:rsidDel="006E427B">
            <w:rPr>
              <w:b w:val="0"/>
              <w:i w:val="0"/>
              <w:noProof/>
            </w:rPr>
            <w:fldChar w:fldCharType="end"/>
          </w:r>
          <w:bookmarkEnd w:id="8121"/>
          <w:r w:rsidDel="006E427B">
            <w:t xml:space="preserve">. </w:t>
          </w:r>
          <w:bookmarkStart w:id="8122" w:name="_Toc395094921"/>
          <w:bookmarkStart w:id="8123" w:name="_Ref395956402"/>
          <w:r w:rsidRPr="00E92D37" w:rsidDel="006E427B">
            <w:t>Confusion Matrix (Davis and Goadrich, 2006)</w:t>
          </w:r>
        </w:ins>
      </w:moveFrom>
      <w:bookmarkEnd w:id="8122"/>
      <w:bookmarkEnd w:id="8123"/>
      <w:moveFromRangeEnd w:id="8118"/>
    </w:p>
    <w:p w:rsidR="002F6E61" w:rsidRDefault="002F6E61">
      <w:pPr>
        <w:pStyle w:val="Caption"/>
        <w:ind w:left="0"/>
        <w:jc w:val="left"/>
        <w:rPr>
          <w:ins w:id="8124" w:author="Vilson Lu" w:date="2014-08-16T15:39:00Z"/>
        </w:rPr>
        <w:pPrChange w:id="8125" w:author="Vilson Lu" w:date="2014-08-22T06:42:00Z">
          <w:pPr/>
        </w:pPrChange>
      </w:pPr>
    </w:p>
    <w:p w:rsidR="002F6E61" w:rsidRDefault="00602FF1">
      <w:pPr>
        <w:pStyle w:val="Content2"/>
        <w:rPr>
          <w:ins w:id="8126" w:author="Vilson Lu" w:date="2014-08-15T14:52:00Z"/>
        </w:rPr>
        <w:pPrChange w:id="8127" w:author="Vilson Lu" w:date="2014-08-22T04:36:00Z">
          <w:pPr>
            <w:pStyle w:val="Content"/>
          </w:pPr>
        </w:pPrChange>
      </w:pPr>
      <w:ins w:id="8128" w:author="Vilson Lu" w:date="2014-08-15T14:52:00Z">
        <w:r>
          <w:t xml:space="preserve">The True positive category means a positive instance is correctly predicted as positive while the False positive category denotes a negative instance is predicted as positive. Then, the True negative category signifies a negative instance </w:t>
        </w:r>
        <w:del w:id="8129" w:author="PF" w:date="2015-03-02T18:12:00Z">
          <w:r w:rsidDel="00314C6B">
            <w:delText xml:space="preserve">is </w:delText>
          </w:r>
        </w:del>
        <w:r>
          <w:t xml:space="preserve">predicted correctly as negative while the False negative means a positive instance is predicted as negative (Davis and Goadrich, 2006). </w:t>
        </w:r>
        <w:del w:id="8130" w:author="TinTin Kalaw" w:date="2014-08-16T12:44:00Z">
          <w:r w:rsidDel="0078345A">
            <w:delText>Table 3-3</w:delText>
          </w:r>
        </w:del>
      </w:ins>
      <w:ins w:id="8131" w:author="TinTin Kalaw" w:date="2014-08-16T12:44:00Z">
        <w:r w:rsidR="00372B98">
          <w:fldChar w:fldCharType="begin"/>
        </w:r>
        <w:r w:rsidR="0078345A">
          <w:instrText xml:space="preserve"> REF _Ref395956408 \h </w:instrText>
        </w:r>
      </w:ins>
      <w:del w:id="8132" w:author="Vilson Lu" w:date="2014-08-16T16:50:00Z">
        <w:r w:rsidR="00372B98">
          <w:fldChar w:fldCharType="separate"/>
        </w:r>
      </w:del>
      <w:ins w:id="8133" w:author="TinTin Kalaw" w:date="2014-08-16T12:44:00Z">
        <w:del w:id="8134" w:author="Vilson Lu" w:date="2014-08-16T16:50:00Z">
          <w:r w:rsidR="0078345A" w:rsidDel="0068488C">
            <w:delText xml:space="preserve">Table </w:delText>
          </w:r>
          <w:r w:rsidR="0078345A" w:rsidDel="0068488C">
            <w:rPr>
              <w:noProof/>
            </w:rPr>
            <w:delText>3</w:delText>
          </w:r>
          <w:r w:rsidR="0078345A" w:rsidDel="0068488C">
            <w:noBreakHyphen/>
          </w:r>
          <w:r w:rsidR="0078345A" w:rsidDel="0068488C">
            <w:rPr>
              <w:noProof/>
            </w:rPr>
            <w:delText>3</w:delText>
          </w:r>
        </w:del>
        <w:r w:rsidR="00372B98">
          <w:fldChar w:fldCharType="end"/>
        </w:r>
      </w:ins>
      <w:ins w:id="8135" w:author="Vilson Lu" w:date="2014-08-22T04:37:00Z">
        <w:r w:rsidR="00372B98">
          <w:fldChar w:fldCharType="begin"/>
        </w:r>
        <w:r w:rsidR="00145BDF">
          <w:instrText xml:space="preserve"> REF _Ref396445591 \h </w:instrText>
        </w:r>
      </w:ins>
      <w:r w:rsidR="00372B98">
        <w:fldChar w:fldCharType="separate"/>
      </w:r>
      <w:ins w:id="8136" w:author="Vilson Lu" w:date="2014-08-22T16:55:00Z">
        <w:r w:rsidR="003160F5">
          <w:t xml:space="preserve">Table </w:t>
        </w:r>
        <w:r w:rsidR="003160F5">
          <w:rPr>
            <w:noProof/>
          </w:rPr>
          <w:t>3</w:t>
        </w:r>
        <w:r w:rsidR="003160F5">
          <w:noBreakHyphen/>
        </w:r>
        <w:r w:rsidR="003160F5">
          <w:rPr>
            <w:noProof/>
          </w:rPr>
          <w:t>3</w:t>
        </w:r>
      </w:ins>
      <w:ins w:id="8137" w:author="Vilson Lu" w:date="2014-08-22T04:37:00Z">
        <w:r w:rsidR="00372B98">
          <w:fldChar w:fldCharType="end"/>
        </w:r>
      </w:ins>
      <w:ins w:id="8138" w:author="PF" w:date="2015-03-02T18:12:00Z">
        <w:r w:rsidR="00314C6B">
          <w:t xml:space="preserve"> </w:t>
        </w:r>
      </w:ins>
      <w:ins w:id="8139" w:author="Vilson Lu" w:date="2014-08-15T14:52:00Z">
        <w:r>
          <w:t>show</w:t>
        </w:r>
      </w:ins>
      <w:ins w:id="8140" w:author="Vilson Lu" w:date="2014-08-22T04:37:00Z">
        <w:r w:rsidR="00145BDF">
          <w:t xml:space="preserve">s </w:t>
        </w:r>
        <w:del w:id="8141" w:author="PF" w:date="2015-03-02T18:12:00Z">
          <w:r w:rsidR="00145BDF" w:rsidDel="00314C6B">
            <w:delText>the</w:delText>
          </w:r>
        </w:del>
      </w:ins>
      <w:ins w:id="8142" w:author="Vilson Lu" w:date="2014-08-15T14:52:00Z">
        <w:del w:id="8143" w:author="PF" w:date="2015-03-02T18:12:00Z">
          <w:r w:rsidDel="00314C6B">
            <w:delText xml:space="preserve"> </w:delText>
          </w:r>
        </w:del>
      </w:ins>
      <w:ins w:id="8144" w:author="PF" w:date="2015-03-02T18:12:00Z">
        <w:r w:rsidR="00314C6B">
          <w:t xml:space="preserve">its </w:t>
        </w:r>
      </w:ins>
      <w:ins w:id="8145" w:author="Vilson Lu" w:date="2014-08-15T14:52:00Z">
        <w:r>
          <w:t>confusion matrix</w:t>
        </w:r>
      </w:ins>
      <w:ins w:id="8146" w:author="PF" w:date="2015-03-02T18:12:00Z">
        <w:r w:rsidR="00314C6B">
          <w:t>.</w:t>
        </w:r>
      </w:ins>
      <w:ins w:id="8147" w:author="Vilson Lu" w:date="2014-08-15T14:52:00Z">
        <w:del w:id="8148" w:author="PF" w:date="2015-03-02T18:12:00Z">
          <w:r w:rsidDel="00314C6B">
            <w:delText xml:space="preserve"> of this.</w:delText>
          </w:r>
        </w:del>
      </w:ins>
    </w:p>
    <w:p w:rsidR="002F6E61" w:rsidRDefault="00602FF1">
      <w:pPr>
        <w:pStyle w:val="Content2"/>
        <w:ind w:left="0"/>
        <w:rPr>
          <w:ins w:id="8149" w:author="Vilson Lu" w:date="2014-08-15T14:52:00Z"/>
          <w:del w:id="8150" w:author="TinTin Kalaw" w:date="2014-08-16T13:19:00Z"/>
          <w:rFonts w:eastAsiaTheme="minorEastAsia"/>
          <w:szCs w:val="24"/>
        </w:rPr>
        <w:pPrChange w:id="8151" w:author="Vilson Lu" w:date="2014-08-22T04:36:00Z">
          <w:pPr>
            <w:pStyle w:val="Content"/>
          </w:pPr>
        </w:pPrChange>
      </w:pPr>
      <m:oMathPara>
        <m:oMath>
          <w:ins w:id="8152" w:author="Vilson Lu" w:date="2014-08-15T14:52:00Z">
            <w:del w:id="8153" w:author="TinTin Kalaw" w:date="2014-08-16T13:18:00Z">
              <m:r>
                <w:rPr>
                  <w:rFonts w:ascii="Cambria Math" w:hAnsi="Cambria Math"/>
                </w:rPr>
                <m:t>Precision</m:t>
              </m:r>
              <m:r>
                <m:rPr>
                  <m:sty m:val="p"/>
                </m:rPr>
                <w:rPr>
                  <w:rFonts w:ascii="Cambria Math" w:hAnsi="Cambria Math"/>
                </w:rPr>
                <m:t>=</m:t>
              </m:r>
            </w:del>
          </w:ins>
          <m:f>
            <m:fPr>
              <m:ctrlPr>
                <w:ins w:id="8154" w:author="Vilson Lu" w:date="2014-08-15T14:52:00Z">
                  <w:del w:id="8155" w:author="TinTin Kalaw" w:date="2014-08-16T13:18:00Z">
                    <w:rPr>
                      <w:rFonts w:ascii="Cambria Math" w:hAnsi="Cambria Math"/>
                      <w:szCs w:val="24"/>
                    </w:rPr>
                  </w:del>
                </w:ins>
              </m:ctrlPr>
            </m:fPr>
            <m:num>
              <w:ins w:id="8156" w:author="Vilson Lu" w:date="2014-08-15T14:52:00Z">
                <w:del w:id="8157" w:author="TinTin Kalaw" w:date="2014-08-16T13:18:00Z">
                  <m:r>
                    <w:rPr>
                      <w:rFonts w:ascii="Cambria Math" w:hAnsi="Cambria Math"/>
                    </w:rPr>
                    <m:t>TruePositive</m:t>
                  </m:r>
                </w:del>
              </w:ins>
            </m:num>
            <m:den>
              <w:ins w:id="8158" w:author="Vilson Lu" w:date="2014-08-15T14:52:00Z">
                <w:del w:id="8159" w:author="TinTin Kalaw" w:date="2014-08-16T13:18:00Z">
                  <m:r>
                    <w:rPr>
                      <w:rFonts w:ascii="Cambria Math" w:hAnsi="Cambria Math"/>
                    </w:rPr>
                    <m:t>TruePositive</m:t>
                  </m:r>
                  <m:r>
                    <m:rPr>
                      <m:sty m:val="p"/>
                    </m:rPr>
                    <w:rPr>
                      <w:rFonts w:ascii="Cambria Math" w:hAnsi="Cambria Math"/>
                    </w:rPr>
                    <m:t>+</m:t>
                  </m:r>
                  <m:r>
                    <w:rPr>
                      <w:rFonts w:ascii="Cambria Math" w:hAnsi="Cambria Math"/>
                    </w:rPr>
                    <m:t>FalsePositive</m:t>
                  </m:r>
                </w:del>
              </w:ins>
            </m:den>
          </m:f>
          <w:moveFromRangeStart w:id="8160" w:author="TinTin Kalaw" w:date="2014-08-16T13:19:00Z" w:name="move395958487"/>
          <w:ins w:id="8161" w:author="Vilson Lu" w:date="2014-08-15T14:52:00Z">
            <m:r>
              <w:rPr>
                <w:rFonts w:ascii="Cambria Math" w:hAnsi="Cambria Math"/>
              </w:rPr>
              <m:t>Recall</m:t>
            </m:r>
            <m:r>
              <m:rPr>
                <m:sty m:val="p"/>
              </m:rPr>
              <w:rPr>
                <w:rFonts w:ascii="Cambria Math" w:hAnsi="Cambria Math"/>
              </w:rPr>
              <m:t>=</m:t>
            </m:r>
          </w:ins>
          <m:f>
            <m:fPr>
              <m:ctrlPr>
                <w:ins w:id="8162" w:author="Vilson Lu" w:date="2014-08-15T14:52:00Z">
                  <w:rPr>
                    <w:rFonts w:ascii="Cambria Math" w:hAnsi="Cambria Math"/>
                    <w:szCs w:val="24"/>
                  </w:rPr>
                </w:ins>
              </m:ctrlPr>
            </m:fPr>
            <m:num>
              <w:ins w:id="8163" w:author="Vilson Lu" w:date="2014-08-15T14:52:00Z">
                <m:r>
                  <w:rPr>
                    <w:rFonts w:ascii="Cambria Math" w:hAnsi="Cambria Math"/>
                  </w:rPr>
                  <m:t>TruePositive</m:t>
                </m:r>
              </w:ins>
            </m:num>
            <m:den>
              <w:ins w:id="8164" w:author="Vilson Lu" w:date="2014-08-15T14:52:00Z">
                <m:r>
                  <w:rPr>
                    <w:rFonts w:ascii="Cambria Math" w:hAnsi="Cambria Math"/>
                  </w:rPr>
                  <m:t>TruePositive</m:t>
                </m:r>
                <m:r>
                  <m:rPr>
                    <m:sty m:val="p"/>
                  </m:rPr>
                  <w:rPr>
                    <w:rFonts w:ascii="Cambria Math" w:hAnsi="Cambria Math"/>
                  </w:rPr>
                  <m:t>+</m:t>
                </m:r>
                <m:r>
                  <w:rPr>
                    <w:rFonts w:ascii="Cambria Math" w:hAnsi="Cambria Math"/>
                  </w:rPr>
                  <m:t>FalseNegative</m:t>
                </m:r>
              </w:ins>
            </m:den>
          </m:f>
          <w:moveFromRangeEnd w:id="8160"/>
        </m:oMath>
      </m:oMathPara>
    </w:p>
    <w:p w:rsidR="002F6E61" w:rsidRDefault="002F6E61">
      <w:pPr>
        <w:pStyle w:val="Content2"/>
        <w:rPr>
          <w:ins w:id="8165" w:author="Vilson Lu" w:date="2014-08-15T14:52:00Z"/>
          <w:del w:id="8166" w:author="TinTin Kalaw" w:date="2014-08-16T13:19:00Z"/>
          <w:rFonts w:eastAsiaTheme="minorEastAsia"/>
        </w:rPr>
        <w:pPrChange w:id="8167" w:author="Vilson Lu" w:date="2014-08-22T04:36:00Z">
          <w:pPr>
            <w:pStyle w:val="Content"/>
            <w:ind w:left="0"/>
          </w:pPr>
        </w:pPrChange>
      </w:pPr>
    </w:p>
    <w:p w:rsidR="002F6E61" w:rsidRDefault="002F6E61">
      <w:pPr>
        <w:pStyle w:val="Content2"/>
        <w:rPr>
          <w:ins w:id="8168" w:author="Vilson Lu" w:date="2014-08-15T14:52:00Z"/>
          <w:del w:id="8169" w:author="TinTin Kalaw" w:date="2014-08-16T13:19:00Z"/>
          <w:b/>
        </w:rPr>
        <w:pPrChange w:id="8170" w:author="Vilson Lu" w:date="2014-08-22T04:36:00Z">
          <w:pPr>
            <w:pStyle w:val="Content"/>
          </w:pPr>
        </w:pPrChange>
      </w:pPr>
    </w:p>
    <w:p w:rsidR="002F6E61" w:rsidRDefault="00602FF1">
      <w:pPr>
        <w:pStyle w:val="Content2"/>
        <w:rPr>
          <w:ins w:id="8171" w:author="Vilson Lu" w:date="2014-08-15T14:52:00Z"/>
          <w:del w:id="8172" w:author="TinTin Kalaw" w:date="2014-08-16T13:19:00Z"/>
          <w:rFonts w:eastAsiaTheme="minorEastAsia"/>
        </w:rPr>
        <w:pPrChange w:id="8173" w:author="Vilson Lu" w:date="2014-08-22T04:36:00Z">
          <w:pPr>
            <w:pStyle w:val="Content"/>
          </w:pPr>
        </w:pPrChange>
      </w:pPr>
      <m:oMathPara>
        <m:oMathParaPr>
          <m:jc m:val="center"/>
        </m:oMathParaPr>
        <m:oMath>
          <w:moveFromRangeStart w:id="8174" w:author="TinTin Kalaw" w:date="2014-08-16T13:19:00Z" w:name="move395958496"/>
          <w:moveFrom w:id="8175" w:author="TinTin Kalaw" w:date="2014-08-16T13:19:00Z">
            <w:ins w:id="8176" w:author="Vilson Lu" w:date="2014-08-15T14:52:00Z">
              <m:r>
                <w:rPr>
                  <w:rFonts w:ascii="Cambria Math" w:hAnsi="Cambria Math"/>
                </w:rPr>
                <m:t>F</m:t>
              </m:r>
              <m:r>
                <m:rPr>
                  <m:sty m:val="p"/>
                </m:rPr>
                <w:rPr>
                  <w:rFonts w:ascii="Cambria Math" w:hAnsi="Cambria Math"/>
                </w:rPr>
                <m:t xml:space="preserve">=2 </m:t>
              </m:r>
              <m:r>
                <w:rPr>
                  <w:rFonts w:ascii="Cambria Math" w:hAnsi="Cambria Math"/>
                </w:rPr>
                <m:t>x</m:t>
              </m:r>
            </w:ins>
          </w:moveFrom>
          <m:f>
            <m:fPr>
              <m:ctrlPr>
                <w:ins w:id="8177" w:author="Vilson Lu" w:date="2014-08-15T14:52:00Z">
                  <w:rPr>
                    <w:rFonts w:ascii="Cambria Math" w:hAnsi="Cambria Math"/>
                    <w:szCs w:val="24"/>
                  </w:rPr>
                </w:ins>
              </m:ctrlPr>
            </m:fPr>
            <m:num>
              <w:moveFrom w:id="8178" w:author="TinTin Kalaw" w:date="2014-08-16T13:19:00Z">
                <w:ins w:id="8179" w:author="Vilson Lu" w:date="2014-08-15T14:52:00Z">
                  <m:r>
                    <w:rPr>
                      <w:rFonts w:ascii="Cambria Math" w:hAnsi="Cambria Math"/>
                    </w:rPr>
                    <m:t>precisionxrecall</m:t>
                  </m:r>
                </w:ins>
              </w:moveFrom>
            </m:num>
            <m:den>
              <w:moveFrom w:id="8180" w:author="TinTin Kalaw" w:date="2014-08-16T13:19:00Z">
                <w:ins w:id="8181" w:author="Vilson Lu" w:date="2014-08-15T14:52:00Z">
                  <m:r>
                    <w:rPr>
                      <w:rFonts w:ascii="Cambria Math" w:hAnsi="Cambria Math"/>
                    </w:rPr>
                    <m:t>precision</m:t>
                  </m:r>
                  <m:r>
                    <m:rPr>
                      <m:sty m:val="p"/>
                    </m:rPr>
                    <w:rPr>
                      <w:rFonts w:ascii="Cambria Math" w:hAnsi="Cambria Math"/>
                    </w:rPr>
                    <m:t>+</m:t>
                  </m:r>
                  <m:r>
                    <w:rPr>
                      <w:rFonts w:ascii="Cambria Math" w:hAnsi="Cambria Math"/>
                    </w:rPr>
                    <m:t>recall</m:t>
                  </m:r>
                </w:ins>
              </w:moveFrom>
            </m:den>
          </m:f>
          <w:moveFromRangeEnd w:id="8174"/>
        </m:oMath>
      </m:oMathPara>
    </w:p>
    <w:p w:rsidR="002F6E61" w:rsidRDefault="002F6E61">
      <w:pPr>
        <w:pStyle w:val="Content2"/>
        <w:rPr>
          <w:ins w:id="8182" w:author="Vilson Lu" w:date="2014-08-15T14:52:00Z"/>
          <w:del w:id="8183" w:author="TinTin Kalaw" w:date="2014-08-16T13:17:00Z"/>
        </w:rPr>
        <w:pPrChange w:id="8184" w:author="Vilson Lu" w:date="2014-08-22T04:36:00Z">
          <w:pPr>
            <w:ind w:left="1080"/>
          </w:pPr>
        </w:pPrChange>
      </w:pPr>
    </w:p>
    <w:p w:rsidR="002F6E61" w:rsidRDefault="006E427B">
      <w:pPr>
        <w:pStyle w:val="Content2"/>
        <w:pPrChange w:id="8185" w:author="Vilson Lu" w:date="2014-08-22T04:36:00Z">
          <w:pPr>
            <w:pStyle w:val="Caption"/>
          </w:pPr>
        </w:pPrChange>
      </w:pPr>
      <w:moveToRangeStart w:id="8186" w:author="TinTin Kalaw" w:date="2014-08-16T12:46:00Z" w:name="move395956524"/>
      <w:moveTo w:id="8187" w:author="TinTin Kalaw" w:date="2014-08-16T12:46:00Z">
        <w:del w:id="8188" w:author="Vilson Lu" w:date="2014-08-22T04:36:00Z">
          <w:r w:rsidDel="00145BDF">
            <w:delText xml:space="preserve">Table </w:delText>
          </w:r>
        </w:del>
      </w:moveTo>
      <w:ins w:id="8189" w:author="TinTin Kalaw" w:date="2014-08-16T13:59:00Z">
        <w:del w:id="8190" w:author="Vilson Lu" w:date="2014-08-21T17:51:00Z">
          <w:r w:rsidR="00372B98" w:rsidDel="005621E4">
            <w:fldChar w:fldCharType="begin"/>
          </w:r>
          <w:r w:rsidR="006E6440" w:rsidDel="005621E4">
            <w:delInstrText xml:space="preserve"> STYLEREF 1 \s </w:delInstrText>
          </w:r>
        </w:del>
      </w:ins>
      <w:del w:id="8191" w:author="Vilson Lu" w:date="2014-08-21T17:51:00Z">
        <w:r w:rsidR="00372B98" w:rsidDel="005621E4">
          <w:fldChar w:fldCharType="separate"/>
        </w:r>
        <w:r w:rsidR="0068488C" w:rsidDel="005621E4">
          <w:rPr>
            <w:noProof/>
          </w:rPr>
          <w:delText>3</w:delText>
        </w:r>
      </w:del>
      <w:ins w:id="8192" w:author="TinTin Kalaw" w:date="2014-08-16T13:59:00Z">
        <w:del w:id="8193" w:author="Vilson Lu" w:date="2014-08-21T17:51:00Z">
          <w:r w:rsidR="00372B98" w:rsidDel="005621E4">
            <w:fldChar w:fldCharType="end"/>
          </w:r>
          <w:r w:rsidR="006E6440" w:rsidDel="005621E4">
            <w:noBreakHyphen/>
          </w:r>
          <w:r w:rsidR="00372B98" w:rsidDel="005621E4">
            <w:fldChar w:fldCharType="begin"/>
          </w:r>
          <w:r w:rsidR="006E6440" w:rsidDel="005621E4">
            <w:delInstrText xml:space="preserve"> SEQ Table \* ARABIC \s 1 </w:delInstrText>
          </w:r>
        </w:del>
      </w:ins>
      <w:del w:id="8194" w:author="Vilson Lu" w:date="2014-08-21T17:51:00Z">
        <w:r w:rsidR="00372B98" w:rsidDel="005621E4">
          <w:fldChar w:fldCharType="end"/>
        </w:r>
      </w:del>
      <w:moveTo w:id="8195" w:author="TinTin Kalaw" w:date="2014-08-16T12:46:00Z">
        <w:del w:id="8196" w:author="Vilson Lu" w:date="2014-08-22T04:36:00Z">
          <w:r w:rsidR="00372B98" w:rsidDel="00145BDF">
            <w:fldChar w:fldCharType="begin"/>
          </w:r>
          <w:r w:rsidDel="00145BDF">
            <w:delInstrText xml:space="preserve"> STYLEREF 1 \s </w:delInstrText>
          </w:r>
          <w:r w:rsidR="00372B98" w:rsidDel="00145BDF">
            <w:fldChar w:fldCharType="separate"/>
          </w:r>
          <w:r w:rsidDel="00145BDF">
            <w:rPr>
              <w:noProof/>
            </w:rPr>
            <w:delText>3</w:delText>
          </w:r>
          <w:r w:rsidR="00372B98" w:rsidDel="00145BDF">
            <w:rPr>
              <w:noProof/>
            </w:rPr>
            <w:fldChar w:fldCharType="end"/>
          </w:r>
          <w:r w:rsidDel="00145BDF">
            <w:noBreakHyphen/>
          </w:r>
          <w:r w:rsidR="00372B98" w:rsidDel="00145BDF">
            <w:fldChar w:fldCharType="begin"/>
          </w:r>
          <w:r w:rsidDel="00145BDF">
            <w:delInstrText xml:space="preserve"> SEQ Table \* ARABIC \s 1 </w:delInstrText>
          </w:r>
          <w:r w:rsidR="00372B98" w:rsidDel="00145BDF">
            <w:fldChar w:fldCharType="separate"/>
          </w:r>
          <w:r w:rsidDel="00145BDF">
            <w:rPr>
              <w:noProof/>
            </w:rPr>
            <w:delText>3</w:delText>
          </w:r>
          <w:r w:rsidR="00372B98" w:rsidDel="00145BDF">
            <w:rPr>
              <w:noProof/>
            </w:rPr>
            <w:fldChar w:fldCharType="end"/>
          </w:r>
          <w:r w:rsidDel="00145BDF">
            <w:delText xml:space="preserve">. </w:delText>
          </w:r>
          <w:r w:rsidRPr="00E92D37" w:rsidDel="00145BDF">
            <w:delText>Confusion Matrix (Davis and Goadrich, 2006)</w:delText>
          </w:r>
        </w:del>
      </w:moveTo>
    </w:p>
    <w:tbl>
      <w:tblPr>
        <w:tblStyle w:val="TableGrid"/>
        <w:tblW w:w="0" w:type="auto"/>
        <w:tblInd w:w="1440" w:type="dxa"/>
        <w:tblLook w:val="04A0"/>
      </w:tblPr>
      <w:tblGrid>
        <w:gridCol w:w="2654"/>
        <w:gridCol w:w="2622"/>
        <w:gridCol w:w="2634"/>
      </w:tblGrid>
      <w:tr w:rsidR="006E427B" w:rsidTr="006E6440">
        <w:tc>
          <w:tcPr>
            <w:tcW w:w="2654" w:type="dxa"/>
          </w:tcPr>
          <w:p w:rsidR="006E427B" w:rsidRDefault="006E427B" w:rsidP="006E6440">
            <w:pPr>
              <w:pStyle w:val="Content"/>
              <w:ind w:left="0"/>
              <w:jc w:val="center"/>
            </w:pPr>
          </w:p>
        </w:tc>
        <w:tc>
          <w:tcPr>
            <w:tcW w:w="2622" w:type="dxa"/>
          </w:tcPr>
          <w:p w:rsidR="006E427B" w:rsidRPr="00915BA7" w:rsidRDefault="006E427B" w:rsidP="006E6440">
            <w:pPr>
              <w:pStyle w:val="Content"/>
              <w:ind w:left="0"/>
              <w:jc w:val="center"/>
              <w:rPr>
                <w:b/>
              </w:rPr>
            </w:pPr>
            <w:moveTo w:id="8197" w:author="TinTin Kalaw" w:date="2014-08-16T12:46:00Z">
              <w:r w:rsidRPr="00915BA7">
                <w:rPr>
                  <w:b/>
                </w:rPr>
                <w:t>Actual Positive</w:t>
              </w:r>
            </w:moveTo>
          </w:p>
        </w:tc>
        <w:tc>
          <w:tcPr>
            <w:tcW w:w="2634" w:type="dxa"/>
          </w:tcPr>
          <w:p w:rsidR="006E427B" w:rsidRPr="00915BA7" w:rsidRDefault="006E427B" w:rsidP="006E6440">
            <w:pPr>
              <w:pStyle w:val="Content"/>
              <w:ind w:left="0"/>
              <w:jc w:val="center"/>
              <w:rPr>
                <w:b/>
              </w:rPr>
            </w:pPr>
            <w:moveTo w:id="8198" w:author="TinTin Kalaw" w:date="2014-08-16T12:46:00Z">
              <w:r w:rsidRPr="00915BA7">
                <w:rPr>
                  <w:b/>
                </w:rPr>
                <w:t>Actual Negative</w:t>
              </w:r>
            </w:moveTo>
          </w:p>
        </w:tc>
      </w:tr>
      <w:tr w:rsidR="006E427B" w:rsidTr="006E6440">
        <w:tc>
          <w:tcPr>
            <w:tcW w:w="2654" w:type="dxa"/>
          </w:tcPr>
          <w:p w:rsidR="006E427B" w:rsidRPr="00915BA7" w:rsidRDefault="006E427B" w:rsidP="006E6440">
            <w:pPr>
              <w:pStyle w:val="Content"/>
              <w:ind w:left="0"/>
              <w:jc w:val="center"/>
              <w:rPr>
                <w:b/>
              </w:rPr>
            </w:pPr>
            <w:moveTo w:id="8199" w:author="TinTin Kalaw" w:date="2014-08-16T12:46:00Z">
              <w:r w:rsidRPr="00915BA7">
                <w:rPr>
                  <w:b/>
                </w:rPr>
                <w:t>Predicted Positive</w:t>
              </w:r>
            </w:moveTo>
          </w:p>
        </w:tc>
        <w:tc>
          <w:tcPr>
            <w:tcW w:w="2622" w:type="dxa"/>
          </w:tcPr>
          <w:p w:rsidR="006E427B" w:rsidRDefault="006E427B" w:rsidP="006E6440">
            <w:pPr>
              <w:pStyle w:val="Content"/>
              <w:ind w:left="0"/>
              <w:jc w:val="center"/>
            </w:pPr>
            <w:moveTo w:id="8200" w:author="TinTin Kalaw" w:date="2014-08-16T12:46:00Z">
              <w:r>
                <w:t>True Positive</w:t>
              </w:r>
            </w:moveTo>
          </w:p>
        </w:tc>
        <w:tc>
          <w:tcPr>
            <w:tcW w:w="2634" w:type="dxa"/>
          </w:tcPr>
          <w:p w:rsidR="006E427B" w:rsidRDefault="006E427B" w:rsidP="006E6440">
            <w:pPr>
              <w:pStyle w:val="Content"/>
              <w:ind w:left="0"/>
              <w:jc w:val="center"/>
            </w:pPr>
            <w:moveTo w:id="8201" w:author="TinTin Kalaw" w:date="2014-08-16T12:46:00Z">
              <w:r>
                <w:t>False Positive</w:t>
              </w:r>
            </w:moveTo>
          </w:p>
        </w:tc>
      </w:tr>
      <w:tr w:rsidR="006E427B" w:rsidTr="006E6440">
        <w:tc>
          <w:tcPr>
            <w:tcW w:w="2654" w:type="dxa"/>
          </w:tcPr>
          <w:p w:rsidR="006E427B" w:rsidRPr="00915BA7" w:rsidRDefault="006E427B" w:rsidP="006E6440">
            <w:pPr>
              <w:pStyle w:val="Content"/>
              <w:ind w:left="0"/>
              <w:jc w:val="center"/>
              <w:rPr>
                <w:b/>
              </w:rPr>
            </w:pPr>
            <w:moveTo w:id="8202" w:author="TinTin Kalaw" w:date="2014-08-16T12:46:00Z">
              <w:r w:rsidRPr="00915BA7">
                <w:rPr>
                  <w:b/>
                </w:rPr>
                <w:t>Predicted Negative</w:t>
              </w:r>
            </w:moveTo>
          </w:p>
        </w:tc>
        <w:tc>
          <w:tcPr>
            <w:tcW w:w="2622" w:type="dxa"/>
          </w:tcPr>
          <w:p w:rsidR="006E427B" w:rsidRDefault="006E427B" w:rsidP="006E6440">
            <w:pPr>
              <w:pStyle w:val="Content"/>
              <w:ind w:left="0"/>
              <w:jc w:val="center"/>
            </w:pPr>
            <w:moveTo w:id="8203" w:author="TinTin Kalaw" w:date="2014-08-16T12:46:00Z">
              <w:r>
                <w:t>False Negative</w:t>
              </w:r>
            </w:moveTo>
          </w:p>
        </w:tc>
        <w:tc>
          <w:tcPr>
            <w:tcW w:w="2634" w:type="dxa"/>
          </w:tcPr>
          <w:p w:rsidR="006E427B" w:rsidRDefault="006E427B">
            <w:pPr>
              <w:pStyle w:val="Content"/>
              <w:keepNext/>
              <w:ind w:left="0"/>
              <w:jc w:val="center"/>
            </w:pPr>
            <w:moveTo w:id="8204" w:author="TinTin Kalaw" w:date="2014-08-16T12:46:00Z">
              <w:r>
                <w:t>True Negative</w:t>
              </w:r>
            </w:moveTo>
          </w:p>
        </w:tc>
      </w:tr>
    </w:tbl>
    <w:p w:rsidR="00145BDF" w:rsidRDefault="00145BDF">
      <w:pPr>
        <w:pStyle w:val="Caption"/>
        <w:rPr>
          <w:ins w:id="8205" w:author="Vilson Lu" w:date="2014-08-22T06:42:00Z"/>
        </w:rPr>
      </w:pPr>
      <w:bookmarkStart w:id="8206" w:name="_Ref396445591"/>
      <w:bookmarkStart w:id="8207" w:name="_Toc396489868"/>
      <w:bookmarkStart w:id="8208" w:name="_Toc395181707"/>
      <w:bookmarkStart w:id="8209" w:name="_Toc396444910"/>
      <w:moveToRangeEnd w:id="8186"/>
      <w:ins w:id="8210" w:author="Vilson Lu" w:date="2014-08-22T04:37:00Z">
        <w:r>
          <w:t xml:space="preserve">Table </w:t>
        </w:r>
      </w:ins>
      <w:ins w:id="8211" w:author="Vilson Lu" w:date="2014-08-22T16:11:00Z">
        <w:r w:rsidR="00372B98">
          <w:fldChar w:fldCharType="begin"/>
        </w:r>
        <w:r w:rsidR="00D71339">
          <w:instrText xml:space="preserve"> STYLEREF 1 \s </w:instrText>
        </w:r>
      </w:ins>
      <w:r w:rsidR="00372B98">
        <w:fldChar w:fldCharType="separate"/>
      </w:r>
      <w:r w:rsidR="003160F5">
        <w:rPr>
          <w:noProof/>
        </w:rPr>
        <w:t>3</w:t>
      </w:r>
      <w:ins w:id="8212"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8213" w:author="Vilson Lu" w:date="2014-08-22T16:55:00Z">
        <w:r w:rsidR="003160F5">
          <w:rPr>
            <w:noProof/>
          </w:rPr>
          <w:t>3</w:t>
        </w:r>
      </w:ins>
      <w:ins w:id="8214" w:author="Vilson Lu" w:date="2014-08-22T16:11:00Z">
        <w:r w:rsidR="00372B98">
          <w:fldChar w:fldCharType="end"/>
        </w:r>
      </w:ins>
      <w:bookmarkEnd w:id="8206"/>
      <w:ins w:id="8215" w:author="Vilson Lu" w:date="2014-08-22T04:37:00Z">
        <w:r>
          <w:t xml:space="preserve">. </w:t>
        </w:r>
        <w:r w:rsidRPr="00C31C13">
          <w:t>Confusion Matrix (Davis and Goadrich, 2006)</w:t>
        </w:r>
      </w:ins>
      <w:bookmarkEnd w:id="8207"/>
    </w:p>
    <w:p w:rsidR="002F6E61" w:rsidRDefault="002F6E61">
      <w:pPr>
        <w:rPr>
          <w:ins w:id="8216" w:author="Vilson Lu" w:date="2014-08-22T04:37:00Z"/>
        </w:rPr>
        <w:pPrChange w:id="8217" w:author="Vilson Lu" w:date="2014-08-22T06:42:00Z">
          <w:pPr>
            <w:pStyle w:val="Caption"/>
          </w:pPr>
        </w:pPrChange>
      </w:pPr>
    </w:p>
    <w:p w:rsidR="00602FF1" w:rsidRDefault="00602FF1" w:rsidP="00602FF1">
      <w:pPr>
        <w:pStyle w:val="Heading3"/>
        <w:rPr>
          <w:ins w:id="8218" w:author="Vilson Lu" w:date="2014-08-15T14:52:00Z"/>
        </w:rPr>
      </w:pPr>
      <w:bookmarkStart w:id="8219" w:name="_Toc396489592"/>
      <w:ins w:id="8220" w:author="Vilson Lu" w:date="2014-08-15T14:52:00Z">
        <w:r>
          <w:t>Kappa Statistics</w:t>
        </w:r>
        <w:bookmarkEnd w:id="8208"/>
        <w:bookmarkEnd w:id="8209"/>
        <w:bookmarkEnd w:id="8219"/>
      </w:ins>
    </w:p>
    <w:p w:rsidR="002F6E61" w:rsidRDefault="002F6E61">
      <w:pPr>
        <w:pStyle w:val="Content2"/>
        <w:rPr>
          <w:ins w:id="8221" w:author="Vilson Lu" w:date="2014-08-15T14:52:00Z"/>
        </w:rPr>
        <w:pPrChange w:id="8222" w:author="TinTin Kalaw" w:date="2014-08-16T12:45:00Z">
          <w:pPr/>
        </w:pPrChange>
      </w:pPr>
    </w:p>
    <w:p w:rsidR="002F6E61" w:rsidRDefault="00602FF1">
      <w:pPr>
        <w:pStyle w:val="Content2"/>
        <w:rPr>
          <w:ins w:id="8223" w:author="Vilson Lu" w:date="2014-08-15T14:52:00Z"/>
        </w:rPr>
        <w:pPrChange w:id="8224" w:author="TinTin Kalaw" w:date="2014-08-16T12:45:00Z">
          <w:pPr>
            <w:pStyle w:val="Content"/>
          </w:pPr>
        </w:pPrChange>
      </w:pPr>
      <w:commentRangeStart w:id="8225"/>
      <w:ins w:id="8226" w:author="Vilson Lu" w:date="2014-08-15T14:52:00Z">
        <w:r>
          <w:t xml:space="preserve">The common way of summarizing interrater agreement among observers is the kappa statistics. </w:t>
        </w:r>
        <w:del w:id="8227" w:author="PF" w:date="2015-03-02T18:14:00Z">
          <w:r w:rsidDel="0063411C">
            <w:delText>The kappa allows to measure agreement not only by chance</w:delText>
          </w:r>
        </w:del>
        <w:del w:id="8228" w:author="PF" w:date="2015-03-02T18:13:00Z">
          <w:r w:rsidDel="00314C6B">
            <w:delText xml:space="preserve"> alone.</w:delText>
          </w:r>
        </w:del>
        <w:del w:id="8229" w:author="PF" w:date="2015-03-02T18:14:00Z">
          <w:r w:rsidDel="0063411C">
            <w:delText xml:space="preserve"> The kappa </w:delText>
          </w:r>
        </w:del>
      </w:ins>
      <w:ins w:id="8230" w:author="PF" w:date="2015-03-02T18:14:00Z">
        <w:r w:rsidR="0063411C">
          <w:t xml:space="preserve">It allows measurement not only by chance and </w:t>
        </w:r>
      </w:ins>
      <w:ins w:id="8231" w:author="Vilson Lu" w:date="2014-08-15T14:52:00Z">
        <w:del w:id="8232" w:author="PF" w:date="2015-03-02T18:14:00Z">
          <w:r w:rsidDel="0063411C">
            <w:delText xml:space="preserve">is </w:delText>
          </w:r>
        </w:del>
        <w:r>
          <w:t xml:space="preserve">the observed agreement beyond chance </w:t>
        </w:r>
      </w:ins>
      <w:ins w:id="8233" w:author="PF" w:date="2015-03-02T18:14:00Z">
        <w:r w:rsidR="0063411C">
          <w:t xml:space="preserve">is </w:t>
        </w:r>
      </w:ins>
      <w:ins w:id="8234" w:author="Vilson Lu" w:date="2014-08-15T14:52:00Z">
        <w:r>
          <w:t xml:space="preserve">divided by the maximum agreement </w:t>
        </w:r>
      </w:ins>
      <w:ins w:id="8235" w:author="PF" w:date="2015-03-02T18:15:00Z">
        <w:r w:rsidR="0063411C">
          <w:t>(</w:t>
        </w:r>
      </w:ins>
      <w:ins w:id="8236" w:author="Vilson Lu" w:date="2014-08-15T14:52:00Z">
        <w:r>
          <w:t>beyond chance</w:t>
        </w:r>
      </w:ins>
      <w:ins w:id="8237" w:author="PF" w:date="2015-03-02T18:15:00Z">
        <w:r w:rsidR="0063411C">
          <w:t>)</w:t>
        </w:r>
      </w:ins>
      <w:ins w:id="8238" w:author="Vilson Lu" w:date="2014-08-15T14:52:00Z">
        <w:r>
          <w:t xml:space="preserve"> that is possible for the dataset. </w:t>
        </w:r>
      </w:ins>
      <w:commentRangeEnd w:id="8225"/>
      <w:r w:rsidR="0063411C">
        <w:rPr>
          <w:rStyle w:val="CommentReference"/>
        </w:rPr>
        <w:commentReference w:id="8225"/>
      </w:r>
      <w:ins w:id="8239" w:author="Vilson Lu" w:date="2014-08-15T14:52:00Z">
        <w:r>
          <w:t>The general kappa formula is</w:t>
        </w:r>
      </w:ins>
    </w:p>
    <w:p w:rsidR="002F6E61" w:rsidRDefault="002F6E61">
      <w:pPr>
        <w:pStyle w:val="Content2"/>
        <w:rPr>
          <w:ins w:id="8240" w:author="Vilson Lu" w:date="2014-08-15T14:52:00Z"/>
        </w:rPr>
        <w:pPrChange w:id="8241" w:author="TinTin Kalaw" w:date="2014-08-16T12:45:00Z">
          <w:pPr>
            <w:pStyle w:val="Content"/>
          </w:pPr>
        </w:pPrChange>
      </w:pPr>
    </w:p>
    <w:p w:rsidR="002F6E61" w:rsidRDefault="00602FF1">
      <w:pPr>
        <w:pStyle w:val="Content2"/>
        <w:rPr>
          <w:ins w:id="8242" w:author="Vilson Lu" w:date="2014-08-15T14:52:00Z"/>
          <w:rFonts w:eastAsiaTheme="minorEastAsia"/>
        </w:rPr>
        <w:pPrChange w:id="8243" w:author="TinTin Kalaw" w:date="2014-08-16T12:45:00Z">
          <w:pPr>
            <w:pStyle w:val="Content"/>
          </w:pPr>
        </w:pPrChange>
      </w:pPr>
      <m:oMathPara>
        <m:oMath>
          <w:ins w:id="8244" w:author="Vilson Lu" w:date="2014-08-15T14:52:00Z">
            <m:r>
              <w:rPr>
                <w:rFonts w:ascii="Cambria Math" w:hAnsi="Cambria Math"/>
              </w:rPr>
              <m:t>k</m:t>
            </m:r>
            <m:r>
              <m:rPr>
                <m:sty m:val="p"/>
              </m:rPr>
              <w:rPr>
                <w:rFonts w:ascii="Cambria Math" w:hAnsi="Cambria Math"/>
              </w:rPr>
              <m:t xml:space="preserve">= </m:t>
            </m:r>
          </w:ins>
          <m:f>
            <m:fPr>
              <m:ctrlPr>
                <w:ins w:id="8245" w:author="Vilson Lu" w:date="2014-08-15T14:52:00Z">
                  <w:rPr>
                    <w:rFonts w:ascii="Cambria Math" w:hAnsi="Cambria Math"/>
                    <w:szCs w:val="24"/>
                  </w:rPr>
                </w:ins>
              </m:ctrlPr>
            </m:fPr>
            <m:num>
              <m:sSub>
                <m:sSubPr>
                  <m:ctrlPr>
                    <w:ins w:id="8246" w:author="Vilson Lu" w:date="2014-08-15T14:52:00Z">
                      <w:rPr>
                        <w:rFonts w:ascii="Cambria Math" w:hAnsi="Cambria Math"/>
                        <w:szCs w:val="24"/>
                      </w:rPr>
                    </w:ins>
                  </m:ctrlPr>
                </m:sSubPr>
                <m:e>
                  <w:ins w:id="8247" w:author="Vilson Lu" w:date="2014-08-15T14:52:00Z">
                    <m:r>
                      <w:rPr>
                        <w:rFonts w:ascii="Cambria Math" w:hAnsi="Cambria Math"/>
                      </w:rPr>
                      <m:t>p</m:t>
                    </m:r>
                  </w:ins>
                </m:e>
                <m:sub>
                  <w:ins w:id="8248" w:author="Vilson Lu" w:date="2014-08-15T14:52:00Z">
                    <m:r>
                      <w:rPr>
                        <w:rFonts w:ascii="Cambria Math" w:hAnsi="Cambria Math"/>
                      </w:rPr>
                      <m:t>o</m:t>
                    </m:r>
                  </w:ins>
                </m:sub>
              </m:sSub>
              <w:ins w:id="8249" w:author="Vilson Lu" w:date="2014-08-15T14:52:00Z">
                <m:r>
                  <m:rPr>
                    <m:sty m:val="p"/>
                  </m:rPr>
                  <w:rPr>
                    <w:rFonts w:ascii="Cambria Math" w:hAnsi="Cambria Math"/>
                  </w:rPr>
                  <m:t xml:space="preserve">- </m:t>
                </m:r>
              </w:ins>
              <m:sSub>
                <m:sSubPr>
                  <m:ctrlPr>
                    <w:ins w:id="8250" w:author="Vilson Lu" w:date="2014-08-15T14:52:00Z">
                      <w:rPr>
                        <w:rFonts w:ascii="Cambria Math" w:hAnsi="Cambria Math"/>
                        <w:szCs w:val="24"/>
                      </w:rPr>
                    </w:ins>
                  </m:ctrlPr>
                </m:sSubPr>
                <m:e>
                  <w:ins w:id="8251" w:author="Vilson Lu" w:date="2014-08-15T14:52:00Z">
                    <m:r>
                      <w:rPr>
                        <w:rFonts w:ascii="Cambria Math" w:hAnsi="Cambria Math"/>
                      </w:rPr>
                      <m:t>p</m:t>
                    </m:r>
                  </w:ins>
                </m:e>
                <m:sub>
                  <w:ins w:id="8252" w:author="Vilson Lu" w:date="2014-08-15T14:52:00Z">
                    <m:r>
                      <w:rPr>
                        <w:rFonts w:ascii="Cambria Math" w:hAnsi="Cambria Math"/>
                      </w:rPr>
                      <m:t>e</m:t>
                    </m:r>
                  </w:ins>
                </m:sub>
              </m:sSub>
            </m:num>
            <m:den>
              <w:ins w:id="8253" w:author="Vilson Lu" w:date="2014-08-15T14:52:00Z">
                <m:r>
                  <m:rPr>
                    <m:sty m:val="p"/>
                  </m:rPr>
                  <w:rPr>
                    <w:rFonts w:ascii="Cambria Math" w:hAnsi="Cambria Math"/>
                  </w:rPr>
                  <m:t xml:space="preserve">1- </m:t>
                </m:r>
              </w:ins>
              <m:sSub>
                <m:sSubPr>
                  <m:ctrlPr>
                    <w:ins w:id="8254" w:author="Vilson Lu" w:date="2014-08-15T14:52:00Z">
                      <w:rPr>
                        <w:rFonts w:ascii="Cambria Math" w:hAnsi="Cambria Math"/>
                        <w:szCs w:val="24"/>
                      </w:rPr>
                    </w:ins>
                  </m:ctrlPr>
                </m:sSubPr>
                <m:e>
                  <w:ins w:id="8255" w:author="Vilson Lu" w:date="2014-08-15T14:52:00Z">
                    <m:r>
                      <w:rPr>
                        <w:rFonts w:ascii="Cambria Math" w:hAnsi="Cambria Math"/>
                      </w:rPr>
                      <m:t>p</m:t>
                    </m:r>
                  </w:ins>
                </m:e>
                <m:sub>
                  <w:ins w:id="8256" w:author="Vilson Lu" w:date="2014-08-15T14:52:00Z">
                    <m:r>
                      <w:rPr>
                        <w:rFonts w:ascii="Cambria Math" w:hAnsi="Cambria Math"/>
                      </w:rPr>
                      <m:t>e</m:t>
                    </m:r>
                  </w:ins>
                </m:sub>
              </m:sSub>
            </m:den>
          </m:f>
        </m:oMath>
      </m:oMathPara>
    </w:p>
    <w:p w:rsidR="002F6E61" w:rsidRDefault="00602FF1">
      <w:pPr>
        <w:pStyle w:val="Content2"/>
        <w:rPr>
          <w:ins w:id="8257" w:author="Vilson Lu" w:date="2014-08-15T14:52:00Z"/>
        </w:rPr>
        <w:pPrChange w:id="8258" w:author="TinTin Kalaw" w:date="2014-08-16T12:45:00Z">
          <w:pPr>
            <w:pStyle w:val="Content"/>
          </w:pPr>
        </w:pPrChange>
      </w:pPr>
      <w:ins w:id="8259" w:author="Vilson Lu" w:date="2014-08-15T14:52:00Z">
        <w:r>
          <w:t xml:space="preserve">where  </w:t>
        </w:r>
        <m:oMath>
          <m:sSub>
            <m:sSubPr>
              <m:ctrlPr>
                <w:rPr>
                  <w:rFonts w:ascii="Cambria Math" w:hAnsi="Cambria Math"/>
                  <w:i/>
                  <w:sz w:val="24"/>
                  <w:szCs w:val="24"/>
                </w:rPr>
              </m:ctrlPr>
            </m:sSubPr>
            <m:e>
              <m:r>
                <w:rPr>
                  <w:rFonts w:ascii="Cambria Math" w:hAnsi="Cambria Math"/>
                </w:rPr>
                <m:t>p</m:t>
              </m:r>
            </m:e>
            <m:sub>
              <m:r>
                <w:rPr>
                  <w:rFonts w:ascii="Cambria Math" w:hAnsi="Cambria Math"/>
                </w:rPr>
                <m:t>o</m:t>
              </m:r>
            </m:sub>
          </m:sSub>
        </m:oMath>
        <w:r>
          <w:t xml:space="preserve">and </w:t>
        </w:r>
        <m:oMath>
          <m:sSub>
            <m:sSubPr>
              <m:ctrlPr>
                <w:rPr>
                  <w:rFonts w:ascii="Cambria Math" w:hAnsi="Cambria Math"/>
                  <w:i/>
                  <w:sz w:val="24"/>
                  <w:szCs w:val="24"/>
                </w:rPr>
              </m:ctrlPr>
            </m:sSubPr>
            <m:e>
              <m:r>
                <w:rPr>
                  <w:rFonts w:ascii="Cambria Math" w:hAnsi="Cambria Math"/>
                </w:rPr>
                <m:t>p</m:t>
              </m:r>
            </m:e>
            <m:sub>
              <m:r>
                <w:rPr>
                  <w:rFonts w:ascii="Cambria Math" w:hAnsi="Cambria Math"/>
                </w:rPr>
                <m:t>e</m:t>
              </m:r>
            </m:sub>
          </m:sSub>
        </m:oMath>
        <w:r>
          <w:t xml:space="preserve"> are the observed and expected proportions of agreement</w:t>
        </w:r>
      </w:ins>
      <w:ins w:id="8260" w:author="PF" w:date="2015-03-02T18:14:00Z">
        <w:r w:rsidR="00314C6B">
          <w:t>, respectively</w:t>
        </w:r>
      </w:ins>
      <w:ins w:id="8261" w:author="Vilson Lu" w:date="2014-08-15T14:52:00Z">
        <w:r>
          <w:t xml:space="preserve"> (Malpica et al., 2005).</w:t>
        </w:r>
      </w:ins>
    </w:p>
    <w:p w:rsidR="002F6E61" w:rsidRDefault="002F6E61">
      <w:pPr>
        <w:pStyle w:val="Content2"/>
        <w:pPrChange w:id="8262" w:author="TinTin Kalaw" w:date="2014-08-16T12:45:00Z">
          <w:pPr>
            <w:pStyle w:val="Content1"/>
          </w:pPr>
        </w:pPrChange>
      </w:pPr>
    </w:p>
    <w:p w:rsidR="006D5669" w:rsidDel="00602FF1" w:rsidRDefault="006D5669" w:rsidP="006D5669">
      <w:pPr>
        <w:pStyle w:val="Heading2"/>
        <w:rPr>
          <w:del w:id="8263" w:author="Vilson Lu" w:date="2014-08-15T14:52:00Z"/>
        </w:rPr>
      </w:pPr>
      <w:commentRangeStart w:id="8264"/>
      <w:del w:id="8265" w:author="Vilson Lu" w:date="2014-08-15T14:52:00Z">
        <w:r w:rsidDel="00602FF1">
          <w:delText>Information Extraction</w:delText>
        </w:r>
        <w:bookmarkStart w:id="8266" w:name="_Toc395957330"/>
        <w:bookmarkStart w:id="8267" w:name="_Toc395961182"/>
        <w:bookmarkStart w:id="8268" w:name="_Toc395961263"/>
        <w:bookmarkStart w:id="8269" w:name="_Toc395961440"/>
        <w:bookmarkStart w:id="8270" w:name="_Toc395961923"/>
        <w:bookmarkStart w:id="8271" w:name="_Toc396184318"/>
        <w:bookmarkStart w:id="8272" w:name="_Toc396193983"/>
        <w:bookmarkStart w:id="8273" w:name="_Toc396200144"/>
        <w:bookmarkStart w:id="8274" w:name="_Toc396444911"/>
        <w:bookmarkStart w:id="8275" w:name="_Toc396453032"/>
        <w:bookmarkStart w:id="8276" w:name="_Toc396476089"/>
        <w:bookmarkStart w:id="8277" w:name="_Toc396478148"/>
        <w:bookmarkStart w:id="8278" w:name="_Toc396489593"/>
        <w:bookmarkEnd w:id="8266"/>
        <w:bookmarkEnd w:id="8267"/>
        <w:bookmarkEnd w:id="8268"/>
        <w:bookmarkEnd w:id="8269"/>
        <w:bookmarkEnd w:id="8270"/>
        <w:bookmarkEnd w:id="8271"/>
        <w:bookmarkEnd w:id="8272"/>
        <w:bookmarkEnd w:id="8273"/>
        <w:bookmarkEnd w:id="8274"/>
        <w:bookmarkEnd w:id="8275"/>
        <w:bookmarkEnd w:id="8276"/>
        <w:bookmarkEnd w:id="8277"/>
        <w:bookmarkEnd w:id="8278"/>
      </w:del>
    </w:p>
    <w:p w:rsidR="006D5669" w:rsidDel="00602FF1" w:rsidRDefault="006D5669" w:rsidP="006D5669">
      <w:pPr>
        <w:pStyle w:val="Heading2"/>
        <w:rPr>
          <w:del w:id="8279" w:author="Vilson Lu" w:date="2014-08-15T14:52:00Z"/>
        </w:rPr>
      </w:pPr>
      <w:del w:id="8280" w:author="Vilson Lu" w:date="2014-08-15T14:52:00Z">
        <w:r w:rsidDel="00602FF1">
          <w:delText>Information Extraction Architecture</w:delText>
        </w:r>
      </w:del>
      <w:del w:id="8281" w:author="Vilson Lu" w:date="2014-08-15T13:58:00Z">
        <w:r w:rsidDel="00576296">
          <w:delText>s</w:delText>
        </w:r>
      </w:del>
      <w:bookmarkStart w:id="8282" w:name="_Toc395957331"/>
      <w:bookmarkStart w:id="8283" w:name="_Toc395961183"/>
      <w:bookmarkStart w:id="8284" w:name="_Toc395961264"/>
      <w:bookmarkStart w:id="8285" w:name="_Toc395961441"/>
      <w:bookmarkStart w:id="8286" w:name="_Toc395961924"/>
      <w:bookmarkStart w:id="8287" w:name="_Toc396184319"/>
      <w:bookmarkStart w:id="8288" w:name="_Toc396193984"/>
      <w:bookmarkStart w:id="8289" w:name="_Toc396200145"/>
      <w:bookmarkStart w:id="8290" w:name="_Toc396444912"/>
      <w:bookmarkStart w:id="8291" w:name="_Toc396453033"/>
      <w:bookmarkStart w:id="8292" w:name="_Toc396476090"/>
      <w:bookmarkStart w:id="8293" w:name="_Toc396478149"/>
      <w:bookmarkStart w:id="8294" w:name="_Toc396489594"/>
      <w:bookmarkEnd w:id="8282"/>
      <w:bookmarkEnd w:id="8283"/>
      <w:bookmarkEnd w:id="8284"/>
      <w:bookmarkEnd w:id="8285"/>
      <w:bookmarkEnd w:id="8286"/>
      <w:bookmarkEnd w:id="8287"/>
      <w:bookmarkEnd w:id="8288"/>
      <w:bookmarkEnd w:id="8289"/>
      <w:bookmarkEnd w:id="8290"/>
      <w:bookmarkEnd w:id="8291"/>
      <w:bookmarkEnd w:id="8292"/>
      <w:bookmarkEnd w:id="8293"/>
      <w:bookmarkEnd w:id="8294"/>
    </w:p>
    <w:p w:rsidR="00D90804" w:rsidDel="00D95CFF" w:rsidRDefault="00D90804" w:rsidP="00D90804">
      <w:pPr>
        <w:pStyle w:val="Heading2"/>
        <w:rPr>
          <w:del w:id="8295" w:author="Vilson Lu" w:date="2014-08-19T03:58:00Z"/>
        </w:rPr>
      </w:pPr>
      <w:del w:id="8296" w:author="Vilson Lu" w:date="2014-08-19T03:58:00Z">
        <w:r w:rsidDel="00D95CFF">
          <w:delText>Ontology</w:delText>
        </w:r>
        <w:bookmarkStart w:id="8297" w:name="_Toc396184320"/>
        <w:bookmarkStart w:id="8298" w:name="_Toc396193985"/>
        <w:bookmarkStart w:id="8299" w:name="_Toc396200146"/>
        <w:bookmarkStart w:id="8300" w:name="_Toc396444913"/>
        <w:bookmarkStart w:id="8301" w:name="_Toc396453034"/>
        <w:bookmarkStart w:id="8302" w:name="_Toc396476091"/>
        <w:bookmarkStart w:id="8303" w:name="_Toc396478150"/>
        <w:bookmarkStart w:id="8304" w:name="_Toc396489595"/>
        <w:bookmarkEnd w:id="8297"/>
        <w:bookmarkEnd w:id="8298"/>
        <w:bookmarkEnd w:id="8299"/>
        <w:bookmarkEnd w:id="8300"/>
        <w:bookmarkEnd w:id="8301"/>
        <w:bookmarkEnd w:id="8302"/>
        <w:bookmarkEnd w:id="8303"/>
        <w:bookmarkEnd w:id="8304"/>
      </w:del>
    </w:p>
    <w:p w:rsidR="002F6E61" w:rsidRDefault="002F6E61">
      <w:pPr>
        <w:pStyle w:val="Content1"/>
        <w:rPr>
          <w:del w:id="8305" w:author="Vilson Lu" w:date="2014-08-19T03:58:00Z"/>
        </w:rPr>
        <w:pPrChange w:id="8306" w:author="TinTin Kalaw" w:date="2014-08-16T12:46:00Z">
          <w:pPr/>
        </w:pPrChange>
      </w:pPr>
      <w:bookmarkStart w:id="8307" w:name="_Toc396184321"/>
      <w:bookmarkStart w:id="8308" w:name="_Toc396193986"/>
      <w:bookmarkStart w:id="8309" w:name="_Toc396200147"/>
      <w:bookmarkStart w:id="8310" w:name="_Toc396444914"/>
      <w:bookmarkStart w:id="8311" w:name="_Toc396453035"/>
      <w:bookmarkStart w:id="8312" w:name="_Toc396476092"/>
      <w:bookmarkStart w:id="8313" w:name="_Toc396478151"/>
      <w:bookmarkStart w:id="8314" w:name="_Toc396489596"/>
      <w:bookmarkEnd w:id="8307"/>
      <w:bookmarkEnd w:id="8308"/>
      <w:bookmarkEnd w:id="8309"/>
      <w:bookmarkEnd w:id="8310"/>
      <w:bookmarkEnd w:id="8311"/>
      <w:bookmarkEnd w:id="8312"/>
      <w:bookmarkEnd w:id="8313"/>
      <w:bookmarkEnd w:id="8314"/>
    </w:p>
    <w:p w:rsidR="007F6B83" w:rsidDel="00D95CFF" w:rsidRDefault="008C733C">
      <w:pPr>
        <w:pStyle w:val="Content1"/>
        <w:rPr>
          <w:del w:id="8315" w:author="Vilson Lu" w:date="2014-08-19T03:58:00Z"/>
        </w:rPr>
      </w:pPr>
      <w:del w:id="8316" w:author="Vilson Lu" w:date="2014-08-19T03:58:00Z">
        <w:r w:rsidDel="00D95CFF">
          <w:delText>Ontologies are set of classes (concepts), attributes and relationships that are used to represent a domain</w:delText>
        </w:r>
        <w:r w:rsidR="007F6B83" w:rsidDel="00D95CFF">
          <w:delText xml:space="preserve"> knowledge</w:delText>
        </w:r>
        <w:r w:rsidDel="00D95CFF">
          <w:delText>. They are in a language (first-order logic) that can be abstracted from the data structures and implementations. Since ontologies are in the semantic level, they could be used to combine heterogenous database, thus making interoperability between systems possible (Gruber, 2009).</w:delText>
        </w:r>
        <w:r w:rsidR="00DE7D68" w:rsidDel="00D95CFF">
          <w:delText>Cimiano (2006) said as the number of applications using ontologies are growing, they must now clearly and formally defined an ontology.</w:delText>
        </w:r>
        <w:bookmarkStart w:id="8317" w:name="_Toc396184322"/>
        <w:bookmarkStart w:id="8318" w:name="_Toc396193987"/>
        <w:bookmarkStart w:id="8319" w:name="_Toc396200148"/>
        <w:bookmarkStart w:id="8320" w:name="_Toc396444915"/>
        <w:bookmarkStart w:id="8321" w:name="_Toc396453036"/>
        <w:bookmarkStart w:id="8322" w:name="_Toc396476093"/>
        <w:bookmarkStart w:id="8323" w:name="_Toc396478152"/>
        <w:bookmarkStart w:id="8324" w:name="_Toc396489597"/>
        <w:bookmarkEnd w:id="8317"/>
        <w:bookmarkEnd w:id="8318"/>
        <w:bookmarkEnd w:id="8319"/>
        <w:bookmarkEnd w:id="8320"/>
        <w:bookmarkEnd w:id="8321"/>
        <w:bookmarkEnd w:id="8322"/>
        <w:bookmarkEnd w:id="8323"/>
        <w:bookmarkEnd w:id="8324"/>
      </w:del>
    </w:p>
    <w:p w:rsidR="007F6B83" w:rsidDel="00D95CFF" w:rsidRDefault="007F6B83">
      <w:pPr>
        <w:pStyle w:val="Content1"/>
        <w:rPr>
          <w:del w:id="8325" w:author="Vilson Lu" w:date="2014-08-19T03:58:00Z"/>
        </w:rPr>
      </w:pPr>
      <w:bookmarkStart w:id="8326" w:name="_Toc396184323"/>
      <w:bookmarkStart w:id="8327" w:name="_Toc396193988"/>
      <w:bookmarkStart w:id="8328" w:name="_Toc396200149"/>
      <w:bookmarkStart w:id="8329" w:name="_Toc396444916"/>
      <w:bookmarkStart w:id="8330" w:name="_Toc396453037"/>
      <w:bookmarkStart w:id="8331" w:name="_Toc396476094"/>
      <w:bookmarkStart w:id="8332" w:name="_Toc396478153"/>
      <w:bookmarkStart w:id="8333" w:name="_Toc396489598"/>
      <w:bookmarkEnd w:id="8326"/>
      <w:bookmarkEnd w:id="8327"/>
      <w:bookmarkEnd w:id="8328"/>
      <w:bookmarkEnd w:id="8329"/>
      <w:bookmarkEnd w:id="8330"/>
      <w:bookmarkEnd w:id="8331"/>
      <w:bookmarkEnd w:id="8332"/>
      <w:bookmarkEnd w:id="8333"/>
    </w:p>
    <w:p w:rsidR="007F6B83" w:rsidDel="00D95CFF" w:rsidRDefault="00DE7D68">
      <w:pPr>
        <w:pStyle w:val="Content1"/>
        <w:rPr>
          <w:del w:id="8334" w:author="Vilson Lu" w:date="2014-08-19T03:58:00Z"/>
        </w:rPr>
      </w:pPr>
      <w:del w:id="8335" w:author="Vilson Lu" w:date="2014-08-19T03:58:00Z">
        <w:r w:rsidDel="00D95CFF">
          <w:delText>Cimiano (2006) formally</w:delText>
        </w:r>
        <w:r w:rsidR="007F6B83" w:rsidDel="00D95CFF">
          <w:delText xml:space="preserve"> define ontology</w:delText>
        </w:r>
        <w:r w:rsidDel="00D95CFF">
          <w:delText xml:space="preserve"> as</w:delText>
        </w:r>
        <w:r w:rsidR="007F6B83" w:rsidDel="00D95CFF">
          <w:delText>:</w:delText>
        </w:r>
        <w:bookmarkStart w:id="8336" w:name="_Toc396184324"/>
        <w:bookmarkStart w:id="8337" w:name="_Toc396193989"/>
        <w:bookmarkStart w:id="8338" w:name="_Toc396200150"/>
        <w:bookmarkStart w:id="8339" w:name="_Toc396444917"/>
        <w:bookmarkStart w:id="8340" w:name="_Toc396453038"/>
        <w:bookmarkStart w:id="8341" w:name="_Toc396476095"/>
        <w:bookmarkStart w:id="8342" w:name="_Toc396478154"/>
        <w:bookmarkStart w:id="8343" w:name="_Toc396489599"/>
        <w:bookmarkEnd w:id="8336"/>
        <w:bookmarkEnd w:id="8337"/>
        <w:bookmarkEnd w:id="8338"/>
        <w:bookmarkEnd w:id="8339"/>
        <w:bookmarkEnd w:id="8340"/>
        <w:bookmarkEnd w:id="8341"/>
        <w:bookmarkEnd w:id="8342"/>
        <w:bookmarkEnd w:id="8343"/>
      </w:del>
    </w:p>
    <w:p w:rsidR="007F6B83" w:rsidDel="00D95CFF" w:rsidRDefault="007F6B83">
      <w:pPr>
        <w:pStyle w:val="Content1"/>
        <w:rPr>
          <w:del w:id="8344" w:author="Vilson Lu" w:date="2014-08-19T03:58:00Z"/>
        </w:rPr>
      </w:pPr>
      <w:bookmarkStart w:id="8345" w:name="_Toc396184325"/>
      <w:bookmarkStart w:id="8346" w:name="_Toc396193990"/>
      <w:bookmarkStart w:id="8347" w:name="_Toc396200151"/>
      <w:bookmarkStart w:id="8348" w:name="_Toc396444918"/>
      <w:bookmarkStart w:id="8349" w:name="_Toc396453039"/>
      <w:bookmarkStart w:id="8350" w:name="_Toc396476096"/>
      <w:bookmarkStart w:id="8351" w:name="_Toc396478155"/>
      <w:bookmarkStart w:id="8352" w:name="_Toc396489600"/>
      <w:bookmarkEnd w:id="8345"/>
      <w:bookmarkEnd w:id="8346"/>
      <w:bookmarkEnd w:id="8347"/>
      <w:bookmarkEnd w:id="8348"/>
      <w:bookmarkEnd w:id="8349"/>
      <w:bookmarkEnd w:id="8350"/>
      <w:bookmarkEnd w:id="8351"/>
      <w:bookmarkEnd w:id="8352"/>
    </w:p>
    <w:p w:rsidR="002F6E61" w:rsidRDefault="007F6B83">
      <w:pPr>
        <w:pStyle w:val="Content1"/>
        <w:rPr>
          <w:del w:id="8353" w:author="Vilson Lu" w:date="2014-08-19T03:58:00Z"/>
        </w:rPr>
        <w:pPrChange w:id="8354" w:author="TinTin Kalaw" w:date="2014-08-16T12:46:00Z">
          <w:pPr>
            <w:pStyle w:val="Content1"/>
            <w:jc w:val="center"/>
          </w:pPr>
        </w:pPrChange>
      </w:pPr>
      <m:oMathPara>
        <m:oMath>
          <w:del w:id="8355" w:author="Vilson Lu" w:date="2014-08-19T03:58:00Z">
            <m:r>
              <w:rPr>
                <w:rFonts w:ascii="Cambria Math" w:hAnsi="Cambria Math"/>
                <w:color w:val="000000"/>
                <w:sz w:val="22"/>
                <w:szCs w:val="22"/>
              </w:rPr>
              <m:t>O</m:t>
            </m:r>
            <m:r>
              <m:rPr>
                <m:sty m:val="p"/>
              </m:rPr>
              <w:rPr>
                <w:rFonts w:ascii="Cambria Math" w:hAnsi="Cambria Math"/>
                <w:color w:val="000000"/>
                <w:sz w:val="22"/>
                <w:szCs w:val="22"/>
              </w:rPr>
              <m:t>≔(</m:t>
            </m:r>
            <m:r>
              <w:rPr>
                <w:rFonts w:ascii="Cambria Math" w:hAnsi="Cambria Math"/>
                <w:color w:val="000000"/>
                <w:sz w:val="22"/>
                <w:szCs w:val="22"/>
              </w:rPr>
              <m:t>C</m:t>
            </m:r>
            <m:r>
              <m:rPr>
                <m:sty m:val="p"/>
              </m:rPr>
              <w:rPr>
                <w:rFonts w:ascii="Cambria Math" w:hAnsi="Cambria Math"/>
                <w:color w:val="000000"/>
                <w:sz w:val="22"/>
                <w:szCs w:val="22"/>
              </w:rPr>
              <m:t>, </m:t>
            </m:r>
          </w:del>
          <m:sSub>
            <m:sSubPr>
              <m:ctrlPr>
                <w:del w:id="8356" w:author="Vilson Lu" w:date="2014-08-19T03:58:00Z">
                  <w:rPr>
                    <w:rFonts w:ascii="Cambria Math" w:hAnsi="Cambria Math"/>
                    <w:color w:val="000000"/>
                    <w:sz w:val="22"/>
                    <w:szCs w:val="22"/>
                  </w:rPr>
                </w:del>
              </m:ctrlPr>
            </m:sSubPr>
            <m:e>
              <w:del w:id="8357" w:author="Vilson Lu" w:date="2014-08-19T03:58:00Z">
                <m:r>
                  <m:rPr>
                    <m:sty m:val="p"/>
                  </m:rPr>
                  <w:rPr>
                    <w:rFonts w:ascii="Cambria Math" w:hAnsi="Cambria Math"/>
                    <w:color w:val="000000"/>
                    <w:sz w:val="22"/>
                    <w:szCs w:val="22"/>
                  </w:rPr>
                  <m:t>≤</m:t>
                </m:r>
              </w:del>
            </m:e>
            <m:sub>
              <w:del w:id="8358" w:author="Vilson Lu" w:date="2014-08-19T03:58:00Z">
                <m:r>
                  <w:rPr>
                    <w:rFonts w:ascii="Cambria Math" w:hAnsi="Cambria Math"/>
                    <w:color w:val="000000"/>
                    <w:sz w:val="22"/>
                    <w:szCs w:val="22"/>
                  </w:rPr>
                  <m:t>C</m:t>
                </m:r>
              </w:del>
            </m:sub>
          </m:sSub>
          <w:del w:id="8359" w:author="Vilson Lu" w:date="2014-08-19T03:58:00Z">
            <m:r>
              <m:rPr>
                <m:scr m:val="script"/>
                <m:sty m:val="p"/>
              </m:rPr>
              <w:rPr>
                <w:rFonts w:ascii="Cambria Math" w:hAnsi="Cambria Math"/>
                <w:color w:val="000000"/>
                <w:sz w:val="22"/>
                <w:szCs w:val="22"/>
              </w:rPr>
              <m:t>,R,</m:t>
            </m:r>
          </w:del>
          <m:sSub>
            <m:sSubPr>
              <m:ctrlPr>
                <w:del w:id="8360" w:author="Vilson Lu" w:date="2014-08-19T03:58:00Z">
                  <w:rPr>
                    <w:rFonts w:ascii="Cambria Math" w:hAnsi="Cambria Math"/>
                    <w:color w:val="000000"/>
                    <w:sz w:val="22"/>
                    <w:szCs w:val="22"/>
                  </w:rPr>
                </w:del>
              </m:ctrlPr>
            </m:sSubPr>
            <m:e>
              <w:del w:id="8361" w:author="Vilson Lu" w:date="2014-08-19T03:58:00Z">
                <m:r>
                  <w:rPr>
                    <w:rFonts w:ascii="Cambria Math" w:hAnsi="Cambria Math"/>
                    <w:color w:val="000000"/>
                    <w:sz w:val="22"/>
                    <w:szCs w:val="22"/>
                  </w:rPr>
                  <m:t>σ</m:t>
                </m:r>
              </w:del>
            </m:e>
            <m:sub>
              <w:del w:id="8362" w:author="Vilson Lu" w:date="2014-08-19T03:58:00Z">
                <m:r>
                  <m:rPr>
                    <m:scr m:val="script"/>
                    <m:sty m:val="p"/>
                  </m:rPr>
                  <w:rPr>
                    <w:rFonts w:ascii="Cambria Math" w:hAnsi="Cambria Math"/>
                    <w:color w:val="000000"/>
                    <w:sz w:val="22"/>
                    <w:szCs w:val="22"/>
                  </w:rPr>
                  <m:t>R</m:t>
                </m:r>
              </w:del>
            </m:sub>
          </m:sSub>
          <w:del w:id="8363" w:author="Vilson Lu" w:date="2014-08-19T03:58:00Z">
            <m:r>
              <m:rPr>
                <m:scr m:val="script"/>
                <m:sty m:val="p"/>
              </m:rPr>
              <w:rPr>
                <w:rFonts w:ascii="Cambria Math" w:hAnsi="Cambria Math"/>
                <w:color w:val="000000"/>
                <w:sz w:val="22"/>
                <w:szCs w:val="22"/>
              </w:rPr>
              <m:t>,A</m:t>
            </m:r>
          </w:del>
          <m:sSub>
            <m:sSubPr>
              <m:ctrlPr>
                <w:del w:id="8364" w:author="Vilson Lu" w:date="2014-08-19T03:58:00Z">
                  <w:rPr>
                    <w:rFonts w:ascii="Cambria Math" w:hAnsi="Cambria Math"/>
                    <w:color w:val="000000"/>
                    <w:sz w:val="22"/>
                    <w:szCs w:val="22"/>
                  </w:rPr>
                </w:del>
              </m:ctrlPr>
            </m:sSubPr>
            <m:e>
              <w:del w:id="8365" w:author="Vilson Lu" w:date="2014-08-19T03:58:00Z">
                <m:r>
                  <w:rPr>
                    <w:rFonts w:ascii="Cambria Math" w:hAnsi="Cambria Math"/>
                    <w:color w:val="000000"/>
                    <w:sz w:val="22"/>
                    <w:szCs w:val="22"/>
                  </w:rPr>
                  <m:t>σ</m:t>
                </m:r>
              </w:del>
            </m:e>
            <m:sub>
              <w:del w:id="8366" w:author="Vilson Lu" w:date="2014-08-19T03:58:00Z">
                <m:r>
                  <m:rPr>
                    <m:scr m:val="script"/>
                    <m:sty m:val="p"/>
                  </m:rPr>
                  <w:rPr>
                    <w:rFonts w:ascii="Cambria Math" w:hAnsi="Cambria Math"/>
                    <w:color w:val="000000"/>
                    <w:sz w:val="22"/>
                    <w:szCs w:val="22"/>
                  </w:rPr>
                  <m:t>A</m:t>
                </m:r>
              </w:del>
            </m:sub>
          </m:sSub>
          <w:del w:id="8367" w:author="Vilson Lu" w:date="2014-08-19T03:58:00Z">
            <m:r>
              <m:rPr>
                <m:scr m:val="script"/>
                <m:sty m:val="p"/>
              </m:rPr>
              <w:rPr>
                <w:rFonts w:ascii="Cambria Math" w:hAnsi="Cambria Math"/>
                <w:color w:val="000000"/>
                <w:sz w:val="22"/>
                <w:szCs w:val="22"/>
              </w:rPr>
              <m:t>,T)</m:t>
            </m:r>
            <w:bookmarkStart w:id="8368" w:name="_Toc396184326"/>
            <w:bookmarkStart w:id="8369" w:name="_Toc396193991"/>
            <w:bookmarkStart w:id="8370" w:name="_Toc396200152"/>
            <w:bookmarkStart w:id="8371" w:name="_Toc396444919"/>
            <w:bookmarkStart w:id="8372" w:name="_Toc396453040"/>
            <w:bookmarkStart w:id="8373" w:name="_Toc396476097"/>
            <w:bookmarkStart w:id="8374" w:name="_Toc396478156"/>
            <w:bookmarkStart w:id="8375" w:name="_Toc396489601"/>
            <w:bookmarkEnd w:id="8368"/>
            <w:bookmarkEnd w:id="8369"/>
            <w:bookmarkEnd w:id="8370"/>
            <w:bookmarkEnd w:id="8371"/>
            <w:bookmarkEnd w:id="8372"/>
            <w:bookmarkEnd w:id="8373"/>
            <w:bookmarkEnd w:id="8374"/>
            <w:bookmarkEnd w:id="8375"/>
          </w:del>
        </m:oMath>
      </m:oMathPara>
    </w:p>
    <w:p w:rsidR="007F6B83" w:rsidDel="00D95CFF" w:rsidRDefault="007F6B83" w:rsidP="00497EF3">
      <w:pPr>
        <w:pStyle w:val="Content1"/>
        <w:rPr>
          <w:del w:id="8376" w:author="Vilson Lu" w:date="2014-08-19T03:58:00Z"/>
        </w:rPr>
      </w:pPr>
      <w:del w:id="8377" w:author="Vilson Lu" w:date="2014-08-19T03:58:00Z">
        <w:r w:rsidDel="00D95CFF">
          <w:delText>Where</w:delText>
        </w:r>
        <w:r w:rsidR="00DE7D68" w:rsidDel="00D95CFF">
          <w:delText>,</w:delText>
        </w:r>
        <w:bookmarkStart w:id="8378" w:name="_Toc396184327"/>
        <w:bookmarkStart w:id="8379" w:name="_Toc396193992"/>
        <w:bookmarkStart w:id="8380" w:name="_Toc396200153"/>
        <w:bookmarkStart w:id="8381" w:name="_Toc396444920"/>
        <w:bookmarkStart w:id="8382" w:name="_Toc396453041"/>
        <w:bookmarkStart w:id="8383" w:name="_Toc396476098"/>
        <w:bookmarkStart w:id="8384" w:name="_Toc396478157"/>
        <w:bookmarkStart w:id="8385" w:name="_Toc396489602"/>
        <w:bookmarkEnd w:id="8378"/>
        <w:bookmarkEnd w:id="8379"/>
        <w:bookmarkEnd w:id="8380"/>
        <w:bookmarkEnd w:id="8381"/>
        <w:bookmarkEnd w:id="8382"/>
        <w:bookmarkEnd w:id="8383"/>
        <w:bookmarkEnd w:id="8384"/>
        <w:bookmarkEnd w:id="8385"/>
      </w:del>
    </w:p>
    <w:p w:rsidR="007F6B83" w:rsidDel="00D95CFF" w:rsidRDefault="007F6B83">
      <w:pPr>
        <w:pStyle w:val="Content1"/>
        <w:rPr>
          <w:del w:id="8386" w:author="Vilson Lu" w:date="2014-08-19T03:58:00Z"/>
        </w:rPr>
      </w:pPr>
      <w:bookmarkStart w:id="8387" w:name="_Toc396184328"/>
      <w:bookmarkStart w:id="8388" w:name="_Toc396193993"/>
      <w:bookmarkStart w:id="8389" w:name="_Toc396200154"/>
      <w:bookmarkStart w:id="8390" w:name="_Toc396444921"/>
      <w:bookmarkStart w:id="8391" w:name="_Toc396453042"/>
      <w:bookmarkStart w:id="8392" w:name="_Toc396476099"/>
      <w:bookmarkStart w:id="8393" w:name="_Toc396478158"/>
      <w:bookmarkStart w:id="8394" w:name="_Toc396489603"/>
      <w:bookmarkEnd w:id="8387"/>
      <w:bookmarkEnd w:id="8388"/>
      <w:bookmarkEnd w:id="8389"/>
      <w:bookmarkEnd w:id="8390"/>
      <w:bookmarkEnd w:id="8391"/>
      <w:bookmarkEnd w:id="8392"/>
      <w:bookmarkEnd w:id="8393"/>
      <w:bookmarkEnd w:id="8394"/>
    </w:p>
    <w:p w:rsidR="002F6E61" w:rsidRDefault="007F6B83">
      <w:pPr>
        <w:pStyle w:val="Content1"/>
        <w:jc w:val="center"/>
        <w:rPr>
          <w:del w:id="8395" w:author="Vilson Lu" w:date="2014-08-19T03:58:00Z"/>
          <w:rFonts w:eastAsiaTheme="minorEastAsia"/>
        </w:rPr>
        <w:pPrChange w:id="8396" w:author="Vilson Lu" w:date="2014-08-19T01:56:00Z">
          <w:pPr>
            <w:pStyle w:val="Content1"/>
          </w:pPr>
        </w:pPrChange>
      </w:pPr>
      <m:oMathPara>
        <m:oMath>
          <w:del w:id="8397" w:author="Vilson Lu" w:date="2014-08-19T03:58:00Z">
            <m:r>
              <w:rPr>
                <w:rFonts w:ascii="Cambria Math" w:hAnsi="Cambria Math"/>
              </w:rPr>
              <m:t>C,</m:t>
            </m:r>
            <m:r>
              <m:rPr>
                <m:scr m:val="script"/>
                <m:sty m:val="p"/>
              </m:rPr>
              <w:rPr>
                <w:rFonts w:ascii="Cambria Math" w:hAnsi="Cambria Math"/>
              </w:rPr>
              <m:t>R, A</m:t>
            </m:r>
            <m:r>
              <m:rPr>
                <m:sty m:val="p"/>
              </m:rPr>
              <w:rPr>
                <w:rFonts w:ascii="Cambria Math" w:hAnsi="Cambria Math"/>
              </w:rPr>
              <m:t xml:space="preserve">, and </m:t>
            </m:r>
            <m:r>
              <m:rPr>
                <m:scr m:val="script"/>
                <m:sty m:val="p"/>
              </m:rPr>
              <w:rPr>
                <w:rFonts w:ascii="Cambria Math" w:hAnsi="Cambria Math"/>
              </w:rPr>
              <m:t>T</m:t>
            </m:r>
            <m:r>
              <m:rPr>
                <m:sty m:val="p"/>
              </m:rPr>
              <w:rPr>
                <w:rFonts w:ascii="Cambria Math" w:hAnsi="Cambria Math"/>
              </w:rPr>
              <m:t xml:space="preserve"> are disjoint sets, whose elements are called concept identifiers, relation identifier,  attribute identifiers and data types, respectively</m:t>
            </m:r>
            <w:bookmarkStart w:id="8398" w:name="_Toc396184329"/>
            <w:bookmarkStart w:id="8399" w:name="_Toc396193994"/>
            <w:bookmarkStart w:id="8400" w:name="_Toc396200155"/>
            <w:bookmarkStart w:id="8401" w:name="_Toc396444922"/>
            <w:bookmarkStart w:id="8402" w:name="_Toc396453043"/>
            <w:bookmarkStart w:id="8403" w:name="_Toc396476100"/>
            <w:bookmarkStart w:id="8404" w:name="_Toc396478159"/>
            <w:bookmarkStart w:id="8405" w:name="_Toc396489604"/>
            <w:bookmarkEnd w:id="8398"/>
            <w:bookmarkEnd w:id="8399"/>
            <w:bookmarkEnd w:id="8400"/>
            <w:bookmarkEnd w:id="8401"/>
            <w:bookmarkEnd w:id="8402"/>
            <w:bookmarkEnd w:id="8403"/>
            <w:bookmarkEnd w:id="8404"/>
            <w:bookmarkEnd w:id="8405"/>
          </w:del>
        </m:oMath>
      </m:oMathPara>
    </w:p>
    <w:p w:rsidR="002F6E61" w:rsidRDefault="002F6E61">
      <w:pPr>
        <w:pStyle w:val="Content1"/>
        <w:jc w:val="center"/>
        <w:rPr>
          <w:del w:id="8406" w:author="Vilson Lu" w:date="2014-08-19T03:58:00Z"/>
        </w:rPr>
        <w:pPrChange w:id="8407" w:author="Vilson Lu" w:date="2014-08-19T01:56:00Z">
          <w:pPr>
            <w:pStyle w:val="Content1"/>
          </w:pPr>
        </w:pPrChange>
      </w:pPr>
      <w:bookmarkStart w:id="8408" w:name="_Toc396184330"/>
      <w:bookmarkStart w:id="8409" w:name="_Toc396193995"/>
      <w:bookmarkStart w:id="8410" w:name="_Toc396200156"/>
      <w:bookmarkStart w:id="8411" w:name="_Toc396444923"/>
      <w:bookmarkStart w:id="8412" w:name="_Toc396453044"/>
      <w:bookmarkStart w:id="8413" w:name="_Toc396476101"/>
      <w:bookmarkStart w:id="8414" w:name="_Toc396478160"/>
      <w:bookmarkStart w:id="8415" w:name="_Toc396489605"/>
      <w:bookmarkEnd w:id="8408"/>
      <w:bookmarkEnd w:id="8409"/>
      <w:bookmarkEnd w:id="8410"/>
      <w:bookmarkEnd w:id="8411"/>
      <w:bookmarkEnd w:id="8412"/>
      <w:bookmarkEnd w:id="8413"/>
      <w:bookmarkEnd w:id="8414"/>
      <w:bookmarkEnd w:id="8415"/>
    </w:p>
    <w:p w:rsidR="002F6E61" w:rsidRDefault="00372B98">
      <w:pPr>
        <w:pStyle w:val="Content1"/>
        <w:jc w:val="center"/>
        <w:rPr>
          <w:del w:id="8416" w:author="Vilson Lu" w:date="2014-08-19T03:58:00Z"/>
          <w:rFonts w:eastAsiaTheme="minorEastAsia"/>
          <w:color w:val="000000"/>
          <w:sz w:val="21"/>
          <w:szCs w:val="22"/>
        </w:rPr>
        <w:pPrChange w:id="8417" w:author="Vilson Lu" w:date="2014-08-19T01:56:00Z">
          <w:pPr>
            <w:pStyle w:val="Content1"/>
          </w:pPr>
        </w:pPrChange>
      </w:pPr>
      <m:oMathPara>
        <m:oMathParaPr>
          <m:jc m:val="left"/>
        </m:oMathParaPr>
        <m:oMath>
          <m:sSub>
            <m:sSubPr>
              <m:ctrlPr>
                <w:del w:id="8418" w:author="Vilson Lu" w:date="2014-08-19T03:58:00Z">
                  <w:rPr>
                    <w:rFonts w:ascii="Cambria Math" w:hAnsi="Cambria Math"/>
                    <w:color w:val="000000"/>
                    <w:sz w:val="21"/>
                    <w:szCs w:val="22"/>
                  </w:rPr>
                </w:del>
              </m:ctrlPr>
            </m:sSubPr>
            <m:e>
              <w:del w:id="8419" w:author="Vilson Lu" w:date="2014-08-19T03:58:00Z">
                <m:r>
                  <m:rPr>
                    <m:sty m:val="p"/>
                  </m:rPr>
                  <w:rPr>
                    <w:rFonts w:ascii="Cambria Math" w:hAnsi="Cambria Math"/>
                    <w:color w:val="000000"/>
                    <w:sz w:val="21"/>
                    <w:szCs w:val="22"/>
                  </w:rPr>
                  <m:t>≤</m:t>
                </m:r>
              </w:del>
            </m:e>
            <m:sub>
              <w:del w:id="8420" w:author="Vilson Lu" w:date="2014-08-19T03:58:00Z">
                <m:r>
                  <w:rPr>
                    <w:rFonts w:ascii="Cambria Math" w:hAnsi="Cambria Math"/>
                    <w:color w:val="000000"/>
                    <w:sz w:val="21"/>
                    <w:szCs w:val="22"/>
                  </w:rPr>
                  <m:t>C</m:t>
                </m:r>
              </w:del>
            </m:sub>
          </m:sSub>
          <w:del w:id="8421" w:author="Vilson Lu" w:date="2014-08-19T03:58:00Z">
            <m:r>
              <w:rPr>
                <w:rFonts w:ascii="Cambria Math" w:hAnsi="Cambria Math"/>
                <w:color w:val="000000"/>
                <w:sz w:val="21"/>
                <w:szCs w:val="22"/>
              </w:rPr>
              <m:t xml:space="preserve"> are semi-upper lattice with top element </m:t>
            </m:r>
          </w:del>
          <m:sSub>
            <m:sSubPr>
              <m:ctrlPr>
                <w:del w:id="8422" w:author="Vilson Lu" w:date="2014-08-19T03:58:00Z">
                  <w:rPr>
                    <w:rFonts w:ascii="Cambria Math" w:hAnsi="Cambria Math"/>
                    <w:i/>
                    <w:color w:val="000000"/>
                    <w:sz w:val="21"/>
                    <w:szCs w:val="22"/>
                  </w:rPr>
                </w:del>
              </m:ctrlPr>
            </m:sSubPr>
            <m:e>
              <w:del w:id="8423" w:author="Vilson Lu" w:date="2014-08-19T03:58:00Z">
                <m:r>
                  <w:rPr>
                    <w:rFonts w:ascii="Cambria Math" w:hAnsi="Cambria Math"/>
                    <w:color w:val="000000"/>
                    <w:szCs w:val="22"/>
                  </w:rPr>
                  <m:t>root</m:t>
                </m:r>
              </w:del>
            </m:e>
            <m:sub>
              <w:del w:id="8424" w:author="Vilson Lu" w:date="2014-08-19T03:58:00Z">
                <m:r>
                  <w:rPr>
                    <w:rFonts w:ascii="Cambria Math" w:hAnsi="Cambria Math"/>
                    <w:color w:val="000000"/>
                    <w:sz w:val="21"/>
                    <w:szCs w:val="22"/>
                  </w:rPr>
                  <m:t>c</m:t>
                </m:r>
              </w:del>
            </m:sub>
          </m:sSub>
          <w:del w:id="8425" w:author="Vilson Lu" w:date="2014-08-19T03:58:00Z">
            <m:r>
              <w:rPr>
                <w:rFonts w:ascii="Cambria Math" w:hAnsi="Cambria Math"/>
                <w:color w:val="000000"/>
                <w:sz w:val="21"/>
                <w:szCs w:val="22"/>
              </w:rPr>
              <m:t xml:space="preserve"> called concept hierarchy</m:t>
            </m:r>
            <w:bookmarkStart w:id="8426" w:name="_Toc396184331"/>
            <w:bookmarkStart w:id="8427" w:name="_Toc396193996"/>
            <w:bookmarkStart w:id="8428" w:name="_Toc396200157"/>
            <w:bookmarkStart w:id="8429" w:name="_Toc396444924"/>
            <w:bookmarkStart w:id="8430" w:name="_Toc396453045"/>
            <w:bookmarkStart w:id="8431" w:name="_Toc396476102"/>
            <w:bookmarkStart w:id="8432" w:name="_Toc396478161"/>
            <w:bookmarkStart w:id="8433" w:name="_Toc396489606"/>
            <w:bookmarkEnd w:id="8426"/>
            <w:bookmarkEnd w:id="8427"/>
            <w:bookmarkEnd w:id="8428"/>
            <w:bookmarkEnd w:id="8429"/>
            <w:bookmarkEnd w:id="8430"/>
            <w:bookmarkEnd w:id="8431"/>
            <w:bookmarkEnd w:id="8432"/>
            <w:bookmarkEnd w:id="8433"/>
          </w:del>
        </m:oMath>
      </m:oMathPara>
    </w:p>
    <w:p w:rsidR="002F6E61" w:rsidRDefault="002F6E61">
      <w:pPr>
        <w:pStyle w:val="Content1"/>
        <w:jc w:val="center"/>
        <w:rPr>
          <w:del w:id="8434" w:author="Vilson Lu" w:date="2014-08-19T03:58:00Z"/>
          <w:rFonts w:eastAsiaTheme="minorEastAsia"/>
          <w:color w:val="000000"/>
          <w:sz w:val="21"/>
          <w:szCs w:val="22"/>
        </w:rPr>
        <w:pPrChange w:id="8435" w:author="Vilson Lu" w:date="2014-08-19T01:56:00Z">
          <w:pPr>
            <w:pStyle w:val="Content1"/>
          </w:pPr>
        </w:pPrChange>
      </w:pPr>
      <w:bookmarkStart w:id="8436" w:name="_Toc396184332"/>
      <w:bookmarkStart w:id="8437" w:name="_Toc396193997"/>
      <w:bookmarkStart w:id="8438" w:name="_Toc396200158"/>
      <w:bookmarkStart w:id="8439" w:name="_Toc396444925"/>
      <w:bookmarkStart w:id="8440" w:name="_Toc396453046"/>
      <w:bookmarkStart w:id="8441" w:name="_Toc396476103"/>
      <w:bookmarkStart w:id="8442" w:name="_Toc396478162"/>
      <w:bookmarkStart w:id="8443" w:name="_Toc396489607"/>
      <w:bookmarkEnd w:id="8436"/>
      <w:bookmarkEnd w:id="8437"/>
      <w:bookmarkEnd w:id="8438"/>
      <w:bookmarkEnd w:id="8439"/>
      <w:bookmarkEnd w:id="8440"/>
      <w:bookmarkEnd w:id="8441"/>
      <w:bookmarkEnd w:id="8442"/>
      <w:bookmarkEnd w:id="8443"/>
    </w:p>
    <w:p w:rsidR="002F6E61" w:rsidRDefault="00DE7D68">
      <w:pPr>
        <w:pStyle w:val="Content1"/>
        <w:jc w:val="center"/>
        <w:rPr>
          <w:del w:id="8444" w:author="Vilson Lu" w:date="2014-08-19T03:58:00Z"/>
        </w:rPr>
        <w:pPrChange w:id="8445" w:author="Vilson Lu" w:date="2014-08-19T01:56:00Z">
          <w:pPr>
            <w:pStyle w:val="Content1"/>
          </w:pPr>
        </w:pPrChange>
      </w:pPr>
      <m:oMathPara>
        <m:oMathParaPr>
          <m:jc m:val="left"/>
        </m:oMathParaPr>
        <m:oMath>
          <w:del w:id="8446" w:author="Vilson Lu" w:date="2014-08-19T03:58:00Z">
            <m:r>
              <w:rPr>
                <w:rFonts w:ascii="Cambria Math" w:hAnsi="Cambria Math"/>
              </w:rPr>
              <m:t xml:space="preserve">a function </m:t>
            </m:r>
          </w:del>
          <m:sSub>
            <m:sSubPr>
              <m:ctrlPr>
                <w:del w:id="8447" w:author="Vilson Lu" w:date="2014-08-19T03:58:00Z">
                  <w:rPr>
                    <w:rFonts w:ascii="Cambria Math" w:hAnsi="Cambria Math"/>
                    <w:i/>
                  </w:rPr>
                </w:del>
              </m:ctrlPr>
            </m:sSubPr>
            <m:e>
              <w:del w:id="8448" w:author="Vilson Lu" w:date="2014-08-19T03:58:00Z">
                <m:r>
                  <w:rPr>
                    <w:rFonts w:ascii="Cambria Math" w:hAnsi="Cambria Math"/>
                  </w:rPr>
                  <m:t>σ</m:t>
                </m:r>
              </w:del>
            </m:e>
            <m:sub>
              <w:del w:id="8449" w:author="Vilson Lu" w:date="2014-08-19T03:58:00Z">
                <m:r>
                  <w:rPr>
                    <w:rFonts w:ascii="Cambria Math" w:hAnsi="Cambria Math"/>
                  </w:rPr>
                  <m:t>r</m:t>
                </m:r>
              </w:del>
            </m:sub>
          </m:sSub>
          <w:del w:id="8450" w:author="Vilson Lu" w:date="2014-08-19T03:58:00Z">
            <m:r>
              <w:rPr>
                <w:rFonts w:ascii="Cambria Math" w:hAnsi="Cambria Math"/>
              </w:rPr>
              <m:t>:</m:t>
            </m:r>
            <m:r>
              <m:rPr>
                <m:scr m:val="script"/>
                <m:sty m:val="p"/>
              </m:rPr>
              <w:rPr>
                <w:rFonts w:ascii="Cambria Math" w:hAnsi="Cambria Math"/>
                <w:color w:val="000000"/>
                <w:sz w:val="22"/>
                <w:szCs w:val="22"/>
              </w:rPr>
              <m:t>R</m:t>
            </m:r>
            <m:r>
              <w:rPr>
                <w:rFonts w:ascii="Cambria Math" w:hAnsi="Cambria Math"/>
              </w:rPr>
              <m:t>→</m:t>
            </m:r>
          </w:del>
          <m:sSup>
            <m:sSupPr>
              <m:ctrlPr>
                <w:del w:id="8451" w:author="Vilson Lu" w:date="2014-08-19T03:58:00Z">
                  <w:rPr>
                    <w:rFonts w:ascii="Cambria Math" w:hAnsi="Cambria Math"/>
                    <w:i/>
                  </w:rPr>
                </w:del>
              </m:ctrlPr>
            </m:sSupPr>
            <m:e>
              <w:del w:id="8452" w:author="Vilson Lu" w:date="2014-08-19T03:58:00Z">
                <m:r>
                  <w:rPr>
                    <w:rFonts w:ascii="Cambria Math" w:hAnsi="Cambria Math"/>
                  </w:rPr>
                  <m:t>C</m:t>
                </m:r>
              </w:del>
            </m:e>
            <m:sup>
              <w:del w:id="8453" w:author="Vilson Lu" w:date="2014-08-19T03:58:00Z">
                <m:r>
                  <w:rPr>
                    <w:rFonts w:ascii="Cambria Math" w:hAnsi="Cambria Math"/>
                  </w:rPr>
                  <m:t>+</m:t>
                </m:r>
              </w:del>
            </m:sup>
          </m:sSup>
          <w:del w:id="8454" w:author="Vilson Lu" w:date="2014-08-19T03:58:00Z">
            <m:r>
              <w:rPr>
                <w:rFonts w:ascii="Cambria Math" w:hAnsi="Cambria Math"/>
              </w:rPr>
              <m:t xml:space="preserve"> called relation signature</m:t>
            </m:r>
            <w:bookmarkStart w:id="8455" w:name="_Toc396184333"/>
            <w:bookmarkStart w:id="8456" w:name="_Toc396193998"/>
            <w:bookmarkStart w:id="8457" w:name="_Toc396200159"/>
            <w:bookmarkStart w:id="8458" w:name="_Toc396444926"/>
            <w:bookmarkStart w:id="8459" w:name="_Toc396453047"/>
            <w:bookmarkStart w:id="8460" w:name="_Toc396476104"/>
            <w:bookmarkStart w:id="8461" w:name="_Toc396478163"/>
            <w:bookmarkStart w:id="8462" w:name="_Toc396489608"/>
            <w:bookmarkEnd w:id="8455"/>
            <w:bookmarkEnd w:id="8456"/>
            <w:bookmarkEnd w:id="8457"/>
            <w:bookmarkEnd w:id="8458"/>
            <w:bookmarkEnd w:id="8459"/>
            <w:bookmarkEnd w:id="8460"/>
            <w:bookmarkEnd w:id="8461"/>
            <w:bookmarkEnd w:id="8462"/>
          </w:del>
        </m:oMath>
      </m:oMathPara>
    </w:p>
    <w:p w:rsidR="002F6E61" w:rsidRDefault="002F6E61">
      <w:pPr>
        <w:pStyle w:val="Content1"/>
        <w:jc w:val="center"/>
        <w:rPr>
          <w:del w:id="8463" w:author="Vilson Lu" w:date="2014-08-19T03:58:00Z"/>
        </w:rPr>
        <w:pPrChange w:id="8464" w:author="Vilson Lu" w:date="2014-08-19T01:56:00Z">
          <w:pPr>
            <w:pStyle w:val="Content1"/>
          </w:pPr>
        </w:pPrChange>
      </w:pPr>
      <w:bookmarkStart w:id="8465" w:name="_Toc396184334"/>
      <w:bookmarkStart w:id="8466" w:name="_Toc396193999"/>
      <w:bookmarkStart w:id="8467" w:name="_Toc396200160"/>
      <w:bookmarkStart w:id="8468" w:name="_Toc396444927"/>
      <w:bookmarkStart w:id="8469" w:name="_Toc396453048"/>
      <w:bookmarkStart w:id="8470" w:name="_Toc396476105"/>
      <w:bookmarkStart w:id="8471" w:name="_Toc396478164"/>
      <w:bookmarkStart w:id="8472" w:name="_Toc396489609"/>
      <w:bookmarkEnd w:id="8465"/>
      <w:bookmarkEnd w:id="8466"/>
      <w:bookmarkEnd w:id="8467"/>
      <w:bookmarkEnd w:id="8468"/>
      <w:bookmarkEnd w:id="8469"/>
      <w:bookmarkEnd w:id="8470"/>
      <w:bookmarkEnd w:id="8471"/>
      <w:bookmarkEnd w:id="8472"/>
    </w:p>
    <w:p w:rsidR="002F6E61" w:rsidRDefault="00DE7D68">
      <w:pPr>
        <w:pStyle w:val="Content1"/>
        <w:jc w:val="center"/>
        <w:rPr>
          <w:del w:id="8473" w:author="Vilson Lu" w:date="2014-08-19T03:58:00Z"/>
          <w:rFonts w:eastAsiaTheme="minorEastAsia"/>
        </w:rPr>
        <w:pPrChange w:id="8474" w:author="Vilson Lu" w:date="2014-08-19T01:56:00Z">
          <w:pPr>
            <w:pStyle w:val="Content1"/>
          </w:pPr>
        </w:pPrChange>
      </w:pPr>
      <m:oMathPara>
        <m:oMathParaPr>
          <m:jc m:val="left"/>
        </m:oMathParaPr>
        <m:oMath>
          <w:del w:id="8475" w:author="Vilson Lu" w:date="2014-08-19T03:58:00Z">
            <m:r>
              <w:rPr>
                <w:rFonts w:ascii="Cambria Math" w:hAnsi="Cambria Math"/>
              </w:rPr>
              <m:t>a partial order on</m:t>
            </m:r>
          </w:del>
          <m:sSub>
            <m:sSubPr>
              <m:ctrlPr>
                <w:del w:id="8476" w:author="Vilson Lu" w:date="2014-08-19T03:58:00Z">
                  <w:rPr>
                    <w:rFonts w:ascii="Cambria Math" w:hAnsi="Cambria Math"/>
                    <w:color w:val="000000"/>
                    <w:sz w:val="21"/>
                    <w:szCs w:val="22"/>
                  </w:rPr>
                </w:del>
              </m:ctrlPr>
            </m:sSubPr>
            <m:e>
              <w:del w:id="8477" w:author="Vilson Lu" w:date="2014-08-19T03:58:00Z">
                <m:r>
                  <m:rPr>
                    <m:sty m:val="p"/>
                  </m:rPr>
                  <w:rPr>
                    <w:rFonts w:ascii="Cambria Math" w:hAnsi="Cambria Math"/>
                    <w:color w:val="000000"/>
                    <w:sz w:val="21"/>
                    <w:szCs w:val="22"/>
                  </w:rPr>
                  <m:t>≤</m:t>
                </m:r>
              </w:del>
            </m:e>
            <m:sub>
              <w:del w:id="8478" w:author="Vilson Lu" w:date="2014-08-19T03:58:00Z">
                <m:r>
                  <w:rPr>
                    <w:rFonts w:ascii="Cambria Math" w:hAnsi="Cambria Math"/>
                    <w:color w:val="000000"/>
                    <w:sz w:val="21"/>
                    <w:szCs w:val="22"/>
                  </w:rPr>
                  <m:t xml:space="preserve">R </m:t>
                </m:r>
              </w:del>
            </m:sub>
          </m:sSub>
          <w:del w:id="8479" w:author="Vilson Lu" w:date="2014-08-19T03:58:00Z">
            <m:r>
              <w:rPr>
                <w:rFonts w:ascii="Cambria Math" w:hAnsi="Cambria Math"/>
              </w:rPr>
              <m:t xml:space="preserve">on </m:t>
            </m:r>
            <m:r>
              <m:rPr>
                <m:scr m:val="script"/>
                <m:sty m:val="p"/>
              </m:rPr>
              <w:rPr>
                <w:rFonts w:ascii="Cambria Math" w:hAnsi="Cambria Math"/>
                <w:color w:val="000000"/>
                <w:sz w:val="22"/>
                <w:szCs w:val="22"/>
              </w:rPr>
              <m:t>R</m:t>
            </m:r>
            <m:r>
              <w:rPr>
                <w:rFonts w:ascii="Cambria Math" w:hAnsi="Cambria Math"/>
              </w:rPr>
              <m:t xml:space="preserve"> called relation hierarchy</m:t>
            </m:r>
            <w:bookmarkStart w:id="8480" w:name="_Toc396184335"/>
            <w:bookmarkStart w:id="8481" w:name="_Toc396194000"/>
            <w:bookmarkStart w:id="8482" w:name="_Toc396200161"/>
            <w:bookmarkStart w:id="8483" w:name="_Toc396444928"/>
            <w:bookmarkStart w:id="8484" w:name="_Toc396453049"/>
            <w:bookmarkStart w:id="8485" w:name="_Toc396476106"/>
            <w:bookmarkStart w:id="8486" w:name="_Toc396478165"/>
            <w:bookmarkStart w:id="8487" w:name="_Toc396489610"/>
            <w:bookmarkEnd w:id="8480"/>
            <w:bookmarkEnd w:id="8481"/>
            <w:bookmarkEnd w:id="8482"/>
            <w:bookmarkEnd w:id="8483"/>
            <w:bookmarkEnd w:id="8484"/>
            <w:bookmarkEnd w:id="8485"/>
            <w:bookmarkEnd w:id="8486"/>
            <w:bookmarkEnd w:id="8487"/>
          </w:del>
        </m:oMath>
      </m:oMathPara>
    </w:p>
    <w:p w:rsidR="002F6E61" w:rsidRDefault="002F6E61">
      <w:pPr>
        <w:pStyle w:val="Content1"/>
        <w:jc w:val="center"/>
        <w:rPr>
          <w:del w:id="8488" w:author="Vilson Lu" w:date="2014-08-19T03:58:00Z"/>
          <w:rFonts w:eastAsiaTheme="minorEastAsia"/>
        </w:rPr>
        <w:pPrChange w:id="8489" w:author="Vilson Lu" w:date="2014-08-19T01:56:00Z">
          <w:pPr>
            <w:pStyle w:val="Content1"/>
          </w:pPr>
        </w:pPrChange>
      </w:pPr>
      <w:bookmarkStart w:id="8490" w:name="_Toc396184336"/>
      <w:bookmarkStart w:id="8491" w:name="_Toc396194001"/>
      <w:bookmarkStart w:id="8492" w:name="_Toc396200162"/>
      <w:bookmarkStart w:id="8493" w:name="_Toc396444929"/>
      <w:bookmarkStart w:id="8494" w:name="_Toc396453050"/>
      <w:bookmarkStart w:id="8495" w:name="_Toc396476107"/>
      <w:bookmarkStart w:id="8496" w:name="_Toc396478166"/>
      <w:bookmarkStart w:id="8497" w:name="_Toc396489611"/>
      <w:bookmarkEnd w:id="8490"/>
      <w:bookmarkEnd w:id="8491"/>
      <w:bookmarkEnd w:id="8492"/>
      <w:bookmarkEnd w:id="8493"/>
      <w:bookmarkEnd w:id="8494"/>
      <w:bookmarkEnd w:id="8495"/>
      <w:bookmarkEnd w:id="8496"/>
      <w:bookmarkEnd w:id="8497"/>
    </w:p>
    <w:p w:rsidR="002F6E61" w:rsidRDefault="00DE7D68">
      <w:pPr>
        <w:pStyle w:val="Content1"/>
        <w:jc w:val="center"/>
        <w:rPr>
          <w:del w:id="8498" w:author="Vilson Lu" w:date="2014-08-19T03:58:00Z"/>
        </w:rPr>
        <w:pPrChange w:id="8499" w:author="Vilson Lu" w:date="2014-08-19T01:56:00Z">
          <w:pPr>
            <w:pStyle w:val="Content1"/>
          </w:pPr>
        </w:pPrChange>
      </w:pPr>
      <m:oMathPara>
        <m:oMathParaPr>
          <m:jc m:val="left"/>
        </m:oMathParaPr>
        <m:oMath>
          <w:del w:id="8500" w:author="Vilson Lu" w:date="2014-08-19T03:58:00Z">
            <m:r>
              <w:rPr>
                <w:rFonts w:ascii="Cambria Math" w:hAnsi="Cambria Math"/>
              </w:rPr>
              <m:t xml:space="preserve">a function </m:t>
            </m:r>
          </w:del>
          <m:sSub>
            <m:sSubPr>
              <m:ctrlPr>
                <w:del w:id="8501" w:author="Vilson Lu" w:date="2014-08-19T03:58:00Z">
                  <w:rPr>
                    <w:rFonts w:ascii="Cambria Math" w:hAnsi="Cambria Math"/>
                    <w:i/>
                  </w:rPr>
                </w:del>
              </m:ctrlPr>
            </m:sSubPr>
            <m:e>
              <w:del w:id="8502" w:author="Vilson Lu" w:date="2014-08-19T03:58:00Z">
                <m:r>
                  <w:rPr>
                    <w:rFonts w:ascii="Cambria Math" w:hAnsi="Cambria Math"/>
                  </w:rPr>
                  <m:t>σ</m:t>
                </m:r>
              </w:del>
            </m:e>
            <m:sub>
              <w:del w:id="8503" w:author="Vilson Lu" w:date="2014-08-19T03:58:00Z">
                <m:r>
                  <w:rPr>
                    <w:rFonts w:ascii="Cambria Math" w:hAnsi="Cambria Math"/>
                  </w:rPr>
                  <m:t>A</m:t>
                </m:r>
              </w:del>
            </m:sub>
          </m:sSub>
          <w:del w:id="8504" w:author="Vilson Lu" w:date="2014-08-19T03:58:00Z">
            <m:r>
              <w:rPr>
                <w:rFonts w:ascii="Cambria Math" w:hAnsi="Cambria Math"/>
              </w:rPr>
              <m:t>:A→C×</m:t>
            </m:r>
            <m:r>
              <m:rPr>
                <m:scr m:val="script"/>
                <m:sty m:val="p"/>
              </m:rPr>
              <w:rPr>
                <w:rFonts w:ascii="Cambria Math" w:hAnsi="Cambria Math"/>
                <w:color w:val="000000"/>
                <w:sz w:val="22"/>
                <w:szCs w:val="22"/>
              </w:rPr>
              <m:t>T</m:t>
            </m:r>
            <m:r>
              <w:rPr>
                <w:rFonts w:ascii="Cambria Math" w:hAnsi="Cambria Math"/>
              </w:rPr>
              <m:t xml:space="preserve"> called attribute signature</m:t>
            </m:r>
            <w:bookmarkStart w:id="8505" w:name="_Toc396184337"/>
            <w:bookmarkStart w:id="8506" w:name="_Toc396194002"/>
            <w:bookmarkStart w:id="8507" w:name="_Toc396200163"/>
            <w:bookmarkStart w:id="8508" w:name="_Toc396444930"/>
            <w:bookmarkStart w:id="8509" w:name="_Toc396453051"/>
            <w:bookmarkStart w:id="8510" w:name="_Toc396476108"/>
            <w:bookmarkStart w:id="8511" w:name="_Toc396478167"/>
            <w:bookmarkStart w:id="8512" w:name="_Toc396489612"/>
            <w:bookmarkEnd w:id="8505"/>
            <w:bookmarkEnd w:id="8506"/>
            <w:bookmarkEnd w:id="8507"/>
            <w:bookmarkEnd w:id="8508"/>
            <w:bookmarkEnd w:id="8509"/>
            <w:bookmarkEnd w:id="8510"/>
            <w:bookmarkEnd w:id="8511"/>
            <w:bookmarkEnd w:id="8512"/>
          </w:del>
        </m:oMath>
      </m:oMathPara>
    </w:p>
    <w:p w:rsidR="002F6E61" w:rsidRDefault="002F6E61">
      <w:pPr>
        <w:pStyle w:val="Content1"/>
        <w:jc w:val="center"/>
        <w:rPr>
          <w:del w:id="8513" w:author="Vilson Lu" w:date="2014-08-19T03:58:00Z"/>
          <w:rFonts w:eastAsiaTheme="minorEastAsia"/>
        </w:rPr>
        <w:pPrChange w:id="8514" w:author="Vilson Lu" w:date="2014-08-19T01:56:00Z">
          <w:pPr>
            <w:pStyle w:val="Content1"/>
          </w:pPr>
        </w:pPrChange>
      </w:pPr>
      <w:bookmarkStart w:id="8515" w:name="_Toc396184338"/>
      <w:bookmarkStart w:id="8516" w:name="_Toc396194003"/>
      <w:bookmarkStart w:id="8517" w:name="_Toc396200164"/>
      <w:bookmarkStart w:id="8518" w:name="_Toc396444931"/>
      <w:bookmarkStart w:id="8519" w:name="_Toc396453052"/>
      <w:bookmarkStart w:id="8520" w:name="_Toc396476109"/>
      <w:bookmarkStart w:id="8521" w:name="_Toc396478168"/>
      <w:bookmarkStart w:id="8522" w:name="_Toc396489613"/>
      <w:bookmarkEnd w:id="8515"/>
      <w:bookmarkEnd w:id="8516"/>
      <w:bookmarkEnd w:id="8517"/>
      <w:bookmarkEnd w:id="8518"/>
      <w:bookmarkEnd w:id="8519"/>
      <w:bookmarkEnd w:id="8520"/>
      <w:bookmarkEnd w:id="8521"/>
      <w:bookmarkEnd w:id="8522"/>
    </w:p>
    <w:p w:rsidR="002F6E61" w:rsidRDefault="00DE7D68">
      <w:pPr>
        <w:pStyle w:val="Heading3"/>
        <w:rPr>
          <w:del w:id="8523" w:author="Vilson Lu" w:date="2014-08-19T03:58:00Z"/>
        </w:rPr>
        <w:pPrChange w:id="8524" w:author="Vilson Lu" w:date="2014-08-19T02:43:00Z">
          <w:pPr>
            <w:pStyle w:val="Content1"/>
          </w:pPr>
        </w:pPrChange>
      </w:pPr>
      <m:oMath>
        <w:del w:id="8525" w:author="Vilson Lu" w:date="2014-08-19T03:58:00Z">
          <m:r>
            <m:rPr>
              <m:sty m:val="bi"/>
            </m:rPr>
            <w:rPr>
              <w:rFonts w:ascii="Cambria Math" w:eastAsiaTheme="minorEastAsia" w:hAnsi="Cambria Math"/>
            </w:rPr>
            <m:t>a set of datypes (i.e. strings, integer)</m:t>
          </m:r>
          <w:bookmarkStart w:id="8526" w:name="_Toc396184339"/>
          <w:bookmarkStart w:id="8527" w:name="_Toc396194004"/>
          <w:bookmarkStart w:id="8528" w:name="_Toc396200165"/>
          <w:bookmarkStart w:id="8529" w:name="_Toc396444932"/>
          <w:bookmarkStart w:id="8530" w:name="_Toc396453053"/>
          <w:bookmarkStart w:id="8531" w:name="_Toc396476110"/>
          <w:bookmarkStart w:id="8532" w:name="_Toc396478169"/>
          <w:bookmarkStart w:id="8533" w:name="_Toc396489614"/>
          <w:bookmarkEnd w:id="8526"/>
          <w:bookmarkEnd w:id="8527"/>
          <w:bookmarkEnd w:id="8528"/>
          <w:bookmarkEnd w:id="8529"/>
          <w:bookmarkEnd w:id="8530"/>
          <w:bookmarkEnd w:id="8531"/>
          <w:bookmarkEnd w:id="8532"/>
          <w:bookmarkEnd w:id="8533"/>
        </w:del>
      </m:oMath>
    </w:p>
    <w:p w:rsidR="00DE7D68" w:rsidRPr="00DE7D68" w:rsidDel="00D95CFF" w:rsidRDefault="00DE7D68">
      <w:pPr>
        <w:pStyle w:val="Content1"/>
        <w:rPr>
          <w:del w:id="8534" w:author="Vilson Lu" w:date="2014-08-19T03:58:00Z"/>
        </w:rPr>
      </w:pPr>
      <w:bookmarkStart w:id="8535" w:name="_Toc396184340"/>
      <w:bookmarkStart w:id="8536" w:name="_Toc396194005"/>
      <w:bookmarkStart w:id="8537" w:name="_Toc396200166"/>
      <w:bookmarkStart w:id="8538" w:name="_Toc396444933"/>
      <w:bookmarkStart w:id="8539" w:name="_Toc396453054"/>
      <w:bookmarkStart w:id="8540" w:name="_Toc396476111"/>
      <w:bookmarkStart w:id="8541" w:name="_Toc396478170"/>
      <w:bookmarkStart w:id="8542" w:name="_Toc396489615"/>
      <w:bookmarkEnd w:id="8535"/>
      <w:bookmarkEnd w:id="8536"/>
      <w:bookmarkEnd w:id="8537"/>
      <w:bookmarkEnd w:id="8538"/>
      <w:bookmarkEnd w:id="8539"/>
      <w:bookmarkEnd w:id="8540"/>
      <w:bookmarkEnd w:id="8541"/>
      <w:bookmarkEnd w:id="8542"/>
    </w:p>
    <w:p w:rsidR="005A3259" w:rsidRDefault="00670C0D" w:rsidP="00670C0D">
      <w:pPr>
        <w:pStyle w:val="Heading2"/>
      </w:pPr>
      <w:bookmarkStart w:id="8543" w:name="_Toc396444934"/>
      <w:bookmarkStart w:id="8544" w:name="_Toc396489616"/>
      <w:r>
        <w:lastRenderedPageBreak/>
        <w:t>Tools</w:t>
      </w:r>
      <w:commentRangeEnd w:id="8264"/>
      <w:r w:rsidR="00DC504A">
        <w:rPr>
          <w:rStyle w:val="CommentReference"/>
          <w:b w:val="0"/>
        </w:rPr>
        <w:commentReference w:id="8264"/>
      </w:r>
      <w:bookmarkEnd w:id="8543"/>
      <w:bookmarkEnd w:id="8544"/>
    </w:p>
    <w:p w:rsidR="002F6E61" w:rsidRDefault="002F6E61">
      <w:pPr>
        <w:pStyle w:val="Content1"/>
        <w:pPrChange w:id="8545" w:author="TinTin Kalaw" w:date="2014-08-16T12:46:00Z">
          <w:pPr/>
        </w:pPrChange>
      </w:pPr>
    </w:p>
    <w:p w:rsidR="00670C0D" w:rsidDel="003579E9" w:rsidRDefault="00670C0D">
      <w:pPr>
        <w:pStyle w:val="Content1"/>
        <w:rPr>
          <w:ins w:id="8546" w:author="TinTin Kalaw" w:date="2014-08-16T13:19:00Z"/>
          <w:del w:id="8547" w:author="Vilson Lu" w:date="2014-08-19T05:23:00Z"/>
        </w:rPr>
      </w:pPr>
      <w:r>
        <w:t>This section discusses the different NLP tools that could be used in implementing the information extraction system.</w:t>
      </w:r>
    </w:p>
    <w:p w:rsidR="00E75C6B" w:rsidDel="003579E9" w:rsidRDefault="00E75C6B">
      <w:pPr>
        <w:pStyle w:val="Content1"/>
        <w:rPr>
          <w:ins w:id="8548" w:author="TinTin Kalaw" w:date="2014-08-16T13:19:00Z"/>
          <w:del w:id="8549" w:author="Vilson Lu" w:date="2014-08-19T05:23:00Z"/>
        </w:rPr>
      </w:pPr>
    </w:p>
    <w:p w:rsidR="00E75C6B" w:rsidRDefault="00E75C6B" w:rsidP="006012EA">
      <w:pPr>
        <w:pStyle w:val="Content1"/>
        <w:rPr>
          <w:ins w:id="8550" w:author="TinTin Kalaw" w:date="2014-08-16T13:19:00Z"/>
        </w:rPr>
      </w:pPr>
    </w:p>
    <w:p w:rsidR="00E75C6B" w:rsidRPr="00D22929" w:rsidRDefault="00E75C6B">
      <w:pPr>
        <w:pStyle w:val="Content1"/>
      </w:pPr>
    </w:p>
    <w:p w:rsidR="002F6E61" w:rsidRDefault="002F6E61">
      <w:pPr>
        <w:pStyle w:val="Content1"/>
        <w:rPr>
          <w:del w:id="8551" w:author="Vilson Lu" w:date="2014-08-16T15:44:00Z"/>
        </w:rPr>
        <w:pPrChange w:id="8552" w:author="TinTin Kalaw" w:date="2014-08-16T12:46:00Z">
          <w:pPr/>
        </w:pPrChange>
      </w:pPr>
      <w:bookmarkStart w:id="8553" w:name="_Toc396184342"/>
      <w:bookmarkStart w:id="8554" w:name="_Toc396194007"/>
      <w:bookmarkStart w:id="8555" w:name="_Toc396200168"/>
      <w:bookmarkStart w:id="8556" w:name="_Toc396444935"/>
      <w:bookmarkStart w:id="8557" w:name="_Toc396453056"/>
      <w:bookmarkStart w:id="8558" w:name="_Toc396476113"/>
      <w:bookmarkStart w:id="8559" w:name="_Toc396478172"/>
      <w:bookmarkStart w:id="8560" w:name="_Toc396489617"/>
      <w:bookmarkEnd w:id="8553"/>
      <w:bookmarkEnd w:id="8554"/>
      <w:bookmarkEnd w:id="8555"/>
      <w:bookmarkEnd w:id="8556"/>
      <w:bookmarkEnd w:id="8557"/>
      <w:bookmarkEnd w:id="8558"/>
      <w:bookmarkEnd w:id="8559"/>
      <w:bookmarkEnd w:id="8560"/>
    </w:p>
    <w:p w:rsidR="00670C0D" w:rsidDel="00790935" w:rsidRDefault="00670C0D" w:rsidP="00670C0D">
      <w:pPr>
        <w:pStyle w:val="Heading3"/>
        <w:rPr>
          <w:del w:id="8561" w:author="Vilson Lu" w:date="2014-08-22T06:42:00Z"/>
        </w:rPr>
      </w:pPr>
      <w:bookmarkStart w:id="8562" w:name="_Toc395181709"/>
      <w:moveFromRangeStart w:id="8563" w:author="Vilson Lu" w:date="2014-08-22T02:49:00Z" w:name="move396439075"/>
      <w:moveFrom w:id="8564" w:author="Vilson Lu" w:date="2014-08-22T02:49:00Z">
        <w:del w:id="8565" w:author="Vilson Lu" w:date="2014-08-22T06:42:00Z">
          <w:r w:rsidDel="00790935">
            <w:delText>Apache OpenNLP (OpenNLP, 2011)</w:delText>
          </w:r>
        </w:del>
      </w:moveFrom>
      <w:bookmarkStart w:id="8566" w:name="_Toc396444936"/>
      <w:bookmarkStart w:id="8567" w:name="_Toc396476114"/>
      <w:bookmarkStart w:id="8568" w:name="_Toc396478173"/>
      <w:bookmarkStart w:id="8569" w:name="_Toc396489618"/>
      <w:bookmarkEnd w:id="8562"/>
      <w:bookmarkEnd w:id="8566"/>
      <w:bookmarkEnd w:id="8567"/>
      <w:bookmarkEnd w:id="8568"/>
      <w:bookmarkEnd w:id="8569"/>
    </w:p>
    <w:p w:rsidR="002F6E61" w:rsidRDefault="002F6E61">
      <w:pPr>
        <w:pStyle w:val="Content2"/>
        <w:rPr>
          <w:del w:id="8570" w:author="Vilson Lu" w:date="2014-08-22T06:42:00Z"/>
        </w:rPr>
        <w:pPrChange w:id="8571" w:author="TinTin Kalaw" w:date="2014-08-16T12:46:00Z">
          <w:pPr/>
        </w:pPrChange>
      </w:pPr>
      <w:bookmarkStart w:id="8572" w:name="_Toc396444937"/>
      <w:bookmarkStart w:id="8573" w:name="_Toc396476115"/>
      <w:bookmarkStart w:id="8574" w:name="_Toc396478174"/>
      <w:bookmarkStart w:id="8575" w:name="_Toc396489619"/>
      <w:bookmarkEnd w:id="8572"/>
      <w:bookmarkEnd w:id="8573"/>
      <w:bookmarkEnd w:id="8574"/>
      <w:bookmarkEnd w:id="8575"/>
    </w:p>
    <w:p w:rsidR="002F6E61" w:rsidRDefault="00670C0D">
      <w:pPr>
        <w:pStyle w:val="Content2"/>
        <w:rPr>
          <w:del w:id="8576" w:author="Vilson Lu" w:date="2014-08-22T06:42:00Z"/>
        </w:rPr>
        <w:pPrChange w:id="8577" w:author="TinTin Kalaw" w:date="2014-08-16T12:46:00Z">
          <w:pPr>
            <w:pStyle w:val="Content1"/>
          </w:pPr>
        </w:pPrChange>
      </w:pPr>
      <w:moveFrom w:id="8578" w:author="Vilson Lu" w:date="2014-08-22T02:49:00Z">
        <w:del w:id="8579" w:author="Vilson Lu" w:date="2014-08-22T06:42:00Z">
          <w:r w:rsidDel="00790935">
            <w:delText>Apache OpenNLP is a Java-based librar</w:delText>
          </w:r>
          <w:r w:rsidRPr="00670C0D" w:rsidDel="00790935">
            <w:rPr>
              <w:rStyle w:val="Content1Char"/>
            </w:rPr>
            <w:delText>y used for commonly used modules in NLP. It has tokenization, sentence segmentation</w:delText>
          </w:r>
          <w:r w:rsidDel="00790935">
            <w:delText xml:space="preserve">, part-of-speech (POS) tagging, named entity recognition (NER), chunking, parsing and coreference resolution. It also uses maximum entropy and perceptron based machine learning to train the model. OpenNLP is extendable so that the module could be customized to suit the requirements. </w:delText>
          </w:r>
        </w:del>
      </w:moveFrom>
      <w:bookmarkStart w:id="8580" w:name="_Toc396444938"/>
      <w:bookmarkStart w:id="8581" w:name="_Toc396476116"/>
      <w:bookmarkStart w:id="8582" w:name="_Toc396478175"/>
      <w:bookmarkStart w:id="8583" w:name="_Toc396489620"/>
      <w:bookmarkEnd w:id="8580"/>
      <w:bookmarkEnd w:id="8581"/>
      <w:bookmarkEnd w:id="8582"/>
      <w:bookmarkEnd w:id="8583"/>
    </w:p>
    <w:p w:rsidR="00670C0D" w:rsidDel="00790935" w:rsidRDefault="00670C0D" w:rsidP="00670C0D">
      <w:pPr>
        <w:pStyle w:val="Content"/>
        <w:rPr>
          <w:del w:id="8584" w:author="Vilson Lu" w:date="2014-08-22T06:42:00Z"/>
        </w:rPr>
      </w:pPr>
      <w:bookmarkStart w:id="8585" w:name="_Toc396444939"/>
      <w:bookmarkStart w:id="8586" w:name="_Toc396476117"/>
      <w:bookmarkStart w:id="8587" w:name="_Toc396478176"/>
      <w:bookmarkStart w:id="8588" w:name="_Toc396489621"/>
      <w:bookmarkEnd w:id="8585"/>
      <w:bookmarkEnd w:id="8586"/>
      <w:bookmarkEnd w:id="8587"/>
      <w:bookmarkEnd w:id="8588"/>
    </w:p>
    <w:p w:rsidR="00670C0D" w:rsidDel="00790935" w:rsidRDefault="00670C0D" w:rsidP="00670C0D">
      <w:pPr>
        <w:pStyle w:val="Heading4"/>
        <w:rPr>
          <w:del w:id="8589" w:author="Vilson Lu" w:date="2014-08-22T06:42:00Z"/>
        </w:rPr>
      </w:pPr>
      <w:moveFrom w:id="8590" w:author="Vilson Lu" w:date="2014-08-22T02:49:00Z">
        <w:del w:id="8591" w:author="Vilson Lu" w:date="2014-08-22T06:42:00Z">
          <w:r w:rsidDel="00790935">
            <w:delText>Sentence Detector</w:delText>
          </w:r>
        </w:del>
      </w:moveFrom>
      <w:bookmarkStart w:id="8592" w:name="_Toc396444940"/>
      <w:bookmarkStart w:id="8593" w:name="_Toc396476118"/>
      <w:bookmarkStart w:id="8594" w:name="_Toc396478177"/>
      <w:bookmarkStart w:id="8595" w:name="_Toc396489622"/>
      <w:bookmarkEnd w:id="8592"/>
      <w:bookmarkEnd w:id="8593"/>
      <w:bookmarkEnd w:id="8594"/>
      <w:bookmarkEnd w:id="8595"/>
    </w:p>
    <w:p w:rsidR="002F6E61" w:rsidRDefault="002F6E61">
      <w:pPr>
        <w:pStyle w:val="Content2"/>
        <w:rPr>
          <w:del w:id="8596" w:author="Vilson Lu" w:date="2014-08-22T06:42:00Z"/>
        </w:rPr>
        <w:pPrChange w:id="8597" w:author="TinTin Kalaw" w:date="2014-08-16T12:47:00Z">
          <w:pPr>
            <w:pStyle w:val="Content"/>
          </w:pPr>
        </w:pPrChange>
      </w:pPr>
      <w:bookmarkStart w:id="8598" w:name="_Toc396444941"/>
      <w:bookmarkStart w:id="8599" w:name="_Toc396476119"/>
      <w:bookmarkStart w:id="8600" w:name="_Toc396478178"/>
      <w:bookmarkStart w:id="8601" w:name="_Toc396489623"/>
      <w:bookmarkEnd w:id="8598"/>
      <w:bookmarkEnd w:id="8599"/>
      <w:bookmarkEnd w:id="8600"/>
      <w:bookmarkEnd w:id="8601"/>
    </w:p>
    <w:p w:rsidR="002F6E61" w:rsidRDefault="00670C0D">
      <w:pPr>
        <w:pStyle w:val="Content2"/>
        <w:rPr>
          <w:del w:id="8602" w:author="Vilson Lu" w:date="2014-08-22T06:42:00Z"/>
        </w:rPr>
        <w:pPrChange w:id="8603" w:author="TinTin Kalaw" w:date="2014-08-16T12:47:00Z">
          <w:pPr>
            <w:pStyle w:val="Content1"/>
          </w:pPr>
        </w:pPrChange>
      </w:pPr>
      <w:moveFrom w:id="8604" w:author="Vilson Lu" w:date="2014-08-22T02:49:00Z">
        <w:del w:id="8605" w:author="Vilson Lu" w:date="2014-08-22T06:42:00Z">
          <w:r w:rsidDel="00790935">
            <w:delText xml:space="preserve">The OpenNLP Sentence Detector knows if a punctuation mark signifies the end of the sentence or not. They defined the sentence as the longest whitespace trimmed character sequence between two punctuation marks. Their module looks for the first non-whitespace character. This signifies the beginning of the sentence. The last non-whitespace character signifies the end of the sentence. It can also be trained be providing it a model.  It also has an evaluation module in which it computes the precision, recall and f-measure. The limitation of the sentence detector is that it cannot identify the sentence boundary based on the content. </w:delText>
          </w:r>
        </w:del>
      </w:moveFrom>
      <w:bookmarkStart w:id="8606" w:name="_Toc396444942"/>
      <w:bookmarkStart w:id="8607" w:name="_Toc396476120"/>
      <w:bookmarkStart w:id="8608" w:name="_Toc396478179"/>
      <w:bookmarkStart w:id="8609" w:name="_Toc396489624"/>
      <w:bookmarkEnd w:id="8606"/>
      <w:bookmarkEnd w:id="8607"/>
      <w:bookmarkEnd w:id="8608"/>
      <w:bookmarkEnd w:id="8609"/>
    </w:p>
    <w:p w:rsidR="002F6E61" w:rsidRDefault="002F6E61">
      <w:pPr>
        <w:pStyle w:val="Content2"/>
        <w:rPr>
          <w:del w:id="8610" w:author="Vilson Lu" w:date="2014-08-22T06:42:00Z"/>
        </w:rPr>
        <w:pPrChange w:id="8611" w:author="TinTin Kalaw" w:date="2014-08-16T12:47:00Z">
          <w:pPr>
            <w:pStyle w:val="Content"/>
          </w:pPr>
        </w:pPrChange>
      </w:pPr>
      <w:bookmarkStart w:id="8612" w:name="_Toc396444943"/>
      <w:bookmarkStart w:id="8613" w:name="_Toc396476121"/>
      <w:bookmarkStart w:id="8614" w:name="_Toc396478180"/>
      <w:bookmarkStart w:id="8615" w:name="_Toc396489625"/>
      <w:bookmarkEnd w:id="8612"/>
      <w:bookmarkEnd w:id="8613"/>
      <w:bookmarkEnd w:id="8614"/>
      <w:bookmarkEnd w:id="8615"/>
    </w:p>
    <w:p w:rsidR="00670C0D" w:rsidDel="00790935" w:rsidRDefault="00670C0D" w:rsidP="00670C0D">
      <w:pPr>
        <w:pStyle w:val="Heading4"/>
        <w:rPr>
          <w:del w:id="8616" w:author="Vilson Lu" w:date="2014-08-22T06:42:00Z"/>
        </w:rPr>
      </w:pPr>
      <w:moveFrom w:id="8617" w:author="Vilson Lu" w:date="2014-08-22T02:49:00Z">
        <w:del w:id="8618" w:author="Vilson Lu" w:date="2014-08-22T06:42:00Z">
          <w:r w:rsidDel="00790935">
            <w:delText>Tokenizer</w:delText>
          </w:r>
        </w:del>
      </w:moveFrom>
      <w:bookmarkStart w:id="8619" w:name="_Toc396444944"/>
      <w:bookmarkStart w:id="8620" w:name="_Toc396476122"/>
      <w:bookmarkStart w:id="8621" w:name="_Toc396478181"/>
      <w:bookmarkStart w:id="8622" w:name="_Toc396489626"/>
      <w:bookmarkEnd w:id="8619"/>
      <w:bookmarkEnd w:id="8620"/>
      <w:bookmarkEnd w:id="8621"/>
      <w:bookmarkEnd w:id="8622"/>
    </w:p>
    <w:p w:rsidR="002F6E61" w:rsidRDefault="00670C0D">
      <w:pPr>
        <w:pStyle w:val="Content2"/>
        <w:rPr>
          <w:del w:id="8623" w:author="Vilson Lu" w:date="2014-08-22T06:42:00Z"/>
        </w:rPr>
        <w:pPrChange w:id="8624" w:author="TinTin Kalaw" w:date="2014-08-16T12:47:00Z">
          <w:pPr/>
        </w:pPrChange>
      </w:pPr>
      <w:moveFrom w:id="8625" w:author="Vilson Lu" w:date="2014-08-22T02:49:00Z">
        <w:del w:id="8626" w:author="Vilson Lu" w:date="2014-08-22T06:42:00Z">
          <w:r w:rsidDel="00790935">
            <w:tab/>
          </w:r>
        </w:del>
      </w:moveFrom>
      <w:bookmarkStart w:id="8627" w:name="_Toc396444945"/>
      <w:bookmarkStart w:id="8628" w:name="_Toc396476123"/>
      <w:bookmarkStart w:id="8629" w:name="_Toc396478182"/>
      <w:bookmarkStart w:id="8630" w:name="_Toc396489627"/>
      <w:bookmarkEnd w:id="8627"/>
      <w:bookmarkEnd w:id="8628"/>
      <w:bookmarkEnd w:id="8629"/>
      <w:bookmarkEnd w:id="8630"/>
    </w:p>
    <w:p w:rsidR="002F6E61" w:rsidRDefault="00670C0D">
      <w:pPr>
        <w:pStyle w:val="Content2"/>
        <w:rPr>
          <w:ins w:id="8631" w:author="TinTin Kalaw" w:date="2014-08-19T08:20:00Z"/>
          <w:del w:id="8632" w:author="Vilson Lu" w:date="2014-08-22T06:42:00Z"/>
        </w:rPr>
        <w:pPrChange w:id="8633" w:author="TinTin Kalaw" w:date="2014-08-16T12:47:00Z">
          <w:pPr>
            <w:pStyle w:val="Content1"/>
          </w:pPr>
        </w:pPrChange>
      </w:pPr>
      <w:moveFrom w:id="8634" w:author="Vilson Lu" w:date="2014-08-22T02:49:00Z">
        <w:del w:id="8635" w:author="Vilson Lu" w:date="2014-08-22T06:42:00Z">
          <w:r w:rsidDel="00790935">
            <w:delText>The OpenNLP tokenizer split the character sequence into word, punctuation marks, and numbers. OpenNLP has three implementations of the tokenizer: white space tokenizer, simple tokenizer and learnable tokenizer. The whitespace tokenizer just uses the whitespace as the boundary to identify as a token. The s</w:delText>
          </w:r>
          <w:r w:rsidR="00372B98" w:rsidRPr="00372B98">
            <w:rPr>
              <w:rStyle w:val="Content2Char"/>
              <w:rPrChange w:id="8636" w:author="Vilson Lu" w:date="2014-08-15T23:07:00Z">
                <w:rPr>
                  <w:i/>
                </w:rPr>
              </w:rPrChange>
            </w:rPr>
            <w:delText>i</w:delText>
          </w:r>
          <w:r w:rsidDel="00790935">
            <w:delText>mple tokenizer uses the sequence of character class to detect the token. The learnable tokenizer uses a machine learning technique, maximum entropy, to detect the boundary. It is based on probability models. The tokenizer can also generate the probability of each tokens. It can also be trained by providing it a model.</w:delText>
          </w:r>
        </w:del>
      </w:moveFrom>
      <w:bookmarkStart w:id="8637" w:name="_Toc396444946"/>
      <w:bookmarkStart w:id="8638" w:name="_Toc396476124"/>
      <w:bookmarkStart w:id="8639" w:name="_Toc396478183"/>
      <w:bookmarkStart w:id="8640" w:name="_Toc396489628"/>
      <w:bookmarkEnd w:id="8637"/>
      <w:bookmarkEnd w:id="8638"/>
      <w:bookmarkEnd w:id="8639"/>
      <w:bookmarkEnd w:id="8640"/>
    </w:p>
    <w:p w:rsidR="002F6E61" w:rsidRDefault="002F6E61">
      <w:pPr>
        <w:pStyle w:val="Content2"/>
        <w:rPr>
          <w:ins w:id="8641" w:author="TinTin Kalaw" w:date="2014-08-19T08:20:00Z"/>
          <w:del w:id="8642" w:author="Vilson Lu" w:date="2014-08-22T06:42:00Z"/>
        </w:rPr>
        <w:pPrChange w:id="8643" w:author="TinTin Kalaw" w:date="2014-08-16T12:47:00Z">
          <w:pPr>
            <w:pStyle w:val="Content1"/>
          </w:pPr>
        </w:pPrChange>
      </w:pPr>
      <w:bookmarkStart w:id="8644" w:name="_Toc396444947"/>
      <w:bookmarkStart w:id="8645" w:name="_Toc396476125"/>
      <w:bookmarkStart w:id="8646" w:name="_Toc396478184"/>
      <w:bookmarkStart w:id="8647" w:name="_Toc396489629"/>
      <w:bookmarkEnd w:id="8644"/>
      <w:bookmarkEnd w:id="8645"/>
      <w:bookmarkEnd w:id="8646"/>
      <w:bookmarkEnd w:id="8647"/>
    </w:p>
    <w:p w:rsidR="002F6E61" w:rsidRDefault="002F6E61">
      <w:pPr>
        <w:pStyle w:val="Content2"/>
        <w:rPr>
          <w:del w:id="8648" w:author="Vilson Lu" w:date="2014-08-22T06:42:00Z"/>
        </w:rPr>
        <w:pPrChange w:id="8649" w:author="TinTin Kalaw" w:date="2014-08-16T12:47:00Z">
          <w:pPr>
            <w:pStyle w:val="Content1"/>
          </w:pPr>
        </w:pPrChange>
      </w:pPr>
      <w:bookmarkStart w:id="8650" w:name="_Toc396444948"/>
      <w:bookmarkStart w:id="8651" w:name="_Toc396476126"/>
      <w:bookmarkStart w:id="8652" w:name="_Toc396478185"/>
      <w:bookmarkStart w:id="8653" w:name="_Toc396489630"/>
      <w:bookmarkEnd w:id="8650"/>
      <w:bookmarkEnd w:id="8651"/>
      <w:bookmarkEnd w:id="8652"/>
      <w:bookmarkEnd w:id="8653"/>
    </w:p>
    <w:p w:rsidR="002F6E61" w:rsidRDefault="002F6E61">
      <w:pPr>
        <w:pStyle w:val="Content2"/>
        <w:ind w:left="0"/>
        <w:rPr>
          <w:del w:id="8654" w:author="Vilson Lu" w:date="2014-08-22T06:42:00Z"/>
        </w:rPr>
        <w:pPrChange w:id="8655" w:author="Vilson Lu" w:date="2014-08-20T13:23:00Z">
          <w:pPr>
            <w:pStyle w:val="Content"/>
          </w:pPr>
        </w:pPrChange>
      </w:pPr>
      <w:bookmarkStart w:id="8656" w:name="_Toc396444949"/>
      <w:bookmarkStart w:id="8657" w:name="_Toc396476127"/>
      <w:bookmarkStart w:id="8658" w:name="_Toc396478186"/>
      <w:bookmarkStart w:id="8659" w:name="_Toc396489631"/>
      <w:bookmarkEnd w:id="8656"/>
      <w:bookmarkEnd w:id="8657"/>
      <w:bookmarkEnd w:id="8658"/>
      <w:bookmarkEnd w:id="8659"/>
    </w:p>
    <w:p w:rsidR="00670C0D" w:rsidDel="00790935" w:rsidRDefault="00670C0D" w:rsidP="00670C0D">
      <w:pPr>
        <w:pStyle w:val="Heading4"/>
        <w:rPr>
          <w:del w:id="8660" w:author="Vilson Lu" w:date="2014-08-22T06:42:00Z"/>
        </w:rPr>
      </w:pPr>
      <w:moveFrom w:id="8661" w:author="Vilson Lu" w:date="2014-08-22T02:49:00Z">
        <w:del w:id="8662" w:author="Vilson Lu" w:date="2014-08-22T06:42:00Z">
          <w:r w:rsidDel="00790935">
            <w:delText>Named Entity Recognition (NER)</w:delText>
          </w:r>
        </w:del>
      </w:moveFrom>
      <w:bookmarkStart w:id="8663" w:name="_Toc396444950"/>
      <w:bookmarkStart w:id="8664" w:name="_Toc396476128"/>
      <w:bookmarkStart w:id="8665" w:name="_Toc396478187"/>
      <w:bookmarkStart w:id="8666" w:name="_Toc396489632"/>
      <w:bookmarkEnd w:id="8663"/>
      <w:bookmarkEnd w:id="8664"/>
      <w:bookmarkEnd w:id="8665"/>
      <w:bookmarkEnd w:id="8666"/>
    </w:p>
    <w:p w:rsidR="002F6E61" w:rsidRDefault="002F6E61">
      <w:pPr>
        <w:pStyle w:val="Content2"/>
        <w:rPr>
          <w:del w:id="8667" w:author="Vilson Lu" w:date="2014-08-22T06:42:00Z"/>
        </w:rPr>
        <w:pPrChange w:id="8668" w:author="TinTin Kalaw" w:date="2014-08-16T12:48:00Z">
          <w:pPr>
            <w:pStyle w:val="Content"/>
          </w:pPr>
        </w:pPrChange>
      </w:pPr>
      <w:bookmarkStart w:id="8669" w:name="_Toc396444951"/>
      <w:bookmarkStart w:id="8670" w:name="_Toc396476129"/>
      <w:bookmarkStart w:id="8671" w:name="_Toc396478188"/>
      <w:bookmarkStart w:id="8672" w:name="_Toc396489633"/>
      <w:bookmarkEnd w:id="8669"/>
      <w:bookmarkEnd w:id="8670"/>
      <w:bookmarkEnd w:id="8671"/>
      <w:bookmarkEnd w:id="8672"/>
    </w:p>
    <w:p w:rsidR="002F6E61" w:rsidRDefault="00670C0D">
      <w:pPr>
        <w:pStyle w:val="Content2"/>
        <w:rPr>
          <w:del w:id="8673" w:author="Vilson Lu" w:date="2014-08-22T06:42:00Z"/>
        </w:rPr>
        <w:pPrChange w:id="8674" w:author="TinTin Kalaw" w:date="2014-08-16T12:48:00Z">
          <w:pPr>
            <w:pStyle w:val="Content1"/>
          </w:pPr>
        </w:pPrChange>
      </w:pPr>
      <w:moveFrom w:id="8675" w:author="Vilson Lu" w:date="2014-08-22T02:49:00Z">
        <w:del w:id="8676" w:author="Vilson Lu" w:date="2014-08-22T06:42:00Z">
          <w:r w:rsidDel="00790935">
            <w:delText>The OpenNLP NER is used to detect names in the sentence. It accepts a tokenized string as input. OpenNLP offers pre-trained models that are trained on freely available corpora. The limitation is that it can only detect the names based on the corpora it used to train the model. It is highly recommended that it uses a custom model. For the training data, it should contain at least 15,000 sentence in order for the model to be trained. It can also evaluate the model by measuring the precision, recall and f-measure.</w:delText>
          </w:r>
        </w:del>
      </w:moveFrom>
      <w:bookmarkStart w:id="8677" w:name="_Toc396444952"/>
      <w:bookmarkStart w:id="8678" w:name="_Toc396476130"/>
      <w:bookmarkStart w:id="8679" w:name="_Toc396478189"/>
      <w:bookmarkStart w:id="8680" w:name="_Toc396489634"/>
      <w:bookmarkEnd w:id="8677"/>
      <w:bookmarkEnd w:id="8678"/>
      <w:bookmarkEnd w:id="8679"/>
      <w:bookmarkEnd w:id="8680"/>
    </w:p>
    <w:p w:rsidR="002F6E61" w:rsidRDefault="002F6E61">
      <w:pPr>
        <w:pStyle w:val="Content2"/>
        <w:rPr>
          <w:del w:id="8681" w:author="Vilson Lu" w:date="2014-08-22T06:42:00Z"/>
        </w:rPr>
        <w:pPrChange w:id="8682" w:author="TinTin Kalaw" w:date="2014-08-16T12:48:00Z">
          <w:pPr>
            <w:pStyle w:val="Content"/>
          </w:pPr>
        </w:pPrChange>
      </w:pPr>
      <w:bookmarkStart w:id="8683" w:name="_Toc396444953"/>
      <w:bookmarkStart w:id="8684" w:name="_Toc396476131"/>
      <w:bookmarkStart w:id="8685" w:name="_Toc396478190"/>
      <w:bookmarkStart w:id="8686" w:name="_Toc396489635"/>
      <w:bookmarkEnd w:id="8683"/>
      <w:bookmarkEnd w:id="8684"/>
      <w:bookmarkEnd w:id="8685"/>
      <w:bookmarkEnd w:id="8686"/>
    </w:p>
    <w:p w:rsidR="00670C0D" w:rsidDel="00790935" w:rsidRDefault="00670C0D" w:rsidP="00670C0D">
      <w:pPr>
        <w:pStyle w:val="Heading4"/>
        <w:rPr>
          <w:del w:id="8687" w:author="Vilson Lu" w:date="2014-08-22T06:42:00Z"/>
        </w:rPr>
      </w:pPr>
      <w:moveFrom w:id="8688" w:author="Vilson Lu" w:date="2014-08-22T02:49:00Z">
        <w:del w:id="8689" w:author="Vilson Lu" w:date="2014-08-22T06:42:00Z">
          <w:r w:rsidDel="00790935">
            <w:delText>Document Categorization</w:delText>
          </w:r>
        </w:del>
      </w:moveFrom>
      <w:bookmarkStart w:id="8690" w:name="_Toc396444954"/>
      <w:bookmarkStart w:id="8691" w:name="_Toc396476132"/>
      <w:bookmarkStart w:id="8692" w:name="_Toc396478191"/>
      <w:bookmarkStart w:id="8693" w:name="_Toc396489636"/>
      <w:bookmarkEnd w:id="8690"/>
      <w:bookmarkEnd w:id="8691"/>
      <w:bookmarkEnd w:id="8692"/>
      <w:bookmarkEnd w:id="8693"/>
    </w:p>
    <w:p w:rsidR="002F6E61" w:rsidRDefault="00670C0D">
      <w:pPr>
        <w:pStyle w:val="Content2"/>
        <w:rPr>
          <w:del w:id="8694" w:author="Vilson Lu" w:date="2014-08-22T06:42:00Z"/>
        </w:rPr>
        <w:pPrChange w:id="8695" w:author="TinTin Kalaw" w:date="2014-08-16T12:48:00Z">
          <w:pPr/>
        </w:pPrChange>
      </w:pPr>
      <w:moveFrom w:id="8696" w:author="Vilson Lu" w:date="2014-08-22T02:49:00Z">
        <w:del w:id="8697" w:author="Vilson Lu" w:date="2014-08-22T06:42:00Z">
          <w:r w:rsidDel="00790935">
            <w:tab/>
          </w:r>
        </w:del>
      </w:moveFrom>
      <w:bookmarkStart w:id="8698" w:name="_Toc396444955"/>
      <w:bookmarkStart w:id="8699" w:name="_Toc396476133"/>
      <w:bookmarkStart w:id="8700" w:name="_Toc396478192"/>
      <w:bookmarkStart w:id="8701" w:name="_Toc396489637"/>
      <w:bookmarkEnd w:id="8698"/>
      <w:bookmarkEnd w:id="8699"/>
      <w:bookmarkEnd w:id="8700"/>
      <w:bookmarkEnd w:id="8701"/>
    </w:p>
    <w:p w:rsidR="002F6E61" w:rsidRDefault="00670C0D">
      <w:pPr>
        <w:pStyle w:val="Content2"/>
        <w:rPr>
          <w:del w:id="8702" w:author="Vilson Lu" w:date="2014-08-22T06:42:00Z"/>
        </w:rPr>
        <w:pPrChange w:id="8703" w:author="TinTin Kalaw" w:date="2014-08-16T12:48:00Z">
          <w:pPr>
            <w:pStyle w:val="Content1"/>
          </w:pPr>
        </w:pPrChange>
      </w:pPr>
      <w:moveFrom w:id="8704" w:author="Vilson Lu" w:date="2014-08-22T02:49:00Z">
        <w:del w:id="8705" w:author="Vilson Lu" w:date="2014-08-22T06:42:00Z">
          <w:r w:rsidDel="00790935">
            <w:delText xml:space="preserve">The OpenNLP document categorizer uses maximum entropy to classify the document to a pre-defined category. The module needs a model because the requirements varies for different users. So, there are no pre-defined models. </w:delText>
          </w:r>
        </w:del>
      </w:moveFrom>
      <w:bookmarkStart w:id="8706" w:name="_Toc396444956"/>
      <w:bookmarkStart w:id="8707" w:name="_Toc396476134"/>
      <w:bookmarkStart w:id="8708" w:name="_Toc396478193"/>
      <w:bookmarkStart w:id="8709" w:name="_Toc396489638"/>
      <w:bookmarkEnd w:id="8706"/>
      <w:bookmarkEnd w:id="8707"/>
      <w:bookmarkEnd w:id="8708"/>
      <w:bookmarkEnd w:id="8709"/>
    </w:p>
    <w:p w:rsidR="002F6E61" w:rsidRDefault="002F6E61">
      <w:pPr>
        <w:pStyle w:val="Content2"/>
        <w:rPr>
          <w:del w:id="8710" w:author="Vilson Lu" w:date="2014-08-22T06:42:00Z"/>
        </w:rPr>
        <w:pPrChange w:id="8711" w:author="TinTin Kalaw" w:date="2014-08-16T12:48:00Z">
          <w:pPr>
            <w:pStyle w:val="Content"/>
            <w:ind w:left="0"/>
          </w:pPr>
        </w:pPrChange>
      </w:pPr>
      <w:bookmarkStart w:id="8712" w:name="_Toc396444957"/>
      <w:bookmarkStart w:id="8713" w:name="_Toc396476135"/>
      <w:bookmarkStart w:id="8714" w:name="_Toc396478194"/>
      <w:bookmarkStart w:id="8715" w:name="_Toc396489639"/>
      <w:bookmarkEnd w:id="8712"/>
      <w:bookmarkEnd w:id="8713"/>
      <w:bookmarkEnd w:id="8714"/>
      <w:bookmarkEnd w:id="8715"/>
    </w:p>
    <w:p w:rsidR="00670C0D" w:rsidDel="00790935" w:rsidRDefault="00670C0D" w:rsidP="00670C0D">
      <w:pPr>
        <w:pStyle w:val="Heading4"/>
        <w:rPr>
          <w:del w:id="8716" w:author="Vilson Lu" w:date="2014-08-22T06:42:00Z"/>
        </w:rPr>
      </w:pPr>
      <w:moveFrom w:id="8717" w:author="Vilson Lu" w:date="2014-08-22T02:49:00Z">
        <w:del w:id="8718" w:author="Vilson Lu" w:date="2014-08-22T06:42:00Z">
          <w:r w:rsidDel="00790935">
            <w:lastRenderedPageBreak/>
            <w:delText>Part-Of-Speech (POS) Tagging</w:delText>
          </w:r>
        </w:del>
      </w:moveFrom>
      <w:bookmarkStart w:id="8719" w:name="_Toc396444958"/>
      <w:bookmarkStart w:id="8720" w:name="_Toc396476136"/>
      <w:bookmarkStart w:id="8721" w:name="_Toc396478195"/>
      <w:bookmarkStart w:id="8722" w:name="_Toc396489640"/>
      <w:bookmarkEnd w:id="8719"/>
      <w:bookmarkEnd w:id="8720"/>
      <w:bookmarkEnd w:id="8721"/>
      <w:bookmarkEnd w:id="8722"/>
    </w:p>
    <w:p w:rsidR="002F6E61" w:rsidRDefault="002F6E61">
      <w:pPr>
        <w:pStyle w:val="Content2"/>
        <w:rPr>
          <w:del w:id="8723" w:author="Vilson Lu" w:date="2014-08-22T06:42:00Z"/>
        </w:rPr>
        <w:pPrChange w:id="8724" w:author="TinTin Kalaw" w:date="2014-08-16T12:48:00Z">
          <w:pPr>
            <w:pStyle w:val="Content"/>
          </w:pPr>
        </w:pPrChange>
      </w:pPr>
      <w:bookmarkStart w:id="8725" w:name="_Toc396444959"/>
      <w:bookmarkStart w:id="8726" w:name="_Toc396476137"/>
      <w:bookmarkStart w:id="8727" w:name="_Toc396478196"/>
      <w:bookmarkStart w:id="8728" w:name="_Toc396489641"/>
      <w:bookmarkEnd w:id="8725"/>
      <w:bookmarkEnd w:id="8726"/>
      <w:bookmarkEnd w:id="8727"/>
      <w:bookmarkEnd w:id="8728"/>
    </w:p>
    <w:p w:rsidR="002F6E61" w:rsidRDefault="00670C0D">
      <w:pPr>
        <w:pStyle w:val="Content2"/>
        <w:rPr>
          <w:del w:id="8729" w:author="Vilson Lu" w:date="2014-08-22T06:42:00Z"/>
        </w:rPr>
        <w:pPrChange w:id="8730" w:author="TinTin Kalaw" w:date="2014-08-16T12:48:00Z">
          <w:pPr>
            <w:pStyle w:val="Content1"/>
          </w:pPr>
        </w:pPrChange>
      </w:pPr>
      <w:moveFrom w:id="8731" w:author="Vilson Lu" w:date="2014-08-22T02:49:00Z">
        <w:del w:id="8732" w:author="Vilson Lu" w:date="2014-08-22T06:42:00Z">
          <w:r w:rsidDel="00790935">
            <w:delText>The OpenNLP POS Tagging marks a word based on the word type and the context. A word can have multiple tags. OpenNLP POS Tagger uses probability model to correctly tag the word. To limit the number of possible tags, they used a dictionary tags. This contains the list of tags that will be used by the POS tagger. The use of the dictionary has two positive effect. First, it limits the assignment of inappropriate tags to the token is now limited. Second, OpenNLP POS tagging uses beam search algorithm to search for the most appropriate tags. By using a dictionary tags, it now limits the possibilities. In result, it search faster. The POS tagger has a built in evaluator that measures the accuracy of the model.</w:delText>
          </w:r>
        </w:del>
      </w:moveFrom>
      <w:bookmarkStart w:id="8733" w:name="_Toc396444960"/>
      <w:bookmarkStart w:id="8734" w:name="_Toc396476138"/>
      <w:bookmarkStart w:id="8735" w:name="_Toc396478197"/>
      <w:bookmarkStart w:id="8736" w:name="_Toc396489642"/>
      <w:bookmarkEnd w:id="8733"/>
      <w:bookmarkEnd w:id="8734"/>
      <w:bookmarkEnd w:id="8735"/>
      <w:bookmarkEnd w:id="8736"/>
    </w:p>
    <w:p w:rsidR="002F6E61" w:rsidRDefault="002F6E61">
      <w:pPr>
        <w:pStyle w:val="Content2"/>
        <w:rPr>
          <w:del w:id="8737" w:author="Vilson Lu" w:date="2014-08-22T06:42:00Z"/>
        </w:rPr>
        <w:pPrChange w:id="8738" w:author="TinTin Kalaw" w:date="2014-08-16T12:48:00Z">
          <w:pPr/>
        </w:pPrChange>
      </w:pPr>
      <w:bookmarkStart w:id="8739" w:name="_Toc396444961"/>
      <w:bookmarkStart w:id="8740" w:name="_Toc396476139"/>
      <w:bookmarkStart w:id="8741" w:name="_Toc396478198"/>
      <w:bookmarkStart w:id="8742" w:name="_Toc396489643"/>
      <w:bookmarkEnd w:id="8739"/>
      <w:bookmarkEnd w:id="8740"/>
      <w:bookmarkEnd w:id="8741"/>
      <w:bookmarkEnd w:id="8742"/>
    </w:p>
    <w:p w:rsidR="00670C0D" w:rsidDel="00790935" w:rsidRDefault="00670C0D" w:rsidP="00670C0D">
      <w:pPr>
        <w:pStyle w:val="Heading4"/>
        <w:rPr>
          <w:del w:id="8743" w:author="Vilson Lu" w:date="2014-08-22T06:42:00Z"/>
        </w:rPr>
      </w:pPr>
      <w:moveFrom w:id="8744" w:author="Vilson Lu" w:date="2014-08-22T02:49:00Z">
        <w:del w:id="8745" w:author="Vilson Lu" w:date="2014-08-22T06:42:00Z">
          <w:r w:rsidDel="00790935">
            <w:delText>Chunker</w:delText>
          </w:r>
        </w:del>
      </w:moveFrom>
      <w:bookmarkStart w:id="8746" w:name="_Toc396444962"/>
      <w:bookmarkStart w:id="8747" w:name="_Toc396476140"/>
      <w:bookmarkStart w:id="8748" w:name="_Toc396478199"/>
      <w:bookmarkStart w:id="8749" w:name="_Toc396489644"/>
      <w:bookmarkEnd w:id="8746"/>
      <w:bookmarkEnd w:id="8747"/>
      <w:bookmarkEnd w:id="8748"/>
      <w:bookmarkEnd w:id="8749"/>
    </w:p>
    <w:p w:rsidR="002F6E61" w:rsidRDefault="002F6E61">
      <w:pPr>
        <w:pStyle w:val="Content2"/>
        <w:rPr>
          <w:del w:id="8750" w:author="Vilson Lu" w:date="2014-08-22T06:42:00Z"/>
        </w:rPr>
        <w:pPrChange w:id="8751" w:author="TinTin Kalaw" w:date="2014-08-16T12:48:00Z">
          <w:pPr/>
        </w:pPrChange>
      </w:pPr>
      <w:bookmarkStart w:id="8752" w:name="_Toc396444963"/>
      <w:bookmarkStart w:id="8753" w:name="_Toc396476141"/>
      <w:bookmarkStart w:id="8754" w:name="_Toc396478200"/>
      <w:bookmarkStart w:id="8755" w:name="_Toc396489645"/>
      <w:bookmarkEnd w:id="8752"/>
      <w:bookmarkEnd w:id="8753"/>
      <w:bookmarkEnd w:id="8754"/>
      <w:bookmarkEnd w:id="8755"/>
    </w:p>
    <w:p w:rsidR="002F6E61" w:rsidRDefault="00670C0D">
      <w:pPr>
        <w:pStyle w:val="Content2"/>
        <w:rPr>
          <w:del w:id="8756" w:author="Vilson Lu" w:date="2014-08-22T06:42:00Z"/>
        </w:rPr>
        <w:pPrChange w:id="8757" w:author="TinTin Kalaw" w:date="2014-08-16T12:48:00Z">
          <w:pPr>
            <w:pStyle w:val="Content1"/>
          </w:pPr>
        </w:pPrChange>
      </w:pPr>
      <w:moveFrom w:id="8758" w:author="Vilson Lu" w:date="2014-08-22T02:49:00Z">
        <w:del w:id="8759" w:author="Vilson Lu" w:date="2014-08-22T06:42:00Z">
          <w:r w:rsidDel="00790935">
            <w:delText>The OpenNLP chunker groups syntactically correlated words. The chunker needs a tokenized and tagged sentence in order to perform the chunker</w:delText>
          </w:r>
          <w:r w:rsidR="00372B98" w:rsidRPr="00372B98">
            <w:rPr>
              <w:rStyle w:val="Content2Char"/>
              <w:rPrChange w:id="8760" w:author="Vilson Lu" w:date="2014-08-15T23:07:00Z">
                <w:rPr>
                  <w:i/>
                </w:rPr>
              </w:rPrChange>
            </w:rPr>
            <w:delText xml:space="preserve">. </w:delText>
          </w:r>
          <w:r w:rsidDel="00790935">
            <w:delText>The limitation is that it only tells what words are in the same group. It does not tell the internal structure and the context. The chunker needs to be trained as the performance of the chunker is not that good outside the predefined model (news). It has an evaluation module where it can be tested using test dataset or cross validation. It measures the performance of the model using precision, recall and f-measure.</w:delText>
          </w:r>
        </w:del>
      </w:moveFrom>
      <w:bookmarkStart w:id="8761" w:name="_Toc396444964"/>
      <w:bookmarkStart w:id="8762" w:name="_Toc396476142"/>
      <w:bookmarkStart w:id="8763" w:name="_Toc396478201"/>
      <w:bookmarkStart w:id="8764" w:name="_Toc396489646"/>
      <w:bookmarkEnd w:id="8761"/>
      <w:bookmarkEnd w:id="8762"/>
      <w:bookmarkEnd w:id="8763"/>
      <w:bookmarkEnd w:id="8764"/>
    </w:p>
    <w:p w:rsidR="002F6E61" w:rsidRDefault="002F6E61">
      <w:pPr>
        <w:pStyle w:val="Content2"/>
        <w:rPr>
          <w:del w:id="8765" w:author="Vilson Lu" w:date="2014-08-22T06:42:00Z"/>
        </w:rPr>
        <w:pPrChange w:id="8766" w:author="TinTin Kalaw" w:date="2014-08-16T12:48:00Z">
          <w:pPr>
            <w:pStyle w:val="Content"/>
          </w:pPr>
        </w:pPrChange>
      </w:pPr>
      <w:bookmarkStart w:id="8767" w:name="_Toc396444965"/>
      <w:bookmarkStart w:id="8768" w:name="_Toc396476143"/>
      <w:bookmarkStart w:id="8769" w:name="_Toc396478202"/>
      <w:bookmarkStart w:id="8770" w:name="_Toc396489647"/>
      <w:bookmarkEnd w:id="8767"/>
      <w:bookmarkEnd w:id="8768"/>
      <w:bookmarkEnd w:id="8769"/>
      <w:bookmarkEnd w:id="8770"/>
    </w:p>
    <w:p w:rsidR="00670C0D" w:rsidDel="00790935" w:rsidRDefault="00670C0D" w:rsidP="00670C0D">
      <w:pPr>
        <w:pStyle w:val="Heading4"/>
        <w:rPr>
          <w:del w:id="8771" w:author="Vilson Lu" w:date="2014-08-22T06:42:00Z"/>
        </w:rPr>
      </w:pPr>
      <w:moveFrom w:id="8772" w:author="Vilson Lu" w:date="2014-08-22T02:49:00Z">
        <w:del w:id="8773" w:author="Vilson Lu" w:date="2014-08-22T06:42:00Z">
          <w:r w:rsidDel="00790935">
            <w:delText>Parser</w:delText>
          </w:r>
        </w:del>
      </w:moveFrom>
      <w:bookmarkStart w:id="8774" w:name="_Toc396444966"/>
      <w:bookmarkStart w:id="8775" w:name="_Toc396476144"/>
      <w:bookmarkStart w:id="8776" w:name="_Toc396478203"/>
      <w:bookmarkStart w:id="8777" w:name="_Toc396489648"/>
      <w:bookmarkEnd w:id="8774"/>
      <w:bookmarkEnd w:id="8775"/>
      <w:bookmarkEnd w:id="8776"/>
      <w:bookmarkEnd w:id="8777"/>
    </w:p>
    <w:p w:rsidR="002F6E61" w:rsidRDefault="002F6E61">
      <w:pPr>
        <w:pStyle w:val="Content2"/>
        <w:rPr>
          <w:del w:id="8778" w:author="Vilson Lu" w:date="2014-08-22T06:42:00Z"/>
        </w:rPr>
        <w:pPrChange w:id="8779" w:author="TinTin Kalaw" w:date="2014-08-16T12:48:00Z">
          <w:pPr/>
        </w:pPrChange>
      </w:pPr>
      <w:bookmarkStart w:id="8780" w:name="_Toc396444967"/>
      <w:bookmarkStart w:id="8781" w:name="_Toc396476145"/>
      <w:bookmarkStart w:id="8782" w:name="_Toc396478204"/>
      <w:bookmarkStart w:id="8783" w:name="_Toc396489649"/>
      <w:bookmarkEnd w:id="8780"/>
      <w:bookmarkEnd w:id="8781"/>
      <w:bookmarkEnd w:id="8782"/>
      <w:bookmarkEnd w:id="8783"/>
    </w:p>
    <w:p w:rsidR="002F6E61" w:rsidRDefault="00670C0D">
      <w:pPr>
        <w:pStyle w:val="Content2"/>
        <w:rPr>
          <w:del w:id="8784" w:author="Vilson Lu" w:date="2014-08-22T06:42:00Z"/>
        </w:rPr>
        <w:pPrChange w:id="8785" w:author="TinTin Kalaw" w:date="2014-08-16T12:48:00Z">
          <w:pPr>
            <w:pStyle w:val="Content1"/>
          </w:pPr>
        </w:pPrChange>
      </w:pPr>
      <w:moveFrom w:id="8786" w:author="Vilson Lu" w:date="2014-08-22T02:49:00Z">
        <w:del w:id="8787" w:author="Vilson Lu" w:date="2014-08-22T06:42:00Z">
          <w:r w:rsidDel="00790935">
            <w:delText xml:space="preserve">The OpenNLP parser is responsible for turning the input text into a tree. OpenNLP has two implementation, chunking parser and tree insert parse. The tree insert is still on experimental stage. The parser expect a whitespace tokenized sentence as inputs. </w:delText>
          </w:r>
        </w:del>
      </w:moveFrom>
      <w:bookmarkStart w:id="8788" w:name="_Toc396444968"/>
      <w:bookmarkStart w:id="8789" w:name="_Toc396476146"/>
      <w:bookmarkStart w:id="8790" w:name="_Toc396478205"/>
      <w:bookmarkStart w:id="8791" w:name="_Toc396489650"/>
      <w:bookmarkEnd w:id="8788"/>
      <w:bookmarkEnd w:id="8789"/>
      <w:bookmarkEnd w:id="8790"/>
      <w:bookmarkEnd w:id="8791"/>
    </w:p>
    <w:p w:rsidR="002F6E61" w:rsidRDefault="002F6E61">
      <w:pPr>
        <w:pStyle w:val="Content2"/>
        <w:rPr>
          <w:del w:id="8792" w:author="Vilson Lu" w:date="2014-08-22T06:42:00Z"/>
        </w:rPr>
        <w:pPrChange w:id="8793" w:author="TinTin Kalaw" w:date="2014-08-16T12:48:00Z">
          <w:pPr>
            <w:pStyle w:val="Content"/>
          </w:pPr>
        </w:pPrChange>
      </w:pPr>
      <w:bookmarkStart w:id="8794" w:name="_Toc396444969"/>
      <w:bookmarkStart w:id="8795" w:name="_Toc396476147"/>
      <w:bookmarkStart w:id="8796" w:name="_Toc396478206"/>
      <w:bookmarkStart w:id="8797" w:name="_Toc396489651"/>
      <w:bookmarkEnd w:id="8794"/>
      <w:bookmarkEnd w:id="8795"/>
      <w:bookmarkEnd w:id="8796"/>
      <w:bookmarkEnd w:id="8797"/>
    </w:p>
    <w:p w:rsidR="00670C0D" w:rsidDel="00790935" w:rsidRDefault="00670C0D" w:rsidP="00670C0D">
      <w:pPr>
        <w:pStyle w:val="Heading4"/>
        <w:rPr>
          <w:del w:id="8798" w:author="Vilson Lu" w:date="2014-08-22T06:42:00Z"/>
        </w:rPr>
      </w:pPr>
      <w:moveFrom w:id="8799" w:author="Vilson Lu" w:date="2014-08-22T02:49:00Z">
        <w:del w:id="8800" w:author="Vilson Lu" w:date="2014-08-22T06:42:00Z">
          <w:r w:rsidDel="00790935">
            <w:delText>Coreference Resolution</w:delText>
          </w:r>
        </w:del>
      </w:moveFrom>
      <w:bookmarkStart w:id="8801" w:name="_Toc396444970"/>
      <w:bookmarkStart w:id="8802" w:name="_Toc396476148"/>
      <w:bookmarkStart w:id="8803" w:name="_Toc396478207"/>
      <w:bookmarkStart w:id="8804" w:name="_Toc396489652"/>
      <w:bookmarkEnd w:id="8801"/>
      <w:bookmarkEnd w:id="8802"/>
      <w:bookmarkEnd w:id="8803"/>
      <w:bookmarkEnd w:id="8804"/>
    </w:p>
    <w:p w:rsidR="002F6E61" w:rsidRDefault="002F6E61">
      <w:pPr>
        <w:pStyle w:val="Content2"/>
        <w:rPr>
          <w:del w:id="8805" w:author="Vilson Lu" w:date="2014-08-22T06:42:00Z"/>
        </w:rPr>
        <w:pPrChange w:id="8806" w:author="TinTin Kalaw" w:date="2014-08-16T12:48:00Z">
          <w:pPr>
            <w:pStyle w:val="Content"/>
          </w:pPr>
        </w:pPrChange>
      </w:pPr>
      <w:bookmarkStart w:id="8807" w:name="_Toc396444971"/>
      <w:bookmarkStart w:id="8808" w:name="_Toc396476149"/>
      <w:bookmarkStart w:id="8809" w:name="_Toc396478208"/>
      <w:bookmarkStart w:id="8810" w:name="_Toc396489653"/>
      <w:bookmarkEnd w:id="8807"/>
      <w:bookmarkEnd w:id="8808"/>
      <w:bookmarkEnd w:id="8809"/>
      <w:bookmarkEnd w:id="8810"/>
    </w:p>
    <w:p w:rsidR="002F6E61" w:rsidRDefault="00670C0D">
      <w:pPr>
        <w:pStyle w:val="Content2"/>
        <w:rPr>
          <w:del w:id="8811" w:author="Vilson Lu" w:date="2014-08-22T06:42:00Z"/>
        </w:rPr>
        <w:pPrChange w:id="8812" w:author="TinTin Kalaw" w:date="2014-08-16T12:48:00Z">
          <w:pPr>
            <w:pStyle w:val="Content1"/>
          </w:pPr>
        </w:pPrChange>
      </w:pPr>
      <w:moveFrom w:id="8813" w:author="Vilson Lu" w:date="2014-08-22T02:49:00Z">
        <w:del w:id="8814" w:author="Vilson Lu" w:date="2014-08-22T06:42:00Z">
          <w:r w:rsidDel="00790935">
            <w:delText>The OpenNLP Coreference resolution is not fully developed yet. It is still very much limited as its implementation is only for noun mentions.</w:delText>
          </w:r>
        </w:del>
      </w:moveFrom>
      <w:bookmarkStart w:id="8815" w:name="_Toc396444972"/>
      <w:bookmarkStart w:id="8816" w:name="_Toc396476150"/>
      <w:bookmarkStart w:id="8817" w:name="_Toc396478209"/>
      <w:bookmarkStart w:id="8818" w:name="_Toc396489654"/>
      <w:bookmarkEnd w:id="8815"/>
      <w:bookmarkEnd w:id="8816"/>
      <w:bookmarkEnd w:id="8817"/>
      <w:bookmarkEnd w:id="8818"/>
    </w:p>
    <w:p w:rsidR="002F6E61" w:rsidRDefault="002F6E61">
      <w:pPr>
        <w:pStyle w:val="Content2"/>
        <w:rPr>
          <w:del w:id="8819" w:author="Vilson Lu" w:date="2014-08-22T06:42:00Z"/>
          <w:b/>
          <w:sz w:val="22"/>
          <w:szCs w:val="22"/>
        </w:rPr>
        <w:pPrChange w:id="8820" w:author="TinTin Kalaw" w:date="2014-08-16T12:48:00Z">
          <w:pPr/>
        </w:pPrChange>
      </w:pPr>
      <w:bookmarkStart w:id="8821" w:name="_Toc396444973"/>
      <w:bookmarkStart w:id="8822" w:name="_Toc396476151"/>
      <w:bookmarkStart w:id="8823" w:name="_Toc396478210"/>
      <w:bookmarkStart w:id="8824" w:name="_Toc396489655"/>
      <w:bookmarkEnd w:id="8821"/>
      <w:bookmarkEnd w:id="8822"/>
      <w:bookmarkEnd w:id="8823"/>
      <w:bookmarkEnd w:id="8824"/>
    </w:p>
    <w:p w:rsidR="00670C0D" w:rsidRDefault="00670C0D" w:rsidP="00670C0D">
      <w:pPr>
        <w:pStyle w:val="Heading3"/>
      </w:pPr>
      <w:bookmarkStart w:id="8825" w:name="_Toc395181710"/>
      <w:bookmarkStart w:id="8826" w:name="_Toc396444974"/>
      <w:bookmarkStart w:id="8827" w:name="_Toc396489656"/>
      <w:moveFromRangeEnd w:id="8563"/>
      <w:r>
        <w:t>ANNIE (Cunningham et al., 2002)</w:t>
      </w:r>
      <w:bookmarkEnd w:id="8825"/>
      <w:bookmarkEnd w:id="8826"/>
      <w:bookmarkEnd w:id="8827"/>
    </w:p>
    <w:p w:rsidR="002F6E61" w:rsidRDefault="002F6E61">
      <w:pPr>
        <w:pStyle w:val="Content2"/>
        <w:pPrChange w:id="8828" w:author="TinTin Kalaw" w:date="2014-08-16T12:48:00Z">
          <w:pPr/>
        </w:pPrChange>
      </w:pPr>
    </w:p>
    <w:p w:rsidR="002F6E61" w:rsidRDefault="00670C0D">
      <w:pPr>
        <w:pStyle w:val="Content2"/>
        <w:pPrChange w:id="8829" w:author="TinTin Kalaw" w:date="2014-08-16T12:48:00Z">
          <w:pPr>
            <w:pStyle w:val="Content1"/>
          </w:pPr>
        </w:pPrChange>
      </w:pPr>
      <w:r>
        <w:t>ANNIE or A Nearly</w:t>
      </w:r>
      <w:ins w:id="8830" w:author="PF" w:date="2015-03-02T17:56:00Z">
        <w:r w:rsidR="00C631AF">
          <w:t xml:space="preserve"> </w:t>
        </w:r>
      </w:ins>
      <w:del w:id="8831" w:author="PF" w:date="2015-03-02T17:56:00Z">
        <w:r w:rsidDel="00C631AF">
          <w:delText>-</w:delText>
        </w:r>
      </w:del>
      <w:r>
        <w:t>New IE System is a system that contains different modules for NLP tasks. ANNIE is part of the GATE framework. ANNIE uses finite state transducers and JAPE rules to implement the modules. ANNIE has a tokenizer, gazetteer, sentence splitter, semantic tagger</w:t>
      </w:r>
      <w:ins w:id="8832" w:author="PF" w:date="2015-03-02T17:56:00Z">
        <w:r w:rsidR="00C631AF">
          <w:t>,</w:t>
        </w:r>
      </w:ins>
      <w:r>
        <w:t xml:space="preserve"> and name matcher</w:t>
      </w:r>
      <w:ins w:id="8833" w:author="Vilson Lu" w:date="2014-08-22T06:09:00Z">
        <w:r w:rsidR="00306524">
          <w:t>. This will be used for the POS tagger</w:t>
        </w:r>
      </w:ins>
      <w:ins w:id="8834" w:author="Vilson Lu" w:date="2014-08-22T06:10:00Z">
        <w:r w:rsidR="00306524">
          <w:t xml:space="preserve"> and </w:t>
        </w:r>
      </w:ins>
      <w:ins w:id="8835" w:author="Vilson Lu" w:date="2014-08-22T06:22:00Z">
        <w:r w:rsidR="00B01329">
          <w:t>the JAPE.</w:t>
        </w:r>
      </w:ins>
      <w:del w:id="8836" w:author="Vilson Lu" w:date="2014-08-22T06:09:00Z">
        <w:r w:rsidDel="00306524">
          <w:delText>.</w:delText>
        </w:r>
      </w:del>
    </w:p>
    <w:p w:rsidR="002F6E61" w:rsidRDefault="002F6E61">
      <w:pPr>
        <w:pStyle w:val="Content2"/>
        <w:rPr>
          <w:del w:id="8837" w:author="Vilson Lu" w:date="2014-08-22T03:26:00Z"/>
        </w:rPr>
        <w:pPrChange w:id="8838" w:author="TinTin Kalaw" w:date="2014-08-16T12:48:00Z">
          <w:pPr/>
        </w:pPrChange>
      </w:pPr>
    </w:p>
    <w:p w:rsidR="00670C0D" w:rsidRPr="00511D00" w:rsidDel="00C16800" w:rsidRDefault="00670C0D" w:rsidP="00670C0D">
      <w:pPr>
        <w:pStyle w:val="Heading4"/>
        <w:rPr>
          <w:del w:id="8839" w:author="Vilson Lu" w:date="2014-08-22T03:26:00Z"/>
        </w:rPr>
      </w:pPr>
      <w:del w:id="8840" w:author="Vilson Lu" w:date="2014-08-22T03:26:00Z">
        <w:r w:rsidDel="00C16800">
          <w:delText>Tokenizer</w:delText>
        </w:r>
      </w:del>
    </w:p>
    <w:p w:rsidR="002F6E61" w:rsidRDefault="002F6E61">
      <w:pPr>
        <w:pStyle w:val="Content2"/>
        <w:rPr>
          <w:del w:id="8841" w:author="Vilson Lu" w:date="2014-08-22T03:26:00Z"/>
        </w:rPr>
        <w:pPrChange w:id="8842" w:author="TinTin Kalaw" w:date="2014-08-16T12:48:00Z">
          <w:pPr>
            <w:pStyle w:val="Content"/>
          </w:pPr>
        </w:pPrChange>
      </w:pPr>
    </w:p>
    <w:p w:rsidR="002F6E61" w:rsidRDefault="00670C0D">
      <w:pPr>
        <w:pStyle w:val="Content2"/>
        <w:rPr>
          <w:del w:id="8843" w:author="Vilson Lu" w:date="2014-08-22T03:26:00Z"/>
        </w:rPr>
        <w:pPrChange w:id="8844" w:author="TinTin Kalaw" w:date="2014-08-16T12:48:00Z">
          <w:pPr>
            <w:pStyle w:val="Content1"/>
          </w:pPr>
        </w:pPrChange>
      </w:pPr>
      <w:del w:id="8845" w:author="Vilson Lu" w:date="2014-08-22T03:26:00Z">
        <w:r w:rsidDel="00C16800">
          <w:delText>ANNIE tokenizer uses rules to split the sentence into words, numbers and punctuations. The tokenizer can also differentiate lower case and upper case words as well as special punctuations. It uses grammar rules to tokenize the strings. By using grammar rules, the tokenizer will be more flexible.</w:delText>
        </w:r>
      </w:del>
    </w:p>
    <w:p w:rsidR="002F6E61" w:rsidRDefault="002F6E61">
      <w:pPr>
        <w:pStyle w:val="Content2"/>
        <w:rPr>
          <w:del w:id="8846" w:author="Vilson Lu" w:date="2014-08-22T03:26:00Z"/>
        </w:rPr>
        <w:pPrChange w:id="8847" w:author="TinTin Kalaw" w:date="2014-08-16T12:48:00Z">
          <w:pPr>
            <w:pStyle w:val="Content"/>
          </w:pPr>
        </w:pPrChange>
      </w:pPr>
    </w:p>
    <w:p w:rsidR="002F6E61" w:rsidRDefault="00670C0D">
      <w:pPr>
        <w:pStyle w:val="Content2"/>
        <w:rPr>
          <w:del w:id="8848" w:author="Vilson Lu" w:date="2014-08-16T15:43:00Z"/>
        </w:rPr>
        <w:pPrChange w:id="8849" w:author="TinTin Kalaw" w:date="2014-08-16T12:48:00Z">
          <w:pPr>
            <w:pStyle w:val="Content1"/>
          </w:pPr>
        </w:pPrChange>
      </w:pPr>
      <w:del w:id="8850" w:author="Vilson Lu" w:date="2014-08-22T03:26:00Z">
        <w:r w:rsidDel="00C16800">
          <w:delText xml:space="preserve">There are different types of tokens that the tokenizer can use for the rules. First is the word tokens. A word is defined as any set of contiguous upper or lower case (including and only hyphen). The word has an attribute called “orth”, which can have the following values: upperInitial (first letter is upper case, the rest are lower case), allCaps (all uppercase letters), lowercase (all lower case), mixedCaps (mixture of upper and lower case letters). The second type of tokens are numbers. This are combinations of consecutive digits. Third type is the symbol. The symbol has two categories, currency </w:delText>
        </w:r>
        <w:r w:rsidDel="00C16800">
          <w:lastRenderedPageBreak/>
          <w:delText>(“$”,”</w:delText>
        </w:r>
        <w:r w:rsidRPr="00D00BB9" w:rsidDel="00C16800">
          <w:delText>₱</w:delText>
        </w:r>
        <w:r w:rsidDel="00C16800">
          <w:delText xml:space="preserve">”, </w:delText>
        </w:r>
        <w:r w:rsidRPr="00D00BB9" w:rsidDel="00C16800">
          <w:delText>“₤”</w:delText>
        </w:r>
        <w:r w:rsidDel="00C16800">
          <w:delText>) and symbol (“&amp;”, “^”).  Fourth type is the punctuation. The punctuation has three categories, start punctuation (‘(‘, ‘[‘), end punctuation (‘)’, ‘]’) and other punctuations (‘:’). The tokenizer consider a punctuation as an individual token. The fifth type of token is the SpaceToken. This are the whitespaces. There are two types of whitespace, space and control. Any set of contiguous space and control characters is considered as a SpaceToken.</w:delText>
        </w:r>
      </w:del>
    </w:p>
    <w:p w:rsidR="002F6E61" w:rsidRDefault="002F6E61">
      <w:pPr>
        <w:pStyle w:val="Content2"/>
        <w:rPr>
          <w:ins w:id="8851" w:author="TinTin Kalaw" w:date="2014-08-16T13:19:00Z"/>
          <w:del w:id="8852" w:author="Vilson Lu" w:date="2014-08-16T15:43:00Z"/>
        </w:rPr>
        <w:pPrChange w:id="8853" w:author="TinTin Kalaw" w:date="2014-08-16T12:48:00Z">
          <w:pPr>
            <w:pStyle w:val="Content"/>
            <w:ind w:left="0"/>
          </w:pPr>
        </w:pPrChange>
      </w:pPr>
    </w:p>
    <w:p w:rsidR="002F6E61" w:rsidRDefault="002F6E61">
      <w:pPr>
        <w:pStyle w:val="Content2"/>
        <w:rPr>
          <w:ins w:id="8854" w:author="TinTin Kalaw" w:date="2014-08-16T13:19:00Z"/>
          <w:del w:id="8855" w:author="Vilson Lu" w:date="2014-08-16T15:43:00Z"/>
        </w:rPr>
        <w:pPrChange w:id="8856" w:author="TinTin Kalaw" w:date="2014-08-16T12:48:00Z">
          <w:pPr>
            <w:pStyle w:val="Content"/>
            <w:ind w:left="0"/>
          </w:pPr>
        </w:pPrChange>
      </w:pPr>
    </w:p>
    <w:p w:rsidR="002F6E61" w:rsidRDefault="002F6E61">
      <w:pPr>
        <w:pStyle w:val="Content2"/>
        <w:rPr>
          <w:ins w:id="8857" w:author="TinTin Kalaw" w:date="2014-08-16T13:19:00Z"/>
          <w:del w:id="8858" w:author="Vilson Lu" w:date="2014-08-22T03:26:00Z"/>
        </w:rPr>
        <w:pPrChange w:id="8859" w:author="Vilson Lu" w:date="2014-08-16T15:43:00Z">
          <w:pPr>
            <w:pStyle w:val="Content"/>
            <w:ind w:left="0"/>
          </w:pPr>
        </w:pPrChange>
      </w:pPr>
    </w:p>
    <w:p w:rsidR="00DB37A8" w:rsidRDefault="00DB37A8">
      <w:pPr>
        <w:rPr>
          <w:ins w:id="8860" w:author="Vilson Lu" w:date="2014-08-16T15:43:00Z"/>
          <w:sz w:val="20"/>
          <w:szCs w:val="20"/>
        </w:rPr>
      </w:pPr>
      <w:ins w:id="8861" w:author="Vilson Lu" w:date="2014-08-16T15:43:00Z">
        <w:del w:id="8862" w:author="TinTin Kalaw" w:date="2014-08-19T08:20:00Z">
          <w:r w:rsidDel="006F08F4">
            <w:br w:type="page"/>
          </w:r>
        </w:del>
      </w:ins>
    </w:p>
    <w:p w:rsidR="002F6E61" w:rsidRDefault="002F6E61">
      <w:pPr>
        <w:pStyle w:val="Content2"/>
        <w:rPr>
          <w:del w:id="8863" w:author="Vilson Lu" w:date="2014-08-16T15:43:00Z"/>
        </w:rPr>
        <w:pPrChange w:id="8864" w:author="TinTin Kalaw" w:date="2014-08-16T12:48:00Z">
          <w:pPr>
            <w:pStyle w:val="Content"/>
            <w:ind w:left="0"/>
          </w:pPr>
        </w:pPrChange>
      </w:pPr>
    </w:p>
    <w:p w:rsidR="00670C0D" w:rsidRDefault="00670C0D" w:rsidP="00670C0D">
      <w:pPr>
        <w:pStyle w:val="Heading4"/>
      </w:pPr>
      <w:r>
        <w:t>Gazetteer</w:t>
      </w:r>
    </w:p>
    <w:p w:rsidR="002F6E61" w:rsidRDefault="002F6E61">
      <w:pPr>
        <w:pStyle w:val="Content2"/>
        <w:pPrChange w:id="8865" w:author="TinTin Kalaw" w:date="2014-08-16T12:48:00Z">
          <w:pPr>
            <w:pStyle w:val="Content"/>
          </w:pPr>
        </w:pPrChange>
      </w:pPr>
    </w:p>
    <w:p w:rsidR="002F6E61" w:rsidRDefault="00670C0D">
      <w:pPr>
        <w:pStyle w:val="Content2"/>
        <w:pPrChange w:id="8866" w:author="TinTin Kalaw" w:date="2014-08-16T12:48:00Z">
          <w:pPr>
            <w:pStyle w:val="Content1"/>
          </w:pPr>
        </w:pPrChange>
      </w:pPr>
      <w:r>
        <w:t xml:space="preserve">The gazetteer </w:t>
      </w:r>
      <w:del w:id="8867" w:author="PF" w:date="2015-03-02T17:57:00Z">
        <w:r w:rsidDel="00C631AF">
          <w:delText xml:space="preserve">just </w:delText>
        </w:r>
      </w:del>
      <w:r>
        <w:t>contains the list of names, organizations, cities, days of the weeks, and others in plain text.</w:t>
      </w:r>
      <w:ins w:id="8868" w:author="PF" w:date="2015-03-02T11:12:00Z">
        <w:r w:rsidR="00057CBE">
          <w:t xml:space="preserve"> </w:t>
        </w:r>
      </w:ins>
      <w:r>
        <w:t xml:space="preserve">It uses </w:t>
      </w:r>
      <w:del w:id="8869" w:author="PF" w:date="2015-03-02T17:57:00Z">
        <w:r w:rsidDel="00C631AF">
          <w:delText xml:space="preserve">an </w:delText>
        </w:r>
      </w:del>
      <w:r>
        <w:t>index files to access the lists which will be compiled in the finite state machines.</w:t>
      </w:r>
    </w:p>
    <w:p w:rsidR="002F6E61" w:rsidRDefault="002F6E61">
      <w:pPr>
        <w:pStyle w:val="Content2"/>
        <w:pPrChange w:id="8870" w:author="TinTin Kalaw" w:date="2014-08-16T12:48:00Z">
          <w:pPr>
            <w:pStyle w:val="Content"/>
          </w:pPr>
        </w:pPrChange>
      </w:pPr>
    </w:p>
    <w:p w:rsidR="00670C0D" w:rsidRDefault="00670C0D" w:rsidP="00670C0D">
      <w:pPr>
        <w:pStyle w:val="Heading4"/>
      </w:pPr>
      <w:r>
        <w:t>Sentence Splitter</w:t>
      </w:r>
    </w:p>
    <w:p w:rsidR="002F6E61" w:rsidRDefault="002F6E61">
      <w:pPr>
        <w:pStyle w:val="Content2"/>
        <w:pPrChange w:id="8871" w:author="TinTin Kalaw" w:date="2014-08-16T12:48:00Z">
          <w:pPr>
            <w:pStyle w:val="Content"/>
          </w:pPr>
        </w:pPrChange>
      </w:pPr>
    </w:p>
    <w:p w:rsidR="002F6E61" w:rsidRDefault="00670C0D">
      <w:pPr>
        <w:pStyle w:val="Content2"/>
        <w:pPrChange w:id="8872" w:author="TinTin Kalaw" w:date="2014-08-16T12:48:00Z">
          <w:pPr>
            <w:pStyle w:val="Content1"/>
          </w:pPr>
        </w:pPrChange>
      </w:pPr>
      <w:r>
        <w:t>The sentence splitter uses</w:t>
      </w:r>
      <w:ins w:id="8873" w:author="PF" w:date="2015-03-02T17:57:00Z">
        <w:r w:rsidR="00C631AF">
          <w:t xml:space="preserve"> </w:t>
        </w:r>
      </w:ins>
      <w:del w:id="8874" w:author="PF" w:date="2015-03-02T17:57:00Z">
        <w:r w:rsidDel="00C631AF">
          <w:delText xml:space="preserve"> a </w:delText>
        </w:r>
      </w:del>
      <w:r>
        <w:t xml:space="preserve">finite state transducers to split the text into sentences. It uses </w:t>
      </w:r>
      <w:ins w:id="8875" w:author="PF" w:date="2015-03-02T17:57:00Z">
        <w:r w:rsidR="00C631AF">
          <w:t xml:space="preserve">the </w:t>
        </w:r>
      </w:ins>
      <w:r>
        <w:t xml:space="preserve">gazetteer to check if punctuation is </w:t>
      </w:r>
      <w:r w:rsidRPr="006E4D62">
        <w:t>part</w:t>
      </w:r>
      <w:r>
        <w:t xml:space="preserve"> of </w:t>
      </w:r>
      <w:del w:id="8876" w:author="PF" w:date="2015-03-02T17:57:00Z">
        <w:r w:rsidDel="00C631AF">
          <w:delText xml:space="preserve">an </w:delText>
        </w:r>
      </w:del>
      <w:r>
        <w:t xml:space="preserve">abbreviations or signals the end of the sentence. The sentence </w:t>
      </w:r>
      <w:del w:id="8877" w:author="PF" w:date="2015-03-02T17:57:00Z">
        <w:r w:rsidDel="00C631AF">
          <w:delText xml:space="preserve">are </w:delText>
        </w:r>
      </w:del>
      <w:ins w:id="8878" w:author="PF" w:date="2015-03-02T17:57:00Z">
        <w:r w:rsidR="00C631AF">
          <w:t xml:space="preserve">is </w:t>
        </w:r>
      </w:ins>
      <w:r>
        <w:t xml:space="preserve">annotated with </w:t>
      </w:r>
      <w:r w:rsidR="00372B98" w:rsidRPr="00372B98">
        <w:rPr>
          <w:rStyle w:val="Content2Char"/>
          <w:rPrChange w:id="8879" w:author="Vilson Lu" w:date="2014-08-15T23:07:00Z">
            <w:rPr>
              <w:i/>
            </w:rPr>
          </w:rPrChange>
        </w:rPr>
        <w:t>the type “Sentence”</w:t>
      </w:r>
      <w:ins w:id="8880" w:author="PF" w:date="2015-03-02T17:57:00Z">
        <w:r w:rsidR="00C631AF">
          <w:rPr>
            <w:rStyle w:val="Content2Char"/>
          </w:rPr>
          <w:t>;</w:t>
        </w:r>
      </w:ins>
      <w:del w:id="8881" w:author="PF" w:date="2015-03-02T17:57:00Z">
        <w:r w:rsidR="00372B98" w:rsidRPr="00372B98" w:rsidDel="00C631AF">
          <w:rPr>
            <w:rStyle w:val="Content2Char"/>
            <w:rPrChange w:id="8882" w:author="Vilson Lu" w:date="2014-08-15T23:07:00Z">
              <w:rPr>
                <w:i/>
              </w:rPr>
            </w:rPrChange>
          </w:rPr>
          <w:delText>,</w:delText>
        </w:r>
      </w:del>
      <w:r w:rsidR="00372B98" w:rsidRPr="00372B98">
        <w:rPr>
          <w:rStyle w:val="Content2Char"/>
          <w:rPrChange w:id="8883" w:author="Vilson Lu" w:date="2014-08-15T23:07:00Z">
            <w:rPr>
              <w:i/>
            </w:rPr>
          </w:rPrChange>
        </w:rPr>
        <w:t xml:space="preserve"> the breaks with “Split”. The sentence splitter is domain and application in</w:t>
      </w:r>
      <w:r>
        <w:t>dependent.</w:t>
      </w:r>
    </w:p>
    <w:p w:rsidR="002F6E61" w:rsidRDefault="002F6E61">
      <w:pPr>
        <w:pStyle w:val="Content2"/>
        <w:pPrChange w:id="8884" w:author="TinTin Kalaw" w:date="2014-08-16T12:48:00Z">
          <w:pPr>
            <w:pStyle w:val="Content"/>
          </w:pPr>
        </w:pPrChange>
      </w:pPr>
    </w:p>
    <w:p w:rsidR="00670C0D" w:rsidRDefault="00670C0D" w:rsidP="00670C0D">
      <w:pPr>
        <w:pStyle w:val="Heading4"/>
      </w:pPr>
      <w:r>
        <w:t>Part-Of-Speech (POS) Tagger</w:t>
      </w:r>
    </w:p>
    <w:p w:rsidR="002F6E61" w:rsidRDefault="002F6E61">
      <w:pPr>
        <w:pStyle w:val="Content2"/>
        <w:pPrChange w:id="8885" w:author="TinTin Kalaw" w:date="2014-08-16T12:48:00Z">
          <w:pPr>
            <w:pStyle w:val="Content"/>
          </w:pPr>
        </w:pPrChange>
      </w:pPr>
    </w:p>
    <w:p w:rsidR="002F6E61" w:rsidRDefault="00670C0D">
      <w:pPr>
        <w:pStyle w:val="Content2"/>
        <w:pPrChange w:id="8886" w:author="TinTin Kalaw" w:date="2014-08-16T12:48:00Z">
          <w:pPr>
            <w:pStyle w:val="Content1"/>
          </w:pPr>
        </w:pPrChange>
      </w:pPr>
      <w:r>
        <w:t>ANNIE POS Tagger uses a modified version of Brill Tagger. It uses lexicons and rule</w:t>
      </w:r>
      <w:ins w:id="8887" w:author="PF" w:date="2015-03-02T17:58:00Z">
        <w:r w:rsidR="00736696">
          <w:t xml:space="preserve"> </w:t>
        </w:r>
      </w:ins>
      <w:r>
        <w:t>set</w:t>
      </w:r>
      <w:ins w:id="8888" w:author="PF" w:date="2015-03-02T17:58:00Z">
        <w:r w:rsidR="00736696">
          <w:t>s</w:t>
        </w:r>
      </w:ins>
      <w:r>
        <w:t xml:space="preserve"> that ha</w:t>
      </w:r>
      <w:ins w:id="8889" w:author="PF" w:date="2015-03-02T17:58:00Z">
        <w:r w:rsidR="00736696">
          <w:t>ve</w:t>
        </w:r>
      </w:ins>
      <w:del w:id="8890" w:author="PF" w:date="2015-03-02T17:58:00Z">
        <w:r w:rsidDel="00736696">
          <w:delText>s</w:delText>
        </w:r>
      </w:del>
      <w:r>
        <w:t xml:space="preserve"> been trained in the Wall Street Journal corpus. However, the lexicon and rule</w:t>
      </w:r>
      <w:ins w:id="8891" w:author="PF" w:date="2015-03-02T17:56:00Z">
        <w:r w:rsidR="00C631AF">
          <w:t xml:space="preserve"> </w:t>
        </w:r>
      </w:ins>
      <w:r>
        <w:t xml:space="preserve">sets can be changed based on the requirements. There are two additional lexicons, the lexicon for all caps and the lexicon for lowercase. </w:t>
      </w:r>
    </w:p>
    <w:p w:rsidR="002F6E61" w:rsidRDefault="002F6E61">
      <w:pPr>
        <w:pStyle w:val="Content2"/>
        <w:pPrChange w:id="8892" w:author="TinTin Kalaw" w:date="2014-08-16T12:48:00Z">
          <w:pPr>
            <w:pStyle w:val="Content"/>
          </w:pPr>
        </w:pPrChange>
      </w:pPr>
    </w:p>
    <w:p w:rsidR="00670C0D" w:rsidRDefault="00670C0D" w:rsidP="00670C0D">
      <w:pPr>
        <w:pStyle w:val="Heading4"/>
      </w:pPr>
      <w:r>
        <w:t>Semantic Tagger</w:t>
      </w:r>
    </w:p>
    <w:p w:rsidR="002F6E61" w:rsidRDefault="002F6E61">
      <w:pPr>
        <w:pStyle w:val="Content2"/>
        <w:pPrChange w:id="8893" w:author="TinTin Kalaw" w:date="2014-08-16T12:48:00Z">
          <w:pPr>
            <w:pStyle w:val="Content"/>
          </w:pPr>
        </w:pPrChange>
      </w:pPr>
    </w:p>
    <w:p w:rsidR="002F6E61" w:rsidRDefault="00670C0D">
      <w:pPr>
        <w:pStyle w:val="Content2"/>
        <w:pPrChange w:id="8894" w:author="TinTin Kalaw" w:date="2014-08-16T12:48:00Z">
          <w:pPr>
            <w:pStyle w:val="Content1"/>
          </w:pPr>
        </w:pPrChange>
      </w:pPr>
      <w:r>
        <w:t>The semantic tagger uses JAPE rules to annotate the entities. The grammar could be designed in such</w:t>
      </w:r>
      <w:ins w:id="8895" w:author="PF" w:date="2015-03-02T17:58:00Z">
        <w:r w:rsidR="00736696">
          <w:t xml:space="preserve"> </w:t>
        </w:r>
      </w:ins>
      <w:r>
        <w:t>a way that it would recognize the entities. The output of the semantic tagger is the annotated text, which will be needed by the orthographic co</w:t>
      </w:r>
      <w:ins w:id="8896" w:author="PF" w:date="2015-03-02T17:58:00Z">
        <w:r w:rsidR="00736696">
          <w:t>-</w:t>
        </w:r>
      </w:ins>
      <w:r>
        <w:t>reference.</w:t>
      </w:r>
    </w:p>
    <w:p w:rsidR="002F6E61" w:rsidRDefault="002F6E61">
      <w:pPr>
        <w:rPr>
          <w:del w:id="8897" w:author="Vilson Lu" w:date="2014-08-22T06:42:00Z"/>
        </w:rPr>
        <w:pPrChange w:id="8898" w:author="Vilson Lu" w:date="2014-08-22T06:42:00Z">
          <w:pPr>
            <w:pStyle w:val="Content1"/>
          </w:pPr>
        </w:pPrChange>
      </w:pPr>
    </w:p>
    <w:p w:rsidR="002F6E61" w:rsidRDefault="002F6E61">
      <w:pPr>
        <w:rPr>
          <w:ins w:id="8899" w:author="Vilson Lu" w:date="2014-08-22T06:42:00Z"/>
        </w:rPr>
        <w:pPrChange w:id="8900" w:author="Vilson Lu" w:date="2014-08-22T06:42:00Z">
          <w:pPr>
            <w:pStyle w:val="Content"/>
          </w:pPr>
        </w:pPrChange>
      </w:pPr>
    </w:p>
    <w:p w:rsidR="00656494" w:rsidRDefault="00656494" w:rsidP="00656494">
      <w:pPr>
        <w:pStyle w:val="Heading3"/>
        <w:rPr>
          <w:ins w:id="8901" w:author="Vilson Lu" w:date="2014-08-22T10:53:00Z"/>
        </w:rPr>
      </w:pPr>
      <w:bookmarkStart w:id="8902" w:name="_Toc395961930"/>
      <w:bookmarkStart w:id="8903" w:name="_Toc396489657"/>
      <w:ins w:id="8904" w:author="Vilson Lu" w:date="2014-08-22T10:53:00Z">
        <w:r>
          <w:t>Weka (Weka 3, n.d.)</w:t>
        </w:r>
        <w:bookmarkEnd w:id="8902"/>
        <w:bookmarkEnd w:id="8903"/>
      </w:ins>
    </w:p>
    <w:p w:rsidR="00656494" w:rsidRDefault="00656494" w:rsidP="00656494">
      <w:pPr>
        <w:pStyle w:val="Content2"/>
        <w:rPr>
          <w:ins w:id="8905" w:author="Vilson Lu" w:date="2014-08-22T10:53:00Z"/>
        </w:rPr>
      </w:pPr>
    </w:p>
    <w:p w:rsidR="002F6E61" w:rsidRDefault="00656494">
      <w:pPr>
        <w:pStyle w:val="Content2"/>
        <w:rPr>
          <w:ins w:id="8906" w:author="Vilson Lu" w:date="2014-08-22T06:43:00Z"/>
        </w:rPr>
        <w:pPrChange w:id="8907" w:author="Vilson Lu" w:date="2014-08-22T10:54:00Z">
          <w:pPr/>
        </w:pPrChange>
      </w:pPr>
      <w:ins w:id="8908" w:author="Vilson Lu" w:date="2014-08-22T10:53:00Z">
        <w:r>
          <w:t>Waikato Environment Knowledge Analysis (Weka) is a Java-based open source collection of machine</w:t>
        </w:r>
      </w:ins>
      <w:ins w:id="8909" w:author="PF" w:date="2015-03-02T17:59:00Z">
        <w:r w:rsidR="00736696">
          <w:t>-</w:t>
        </w:r>
      </w:ins>
      <w:ins w:id="8910" w:author="Vilson Lu" w:date="2014-08-22T10:53:00Z">
        <w:del w:id="8911" w:author="PF" w:date="2015-03-02T17:59:00Z">
          <w:r w:rsidDel="00736696">
            <w:delText xml:space="preserve"> </w:delText>
          </w:r>
        </w:del>
        <w:r>
          <w:t>learning algorithms that are used in data</w:t>
        </w:r>
      </w:ins>
      <w:ins w:id="8912" w:author="PF" w:date="2015-03-02T17:59:00Z">
        <w:r w:rsidR="00736696">
          <w:t>-</w:t>
        </w:r>
      </w:ins>
      <w:ins w:id="8913" w:author="Vilson Lu" w:date="2014-08-22T10:53:00Z">
        <w:del w:id="8914" w:author="PF" w:date="2015-03-02T17:59:00Z">
          <w:r w:rsidDel="00736696">
            <w:delText xml:space="preserve"> </w:delText>
          </w:r>
        </w:del>
        <w:r>
          <w:t>mining tasks. It contains various tools for preprocessing, classification, regression, clustering</w:t>
        </w:r>
      </w:ins>
      <w:ins w:id="8915" w:author="PF" w:date="2015-03-02T17:59:00Z">
        <w:r w:rsidR="00736696">
          <w:t>,</w:t>
        </w:r>
      </w:ins>
      <w:ins w:id="8916" w:author="Vilson Lu" w:date="2014-08-22T10:53:00Z">
        <w:r>
          <w:t xml:space="preserve"> and visualization. It provides a library that could be used</w:t>
        </w:r>
      </w:ins>
      <w:ins w:id="8917" w:author="PF" w:date="2015-03-02T17:59:00Z">
        <w:r w:rsidR="00736696">
          <w:t xml:space="preserve"> and </w:t>
        </w:r>
      </w:ins>
      <w:ins w:id="8918" w:author="Vilson Lu" w:date="2014-08-22T10:53:00Z">
        <w:del w:id="8919" w:author="PF" w:date="2015-03-02T17:59:00Z">
          <w:r w:rsidDel="00736696">
            <w:delText>. I</w:delText>
          </w:r>
        </w:del>
      </w:ins>
      <w:ins w:id="8920" w:author="PF" w:date="2015-03-02T17:59:00Z">
        <w:r w:rsidR="00736696">
          <w:t>i</w:t>
        </w:r>
      </w:ins>
      <w:ins w:id="8921" w:author="Vilson Lu" w:date="2014-08-22T10:53:00Z">
        <w:r>
          <w:t>t is also flexible as users can extend the API to customize the machine</w:t>
        </w:r>
      </w:ins>
      <w:ins w:id="8922" w:author="PF" w:date="2015-03-02T17:59:00Z">
        <w:r w:rsidR="00736696">
          <w:t>-</w:t>
        </w:r>
      </w:ins>
      <w:ins w:id="8923" w:author="Vilson Lu" w:date="2014-08-22T10:53:00Z">
        <w:del w:id="8924" w:author="PF" w:date="2015-03-02T17:59:00Z">
          <w:r w:rsidDel="00736696">
            <w:delText xml:space="preserve"> </w:delText>
          </w:r>
        </w:del>
        <w:r>
          <w:t xml:space="preserve">learning algorithms (Weka 3, n.d.). </w:t>
        </w:r>
      </w:ins>
    </w:p>
    <w:p w:rsidR="002F6E61" w:rsidRDefault="00670C0D">
      <w:pPr>
        <w:rPr>
          <w:del w:id="8925" w:author="Vilson Lu" w:date="2014-08-22T03:26:00Z"/>
        </w:rPr>
        <w:pPrChange w:id="8926" w:author="Vilson Lu" w:date="2014-08-22T06:42:00Z">
          <w:pPr>
            <w:pStyle w:val="Heading4"/>
          </w:pPr>
        </w:pPrChange>
      </w:pPr>
      <w:del w:id="8927" w:author="Vilson Lu" w:date="2014-08-22T03:26:00Z">
        <w:r w:rsidDel="00C16800">
          <w:delText>Orthographic Coreference (OrthoMatcher)</w:delText>
        </w:r>
      </w:del>
    </w:p>
    <w:p w:rsidR="002F6E61" w:rsidRDefault="002F6E61">
      <w:pPr>
        <w:rPr>
          <w:del w:id="8928" w:author="Vilson Lu" w:date="2014-08-22T03:26:00Z"/>
        </w:rPr>
        <w:pPrChange w:id="8929" w:author="Vilson Lu" w:date="2014-08-22T06:42:00Z">
          <w:pPr>
            <w:pStyle w:val="Content"/>
          </w:pPr>
        </w:pPrChange>
      </w:pPr>
    </w:p>
    <w:p w:rsidR="002F6E61" w:rsidRDefault="00670C0D">
      <w:pPr>
        <w:rPr>
          <w:ins w:id="8930" w:author="Vilson Lu" w:date="2014-08-22T02:49:00Z"/>
        </w:rPr>
        <w:pPrChange w:id="8931" w:author="Vilson Lu" w:date="2014-08-22T06:42:00Z">
          <w:pPr>
            <w:pStyle w:val="Content1"/>
          </w:pPr>
        </w:pPrChange>
      </w:pPr>
      <w:del w:id="8932" w:author="Vilson Lu" w:date="2014-08-22T03:26:00Z">
        <w:r w:rsidDel="00C16800">
          <w:delText>The orthographic coreference is responsible for finding relationship between named entities. It tries to classify those unclassified entities. To prevent an entity from being recategorized, the matching rules makes sure that the two entities have the same category. It uses a lookup table to categorized different strings but same entity (i.e. Coca-Cola – Coke, IBM – Blue). It also has table called table of spurious matches. Here, strings matches but represents different entities.</w:delText>
        </w:r>
      </w:del>
    </w:p>
    <w:p w:rsidR="002F6E61" w:rsidRDefault="002F6E61">
      <w:pPr>
        <w:pStyle w:val="Content2"/>
        <w:rPr>
          <w:del w:id="8933" w:author="Vilson Lu" w:date="2014-08-22T03:09:00Z"/>
        </w:rPr>
        <w:pPrChange w:id="8934" w:author="TinTin Kalaw" w:date="2014-08-16T12:48:00Z">
          <w:pPr>
            <w:pStyle w:val="Content"/>
          </w:pPr>
        </w:pPrChange>
      </w:pPr>
      <w:bookmarkStart w:id="8935" w:name="_Toc396444975"/>
      <w:bookmarkStart w:id="8936" w:name="_Toc396453059"/>
      <w:bookmarkStart w:id="8937" w:name="_Toc396476154"/>
      <w:bookmarkStart w:id="8938" w:name="_Toc396478213"/>
      <w:bookmarkStart w:id="8939" w:name="_Toc396489658"/>
      <w:bookmarkEnd w:id="8935"/>
      <w:bookmarkEnd w:id="8936"/>
      <w:bookmarkEnd w:id="8937"/>
      <w:bookmarkEnd w:id="8938"/>
      <w:bookmarkEnd w:id="8939"/>
    </w:p>
    <w:p w:rsidR="002F6E61" w:rsidRDefault="00872CED">
      <w:pPr>
        <w:pStyle w:val="Heading3"/>
        <w:rPr>
          <w:ins w:id="8940" w:author="Vilson Lu" w:date="2014-08-22T03:10:00Z"/>
        </w:rPr>
        <w:pPrChange w:id="8941" w:author="Vilson Lu" w:date="2014-08-22T03:09:00Z">
          <w:pPr>
            <w:pStyle w:val="Content1"/>
          </w:pPr>
        </w:pPrChange>
      </w:pPr>
      <w:bookmarkStart w:id="8942" w:name="_Toc396444976"/>
      <w:bookmarkStart w:id="8943" w:name="_Toc396489659"/>
      <w:ins w:id="8944" w:author="Vilson Lu" w:date="2014-08-22T03:09:00Z">
        <w:r>
          <w:t>JENA API (McBride, 2002)</w:t>
        </w:r>
      </w:ins>
      <w:bookmarkEnd w:id="8942"/>
      <w:bookmarkEnd w:id="8943"/>
    </w:p>
    <w:p w:rsidR="002F6E61" w:rsidRDefault="002F6E61">
      <w:pPr>
        <w:pStyle w:val="Content2"/>
        <w:rPr>
          <w:ins w:id="8945" w:author="Vilson Lu" w:date="2014-08-22T03:10:00Z"/>
        </w:rPr>
        <w:pPrChange w:id="8946" w:author="Vilson Lu" w:date="2014-08-22T03:10:00Z">
          <w:pPr>
            <w:pStyle w:val="Content1"/>
          </w:pPr>
        </w:pPrChange>
      </w:pPr>
    </w:p>
    <w:p w:rsidR="002F6E61" w:rsidRDefault="00872CED">
      <w:pPr>
        <w:pStyle w:val="Content2"/>
        <w:rPr>
          <w:ins w:id="8947" w:author="Vilson Lu" w:date="2014-08-22T03:18:00Z"/>
        </w:rPr>
        <w:pPrChange w:id="8948" w:author="Vilson Lu" w:date="2014-08-22T03:10:00Z">
          <w:pPr>
            <w:pStyle w:val="Content1"/>
          </w:pPr>
        </w:pPrChange>
      </w:pPr>
      <w:ins w:id="8949" w:author="Vilson Lu" w:date="2014-08-22T03:10:00Z">
        <w:r>
          <w:t>JENA is a semantic web application</w:t>
        </w:r>
        <w:del w:id="8950" w:author="PF" w:date="2015-03-02T04:09:00Z">
          <w:r w:rsidDel="001551E7">
            <w:delText>s</w:delText>
          </w:r>
        </w:del>
        <w:r>
          <w:t xml:space="preserve"> that helps in building </w:t>
        </w:r>
      </w:ins>
      <w:ins w:id="8951" w:author="Vilson Lu" w:date="2014-08-22T03:11:00Z">
        <w:r>
          <w:t xml:space="preserve">ontologies. It is a Java-based API that handles </w:t>
        </w:r>
        <w:commentRangeStart w:id="8952"/>
        <w:r>
          <w:t>OWL</w:t>
        </w:r>
      </w:ins>
      <w:commentRangeEnd w:id="8952"/>
      <w:r w:rsidR="001551E7">
        <w:rPr>
          <w:rStyle w:val="CommentReference"/>
        </w:rPr>
        <w:commentReference w:id="8952"/>
      </w:r>
      <w:ins w:id="8953" w:author="Vilson Lu" w:date="2014-08-22T03:11:00Z">
        <w:r>
          <w:t xml:space="preserve"> and SPARQL. It also includes inference engines</w:t>
        </w:r>
      </w:ins>
      <w:ins w:id="8954" w:author="Vilson Lu" w:date="2014-08-22T03:12:00Z">
        <w:r>
          <w:t xml:space="preserve"> based on OWL and RDF. This will be used to create and manage the ontology.</w:t>
        </w:r>
      </w:ins>
    </w:p>
    <w:p w:rsidR="002F6E61" w:rsidRDefault="002F6E61">
      <w:pPr>
        <w:pStyle w:val="Content2"/>
        <w:rPr>
          <w:ins w:id="8955" w:author="Vilson Lu" w:date="2014-08-22T03:18:00Z"/>
        </w:rPr>
        <w:pPrChange w:id="8956" w:author="Vilson Lu" w:date="2014-08-22T03:10:00Z">
          <w:pPr>
            <w:pStyle w:val="Content1"/>
          </w:pPr>
        </w:pPrChange>
      </w:pPr>
    </w:p>
    <w:p w:rsidR="002F6E61" w:rsidRDefault="00372B98">
      <w:pPr>
        <w:pStyle w:val="Content2"/>
        <w:rPr>
          <w:ins w:id="8957" w:author="Vilson Lu" w:date="2014-08-22T03:18:00Z"/>
        </w:rPr>
        <w:pPrChange w:id="8958" w:author="Vilson Lu" w:date="2014-08-22T03:10:00Z">
          <w:pPr>
            <w:pStyle w:val="Content1"/>
          </w:pPr>
        </w:pPrChange>
      </w:pPr>
      <w:ins w:id="8959" w:author="Vilson Lu" w:date="2014-08-22T03:18:00Z">
        <w:r>
          <w:fldChar w:fldCharType="begin"/>
        </w:r>
        <w:r w:rsidR="00872CED">
          <w:instrText xml:space="preserve"> REF _Ref396440845 \h </w:instrText>
        </w:r>
      </w:ins>
      <w:r>
        <w:fldChar w:fldCharType="separate"/>
      </w:r>
      <w:ins w:id="8960" w:author="Vilson Lu" w:date="2014-08-22T16:55:00Z">
        <w:r w:rsidR="003160F5">
          <w:t xml:space="preserve">Code Listing </w:t>
        </w:r>
        <w:r w:rsidR="003160F5">
          <w:rPr>
            <w:noProof/>
          </w:rPr>
          <w:t>3</w:t>
        </w:r>
        <w:r w:rsidR="003160F5">
          <w:noBreakHyphen/>
        </w:r>
        <w:r w:rsidR="003160F5">
          <w:rPr>
            <w:noProof/>
          </w:rPr>
          <w:t>1</w:t>
        </w:r>
      </w:ins>
      <w:ins w:id="8961" w:author="Vilson Lu" w:date="2014-08-22T03:18:00Z">
        <w:r>
          <w:fldChar w:fldCharType="end"/>
        </w:r>
        <w:r w:rsidR="00872CED">
          <w:t xml:space="preserve"> shows how to create an ontology</w:t>
        </w:r>
      </w:ins>
      <w:ins w:id="8962" w:author="Vilson Lu" w:date="2014-08-22T03:19:00Z">
        <w:r w:rsidR="00872CED">
          <w:t>.</w:t>
        </w:r>
      </w:ins>
    </w:p>
    <w:p w:rsidR="002F6E61" w:rsidRDefault="002F6E61">
      <w:pPr>
        <w:pStyle w:val="Content2"/>
        <w:rPr>
          <w:ins w:id="8963" w:author="Vilson Lu" w:date="2014-08-22T03:12:00Z"/>
        </w:rPr>
        <w:pPrChange w:id="8964" w:author="Vilson Lu" w:date="2014-08-22T03:10:00Z">
          <w:pPr>
            <w:pStyle w:val="Content1"/>
          </w:pPr>
        </w:pPrChange>
      </w:pPr>
    </w:p>
    <w:tbl>
      <w:tblPr>
        <w:tblStyle w:val="TableGrid"/>
        <w:tblW w:w="0" w:type="auto"/>
        <w:tblInd w:w="1440" w:type="dxa"/>
        <w:tblLook w:val="04A0"/>
      </w:tblPr>
      <w:tblGrid>
        <w:gridCol w:w="8136"/>
      </w:tblGrid>
      <w:tr w:rsidR="00872CED" w:rsidTr="00F900FB">
        <w:trPr>
          <w:ins w:id="8965" w:author="Vilson Lu" w:date="2014-08-22T03:12:00Z"/>
        </w:trPr>
        <w:tc>
          <w:tcPr>
            <w:tcW w:w="9576" w:type="dxa"/>
          </w:tcPr>
          <w:p w:rsidR="00872CED" w:rsidRPr="00790935" w:rsidRDefault="00372B98" w:rsidP="00F900FB">
            <w:pPr>
              <w:pStyle w:val="Content2"/>
              <w:ind w:left="0"/>
              <w:rPr>
                <w:ins w:id="8966" w:author="Vilson Lu" w:date="2014-08-22T03:12:00Z"/>
                <w:b/>
                <w:rPrChange w:id="8967" w:author="Vilson Lu" w:date="2014-08-22T06:43:00Z">
                  <w:rPr>
                    <w:ins w:id="8968" w:author="Vilson Lu" w:date="2014-08-22T03:12:00Z"/>
                  </w:rPr>
                </w:rPrChange>
              </w:rPr>
            </w:pPr>
            <w:ins w:id="8969" w:author="Vilson Lu" w:date="2014-08-22T03:12:00Z">
              <w:r w:rsidRPr="00372B98">
                <w:rPr>
                  <w:b/>
                  <w:rPrChange w:id="8970" w:author="Vilson Lu" w:date="2014-08-22T06:43:00Z">
                    <w:rPr>
                      <w:i/>
                    </w:rPr>
                  </w:rPrChange>
                </w:rPr>
                <w:t>Code Listing:</w:t>
              </w:r>
            </w:ins>
          </w:p>
        </w:tc>
      </w:tr>
      <w:tr w:rsidR="00872CED" w:rsidTr="00F900FB">
        <w:trPr>
          <w:ins w:id="8971" w:author="Vilson Lu" w:date="2014-08-22T03:12:00Z"/>
        </w:trPr>
        <w:tc>
          <w:tcPr>
            <w:tcW w:w="9576" w:type="dxa"/>
          </w:tcPr>
          <w:p w:rsidR="00872CED" w:rsidRPr="00872CED" w:rsidRDefault="00872CED" w:rsidP="00F900FB">
            <w:pPr>
              <w:pStyle w:val="Content2"/>
              <w:keepNext/>
              <w:ind w:left="0"/>
              <w:rPr>
                <w:ins w:id="8972" w:author="Vilson Lu" w:date="2014-08-22T03:12:00Z"/>
                <w:lang w:val="en-PH"/>
                <w:rPrChange w:id="8973" w:author="Vilson Lu" w:date="2014-08-22T03:12:00Z">
                  <w:rPr>
                    <w:ins w:id="8974" w:author="Vilson Lu" w:date="2014-08-22T03:12:00Z"/>
                  </w:rPr>
                </w:rPrChange>
              </w:rPr>
            </w:pPr>
            <w:ins w:id="8975" w:author="Vilson Lu" w:date="2014-08-22T03:13:00Z">
              <w:r>
                <w:lastRenderedPageBreak/>
                <w:t>OntModel ontModel = ModelFactory.createOntologyModel(&lt;model spec&gt;);</w:t>
              </w:r>
            </w:ins>
          </w:p>
        </w:tc>
      </w:tr>
    </w:tbl>
    <w:p w:rsidR="00872CED" w:rsidRDefault="00872CED" w:rsidP="00872CED">
      <w:pPr>
        <w:pStyle w:val="Caption"/>
        <w:rPr>
          <w:ins w:id="8976" w:author="Vilson Lu" w:date="2014-08-22T03:19:00Z"/>
        </w:rPr>
      </w:pPr>
      <w:bookmarkStart w:id="8977" w:name="_Ref396440845"/>
      <w:bookmarkStart w:id="8978" w:name="_Ref396440830"/>
      <w:bookmarkStart w:id="8979" w:name="_Toc396489898"/>
      <w:ins w:id="8980" w:author="Vilson Lu" w:date="2014-08-22T03:12:00Z">
        <w:r>
          <w:t xml:space="preserve">Code Listing </w:t>
        </w:r>
      </w:ins>
      <w:ins w:id="8981" w:author="Vilson Lu" w:date="2014-08-22T08:40:00Z">
        <w:r w:rsidR="00372B98">
          <w:fldChar w:fldCharType="begin"/>
        </w:r>
        <w:r w:rsidR="00F27329">
          <w:instrText xml:space="preserve"> STYLEREF 1 \s </w:instrText>
        </w:r>
      </w:ins>
      <w:r w:rsidR="00372B98">
        <w:fldChar w:fldCharType="separate"/>
      </w:r>
      <w:r w:rsidR="003160F5">
        <w:rPr>
          <w:noProof/>
        </w:rPr>
        <w:t>3</w:t>
      </w:r>
      <w:ins w:id="8982" w:author="Vilson Lu" w:date="2014-08-22T08:40:00Z">
        <w:r w:rsidR="00372B98">
          <w:fldChar w:fldCharType="end"/>
        </w:r>
        <w:r w:rsidR="00F27329">
          <w:noBreakHyphen/>
        </w:r>
        <w:r w:rsidR="00372B98">
          <w:fldChar w:fldCharType="begin"/>
        </w:r>
        <w:r w:rsidR="00F27329">
          <w:instrText xml:space="preserve"> SEQ Code_Listing \* ARABIC \s 1 </w:instrText>
        </w:r>
      </w:ins>
      <w:r w:rsidR="00372B98">
        <w:fldChar w:fldCharType="separate"/>
      </w:r>
      <w:ins w:id="8983" w:author="Vilson Lu" w:date="2014-08-22T16:55:00Z">
        <w:r w:rsidR="003160F5">
          <w:rPr>
            <w:noProof/>
          </w:rPr>
          <w:t>1</w:t>
        </w:r>
      </w:ins>
      <w:ins w:id="8984" w:author="Vilson Lu" w:date="2014-08-22T08:40:00Z">
        <w:r w:rsidR="00372B98">
          <w:fldChar w:fldCharType="end"/>
        </w:r>
      </w:ins>
      <w:bookmarkEnd w:id="8977"/>
      <w:ins w:id="8985" w:author="Vilson Lu" w:date="2014-08-22T03:12:00Z">
        <w:r>
          <w:t>. Example code to create an ontology</w:t>
        </w:r>
      </w:ins>
      <w:bookmarkEnd w:id="8978"/>
      <w:bookmarkEnd w:id="8979"/>
    </w:p>
    <w:p w:rsidR="002F6E61" w:rsidRDefault="002F6E61">
      <w:pPr>
        <w:rPr>
          <w:ins w:id="8986" w:author="Vilson Lu" w:date="2014-08-22T03:14:00Z"/>
        </w:rPr>
        <w:pPrChange w:id="8987" w:author="Vilson Lu" w:date="2014-08-22T03:19:00Z">
          <w:pPr>
            <w:pStyle w:val="Caption"/>
          </w:pPr>
        </w:pPrChange>
      </w:pPr>
    </w:p>
    <w:p w:rsidR="002F6E61" w:rsidRDefault="00372B98">
      <w:pPr>
        <w:pStyle w:val="Content2"/>
        <w:rPr>
          <w:ins w:id="8988" w:author="Vilson Lu" w:date="2014-08-22T03:18:00Z"/>
        </w:rPr>
        <w:pPrChange w:id="8989" w:author="Vilson Lu" w:date="2014-08-22T03:19:00Z">
          <w:pPr>
            <w:pStyle w:val="Caption"/>
          </w:pPr>
        </w:pPrChange>
      </w:pPr>
      <w:ins w:id="8990" w:author="Vilson Lu" w:date="2014-08-22T03:19:00Z">
        <w:r>
          <w:fldChar w:fldCharType="begin"/>
        </w:r>
        <w:r w:rsidR="00872CED">
          <w:instrText xml:space="preserve"> REF _Ref396440873 \h </w:instrText>
        </w:r>
      </w:ins>
      <w:r>
        <w:fldChar w:fldCharType="separate"/>
      </w:r>
      <w:ins w:id="8991" w:author="Vilson Lu" w:date="2014-08-22T16:55:00Z">
        <w:r w:rsidR="003160F5">
          <w:t xml:space="preserve">Code Listing </w:t>
        </w:r>
        <w:r w:rsidR="003160F5">
          <w:rPr>
            <w:noProof/>
          </w:rPr>
          <w:t>3</w:t>
        </w:r>
        <w:r w:rsidR="003160F5">
          <w:noBreakHyphen/>
        </w:r>
        <w:r w:rsidR="003160F5">
          <w:rPr>
            <w:noProof/>
          </w:rPr>
          <w:t>2</w:t>
        </w:r>
      </w:ins>
      <w:ins w:id="8992" w:author="Vilson Lu" w:date="2014-08-22T03:19:00Z">
        <w:r>
          <w:fldChar w:fldCharType="end"/>
        </w:r>
        <w:r w:rsidR="00872CED">
          <w:t xml:space="preserve"> shows how to create a class.</w:t>
        </w:r>
      </w:ins>
    </w:p>
    <w:p w:rsidR="002F6E61" w:rsidRDefault="002F6E61">
      <w:pPr>
        <w:rPr>
          <w:ins w:id="8993" w:author="Vilson Lu" w:date="2014-08-22T03:12:00Z"/>
        </w:rPr>
        <w:pPrChange w:id="8994" w:author="Vilson Lu" w:date="2014-08-22T03:14:00Z">
          <w:pPr>
            <w:pStyle w:val="Caption"/>
          </w:pPr>
        </w:pPrChange>
      </w:pPr>
    </w:p>
    <w:tbl>
      <w:tblPr>
        <w:tblStyle w:val="TableGrid"/>
        <w:tblW w:w="0" w:type="auto"/>
        <w:tblInd w:w="1440" w:type="dxa"/>
        <w:tblLook w:val="04A0"/>
      </w:tblPr>
      <w:tblGrid>
        <w:gridCol w:w="8136"/>
      </w:tblGrid>
      <w:tr w:rsidR="00872CED" w:rsidTr="00F900FB">
        <w:trPr>
          <w:ins w:id="8995" w:author="Vilson Lu" w:date="2014-08-22T03:13:00Z"/>
        </w:trPr>
        <w:tc>
          <w:tcPr>
            <w:tcW w:w="9576" w:type="dxa"/>
          </w:tcPr>
          <w:p w:rsidR="00872CED" w:rsidRPr="00790935" w:rsidRDefault="00EA4145" w:rsidP="00F900FB">
            <w:pPr>
              <w:pStyle w:val="Content2"/>
              <w:ind w:left="0"/>
              <w:rPr>
                <w:ins w:id="8996" w:author="Vilson Lu" w:date="2014-08-22T03:13:00Z"/>
                <w:b/>
                <w:rPrChange w:id="8997" w:author="Vilson Lu" w:date="2014-08-22T06:43:00Z">
                  <w:rPr>
                    <w:ins w:id="8998" w:author="Vilson Lu" w:date="2014-08-22T03:13:00Z"/>
                  </w:rPr>
                </w:rPrChange>
              </w:rPr>
            </w:pPr>
            <w:ins w:id="8999" w:author="Vilson Lu" w:date="2014-08-22T03:13:00Z">
              <w:r>
                <w:rPr>
                  <w:b/>
                </w:rPr>
                <w:t>Code Listing:</w:t>
              </w:r>
            </w:ins>
          </w:p>
        </w:tc>
      </w:tr>
      <w:tr w:rsidR="00872CED" w:rsidTr="00F900FB">
        <w:trPr>
          <w:ins w:id="9000" w:author="Vilson Lu" w:date="2014-08-22T03:13:00Z"/>
        </w:trPr>
        <w:tc>
          <w:tcPr>
            <w:tcW w:w="9576" w:type="dxa"/>
          </w:tcPr>
          <w:p w:rsidR="00872CED" w:rsidRDefault="00872CED" w:rsidP="00F900FB">
            <w:pPr>
              <w:pStyle w:val="Content2"/>
              <w:keepNext/>
              <w:ind w:left="0"/>
              <w:rPr>
                <w:ins w:id="9001" w:author="Vilson Lu" w:date="2014-08-22T03:15:00Z"/>
              </w:rPr>
            </w:pPr>
            <w:ins w:id="9002" w:author="Vilson Lu" w:date="2014-08-22T03:14:00Z">
              <w:r>
                <w:t>Resource r = m.getResource(NS+</w:t>
              </w:r>
            </w:ins>
            <w:ins w:id="9003" w:author="Vilson Lu" w:date="2014-08-22T03:15:00Z">
              <w:r>
                <w:t>”Paper”);</w:t>
              </w:r>
            </w:ins>
          </w:p>
          <w:p w:rsidR="00872CED" w:rsidRPr="00F21769" w:rsidRDefault="00872CED">
            <w:pPr>
              <w:pStyle w:val="Content2"/>
              <w:keepNext/>
              <w:ind w:left="0"/>
              <w:rPr>
                <w:ins w:id="9004" w:author="Vilson Lu" w:date="2014-08-22T03:13:00Z"/>
                <w:lang w:val="en-PH"/>
              </w:rPr>
            </w:pPr>
            <w:ins w:id="9005" w:author="Vilson Lu" w:date="2014-08-22T03:15:00Z">
              <w:r>
                <w:t>OntClass paper = r.as(OntClass.class);</w:t>
              </w:r>
            </w:ins>
          </w:p>
        </w:tc>
      </w:tr>
    </w:tbl>
    <w:p w:rsidR="00872CED" w:rsidRDefault="00872CED">
      <w:pPr>
        <w:pStyle w:val="Caption"/>
        <w:rPr>
          <w:ins w:id="9006" w:author="Vilson Lu" w:date="2014-08-22T03:21:00Z"/>
        </w:rPr>
      </w:pPr>
      <w:bookmarkStart w:id="9007" w:name="_Ref396440873"/>
      <w:bookmarkStart w:id="9008" w:name="_Toc396489899"/>
      <w:ins w:id="9009" w:author="Vilson Lu" w:date="2014-08-22T03:16:00Z">
        <w:r>
          <w:t xml:space="preserve">Code Listing </w:t>
        </w:r>
      </w:ins>
      <w:ins w:id="9010" w:author="Vilson Lu" w:date="2014-08-22T08:40:00Z">
        <w:r w:rsidR="00372B98">
          <w:fldChar w:fldCharType="begin"/>
        </w:r>
        <w:r w:rsidR="00F27329">
          <w:instrText xml:space="preserve"> STYLEREF 1 \s </w:instrText>
        </w:r>
      </w:ins>
      <w:r w:rsidR="00372B98">
        <w:fldChar w:fldCharType="separate"/>
      </w:r>
      <w:r w:rsidR="003160F5">
        <w:rPr>
          <w:noProof/>
        </w:rPr>
        <w:t>3</w:t>
      </w:r>
      <w:ins w:id="9011" w:author="Vilson Lu" w:date="2014-08-22T08:40:00Z">
        <w:r w:rsidR="00372B98">
          <w:fldChar w:fldCharType="end"/>
        </w:r>
        <w:r w:rsidR="00F27329">
          <w:noBreakHyphen/>
        </w:r>
        <w:r w:rsidR="00372B98">
          <w:fldChar w:fldCharType="begin"/>
        </w:r>
        <w:r w:rsidR="00F27329">
          <w:instrText xml:space="preserve"> SEQ Code_Listing \* ARABIC \s 1 </w:instrText>
        </w:r>
      </w:ins>
      <w:r w:rsidR="00372B98">
        <w:fldChar w:fldCharType="separate"/>
      </w:r>
      <w:ins w:id="9012" w:author="Vilson Lu" w:date="2014-08-22T16:55:00Z">
        <w:r w:rsidR="003160F5">
          <w:rPr>
            <w:noProof/>
          </w:rPr>
          <w:t>2</w:t>
        </w:r>
      </w:ins>
      <w:ins w:id="9013" w:author="Vilson Lu" w:date="2014-08-22T08:40:00Z">
        <w:r w:rsidR="00372B98">
          <w:fldChar w:fldCharType="end"/>
        </w:r>
      </w:ins>
      <w:bookmarkEnd w:id="9007"/>
      <w:ins w:id="9014" w:author="Vilson Lu" w:date="2014-08-22T03:16:00Z">
        <w:r>
          <w:t xml:space="preserve">. </w:t>
        </w:r>
        <w:r w:rsidRPr="001B6324">
          <w:t>Example code to create a class</w:t>
        </w:r>
      </w:ins>
      <w:bookmarkEnd w:id="9008"/>
    </w:p>
    <w:p w:rsidR="002F6E61" w:rsidRDefault="002F6E61">
      <w:pPr>
        <w:pStyle w:val="Content2"/>
        <w:rPr>
          <w:ins w:id="9015" w:author="Vilson Lu" w:date="2014-08-22T03:25:00Z"/>
        </w:rPr>
        <w:pPrChange w:id="9016" w:author="Vilson Lu" w:date="2014-08-22T03:25:00Z">
          <w:pPr>
            <w:pStyle w:val="Caption"/>
          </w:pPr>
        </w:pPrChange>
      </w:pPr>
    </w:p>
    <w:p w:rsidR="002F6E61" w:rsidRDefault="00372B98">
      <w:pPr>
        <w:pStyle w:val="Content2"/>
        <w:rPr>
          <w:ins w:id="9017" w:author="Vilson Lu" w:date="2014-08-22T03:25:00Z"/>
        </w:rPr>
        <w:pPrChange w:id="9018" w:author="Vilson Lu" w:date="2014-08-22T03:25:00Z">
          <w:pPr>
            <w:pStyle w:val="Caption"/>
          </w:pPr>
        </w:pPrChange>
      </w:pPr>
      <w:ins w:id="9019" w:author="Vilson Lu" w:date="2014-08-22T03:25:00Z">
        <w:r>
          <w:fldChar w:fldCharType="begin"/>
        </w:r>
        <w:r w:rsidR="00872CED">
          <w:instrText xml:space="preserve"> REF _Ref396441257 \h </w:instrText>
        </w:r>
      </w:ins>
      <w:r>
        <w:fldChar w:fldCharType="separate"/>
      </w:r>
      <w:ins w:id="9020" w:author="Vilson Lu" w:date="2014-08-22T16:55:00Z">
        <w:r w:rsidR="003160F5">
          <w:t xml:space="preserve">Code Listing </w:t>
        </w:r>
        <w:r w:rsidR="003160F5">
          <w:rPr>
            <w:noProof/>
          </w:rPr>
          <w:t>3</w:t>
        </w:r>
        <w:r w:rsidR="003160F5">
          <w:noBreakHyphen/>
        </w:r>
        <w:r w:rsidR="003160F5">
          <w:rPr>
            <w:noProof/>
          </w:rPr>
          <w:t>3</w:t>
        </w:r>
      </w:ins>
      <w:ins w:id="9021" w:author="Vilson Lu" w:date="2014-08-22T03:25:00Z">
        <w:r>
          <w:fldChar w:fldCharType="end"/>
        </w:r>
        <w:r w:rsidR="00872CED">
          <w:t xml:space="preserve"> shows how to create object properties</w:t>
        </w:r>
      </w:ins>
      <w:ins w:id="9022" w:author="PF" w:date="2015-03-02T04:10:00Z">
        <w:r w:rsidR="001551E7">
          <w:t>.</w:t>
        </w:r>
      </w:ins>
    </w:p>
    <w:p w:rsidR="002F6E61" w:rsidRDefault="002F6E61">
      <w:pPr>
        <w:pStyle w:val="Content2"/>
        <w:rPr>
          <w:ins w:id="9023" w:author="Vilson Lu" w:date="2014-08-22T03:16:00Z"/>
        </w:rPr>
        <w:pPrChange w:id="9024" w:author="Vilson Lu" w:date="2014-08-22T03:25:00Z">
          <w:pPr>
            <w:pStyle w:val="Caption"/>
          </w:pPr>
        </w:pPrChange>
      </w:pPr>
    </w:p>
    <w:tbl>
      <w:tblPr>
        <w:tblStyle w:val="TableGrid"/>
        <w:tblW w:w="0" w:type="auto"/>
        <w:tblInd w:w="1440" w:type="dxa"/>
        <w:tblLook w:val="04A0"/>
      </w:tblPr>
      <w:tblGrid>
        <w:gridCol w:w="8136"/>
      </w:tblGrid>
      <w:tr w:rsidR="00872CED" w:rsidTr="00F900FB">
        <w:trPr>
          <w:ins w:id="9025" w:author="Vilson Lu" w:date="2014-08-22T03:21:00Z"/>
        </w:trPr>
        <w:tc>
          <w:tcPr>
            <w:tcW w:w="9576" w:type="dxa"/>
          </w:tcPr>
          <w:p w:rsidR="00872CED" w:rsidRPr="00790935" w:rsidRDefault="00EA4145" w:rsidP="00F900FB">
            <w:pPr>
              <w:pStyle w:val="Content2"/>
              <w:ind w:left="0"/>
              <w:rPr>
                <w:ins w:id="9026" w:author="Vilson Lu" w:date="2014-08-22T03:21:00Z"/>
                <w:b/>
                <w:rPrChange w:id="9027" w:author="Vilson Lu" w:date="2014-08-22T06:43:00Z">
                  <w:rPr>
                    <w:ins w:id="9028" w:author="Vilson Lu" w:date="2014-08-22T03:21:00Z"/>
                  </w:rPr>
                </w:rPrChange>
              </w:rPr>
            </w:pPr>
            <w:ins w:id="9029" w:author="Vilson Lu" w:date="2014-08-22T03:21:00Z">
              <w:r>
                <w:rPr>
                  <w:b/>
                </w:rPr>
                <w:t>Code Listing:</w:t>
              </w:r>
            </w:ins>
          </w:p>
        </w:tc>
      </w:tr>
      <w:tr w:rsidR="00872CED" w:rsidRPr="00F21769" w:rsidTr="00F900FB">
        <w:trPr>
          <w:ins w:id="9030" w:author="Vilson Lu" w:date="2014-08-22T03:21:00Z"/>
        </w:trPr>
        <w:tc>
          <w:tcPr>
            <w:tcW w:w="9576" w:type="dxa"/>
          </w:tcPr>
          <w:p w:rsidR="002F6E61" w:rsidRDefault="00872CED">
            <w:pPr>
              <w:pStyle w:val="Content2"/>
              <w:ind w:left="0"/>
              <w:rPr>
                <w:ins w:id="9031" w:author="Vilson Lu" w:date="2014-08-22T03:22:00Z"/>
              </w:rPr>
              <w:pPrChange w:id="9032" w:author="Vilson Lu" w:date="2014-08-22T03:22:00Z">
                <w:pPr>
                  <w:pStyle w:val="Content2"/>
                  <w:keepNext/>
                </w:pPr>
              </w:pPrChange>
            </w:pPr>
            <w:ins w:id="9033" w:author="Vilson Lu" w:date="2014-08-22T03:22:00Z">
              <w:r>
                <w:t>ObjectProperty hasProgramme = m.createObjectProperty( NS + "hasProgramme" );</w:t>
              </w:r>
            </w:ins>
          </w:p>
          <w:p w:rsidR="002F6E61" w:rsidRDefault="002F6E61">
            <w:pPr>
              <w:pStyle w:val="Content2"/>
              <w:rPr>
                <w:ins w:id="9034" w:author="Vilson Lu" w:date="2014-08-22T03:22:00Z"/>
              </w:rPr>
              <w:pPrChange w:id="9035" w:author="Vilson Lu" w:date="2014-08-22T03:22:00Z">
                <w:pPr>
                  <w:pStyle w:val="Content2"/>
                  <w:keepNext/>
                </w:pPr>
              </w:pPrChange>
            </w:pPr>
          </w:p>
          <w:p w:rsidR="002F6E61" w:rsidRDefault="00872CED">
            <w:pPr>
              <w:pStyle w:val="Content2"/>
              <w:ind w:left="0"/>
              <w:rPr>
                <w:ins w:id="9036" w:author="Vilson Lu" w:date="2014-08-22T03:22:00Z"/>
              </w:rPr>
              <w:pPrChange w:id="9037" w:author="Vilson Lu" w:date="2014-08-22T03:22:00Z">
                <w:pPr>
                  <w:pStyle w:val="Content2"/>
                  <w:keepNext/>
                </w:pPr>
              </w:pPrChange>
            </w:pPr>
            <w:ins w:id="9038" w:author="Vilson Lu" w:date="2014-08-22T03:22:00Z">
              <w:r>
                <w:t>hasProgramme.addDomain( orgEvent );</w:t>
              </w:r>
            </w:ins>
          </w:p>
          <w:p w:rsidR="002F6E61" w:rsidRDefault="00872CED">
            <w:pPr>
              <w:pStyle w:val="Content2"/>
              <w:ind w:left="0"/>
              <w:rPr>
                <w:ins w:id="9039" w:author="Vilson Lu" w:date="2014-08-22T03:22:00Z"/>
              </w:rPr>
              <w:pPrChange w:id="9040" w:author="Vilson Lu" w:date="2014-08-22T03:22:00Z">
                <w:pPr>
                  <w:pStyle w:val="Content2"/>
                  <w:keepNext/>
                </w:pPr>
              </w:pPrChange>
            </w:pPr>
            <w:ins w:id="9041" w:author="Vilson Lu" w:date="2014-08-22T03:22:00Z">
              <w:r>
                <w:t>body.addRange( programme );</w:t>
              </w:r>
            </w:ins>
          </w:p>
          <w:p w:rsidR="00872CED" w:rsidRPr="00F21769" w:rsidRDefault="00872CED">
            <w:pPr>
              <w:pStyle w:val="Content2"/>
              <w:keepNext/>
              <w:ind w:left="0"/>
              <w:rPr>
                <w:ins w:id="9042" w:author="Vilson Lu" w:date="2014-08-22T03:21:00Z"/>
                <w:lang w:val="en-PH"/>
              </w:rPr>
            </w:pPr>
            <w:ins w:id="9043" w:author="Vilson Lu" w:date="2014-08-22T03:22:00Z">
              <w:r>
                <w:t>body.addLabel( "has programme", "en" );</w:t>
              </w:r>
            </w:ins>
          </w:p>
        </w:tc>
      </w:tr>
    </w:tbl>
    <w:p w:rsidR="00872CED" w:rsidRDefault="00872CED">
      <w:pPr>
        <w:pStyle w:val="Caption"/>
        <w:rPr>
          <w:ins w:id="9044" w:author="Vilson Lu" w:date="2014-08-22T03:24:00Z"/>
        </w:rPr>
      </w:pPr>
      <w:bookmarkStart w:id="9045" w:name="_Ref396441257"/>
      <w:bookmarkStart w:id="9046" w:name="_Toc396489900"/>
      <w:ins w:id="9047" w:author="Vilson Lu" w:date="2014-08-22T03:22:00Z">
        <w:r>
          <w:t xml:space="preserve">Code Listing </w:t>
        </w:r>
      </w:ins>
      <w:ins w:id="9048" w:author="Vilson Lu" w:date="2014-08-22T08:40:00Z">
        <w:r w:rsidR="00372B98">
          <w:fldChar w:fldCharType="begin"/>
        </w:r>
        <w:r w:rsidR="00F27329">
          <w:instrText xml:space="preserve"> STYLEREF 1 \s </w:instrText>
        </w:r>
      </w:ins>
      <w:r w:rsidR="00372B98">
        <w:fldChar w:fldCharType="separate"/>
      </w:r>
      <w:r w:rsidR="003160F5">
        <w:rPr>
          <w:noProof/>
        </w:rPr>
        <w:t>3</w:t>
      </w:r>
      <w:ins w:id="9049" w:author="Vilson Lu" w:date="2014-08-22T08:40:00Z">
        <w:r w:rsidR="00372B98">
          <w:fldChar w:fldCharType="end"/>
        </w:r>
        <w:r w:rsidR="00F27329">
          <w:noBreakHyphen/>
        </w:r>
        <w:r w:rsidR="00372B98">
          <w:fldChar w:fldCharType="begin"/>
        </w:r>
        <w:r w:rsidR="00F27329">
          <w:instrText xml:space="preserve"> SEQ Code_Listing \* ARABIC \s 1 </w:instrText>
        </w:r>
      </w:ins>
      <w:r w:rsidR="00372B98">
        <w:fldChar w:fldCharType="separate"/>
      </w:r>
      <w:ins w:id="9050" w:author="Vilson Lu" w:date="2014-08-22T16:55:00Z">
        <w:r w:rsidR="003160F5">
          <w:rPr>
            <w:noProof/>
          </w:rPr>
          <w:t>3</w:t>
        </w:r>
      </w:ins>
      <w:ins w:id="9051" w:author="Vilson Lu" w:date="2014-08-22T08:40:00Z">
        <w:r w:rsidR="00372B98">
          <w:fldChar w:fldCharType="end"/>
        </w:r>
      </w:ins>
      <w:bookmarkEnd w:id="9045"/>
      <w:ins w:id="9052" w:author="Vilson Lu" w:date="2014-08-22T03:22:00Z">
        <w:r>
          <w:t>. Example code to create object properties</w:t>
        </w:r>
      </w:ins>
      <w:bookmarkEnd w:id="9046"/>
    </w:p>
    <w:p w:rsidR="002F6E61" w:rsidRDefault="002F6E61">
      <w:pPr>
        <w:rPr>
          <w:ins w:id="9053" w:author="Vilson Lu" w:date="2014-08-22T03:25:00Z"/>
        </w:rPr>
        <w:pPrChange w:id="9054" w:author="Vilson Lu" w:date="2014-08-22T03:24:00Z">
          <w:pPr>
            <w:pStyle w:val="Caption"/>
          </w:pPr>
        </w:pPrChange>
      </w:pPr>
    </w:p>
    <w:p w:rsidR="002F6E61" w:rsidRDefault="00372B98">
      <w:pPr>
        <w:pStyle w:val="Content2"/>
        <w:rPr>
          <w:ins w:id="9055" w:author="Vilson Lu" w:date="2014-08-22T03:26:00Z"/>
        </w:rPr>
        <w:pPrChange w:id="9056" w:author="Vilson Lu" w:date="2014-08-22T03:25:00Z">
          <w:pPr>
            <w:pStyle w:val="Caption"/>
          </w:pPr>
        </w:pPrChange>
      </w:pPr>
      <w:ins w:id="9057" w:author="Vilson Lu" w:date="2014-08-22T03:25:00Z">
        <w:r>
          <w:fldChar w:fldCharType="begin"/>
        </w:r>
        <w:r w:rsidR="00872CED">
          <w:instrText xml:space="preserve"> REF _Ref396441286 \h </w:instrText>
        </w:r>
      </w:ins>
      <w:r>
        <w:fldChar w:fldCharType="separate"/>
      </w:r>
      <w:ins w:id="9058" w:author="Vilson Lu" w:date="2014-08-22T16:55:00Z">
        <w:r w:rsidR="003160F5">
          <w:t xml:space="preserve">Code Listing </w:t>
        </w:r>
        <w:r w:rsidR="003160F5">
          <w:rPr>
            <w:noProof/>
          </w:rPr>
          <w:t>3</w:t>
        </w:r>
        <w:r w:rsidR="003160F5">
          <w:noBreakHyphen/>
        </w:r>
        <w:r w:rsidR="003160F5">
          <w:rPr>
            <w:noProof/>
          </w:rPr>
          <w:t>4</w:t>
        </w:r>
      </w:ins>
      <w:ins w:id="9059" w:author="Vilson Lu" w:date="2014-08-22T03:25:00Z">
        <w:r>
          <w:fldChar w:fldCharType="end"/>
        </w:r>
      </w:ins>
      <w:ins w:id="9060" w:author="Vilson Lu" w:date="2014-08-22T03:26:00Z">
        <w:r w:rsidR="00872CED">
          <w:t xml:space="preserve"> shows how to create instance/individuals</w:t>
        </w:r>
      </w:ins>
      <w:ins w:id="9061" w:author="PF" w:date="2015-03-02T04:10:00Z">
        <w:r w:rsidR="001551E7">
          <w:t>.</w:t>
        </w:r>
      </w:ins>
    </w:p>
    <w:p w:rsidR="002F6E61" w:rsidRDefault="002F6E61">
      <w:pPr>
        <w:pStyle w:val="Content2"/>
        <w:rPr>
          <w:ins w:id="9062" w:author="Vilson Lu" w:date="2014-08-22T03:16:00Z"/>
        </w:rPr>
        <w:pPrChange w:id="9063" w:author="Vilson Lu" w:date="2014-08-22T03:25:00Z">
          <w:pPr>
            <w:pStyle w:val="Caption"/>
          </w:pPr>
        </w:pPrChange>
      </w:pPr>
    </w:p>
    <w:tbl>
      <w:tblPr>
        <w:tblStyle w:val="TableGrid"/>
        <w:tblW w:w="0" w:type="auto"/>
        <w:tblInd w:w="1440" w:type="dxa"/>
        <w:tblLook w:val="04A0"/>
      </w:tblPr>
      <w:tblGrid>
        <w:gridCol w:w="8136"/>
      </w:tblGrid>
      <w:tr w:rsidR="00872CED" w:rsidTr="00F900FB">
        <w:trPr>
          <w:ins w:id="9064" w:author="Vilson Lu" w:date="2014-08-22T03:23:00Z"/>
        </w:trPr>
        <w:tc>
          <w:tcPr>
            <w:tcW w:w="9576" w:type="dxa"/>
          </w:tcPr>
          <w:p w:rsidR="00872CED" w:rsidRPr="00790935" w:rsidRDefault="00EA4145" w:rsidP="00F900FB">
            <w:pPr>
              <w:pStyle w:val="Content2"/>
              <w:ind w:left="0"/>
              <w:rPr>
                <w:ins w:id="9065" w:author="Vilson Lu" w:date="2014-08-22T03:23:00Z"/>
                <w:b/>
                <w:rPrChange w:id="9066" w:author="Vilson Lu" w:date="2014-08-22T06:43:00Z">
                  <w:rPr>
                    <w:ins w:id="9067" w:author="Vilson Lu" w:date="2014-08-22T03:23:00Z"/>
                  </w:rPr>
                </w:rPrChange>
              </w:rPr>
            </w:pPr>
            <w:ins w:id="9068" w:author="Vilson Lu" w:date="2014-08-22T03:23:00Z">
              <w:r>
                <w:rPr>
                  <w:b/>
                </w:rPr>
                <w:t>Code Listing:</w:t>
              </w:r>
            </w:ins>
          </w:p>
        </w:tc>
      </w:tr>
      <w:tr w:rsidR="00872CED" w:rsidRPr="00F21769" w:rsidTr="00F900FB">
        <w:trPr>
          <w:ins w:id="9069" w:author="Vilson Lu" w:date="2014-08-22T03:23:00Z"/>
        </w:trPr>
        <w:tc>
          <w:tcPr>
            <w:tcW w:w="9576" w:type="dxa"/>
          </w:tcPr>
          <w:p w:rsidR="002F6E61" w:rsidRDefault="00872CED">
            <w:pPr>
              <w:pStyle w:val="Content2"/>
              <w:ind w:left="0"/>
              <w:rPr>
                <w:ins w:id="9070" w:author="Vilson Lu" w:date="2014-08-22T03:24:00Z"/>
              </w:rPr>
              <w:pPrChange w:id="9071" w:author="Vilson Lu" w:date="2014-08-22T03:24:00Z">
                <w:pPr>
                  <w:pStyle w:val="Content2"/>
                </w:pPr>
              </w:pPrChange>
            </w:pPr>
            <w:ins w:id="9072" w:author="Vilson Lu" w:date="2014-08-22T03:24:00Z">
              <w:r>
                <w:t>OntClass c = m.createClass( NS + "SomeClass" );</w:t>
              </w:r>
            </w:ins>
          </w:p>
          <w:p w:rsidR="002F6E61" w:rsidRDefault="002F6E61">
            <w:pPr>
              <w:pStyle w:val="Content2"/>
              <w:ind w:left="0"/>
              <w:rPr>
                <w:ins w:id="9073" w:author="Vilson Lu" w:date="2014-08-22T03:24:00Z"/>
              </w:rPr>
              <w:pPrChange w:id="9074" w:author="Vilson Lu" w:date="2014-08-22T03:24:00Z">
                <w:pPr>
                  <w:pStyle w:val="Content2"/>
                </w:pPr>
              </w:pPrChange>
            </w:pPr>
          </w:p>
          <w:p w:rsidR="002F6E61" w:rsidRDefault="00872CED">
            <w:pPr>
              <w:pStyle w:val="Content2"/>
              <w:ind w:left="0"/>
              <w:rPr>
                <w:ins w:id="9075" w:author="Vilson Lu" w:date="2014-08-22T03:24:00Z"/>
              </w:rPr>
              <w:pPrChange w:id="9076" w:author="Vilson Lu" w:date="2014-08-22T03:24:00Z">
                <w:pPr>
                  <w:pStyle w:val="Content2"/>
                </w:pPr>
              </w:pPrChange>
            </w:pPr>
            <w:ins w:id="9077" w:author="Vilson Lu" w:date="2014-08-22T03:24:00Z">
              <w:r>
                <w:t>Individual ind0 = m.createIndividual( NS + "ind0", c );</w:t>
              </w:r>
            </w:ins>
          </w:p>
          <w:p w:rsidR="00872CED" w:rsidRDefault="00872CED" w:rsidP="00872CED">
            <w:pPr>
              <w:pStyle w:val="Content2"/>
              <w:rPr>
                <w:ins w:id="9078" w:author="Vilson Lu" w:date="2014-08-22T03:24:00Z"/>
              </w:rPr>
            </w:pPr>
          </w:p>
          <w:p w:rsidR="002F6E61" w:rsidRDefault="00872CED">
            <w:pPr>
              <w:pStyle w:val="Content2"/>
              <w:ind w:left="0"/>
              <w:rPr>
                <w:ins w:id="9079" w:author="Vilson Lu" w:date="2014-08-22T03:24:00Z"/>
              </w:rPr>
              <w:pPrChange w:id="9080" w:author="Vilson Lu" w:date="2014-08-22T03:24:00Z">
                <w:pPr>
                  <w:pStyle w:val="Content2"/>
                </w:pPr>
              </w:pPrChange>
            </w:pPr>
            <w:ins w:id="9081" w:author="Vilson Lu" w:date="2014-08-22T03:24:00Z">
              <w:r>
                <w:t>// second way: use a call on OntClass</w:t>
              </w:r>
            </w:ins>
          </w:p>
          <w:p w:rsidR="00872CED" w:rsidRPr="00F21769" w:rsidRDefault="00872CED">
            <w:pPr>
              <w:pStyle w:val="Content2"/>
              <w:keepNext/>
              <w:ind w:left="0"/>
              <w:rPr>
                <w:ins w:id="9082" w:author="Vilson Lu" w:date="2014-08-22T03:23:00Z"/>
                <w:lang w:val="en-PH"/>
              </w:rPr>
            </w:pPr>
            <w:ins w:id="9083" w:author="Vilson Lu" w:date="2014-08-22T03:24:00Z">
              <w:r>
                <w:t>Individual ind1 = c.createIndividual( NS + "ind1" );</w:t>
              </w:r>
            </w:ins>
          </w:p>
        </w:tc>
      </w:tr>
    </w:tbl>
    <w:p w:rsidR="00872CED" w:rsidRPr="00872CED" w:rsidRDefault="00872CED">
      <w:pPr>
        <w:pStyle w:val="Caption"/>
        <w:rPr>
          <w:ins w:id="9084" w:author="Vilson Lu" w:date="2014-08-22T03:13:00Z"/>
        </w:rPr>
      </w:pPr>
      <w:bookmarkStart w:id="9085" w:name="_Ref396441286"/>
      <w:bookmarkStart w:id="9086" w:name="_Toc396489901"/>
      <w:ins w:id="9087" w:author="Vilson Lu" w:date="2014-08-22T03:24:00Z">
        <w:r>
          <w:t xml:space="preserve">Code Listing </w:t>
        </w:r>
      </w:ins>
      <w:ins w:id="9088" w:author="Vilson Lu" w:date="2014-08-22T08:40:00Z">
        <w:r w:rsidR="00372B98">
          <w:fldChar w:fldCharType="begin"/>
        </w:r>
        <w:r w:rsidR="00F27329">
          <w:instrText xml:space="preserve"> STYLEREF 1 \s </w:instrText>
        </w:r>
      </w:ins>
      <w:r w:rsidR="00372B98">
        <w:fldChar w:fldCharType="separate"/>
      </w:r>
      <w:r w:rsidR="003160F5">
        <w:rPr>
          <w:noProof/>
        </w:rPr>
        <w:t>3</w:t>
      </w:r>
      <w:ins w:id="9089" w:author="Vilson Lu" w:date="2014-08-22T08:40:00Z">
        <w:r w:rsidR="00372B98">
          <w:fldChar w:fldCharType="end"/>
        </w:r>
        <w:r w:rsidR="00F27329">
          <w:noBreakHyphen/>
        </w:r>
        <w:r w:rsidR="00372B98">
          <w:fldChar w:fldCharType="begin"/>
        </w:r>
        <w:r w:rsidR="00F27329">
          <w:instrText xml:space="preserve"> SEQ Code_Listing \* ARABIC \s 1 </w:instrText>
        </w:r>
      </w:ins>
      <w:r w:rsidR="00372B98">
        <w:fldChar w:fldCharType="separate"/>
      </w:r>
      <w:ins w:id="9090" w:author="Vilson Lu" w:date="2014-08-22T16:55:00Z">
        <w:r w:rsidR="003160F5">
          <w:rPr>
            <w:noProof/>
          </w:rPr>
          <w:t>4</w:t>
        </w:r>
      </w:ins>
      <w:ins w:id="9091" w:author="Vilson Lu" w:date="2014-08-22T08:40:00Z">
        <w:r w:rsidR="00372B98">
          <w:fldChar w:fldCharType="end"/>
        </w:r>
      </w:ins>
      <w:bookmarkEnd w:id="9085"/>
      <w:ins w:id="9092" w:author="Vilson Lu" w:date="2014-08-22T03:24:00Z">
        <w:r>
          <w:t>. Example codes to create an instance</w:t>
        </w:r>
      </w:ins>
      <w:bookmarkEnd w:id="9086"/>
    </w:p>
    <w:p w:rsidR="002F6E61" w:rsidRDefault="00872CED">
      <w:pPr>
        <w:pStyle w:val="Content2"/>
        <w:tabs>
          <w:tab w:val="left" w:pos="7380"/>
        </w:tabs>
        <w:rPr>
          <w:ins w:id="9093" w:author="Vilson Lu" w:date="2014-08-22T03:13:00Z"/>
        </w:rPr>
        <w:pPrChange w:id="9094" w:author="Vilson Lu" w:date="2014-08-22T03:15:00Z">
          <w:pPr>
            <w:pStyle w:val="Content2"/>
          </w:pPr>
        </w:pPrChange>
      </w:pPr>
      <w:ins w:id="9095" w:author="Vilson Lu" w:date="2014-08-22T03:15:00Z">
        <w:r>
          <w:tab/>
        </w:r>
      </w:ins>
    </w:p>
    <w:p w:rsidR="002F6E61" w:rsidRDefault="002F6E61">
      <w:pPr>
        <w:pStyle w:val="Content2"/>
        <w:ind w:left="0"/>
        <w:pPrChange w:id="9096" w:author="Vilson Lu" w:date="2014-08-22T03:26:00Z">
          <w:pPr>
            <w:pStyle w:val="Content"/>
          </w:pPr>
        </w:pPrChange>
      </w:pPr>
    </w:p>
    <w:p w:rsidR="00670C0D" w:rsidDel="00F17C35" w:rsidRDefault="00670C0D" w:rsidP="00670C0D">
      <w:pPr>
        <w:pStyle w:val="Heading3"/>
        <w:rPr>
          <w:del w:id="9097" w:author="Vilson Lu" w:date="2014-08-22T02:49:00Z"/>
        </w:rPr>
      </w:pPr>
      <w:bookmarkStart w:id="9098" w:name="_Toc395181711"/>
      <w:del w:id="9099" w:author="Vilson Lu" w:date="2014-08-22T02:49:00Z">
        <w:r w:rsidDel="00F17C35">
          <w:delText>Twitter NLP Tools (Ritter et al., 2011)</w:delText>
        </w:r>
        <w:bookmarkStart w:id="9100" w:name="_Toc396444977"/>
        <w:bookmarkStart w:id="9101" w:name="_Toc396453061"/>
        <w:bookmarkStart w:id="9102" w:name="_Toc396476156"/>
        <w:bookmarkStart w:id="9103" w:name="_Toc396478215"/>
        <w:bookmarkStart w:id="9104" w:name="_Toc396489660"/>
        <w:bookmarkEnd w:id="9098"/>
        <w:bookmarkEnd w:id="9100"/>
        <w:bookmarkEnd w:id="9101"/>
        <w:bookmarkEnd w:id="9102"/>
        <w:bookmarkEnd w:id="9103"/>
        <w:bookmarkEnd w:id="9104"/>
      </w:del>
    </w:p>
    <w:p w:rsidR="002F6E61" w:rsidRDefault="002F6E61">
      <w:pPr>
        <w:pStyle w:val="Content2"/>
        <w:rPr>
          <w:del w:id="9105" w:author="Vilson Lu" w:date="2014-08-22T02:49:00Z"/>
        </w:rPr>
        <w:pPrChange w:id="9106" w:author="TinTin Kalaw" w:date="2014-08-16T12:48:00Z">
          <w:pPr>
            <w:pStyle w:val="Content"/>
          </w:pPr>
        </w:pPrChange>
      </w:pPr>
      <w:bookmarkStart w:id="9107" w:name="_Toc396444978"/>
      <w:bookmarkStart w:id="9108" w:name="_Toc396453062"/>
      <w:bookmarkStart w:id="9109" w:name="_Toc396476157"/>
      <w:bookmarkStart w:id="9110" w:name="_Toc396478216"/>
      <w:bookmarkStart w:id="9111" w:name="_Toc396489661"/>
      <w:bookmarkEnd w:id="9107"/>
      <w:bookmarkEnd w:id="9108"/>
      <w:bookmarkEnd w:id="9109"/>
      <w:bookmarkEnd w:id="9110"/>
      <w:bookmarkEnd w:id="9111"/>
    </w:p>
    <w:p w:rsidR="002F6E61" w:rsidRDefault="00670C0D">
      <w:pPr>
        <w:pStyle w:val="Content2"/>
        <w:rPr>
          <w:del w:id="9112" w:author="Vilson Lu" w:date="2014-08-22T02:49:00Z"/>
        </w:rPr>
        <w:pPrChange w:id="9113" w:author="TinTin Kalaw" w:date="2014-08-16T12:48:00Z">
          <w:pPr>
            <w:pStyle w:val="Content1"/>
          </w:pPr>
        </w:pPrChange>
      </w:pPr>
      <w:del w:id="9114" w:author="Vilson Lu" w:date="2014-08-22T02:49:00Z">
        <w:r w:rsidDel="00F17C35">
          <w:delText>The performance of standard NLP tools is degraded when used with Twitter data. This is because the standard NLP tools are trained with a structured news corpora. Twitter corpus, on the other hand, is noisy and informal in nature. Classifying named entities in tweets is challenging because of two things. The first is that tweets may contain a lot of named entity types and the second is that due to Twitter’s 140 character limit, it is difficult to determine the context of the named entity. The tool addresses the issue by rebuilding the NLP pipeline from POS up to NER. Testing and results show that each module of the tool performs better than its standard NLP counterpart.</w:delText>
        </w:r>
        <w:bookmarkStart w:id="9115" w:name="_Toc396444979"/>
        <w:bookmarkStart w:id="9116" w:name="_Toc396453063"/>
        <w:bookmarkStart w:id="9117" w:name="_Toc396476158"/>
        <w:bookmarkStart w:id="9118" w:name="_Toc396478217"/>
        <w:bookmarkStart w:id="9119" w:name="_Toc396489662"/>
        <w:bookmarkEnd w:id="9115"/>
        <w:bookmarkEnd w:id="9116"/>
        <w:bookmarkEnd w:id="9117"/>
        <w:bookmarkEnd w:id="9118"/>
        <w:bookmarkEnd w:id="9119"/>
      </w:del>
    </w:p>
    <w:p w:rsidR="002F6E61" w:rsidRDefault="002F6E61">
      <w:pPr>
        <w:pStyle w:val="Content2"/>
        <w:rPr>
          <w:del w:id="9120" w:author="Vilson Lu" w:date="2014-08-22T02:49:00Z"/>
        </w:rPr>
        <w:pPrChange w:id="9121" w:author="TinTin Kalaw" w:date="2014-08-16T12:48:00Z">
          <w:pPr>
            <w:pStyle w:val="Content"/>
          </w:pPr>
        </w:pPrChange>
      </w:pPr>
      <w:bookmarkStart w:id="9122" w:name="_Toc396444980"/>
      <w:bookmarkStart w:id="9123" w:name="_Toc396453064"/>
      <w:bookmarkStart w:id="9124" w:name="_Toc396476159"/>
      <w:bookmarkStart w:id="9125" w:name="_Toc396478218"/>
      <w:bookmarkStart w:id="9126" w:name="_Toc396489663"/>
      <w:bookmarkEnd w:id="9122"/>
      <w:bookmarkEnd w:id="9123"/>
      <w:bookmarkEnd w:id="9124"/>
      <w:bookmarkEnd w:id="9125"/>
      <w:bookmarkEnd w:id="9126"/>
    </w:p>
    <w:p w:rsidR="002F6E61" w:rsidRDefault="00670C0D">
      <w:pPr>
        <w:pStyle w:val="Content2"/>
        <w:rPr>
          <w:del w:id="9127" w:author="Vilson Lu" w:date="2014-08-22T02:49:00Z"/>
        </w:rPr>
        <w:pPrChange w:id="9128" w:author="TinTin Kalaw" w:date="2014-08-19T08:20:00Z">
          <w:pPr>
            <w:pStyle w:val="Content1"/>
          </w:pPr>
        </w:pPrChange>
      </w:pPr>
      <w:del w:id="9129" w:author="Vilson Lu" w:date="2014-08-22T02:49:00Z">
        <w:r w:rsidDel="00F17C35">
          <w:delText>The system, called T-NER, is composed of five modules: POS Tagger (T-POS), Chunker (T-CHUNK), Capitalization (T-CAP), Name Entity Segmentation (T-SEG), and Named Entity Classification (T-CLASS). The first three modules were trained with a dataset of 800 randomly sampled tweets and a 4-fold cross validation. The latter two were trained with 2,400 randomly sampled tweets and a 4-fold cross validation also. T-NER doubles the F1 score of the Stanford NER.</w:delText>
        </w:r>
        <w:bookmarkStart w:id="9130" w:name="_Toc396444981"/>
        <w:bookmarkStart w:id="9131" w:name="_Toc396453065"/>
        <w:bookmarkStart w:id="9132" w:name="_Toc396476160"/>
        <w:bookmarkStart w:id="9133" w:name="_Toc396478219"/>
        <w:bookmarkStart w:id="9134" w:name="_Toc396489664"/>
        <w:bookmarkEnd w:id="9130"/>
        <w:bookmarkEnd w:id="9131"/>
        <w:bookmarkEnd w:id="9132"/>
        <w:bookmarkEnd w:id="9133"/>
        <w:bookmarkEnd w:id="9134"/>
      </w:del>
    </w:p>
    <w:p w:rsidR="002F6E61" w:rsidRDefault="002F6E61">
      <w:pPr>
        <w:pStyle w:val="Content2"/>
        <w:rPr>
          <w:del w:id="9135" w:author="Vilson Lu" w:date="2014-08-22T02:49:00Z"/>
        </w:rPr>
        <w:pPrChange w:id="9136" w:author="TinTin Kalaw" w:date="2014-08-16T12:48:00Z">
          <w:pPr>
            <w:pStyle w:val="Content"/>
          </w:pPr>
        </w:pPrChange>
      </w:pPr>
      <w:bookmarkStart w:id="9137" w:name="_Toc396444982"/>
      <w:bookmarkStart w:id="9138" w:name="_Toc396453066"/>
      <w:bookmarkStart w:id="9139" w:name="_Toc396476161"/>
      <w:bookmarkStart w:id="9140" w:name="_Toc396478220"/>
      <w:bookmarkStart w:id="9141" w:name="_Toc396489665"/>
      <w:bookmarkEnd w:id="9137"/>
      <w:bookmarkEnd w:id="9138"/>
      <w:bookmarkEnd w:id="9139"/>
      <w:bookmarkEnd w:id="9140"/>
      <w:bookmarkEnd w:id="9141"/>
    </w:p>
    <w:p w:rsidR="00670C0D" w:rsidDel="00F17C35" w:rsidRDefault="00670C0D" w:rsidP="00670C0D">
      <w:pPr>
        <w:pStyle w:val="Heading4"/>
        <w:rPr>
          <w:del w:id="9142" w:author="Vilson Lu" w:date="2014-08-22T02:49:00Z"/>
        </w:rPr>
      </w:pPr>
      <w:del w:id="9143" w:author="Vilson Lu" w:date="2014-08-22T02:49:00Z">
        <w:r w:rsidDel="00F17C35">
          <w:delText>Part-of-Speech Tagging (T-POS)</w:delText>
        </w:r>
        <w:bookmarkStart w:id="9144" w:name="_Toc396444983"/>
        <w:bookmarkStart w:id="9145" w:name="_Toc396453067"/>
        <w:bookmarkStart w:id="9146" w:name="_Toc396476162"/>
        <w:bookmarkStart w:id="9147" w:name="_Toc396478221"/>
        <w:bookmarkStart w:id="9148" w:name="_Toc396489666"/>
        <w:bookmarkEnd w:id="9144"/>
        <w:bookmarkEnd w:id="9145"/>
        <w:bookmarkEnd w:id="9146"/>
        <w:bookmarkEnd w:id="9147"/>
        <w:bookmarkEnd w:id="9148"/>
      </w:del>
    </w:p>
    <w:p w:rsidR="002F6E61" w:rsidRDefault="002F6E61">
      <w:pPr>
        <w:pStyle w:val="Content2"/>
        <w:rPr>
          <w:del w:id="9149" w:author="Vilson Lu" w:date="2014-08-22T02:49:00Z"/>
        </w:rPr>
        <w:pPrChange w:id="9150" w:author="TinTin Kalaw" w:date="2014-08-16T12:50:00Z">
          <w:pPr>
            <w:pStyle w:val="Content"/>
          </w:pPr>
        </w:pPrChange>
      </w:pPr>
      <w:bookmarkStart w:id="9151" w:name="_Toc396444984"/>
      <w:bookmarkStart w:id="9152" w:name="_Toc396453068"/>
      <w:bookmarkStart w:id="9153" w:name="_Toc396476163"/>
      <w:bookmarkStart w:id="9154" w:name="_Toc396478222"/>
      <w:bookmarkStart w:id="9155" w:name="_Toc396489667"/>
      <w:bookmarkEnd w:id="9151"/>
      <w:bookmarkEnd w:id="9152"/>
      <w:bookmarkEnd w:id="9153"/>
      <w:bookmarkEnd w:id="9154"/>
      <w:bookmarkEnd w:id="9155"/>
    </w:p>
    <w:p w:rsidR="002F6E61" w:rsidRDefault="00670C0D">
      <w:pPr>
        <w:pStyle w:val="Content2"/>
        <w:rPr>
          <w:del w:id="9156" w:author="Vilson Lu" w:date="2014-08-22T02:49:00Z"/>
        </w:rPr>
        <w:pPrChange w:id="9157" w:author="TinTin Kalaw" w:date="2014-08-16T12:50:00Z">
          <w:pPr>
            <w:pStyle w:val="Content1"/>
          </w:pPr>
        </w:pPrChange>
      </w:pPr>
      <w:del w:id="9158" w:author="Vilson Lu" w:date="2014-08-22T02:49:00Z">
        <w:r w:rsidDel="00F17C35">
          <w:delText xml:space="preserve">Standard POS taggers suffers because of the nature of the Twitter corpora’s style, vocabulary, and lexical variations. To overcome the problems pertaining to style and </w:delText>
        </w:r>
        <w:r w:rsidDel="00F17C35">
          <w:lastRenderedPageBreak/>
          <w:delText>vocabulary, they manually annotated the 800 tweets with tags from the Penn TreeBank tag set. They also added new tags which are Twitter-related such as “retweet”. To overcome the lexical variations, they performed a hierarchal clustering using Jcluster on 52 million tweets and applied Brown clusters to capture the lexical variations. T-POS uses Conditional Random Fields (CRF). T-POS shows a 41% reduction in error against the Stanford POS tagger.</w:delText>
        </w:r>
        <w:bookmarkStart w:id="9159" w:name="_Toc396444985"/>
        <w:bookmarkStart w:id="9160" w:name="_Toc396453069"/>
        <w:bookmarkStart w:id="9161" w:name="_Toc396476164"/>
        <w:bookmarkStart w:id="9162" w:name="_Toc396478223"/>
        <w:bookmarkStart w:id="9163" w:name="_Toc396489668"/>
        <w:bookmarkEnd w:id="9159"/>
        <w:bookmarkEnd w:id="9160"/>
        <w:bookmarkEnd w:id="9161"/>
        <w:bookmarkEnd w:id="9162"/>
        <w:bookmarkEnd w:id="9163"/>
      </w:del>
    </w:p>
    <w:p w:rsidR="002F6E61" w:rsidRDefault="002F6E61">
      <w:pPr>
        <w:pStyle w:val="Content2"/>
        <w:rPr>
          <w:del w:id="9164" w:author="Vilson Lu" w:date="2014-08-22T02:49:00Z"/>
        </w:rPr>
        <w:pPrChange w:id="9165" w:author="TinTin Kalaw" w:date="2014-08-16T12:50:00Z">
          <w:pPr>
            <w:pStyle w:val="Content"/>
          </w:pPr>
        </w:pPrChange>
      </w:pPr>
      <w:bookmarkStart w:id="9166" w:name="_Toc396444986"/>
      <w:bookmarkStart w:id="9167" w:name="_Toc396453070"/>
      <w:bookmarkStart w:id="9168" w:name="_Toc396476165"/>
      <w:bookmarkStart w:id="9169" w:name="_Toc396478224"/>
      <w:bookmarkStart w:id="9170" w:name="_Toc396489669"/>
      <w:bookmarkEnd w:id="9166"/>
      <w:bookmarkEnd w:id="9167"/>
      <w:bookmarkEnd w:id="9168"/>
      <w:bookmarkEnd w:id="9169"/>
      <w:bookmarkEnd w:id="9170"/>
    </w:p>
    <w:p w:rsidR="00670C0D" w:rsidDel="00F17C35" w:rsidRDefault="00670C0D" w:rsidP="00670C0D">
      <w:pPr>
        <w:pStyle w:val="Heading4"/>
        <w:rPr>
          <w:del w:id="9171" w:author="Vilson Lu" w:date="2014-08-22T02:49:00Z"/>
        </w:rPr>
      </w:pPr>
      <w:del w:id="9172" w:author="Vilson Lu" w:date="2014-08-22T02:49:00Z">
        <w:r w:rsidDel="00F17C35">
          <w:delText>Shallow Parsing or Chunking (T-CHUNK)</w:delText>
        </w:r>
        <w:bookmarkStart w:id="9173" w:name="_Toc396444987"/>
        <w:bookmarkStart w:id="9174" w:name="_Toc396453071"/>
        <w:bookmarkStart w:id="9175" w:name="_Toc396476166"/>
        <w:bookmarkStart w:id="9176" w:name="_Toc396478225"/>
        <w:bookmarkStart w:id="9177" w:name="_Toc396489670"/>
        <w:bookmarkEnd w:id="9173"/>
        <w:bookmarkEnd w:id="9174"/>
        <w:bookmarkEnd w:id="9175"/>
        <w:bookmarkEnd w:id="9176"/>
        <w:bookmarkEnd w:id="9177"/>
      </w:del>
    </w:p>
    <w:p w:rsidR="002F6E61" w:rsidRDefault="002F6E61">
      <w:pPr>
        <w:pStyle w:val="Content2"/>
        <w:rPr>
          <w:del w:id="9178" w:author="Vilson Lu" w:date="2014-08-22T02:49:00Z"/>
        </w:rPr>
        <w:pPrChange w:id="9179" w:author="TinTin Kalaw" w:date="2014-08-16T12:50:00Z">
          <w:pPr>
            <w:pStyle w:val="Content"/>
          </w:pPr>
        </w:pPrChange>
      </w:pPr>
      <w:bookmarkStart w:id="9180" w:name="_Toc396444988"/>
      <w:bookmarkStart w:id="9181" w:name="_Toc396453072"/>
      <w:bookmarkStart w:id="9182" w:name="_Toc396476167"/>
      <w:bookmarkStart w:id="9183" w:name="_Toc396478226"/>
      <w:bookmarkStart w:id="9184" w:name="_Toc396489671"/>
      <w:bookmarkEnd w:id="9180"/>
      <w:bookmarkEnd w:id="9181"/>
      <w:bookmarkEnd w:id="9182"/>
      <w:bookmarkEnd w:id="9183"/>
      <w:bookmarkEnd w:id="9184"/>
    </w:p>
    <w:p w:rsidR="002F6E61" w:rsidRDefault="00670C0D">
      <w:pPr>
        <w:pStyle w:val="Content2"/>
        <w:rPr>
          <w:del w:id="9185" w:author="Vilson Lu" w:date="2014-08-22T02:49:00Z"/>
        </w:rPr>
        <w:pPrChange w:id="9186" w:author="TinTin Kalaw" w:date="2014-08-16T12:50:00Z">
          <w:pPr>
            <w:pStyle w:val="Content1"/>
          </w:pPr>
        </w:pPrChange>
      </w:pPr>
      <w:del w:id="9187" w:author="Vilson Lu" w:date="2014-08-22T02:49:00Z">
        <w:r w:rsidDel="00F17C35">
          <w:delText>To create the model for T-CHUNK, they annotated the 800 tweets with tags from CoNLL Shared Task and used the set of shallow parser features described by Sha and Pereira (2003). They also included the Brown clusters and the POS tag features predicted by T-POS. T-CHUNK also applies CRF and has a 22% reduction in error over the OpenNLP chunker.</w:delText>
        </w:r>
        <w:bookmarkStart w:id="9188" w:name="_Toc396444989"/>
        <w:bookmarkStart w:id="9189" w:name="_Toc396453073"/>
        <w:bookmarkStart w:id="9190" w:name="_Toc396476168"/>
        <w:bookmarkStart w:id="9191" w:name="_Toc396478227"/>
        <w:bookmarkStart w:id="9192" w:name="_Toc396489672"/>
        <w:bookmarkEnd w:id="9188"/>
        <w:bookmarkEnd w:id="9189"/>
        <w:bookmarkEnd w:id="9190"/>
        <w:bookmarkEnd w:id="9191"/>
        <w:bookmarkEnd w:id="9192"/>
      </w:del>
    </w:p>
    <w:p w:rsidR="002F6E61" w:rsidRDefault="002F6E61">
      <w:pPr>
        <w:pStyle w:val="Content2"/>
        <w:rPr>
          <w:del w:id="9193" w:author="Vilson Lu" w:date="2014-08-22T02:49:00Z"/>
        </w:rPr>
        <w:pPrChange w:id="9194" w:author="TinTin Kalaw" w:date="2014-08-16T12:50:00Z">
          <w:pPr>
            <w:pStyle w:val="Content"/>
          </w:pPr>
        </w:pPrChange>
      </w:pPr>
      <w:bookmarkStart w:id="9195" w:name="_Toc396444990"/>
      <w:bookmarkStart w:id="9196" w:name="_Toc396453074"/>
      <w:bookmarkStart w:id="9197" w:name="_Toc396476169"/>
      <w:bookmarkStart w:id="9198" w:name="_Toc396478228"/>
      <w:bookmarkStart w:id="9199" w:name="_Toc396489673"/>
      <w:bookmarkEnd w:id="9195"/>
      <w:bookmarkEnd w:id="9196"/>
      <w:bookmarkEnd w:id="9197"/>
      <w:bookmarkEnd w:id="9198"/>
      <w:bookmarkEnd w:id="9199"/>
    </w:p>
    <w:p w:rsidR="00670C0D" w:rsidDel="00F17C35" w:rsidRDefault="00670C0D" w:rsidP="00670C0D">
      <w:pPr>
        <w:pStyle w:val="Heading4"/>
        <w:rPr>
          <w:del w:id="9200" w:author="Vilson Lu" w:date="2014-08-22T02:49:00Z"/>
        </w:rPr>
      </w:pPr>
      <w:del w:id="9201" w:author="Vilson Lu" w:date="2014-08-22T02:49:00Z">
        <w:r w:rsidDel="00F17C35">
          <w:delText>Capitalization (T-CAP)</w:delText>
        </w:r>
        <w:bookmarkStart w:id="9202" w:name="_Toc396444991"/>
        <w:bookmarkStart w:id="9203" w:name="_Toc396453075"/>
        <w:bookmarkStart w:id="9204" w:name="_Toc396476170"/>
        <w:bookmarkStart w:id="9205" w:name="_Toc396478229"/>
        <w:bookmarkStart w:id="9206" w:name="_Toc396489674"/>
        <w:bookmarkEnd w:id="9202"/>
        <w:bookmarkEnd w:id="9203"/>
        <w:bookmarkEnd w:id="9204"/>
        <w:bookmarkEnd w:id="9205"/>
        <w:bookmarkEnd w:id="9206"/>
      </w:del>
    </w:p>
    <w:p w:rsidR="002F6E61" w:rsidRDefault="002F6E61">
      <w:pPr>
        <w:pStyle w:val="Content2"/>
        <w:rPr>
          <w:del w:id="9207" w:author="Vilson Lu" w:date="2014-08-22T02:49:00Z"/>
        </w:rPr>
        <w:pPrChange w:id="9208" w:author="TinTin Kalaw" w:date="2014-08-16T12:50:00Z">
          <w:pPr>
            <w:pStyle w:val="Content"/>
          </w:pPr>
        </w:pPrChange>
      </w:pPr>
      <w:bookmarkStart w:id="9209" w:name="_Toc396444992"/>
      <w:bookmarkStart w:id="9210" w:name="_Toc396453076"/>
      <w:bookmarkStart w:id="9211" w:name="_Toc396476171"/>
      <w:bookmarkStart w:id="9212" w:name="_Toc396478230"/>
      <w:bookmarkStart w:id="9213" w:name="_Toc396489675"/>
      <w:bookmarkEnd w:id="9209"/>
      <w:bookmarkEnd w:id="9210"/>
      <w:bookmarkEnd w:id="9211"/>
      <w:bookmarkEnd w:id="9212"/>
      <w:bookmarkEnd w:id="9213"/>
    </w:p>
    <w:p w:rsidR="002F6E61" w:rsidRDefault="00670C0D">
      <w:pPr>
        <w:pStyle w:val="Content2"/>
        <w:rPr>
          <w:del w:id="9214" w:author="Vilson Lu" w:date="2014-08-22T02:49:00Z"/>
        </w:rPr>
        <w:pPrChange w:id="9215" w:author="TinTin Kalaw" w:date="2014-08-16T12:50:00Z">
          <w:pPr>
            <w:pStyle w:val="Content1"/>
          </w:pPr>
        </w:pPrChange>
      </w:pPr>
      <w:del w:id="9216" w:author="Vilson Lu" w:date="2014-08-22T02:49:00Z">
        <w:r w:rsidDel="00F17C35">
          <w:delText xml:space="preserve">One of the key features in recognizing named entities is the capitalization but this is unreliable in tweets. To address this problem, they incorporated information based on the entire content of the tweet to determine if the capitalization is informative. To train the classifier, they manually tagged the 800 tweets if it has an “informative” or “uninformative” capitalization. The classifier is a Support Vector Machine with features such as </w:delText>
        </w:r>
        <w:r w:rsidRPr="00BA11F0" w:rsidDel="00F17C35">
          <w:delText>the fraction of words in the tweet which are capitalized, the fraction which appear in a dictionary of frequently lowercase/capitalized words but are not lowercase/capitalized in the tweet, the number of times the word ‘I’ appears lowercase and whether or not the ﬁrst word in the tweet is capitalized.</w:delText>
        </w:r>
        <w:r w:rsidDel="00F17C35">
          <w:delText xml:space="preserve"> Results show that T-CAP’s precision, recall, and F1 score is 0.77, 0.98, and 0.86 versus the baseline’s 0.70, 1.00, and 0.82</w:delText>
        </w:r>
        <w:bookmarkStart w:id="9217" w:name="_Toc396444993"/>
        <w:bookmarkStart w:id="9218" w:name="_Toc396453077"/>
        <w:bookmarkStart w:id="9219" w:name="_Toc396476172"/>
        <w:bookmarkStart w:id="9220" w:name="_Toc396478231"/>
        <w:bookmarkStart w:id="9221" w:name="_Toc396489676"/>
        <w:bookmarkEnd w:id="9217"/>
        <w:bookmarkEnd w:id="9218"/>
        <w:bookmarkEnd w:id="9219"/>
        <w:bookmarkEnd w:id="9220"/>
        <w:bookmarkEnd w:id="9221"/>
      </w:del>
    </w:p>
    <w:p w:rsidR="002F6E61" w:rsidRDefault="002F6E61">
      <w:pPr>
        <w:pStyle w:val="Content2"/>
        <w:rPr>
          <w:del w:id="9222" w:author="Vilson Lu" w:date="2014-08-22T02:49:00Z"/>
        </w:rPr>
        <w:pPrChange w:id="9223" w:author="TinTin Kalaw" w:date="2014-08-16T12:50:00Z">
          <w:pPr>
            <w:pStyle w:val="Content"/>
            <w:ind w:left="0"/>
          </w:pPr>
        </w:pPrChange>
      </w:pPr>
      <w:bookmarkStart w:id="9224" w:name="_Toc396444994"/>
      <w:bookmarkStart w:id="9225" w:name="_Toc396453078"/>
      <w:bookmarkStart w:id="9226" w:name="_Toc396476173"/>
      <w:bookmarkStart w:id="9227" w:name="_Toc396478232"/>
      <w:bookmarkStart w:id="9228" w:name="_Toc396489677"/>
      <w:bookmarkEnd w:id="9224"/>
      <w:bookmarkEnd w:id="9225"/>
      <w:bookmarkEnd w:id="9226"/>
      <w:bookmarkEnd w:id="9227"/>
      <w:bookmarkEnd w:id="9228"/>
    </w:p>
    <w:p w:rsidR="00670C0D" w:rsidDel="00F17C35" w:rsidRDefault="00670C0D" w:rsidP="00670C0D">
      <w:pPr>
        <w:pStyle w:val="Heading4"/>
        <w:rPr>
          <w:del w:id="9229" w:author="Vilson Lu" w:date="2014-08-22T02:49:00Z"/>
        </w:rPr>
      </w:pPr>
      <w:del w:id="9230" w:author="Vilson Lu" w:date="2014-08-22T02:49:00Z">
        <w:r w:rsidDel="00F17C35">
          <w:delText>Segmenting the Named Entities (T-SEG)</w:delText>
        </w:r>
        <w:bookmarkStart w:id="9231" w:name="_Toc396444995"/>
        <w:bookmarkStart w:id="9232" w:name="_Toc396453079"/>
        <w:bookmarkStart w:id="9233" w:name="_Toc396476174"/>
        <w:bookmarkStart w:id="9234" w:name="_Toc396478233"/>
        <w:bookmarkStart w:id="9235" w:name="_Toc396489678"/>
        <w:bookmarkEnd w:id="9231"/>
        <w:bookmarkEnd w:id="9232"/>
        <w:bookmarkEnd w:id="9233"/>
        <w:bookmarkEnd w:id="9234"/>
        <w:bookmarkEnd w:id="9235"/>
      </w:del>
    </w:p>
    <w:p w:rsidR="002F6E61" w:rsidRDefault="002F6E61">
      <w:pPr>
        <w:pStyle w:val="Content2"/>
        <w:rPr>
          <w:del w:id="9236" w:author="Vilson Lu" w:date="2014-08-22T02:49:00Z"/>
        </w:rPr>
        <w:pPrChange w:id="9237" w:author="TinTin Kalaw" w:date="2014-08-16T12:51:00Z">
          <w:pPr>
            <w:pStyle w:val="Content"/>
          </w:pPr>
        </w:pPrChange>
      </w:pPr>
      <w:bookmarkStart w:id="9238" w:name="_Toc396444996"/>
      <w:bookmarkStart w:id="9239" w:name="_Toc396453080"/>
      <w:bookmarkStart w:id="9240" w:name="_Toc396476175"/>
      <w:bookmarkStart w:id="9241" w:name="_Toc396478234"/>
      <w:bookmarkStart w:id="9242" w:name="_Toc396489679"/>
      <w:bookmarkEnd w:id="9238"/>
      <w:bookmarkEnd w:id="9239"/>
      <w:bookmarkEnd w:id="9240"/>
      <w:bookmarkEnd w:id="9241"/>
      <w:bookmarkEnd w:id="9242"/>
    </w:p>
    <w:p w:rsidR="002F6E61" w:rsidRDefault="00670C0D">
      <w:pPr>
        <w:pStyle w:val="Content2"/>
        <w:rPr>
          <w:del w:id="9243" w:author="Vilson Lu" w:date="2014-08-22T02:49:00Z"/>
        </w:rPr>
        <w:pPrChange w:id="9244" w:author="TinTin Kalaw" w:date="2014-08-16T12:51:00Z">
          <w:pPr>
            <w:pStyle w:val="Content"/>
          </w:pPr>
        </w:pPrChange>
      </w:pPr>
      <w:del w:id="9245" w:author="Vilson Lu" w:date="2014-08-22T02:49:00Z">
        <w:r w:rsidDel="00F17C35">
          <w:delText>T-SEG utilizes the features of T-CAP and is trained by manually tagging the 2,400 tweets with named entities. @</w:delText>
        </w:r>
        <w:r w:rsidR="00372B98" w:rsidRPr="00372B98">
          <w:rPr>
            <w:rStyle w:val="Content2Char"/>
            <w:rPrChange w:id="9246" w:author="Vilson Lu" w:date="2014-08-15T23:07:00Z">
              <w:rPr>
                <w:i/>
              </w:rPr>
            </w:rPrChange>
          </w:rPr>
          <w:delText>u</w:delText>
        </w:r>
        <w:r w:rsidDel="00F17C35">
          <w:delText>sernames were not considered as a named entity. To implement T-SEG, they used a sequence-labeling task using IOB encoding for representing segmentations, CRF, Freebase, and T-POS, T-CHUNK, T-CAP, Brown clusters for feature generation.</w:delText>
        </w:r>
        <w:bookmarkStart w:id="9247" w:name="_Toc396444997"/>
        <w:bookmarkStart w:id="9248" w:name="_Toc396453081"/>
        <w:bookmarkStart w:id="9249" w:name="_Toc396476176"/>
        <w:bookmarkStart w:id="9250" w:name="_Toc396478235"/>
        <w:bookmarkStart w:id="9251" w:name="_Toc396489680"/>
        <w:bookmarkEnd w:id="9247"/>
        <w:bookmarkEnd w:id="9248"/>
        <w:bookmarkEnd w:id="9249"/>
        <w:bookmarkEnd w:id="9250"/>
        <w:bookmarkEnd w:id="9251"/>
      </w:del>
    </w:p>
    <w:p w:rsidR="002F6E61" w:rsidRDefault="002F6E61">
      <w:pPr>
        <w:pStyle w:val="Content2"/>
        <w:rPr>
          <w:del w:id="9252" w:author="Vilson Lu" w:date="2014-08-22T02:49:00Z"/>
        </w:rPr>
        <w:pPrChange w:id="9253" w:author="TinTin Kalaw" w:date="2014-08-16T12:51:00Z">
          <w:pPr>
            <w:pStyle w:val="Content"/>
            <w:ind w:left="0"/>
          </w:pPr>
        </w:pPrChange>
      </w:pPr>
      <w:bookmarkStart w:id="9254" w:name="_Toc396444998"/>
      <w:bookmarkStart w:id="9255" w:name="_Toc396453082"/>
      <w:bookmarkStart w:id="9256" w:name="_Toc396476177"/>
      <w:bookmarkStart w:id="9257" w:name="_Toc396478236"/>
      <w:bookmarkStart w:id="9258" w:name="_Toc396489681"/>
      <w:bookmarkEnd w:id="9254"/>
      <w:bookmarkEnd w:id="9255"/>
      <w:bookmarkEnd w:id="9256"/>
      <w:bookmarkEnd w:id="9257"/>
      <w:bookmarkEnd w:id="9258"/>
    </w:p>
    <w:p w:rsidR="00670C0D" w:rsidDel="00F17C35" w:rsidRDefault="00670C0D" w:rsidP="00670C0D">
      <w:pPr>
        <w:pStyle w:val="Heading4"/>
        <w:rPr>
          <w:del w:id="9259" w:author="Vilson Lu" w:date="2014-08-22T02:49:00Z"/>
        </w:rPr>
      </w:pPr>
      <w:del w:id="9260" w:author="Vilson Lu" w:date="2014-08-22T02:49:00Z">
        <w:r w:rsidDel="00F17C35">
          <w:delText xml:space="preserve">Classifying Named </w:delText>
        </w:r>
        <w:r w:rsidRPr="00C833D6" w:rsidDel="00F17C35">
          <w:rPr>
            <w:rStyle w:val="Heading4Char"/>
          </w:rPr>
          <w:delText>E</w:delText>
        </w:r>
        <w:r w:rsidDel="00F17C35">
          <w:delText>ntities (T-CLASS)</w:delText>
        </w:r>
        <w:bookmarkStart w:id="9261" w:name="_Toc396444999"/>
        <w:bookmarkStart w:id="9262" w:name="_Toc396453083"/>
        <w:bookmarkStart w:id="9263" w:name="_Toc396476178"/>
        <w:bookmarkStart w:id="9264" w:name="_Toc396478237"/>
        <w:bookmarkStart w:id="9265" w:name="_Toc396489682"/>
        <w:bookmarkEnd w:id="9261"/>
        <w:bookmarkEnd w:id="9262"/>
        <w:bookmarkEnd w:id="9263"/>
        <w:bookmarkEnd w:id="9264"/>
        <w:bookmarkEnd w:id="9265"/>
      </w:del>
    </w:p>
    <w:p w:rsidR="002F6E61" w:rsidRDefault="002F6E61">
      <w:pPr>
        <w:pStyle w:val="Content2"/>
        <w:rPr>
          <w:del w:id="9266" w:author="Vilson Lu" w:date="2014-08-22T02:49:00Z"/>
        </w:rPr>
        <w:pPrChange w:id="9267" w:author="TinTin Kalaw" w:date="2014-08-16T12:51:00Z">
          <w:pPr>
            <w:pStyle w:val="Content"/>
          </w:pPr>
        </w:pPrChange>
      </w:pPr>
      <w:bookmarkStart w:id="9268" w:name="_Toc396445000"/>
      <w:bookmarkStart w:id="9269" w:name="_Toc396453084"/>
      <w:bookmarkStart w:id="9270" w:name="_Toc396476179"/>
      <w:bookmarkStart w:id="9271" w:name="_Toc396478238"/>
      <w:bookmarkStart w:id="9272" w:name="_Toc396489683"/>
      <w:bookmarkEnd w:id="9268"/>
      <w:bookmarkEnd w:id="9269"/>
      <w:bookmarkEnd w:id="9270"/>
      <w:bookmarkEnd w:id="9271"/>
      <w:bookmarkEnd w:id="9272"/>
    </w:p>
    <w:p w:rsidR="002F6E61" w:rsidRDefault="00670C0D">
      <w:pPr>
        <w:pStyle w:val="Content2"/>
        <w:rPr>
          <w:del w:id="9273" w:author="Vilson Lu" w:date="2014-08-22T02:49:00Z"/>
        </w:rPr>
        <w:pPrChange w:id="9274" w:author="TinTin Kalaw" w:date="2014-08-16T12:51:00Z">
          <w:pPr>
            <w:pStyle w:val="Content1"/>
          </w:pPr>
        </w:pPrChange>
      </w:pPr>
      <w:del w:id="9275" w:author="Vilson Lu" w:date="2014-08-22T02:49:00Z">
        <w:r w:rsidDel="00F17C35">
          <w:delText>Freebase is used as a baseline source of distant supervision of entities. To model the unlabeled entities, they made use of a Distant Supervision with Topic Models that applies LabeledLDA. They annotated the 2,400 tweets with the ten types which are popular on twitter: PERSON, GEO-LOCATION, COMPANY, PRODUCT, FACILITY, TV-SHOW, MOVIE, SPORTSTEAM, BAND, and OTHER. Note that a tweet can be annotated with two or more types and that the annotation is used for evaluation purposes. For training, they ran T-SEG on 60 million tweets and kept the entities that appeared 100 or more times. For each entity, they collected the words occurring in a context window of three words. The results show that T-CLASS outperforms the baseline and achieves a 25% increase in F1 score over the co-training algorithm of Collins and Singer (1999).</w:delText>
        </w:r>
        <w:bookmarkStart w:id="9276" w:name="_Toc396445001"/>
        <w:bookmarkStart w:id="9277" w:name="_Toc396453085"/>
        <w:bookmarkStart w:id="9278" w:name="_Toc396476180"/>
        <w:bookmarkStart w:id="9279" w:name="_Toc396478239"/>
        <w:bookmarkStart w:id="9280" w:name="_Toc396489684"/>
        <w:bookmarkEnd w:id="9276"/>
        <w:bookmarkEnd w:id="9277"/>
        <w:bookmarkEnd w:id="9278"/>
        <w:bookmarkEnd w:id="9279"/>
        <w:bookmarkEnd w:id="9280"/>
      </w:del>
    </w:p>
    <w:p w:rsidR="002F6E61" w:rsidRDefault="002F6E61">
      <w:pPr>
        <w:pStyle w:val="Content2"/>
        <w:rPr>
          <w:ins w:id="9281" w:author="TinTin Kalaw" w:date="2014-08-16T13:20:00Z"/>
          <w:del w:id="9282" w:author="Vilson Lu" w:date="2014-08-22T02:49:00Z"/>
        </w:rPr>
        <w:pPrChange w:id="9283" w:author="TinTin Kalaw" w:date="2014-08-16T12:51:00Z">
          <w:pPr>
            <w:pStyle w:val="Content"/>
            <w:ind w:left="0"/>
          </w:pPr>
        </w:pPrChange>
      </w:pPr>
      <w:bookmarkStart w:id="9284" w:name="_Toc396445002"/>
      <w:bookmarkStart w:id="9285" w:name="_Toc396453086"/>
      <w:bookmarkStart w:id="9286" w:name="_Toc396476181"/>
      <w:bookmarkStart w:id="9287" w:name="_Toc396478240"/>
      <w:bookmarkStart w:id="9288" w:name="_Toc396489685"/>
      <w:bookmarkEnd w:id="9284"/>
      <w:bookmarkEnd w:id="9285"/>
      <w:bookmarkEnd w:id="9286"/>
      <w:bookmarkEnd w:id="9287"/>
      <w:bookmarkEnd w:id="9288"/>
    </w:p>
    <w:p w:rsidR="002F6E61" w:rsidRDefault="002F6E61">
      <w:pPr>
        <w:pStyle w:val="Content2"/>
        <w:rPr>
          <w:del w:id="9289" w:author="Vilson Lu" w:date="2014-08-22T00:41:00Z"/>
        </w:rPr>
        <w:pPrChange w:id="9290" w:author="TinTin Kalaw" w:date="2014-08-16T12:51:00Z">
          <w:pPr>
            <w:pStyle w:val="Content"/>
            <w:ind w:left="0"/>
          </w:pPr>
        </w:pPrChange>
      </w:pPr>
      <w:bookmarkStart w:id="9291" w:name="_Toc396445003"/>
      <w:bookmarkStart w:id="9292" w:name="_Toc396453087"/>
      <w:bookmarkStart w:id="9293" w:name="_Toc396476182"/>
      <w:bookmarkStart w:id="9294" w:name="_Toc396478241"/>
      <w:bookmarkStart w:id="9295" w:name="_Toc396489686"/>
      <w:bookmarkEnd w:id="9291"/>
      <w:bookmarkEnd w:id="9292"/>
      <w:bookmarkEnd w:id="9293"/>
      <w:bookmarkEnd w:id="9294"/>
      <w:bookmarkEnd w:id="9295"/>
    </w:p>
    <w:p w:rsidR="00670C0D" w:rsidDel="009035E8" w:rsidRDefault="00670C0D" w:rsidP="00670C0D">
      <w:pPr>
        <w:pStyle w:val="Heading3"/>
        <w:rPr>
          <w:del w:id="9296" w:author="Vilson Lu" w:date="2014-08-22T00:41:00Z"/>
        </w:rPr>
      </w:pPr>
      <w:bookmarkStart w:id="9297" w:name="_Toc395181712"/>
      <w:del w:id="9298" w:author="Vilson Lu" w:date="2014-08-22T00:41:00Z">
        <w:r w:rsidDel="009035E8">
          <w:delText>Weka (Weka 3, n.d.)</w:delText>
        </w:r>
        <w:bookmarkStart w:id="9299" w:name="_Toc396445004"/>
        <w:bookmarkStart w:id="9300" w:name="_Toc396453088"/>
        <w:bookmarkStart w:id="9301" w:name="_Toc396476183"/>
        <w:bookmarkStart w:id="9302" w:name="_Toc396478242"/>
        <w:bookmarkStart w:id="9303" w:name="_Toc396489687"/>
        <w:bookmarkEnd w:id="9297"/>
        <w:bookmarkEnd w:id="9299"/>
        <w:bookmarkEnd w:id="9300"/>
        <w:bookmarkEnd w:id="9301"/>
        <w:bookmarkEnd w:id="9302"/>
        <w:bookmarkEnd w:id="9303"/>
      </w:del>
    </w:p>
    <w:p w:rsidR="002F6E61" w:rsidRDefault="002F6E61">
      <w:pPr>
        <w:pStyle w:val="Content2"/>
        <w:rPr>
          <w:del w:id="9304" w:author="Vilson Lu" w:date="2014-08-22T00:41:00Z"/>
        </w:rPr>
        <w:pPrChange w:id="9305" w:author="TinTin Kalaw" w:date="2014-08-16T12:51:00Z">
          <w:pPr/>
        </w:pPrChange>
      </w:pPr>
      <w:bookmarkStart w:id="9306" w:name="_Toc396445005"/>
      <w:bookmarkStart w:id="9307" w:name="_Toc396453089"/>
      <w:bookmarkStart w:id="9308" w:name="_Toc396476184"/>
      <w:bookmarkStart w:id="9309" w:name="_Toc396478243"/>
      <w:bookmarkStart w:id="9310" w:name="_Toc396489688"/>
      <w:bookmarkEnd w:id="9306"/>
      <w:bookmarkEnd w:id="9307"/>
      <w:bookmarkEnd w:id="9308"/>
      <w:bookmarkEnd w:id="9309"/>
      <w:bookmarkEnd w:id="9310"/>
    </w:p>
    <w:p w:rsidR="002F6E61" w:rsidRDefault="00670C0D">
      <w:pPr>
        <w:pStyle w:val="Content2"/>
        <w:rPr>
          <w:del w:id="9311" w:author="Vilson Lu" w:date="2014-08-22T00:41:00Z"/>
        </w:rPr>
        <w:pPrChange w:id="9312" w:author="TinTin Kalaw" w:date="2014-08-16T12:51:00Z">
          <w:pPr>
            <w:pStyle w:val="Content1"/>
          </w:pPr>
        </w:pPrChange>
      </w:pPr>
      <w:del w:id="9313" w:author="Vilson Lu" w:date="2014-08-22T00:41:00Z">
        <w:r w:rsidDel="009035E8">
          <w:delText xml:space="preserve">Waikato Environment Knowledge Analysis (Weka) is a Java-based open source collection of machine learning algorithms that are used in data mining tasks. It contains various tools for preprocessing, classification, regression, clustering and visualization. It </w:delText>
        </w:r>
        <w:r w:rsidDel="009035E8">
          <w:lastRenderedPageBreak/>
          <w:delText xml:space="preserve">provides a library that could be used. It is also flexible as users can extend the API to customize the machine learning algorithms (Weka 3, n.d.). </w:delText>
        </w:r>
        <w:bookmarkStart w:id="9314" w:name="_Toc396445006"/>
        <w:bookmarkStart w:id="9315" w:name="_Toc396453090"/>
        <w:bookmarkStart w:id="9316" w:name="_Toc396476185"/>
        <w:bookmarkStart w:id="9317" w:name="_Toc396478244"/>
        <w:bookmarkStart w:id="9318" w:name="_Toc396489689"/>
        <w:bookmarkEnd w:id="9314"/>
        <w:bookmarkEnd w:id="9315"/>
        <w:bookmarkEnd w:id="9316"/>
        <w:bookmarkEnd w:id="9317"/>
        <w:bookmarkEnd w:id="9318"/>
      </w:del>
    </w:p>
    <w:p w:rsidR="002F6E61" w:rsidRDefault="002F6E61">
      <w:pPr>
        <w:pStyle w:val="Content2"/>
        <w:rPr>
          <w:del w:id="9319" w:author="Vilson Lu" w:date="2014-08-22T02:49:00Z"/>
        </w:rPr>
        <w:pPrChange w:id="9320" w:author="TinTin Kalaw" w:date="2014-08-16T12:51:00Z">
          <w:pPr>
            <w:pStyle w:val="Content"/>
          </w:pPr>
        </w:pPrChange>
      </w:pPr>
      <w:bookmarkStart w:id="9321" w:name="_Toc396445007"/>
      <w:bookmarkStart w:id="9322" w:name="_Toc396453091"/>
      <w:bookmarkStart w:id="9323" w:name="_Toc396476186"/>
      <w:bookmarkStart w:id="9324" w:name="_Toc396478245"/>
      <w:bookmarkStart w:id="9325" w:name="_Toc396489690"/>
      <w:bookmarkEnd w:id="9321"/>
      <w:bookmarkEnd w:id="9322"/>
      <w:bookmarkEnd w:id="9323"/>
      <w:bookmarkEnd w:id="9324"/>
      <w:bookmarkEnd w:id="9325"/>
    </w:p>
    <w:p w:rsidR="00670C0D" w:rsidDel="00F17C35" w:rsidRDefault="00670C0D" w:rsidP="00670C0D">
      <w:pPr>
        <w:pStyle w:val="Heading3"/>
        <w:rPr>
          <w:del w:id="9326" w:author="Vilson Lu" w:date="2014-08-22T02:49:00Z"/>
        </w:rPr>
      </w:pPr>
      <w:bookmarkStart w:id="9327" w:name="_Toc395181713"/>
      <w:del w:id="9328" w:author="Vilson Lu" w:date="2014-08-22T02:49:00Z">
        <w:r w:rsidDel="00F17C35">
          <w:delText>TwitIE (Bontcheva et al., 2013)</w:delText>
        </w:r>
        <w:bookmarkStart w:id="9329" w:name="_Toc396445008"/>
        <w:bookmarkStart w:id="9330" w:name="_Toc396453092"/>
        <w:bookmarkStart w:id="9331" w:name="_Toc396476187"/>
        <w:bookmarkStart w:id="9332" w:name="_Toc396478246"/>
        <w:bookmarkStart w:id="9333" w:name="_Toc396489691"/>
        <w:bookmarkEnd w:id="9327"/>
        <w:bookmarkEnd w:id="9329"/>
        <w:bookmarkEnd w:id="9330"/>
        <w:bookmarkEnd w:id="9331"/>
        <w:bookmarkEnd w:id="9332"/>
        <w:bookmarkEnd w:id="9333"/>
      </w:del>
    </w:p>
    <w:p w:rsidR="00670C0D" w:rsidRPr="008E3546" w:rsidDel="00F17C35" w:rsidRDefault="00670C0D" w:rsidP="00670C0D">
      <w:pPr>
        <w:rPr>
          <w:del w:id="9334" w:author="Vilson Lu" w:date="2014-08-22T02:49:00Z"/>
        </w:rPr>
      </w:pPr>
      <w:bookmarkStart w:id="9335" w:name="_Toc396445009"/>
      <w:bookmarkStart w:id="9336" w:name="_Toc396453093"/>
      <w:bookmarkStart w:id="9337" w:name="_Toc396476188"/>
      <w:bookmarkStart w:id="9338" w:name="_Toc396478247"/>
      <w:bookmarkStart w:id="9339" w:name="_Toc396489692"/>
      <w:bookmarkEnd w:id="9335"/>
      <w:bookmarkEnd w:id="9336"/>
      <w:bookmarkEnd w:id="9337"/>
      <w:bookmarkEnd w:id="9338"/>
      <w:bookmarkEnd w:id="9339"/>
    </w:p>
    <w:p w:rsidR="002F6E61" w:rsidRDefault="00670C0D">
      <w:pPr>
        <w:pStyle w:val="Content2"/>
        <w:rPr>
          <w:del w:id="9340" w:author="Vilson Lu" w:date="2014-08-22T02:49:00Z"/>
        </w:rPr>
        <w:pPrChange w:id="9341" w:author="Vilson Lu" w:date="2014-08-15T23:06:00Z">
          <w:pPr>
            <w:pStyle w:val="Content1"/>
          </w:pPr>
        </w:pPrChange>
      </w:pPr>
      <w:del w:id="9342" w:author="Vilson Lu" w:date="2014-08-22T02:49:00Z">
        <w:r w:rsidRPr="00C833D6" w:rsidDel="00F17C35">
          <w:delText>Bontcheva and her team of researchers have proposed an information extraction system that is specifically targeted for extracting relevant information from texts coming from microblogs. Bontcheva et al made use of the GATE ANNIE architecture in developing the system and took advantage of some of its built-in tools to further streamline the process of information extraction. In their paper, they presented how they designed the architecture of TwitIE and how they used the existing tools from ANNIE.</w:delText>
        </w:r>
        <w:bookmarkStart w:id="9343" w:name="_Toc396445010"/>
        <w:bookmarkStart w:id="9344" w:name="_Toc396453094"/>
        <w:bookmarkStart w:id="9345" w:name="_Toc396476189"/>
        <w:bookmarkStart w:id="9346" w:name="_Toc396478248"/>
        <w:bookmarkStart w:id="9347" w:name="_Toc396489693"/>
        <w:bookmarkEnd w:id="9343"/>
        <w:bookmarkEnd w:id="9344"/>
        <w:bookmarkEnd w:id="9345"/>
        <w:bookmarkEnd w:id="9346"/>
        <w:bookmarkEnd w:id="9347"/>
      </w:del>
    </w:p>
    <w:p w:rsidR="002F6E61" w:rsidRDefault="002F6E61">
      <w:pPr>
        <w:pStyle w:val="Content2"/>
        <w:rPr>
          <w:del w:id="9348" w:author="Vilson Lu" w:date="2014-08-22T02:49:00Z"/>
          <w:szCs w:val="22"/>
        </w:rPr>
        <w:pPrChange w:id="9349" w:author="Vilson Lu" w:date="2014-08-15T23:06:00Z">
          <w:pPr>
            <w:pStyle w:val="NormalWeb"/>
            <w:spacing w:before="0" w:beforeAutospacing="0" w:after="0" w:afterAutospacing="0"/>
            <w:ind w:left="1440"/>
          </w:pPr>
        </w:pPrChange>
      </w:pPr>
      <w:bookmarkStart w:id="9350" w:name="_Toc396445011"/>
      <w:bookmarkStart w:id="9351" w:name="_Toc396453095"/>
      <w:bookmarkStart w:id="9352" w:name="_Toc396476190"/>
      <w:bookmarkStart w:id="9353" w:name="_Toc396478249"/>
      <w:bookmarkStart w:id="9354" w:name="_Toc396489694"/>
      <w:bookmarkEnd w:id="9350"/>
      <w:bookmarkEnd w:id="9351"/>
      <w:bookmarkEnd w:id="9352"/>
      <w:bookmarkEnd w:id="9353"/>
      <w:bookmarkEnd w:id="9354"/>
    </w:p>
    <w:p w:rsidR="002F6E61" w:rsidRDefault="00670C0D">
      <w:pPr>
        <w:pStyle w:val="Content2"/>
        <w:rPr>
          <w:del w:id="9355" w:author="Vilson Lu" w:date="2014-08-22T02:49:00Z"/>
        </w:rPr>
        <w:pPrChange w:id="9356" w:author="TinTin Kalaw" w:date="2014-08-16T12:52:00Z">
          <w:pPr>
            <w:pStyle w:val="Content1"/>
          </w:pPr>
        </w:pPrChange>
      </w:pPr>
      <w:del w:id="9357" w:author="Vilson Lu" w:date="2014-08-22T02:49:00Z">
        <w:r w:rsidRPr="00EF6E7F" w:rsidDel="00F17C35">
          <w:delText>ANNIE offers a wide array of information extraction tools like tokenizer, sentence splitter, POS tagger, gazetteer lists, finite state transducer (from GATE’s built-in regular expression over annotation la</w:delText>
        </w:r>
        <w:r w:rsidRPr="00670C0D" w:rsidDel="00F17C35">
          <w:rPr>
            <w:rStyle w:val="Content1Char"/>
          </w:rPr>
          <w:delText>n</w:delText>
        </w:r>
        <w:r w:rsidRPr="00EF6E7F" w:rsidDel="00F17C35">
          <w:delText xml:space="preserve">guage), orthomatcher and coreference resolver but in the case of TwitIE, Bontcheva et al only reused the sentence splitter and name gazetteer because </w:delText>
        </w:r>
        <w:r w:rsidRPr="00497EF3" w:rsidDel="00F17C35">
          <w:delText>the other components/tools have to be modified to fit the specifics o</w:delText>
        </w:r>
        <w:r w:rsidRPr="006E427B" w:rsidDel="00F17C35">
          <w:delText>f microblog texts like noisiness, brevity, idiosyncratic language and social context.</w:delText>
        </w:r>
        <w:bookmarkStart w:id="9358" w:name="_Toc396445012"/>
        <w:bookmarkStart w:id="9359" w:name="_Toc396453096"/>
        <w:bookmarkStart w:id="9360" w:name="_Toc396476191"/>
        <w:bookmarkStart w:id="9361" w:name="_Toc396478250"/>
        <w:bookmarkStart w:id="9362" w:name="_Toc396489695"/>
        <w:bookmarkEnd w:id="9358"/>
        <w:bookmarkEnd w:id="9359"/>
        <w:bookmarkEnd w:id="9360"/>
        <w:bookmarkEnd w:id="9361"/>
        <w:bookmarkEnd w:id="9362"/>
      </w:del>
    </w:p>
    <w:p w:rsidR="002F6E61" w:rsidRDefault="002F6E61">
      <w:pPr>
        <w:pStyle w:val="Content2"/>
        <w:rPr>
          <w:del w:id="9363" w:author="Vilson Lu" w:date="2014-08-22T02:49:00Z"/>
        </w:rPr>
        <w:pPrChange w:id="9364" w:author="TinTin Kalaw" w:date="2014-08-16T12:52:00Z">
          <w:pPr>
            <w:pStyle w:val="NormalWeb"/>
            <w:spacing w:before="0" w:beforeAutospacing="0" w:after="0" w:afterAutospacing="0"/>
            <w:ind w:left="1440"/>
          </w:pPr>
        </w:pPrChange>
      </w:pPr>
      <w:bookmarkStart w:id="9365" w:name="_Toc396445013"/>
      <w:bookmarkStart w:id="9366" w:name="_Toc396453097"/>
      <w:bookmarkStart w:id="9367" w:name="_Toc396476192"/>
      <w:bookmarkStart w:id="9368" w:name="_Toc396478251"/>
      <w:bookmarkStart w:id="9369" w:name="_Toc396489696"/>
      <w:bookmarkEnd w:id="9365"/>
      <w:bookmarkEnd w:id="9366"/>
      <w:bookmarkEnd w:id="9367"/>
      <w:bookmarkEnd w:id="9368"/>
      <w:bookmarkEnd w:id="9369"/>
    </w:p>
    <w:p w:rsidR="002F6E61" w:rsidRDefault="00670C0D">
      <w:pPr>
        <w:pStyle w:val="Content2"/>
        <w:rPr>
          <w:del w:id="9370" w:author="Vilson Lu" w:date="2014-08-22T02:49:00Z"/>
        </w:rPr>
        <w:pPrChange w:id="9371" w:author="TinTin Kalaw" w:date="2014-08-16T12:52:00Z">
          <w:pPr>
            <w:pStyle w:val="Content1"/>
          </w:pPr>
        </w:pPrChange>
      </w:pPr>
      <w:del w:id="9372" w:author="Vilson Lu" w:date="2014-08-22T02:49:00Z">
        <w:r w:rsidRPr="006E427B" w:rsidDel="00F17C35">
          <w:delText>Overall, TwitIE has the following main components: Language Identifier, Tokenizer, Gazetteer, Sentence Splitter, Normalizer, POS Tagger, and the Named Entity Recognizer. For the Language Identifier, TwitIE made use of the TextCat language identification algorithm, which heavily relies on n-gram frequency models to identify languages. For the Tokenizer, TwitIE followed Ritter’s Tokenization Scheme to treat abbreviations and URL’s as one token and hashtags and mentions as two token. This scheme also features orthography and capitalization preservation. For the Gazetteer, TwitIE used the unmodified version from ANNIE, which compiles lists of entities into finite state machines that can match text tokens. For the Sentence Splitter, TwitIE still used the unmodified version from ANNIE, which is a cascade of finite-state transducers that segments text into sentences. For the Normalizer, TwitIE made use of a combination of a generic spelling-correction dictionary and a social media-specific dictionary. The list of variations is also dynamic by using heuristics to correct spellings. For the POS Tagger, TwitIE made use of the same technique used by a Stanford Tagger, which was trained on tweets that were tagged using the Penn TreeBank Tagset. The improved tagger also included tag labels to support retweets, mentions, URL’s, hashtags and user mentions. Lastly, for the Nam</w:delText>
        </w:r>
        <w:r w:rsidR="00372B98" w:rsidRPr="00372B98">
          <w:rPr>
            <w:rStyle w:val="Content2Char"/>
            <w:rPrChange w:id="9373" w:author="TinTin Kalaw" w:date="2014-08-16T12:52:00Z">
              <w:rPr>
                <w:i/>
              </w:rPr>
            </w:rPrChange>
          </w:rPr>
          <w:delText>e</w:delText>
        </w:r>
        <w:r w:rsidRPr="00497EF3" w:rsidDel="00F17C35">
          <w:delText>d Entity Recognizer, TwitIE made use of the existing ANNIE NER as</w:delText>
        </w:r>
        <w:r w:rsidRPr="006E427B" w:rsidDel="00F17C35">
          <w:delText xml:space="preserve"> its pattern and just added some features that would help it support recognition of entities in social media texts. The following are the main functionalities of TwitIE:</w:delText>
        </w:r>
      </w:del>
      <w:ins w:id="9374" w:author="TinTin Kalaw" w:date="2014-08-16T12:51:00Z">
        <w:del w:id="9375" w:author="Vilson Lu" w:date="2014-08-22T02:49:00Z">
          <w:r w:rsidR="006E427B" w:rsidRPr="006E427B" w:rsidDel="00F17C35">
            <w:delText xml:space="preserve"> (1)</w:delText>
          </w:r>
        </w:del>
      </w:ins>
      <w:bookmarkStart w:id="9376" w:name="_Toc396445014"/>
      <w:bookmarkStart w:id="9377" w:name="_Toc396453098"/>
      <w:bookmarkStart w:id="9378" w:name="_Toc396476193"/>
      <w:bookmarkStart w:id="9379" w:name="_Toc396478252"/>
      <w:bookmarkStart w:id="9380" w:name="_Toc396489697"/>
      <w:bookmarkEnd w:id="9376"/>
      <w:bookmarkEnd w:id="9377"/>
      <w:bookmarkEnd w:id="9378"/>
      <w:bookmarkEnd w:id="9379"/>
      <w:bookmarkEnd w:id="9380"/>
    </w:p>
    <w:p w:rsidR="002F6E61" w:rsidRDefault="002F6E61">
      <w:pPr>
        <w:pStyle w:val="Content2"/>
        <w:rPr>
          <w:del w:id="9381" w:author="Vilson Lu" w:date="2014-08-22T02:49:00Z"/>
        </w:rPr>
        <w:pPrChange w:id="9382" w:author="TinTin Kalaw" w:date="2014-08-16T12:52:00Z">
          <w:pPr>
            <w:pStyle w:val="Content"/>
          </w:pPr>
        </w:pPrChange>
      </w:pPr>
      <w:bookmarkStart w:id="9383" w:name="_Toc396445015"/>
      <w:bookmarkStart w:id="9384" w:name="_Toc396453099"/>
      <w:bookmarkStart w:id="9385" w:name="_Toc396476194"/>
      <w:bookmarkStart w:id="9386" w:name="_Toc396478253"/>
      <w:bookmarkStart w:id="9387" w:name="_Toc396489698"/>
      <w:bookmarkEnd w:id="9383"/>
      <w:bookmarkEnd w:id="9384"/>
      <w:bookmarkEnd w:id="9385"/>
      <w:bookmarkEnd w:id="9386"/>
      <w:bookmarkEnd w:id="9387"/>
    </w:p>
    <w:p w:rsidR="002F6E61" w:rsidRDefault="00670C0D">
      <w:pPr>
        <w:pStyle w:val="Content2"/>
        <w:rPr>
          <w:del w:id="9388" w:author="Vilson Lu" w:date="2014-08-22T02:49:00Z"/>
        </w:rPr>
        <w:pPrChange w:id="9389" w:author="TinTin Kalaw" w:date="2014-08-16T12:52:00Z">
          <w:pPr>
            <w:pStyle w:val="Content"/>
            <w:numPr>
              <w:numId w:val="16"/>
            </w:numPr>
            <w:ind w:left="2160" w:hanging="360"/>
          </w:pPr>
        </w:pPrChange>
      </w:pPr>
      <w:del w:id="9390" w:author="Vilson Lu" w:date="2014-08-22T02:49:00Z">
        <w:r w:rsidRPr="006E427B" w:rsidDel="00F17C35">
          <w:delText>Custom Language Identifier to support language identification for social media/Twitter data;</w:delText>
        </w:r>
      </w:del>
      <w:ins w:id="9391" w:author="TinTin Kalaw" w:date="2014-08-16T12:51:00Z">
        <w:del w:id="9392" w:author="Vilson Lu" w:date="2014-08-22T02:49:00Z">
          <w:r w:rsidR="006E427B" w:rsidRPr="006E427B" w:rsidDel="00F17C35">
            <w:delText xml:space="preserve"> (2)</w:delText>
          </w:r>
        </w:del>
      </w:ins>
      <w:bookmarkStart w:id="9393" w:name="_Toc396445016"/>
      <w:bookmarkStart w:id="9394" w:name="_Toc396453100"/>
      <w:bookmarkStart w:id="9395" w:name="_Toc396476195"/>
      <w:bookmarkStart w:id="9396" w:name="_Toc396478254"/>
      <w:bookmarkStart w:id="9397" w:name="_Toc396489699"/>
      <w:bookmarkEnd w:id="9393"/>
      <w:bookmarkEnd w:id="9394"/>
      <w:bookmarkEnd w:id="9395"/>
      <w:bookmarkEnd w:id="9396"/>
      <w:bookmarkEnd w:id="9397"/>
    </w:p>
    <w:p w:rsidR="002F6E61" w:rsidRDefault="00670C0D">
      <w:pPr>
        <w:pStyle w:val="Content2"/>
        <w:rPr>
          <w:del w:id="9398" w:author="Vilson Lu" w:date="2014-08-22T02:49:00Z"/>
        </w:rPr>
        <w:pPrChange w:id="9399" w:author="TinTin Kalaw" w:date="2014-08-16T12:52:00Z">
          <w:pPr>
            <w:pStyle w:val="Content"/>
            <w:numPr>
              <w:numId w:val="16"/>
            </w:numPr>
            <w:ind w:left="2160" w:hanging="360"/>
          </w:pPr>
        </w:pPrChange>
      </w:pPr>
      <w:del w:id="9400" w:author="Vilson Lu" w:date="2014-08-22T02:49:00Z">
        <w:r w:rsidRPr="006E427B" w:rsidDel="00F17C35">
          <w:delText>Twitter Tokenizer to enable the system to properly handle smilies, usernames, hashtags, URL’s and etc.;</w:delText>
        </w:r>
      </w:del>
      <w:ins w:id="9401" w:author="TinTin Kalaw" w:date="2014-08-16T12:51:00Z">
        <w:del w:id="9402" w:author="Vilson Lu" w:date="2014-08-22T02:49:00Z">
          <w:r w:rsidR="006E427B" w:rsidRPr="006E427B" w:rsidDel="00F17C35">
            <w:delText xml:space="preserve"> (3)</w:delText>
          </w:r>
        </w:del>
      </w:ins>
      <w:bookmarkStart w:id="9403" w:name="_Toc396445017"/>
      <w:bookmarkStart w:id="9404" w:name="_Toc396453101"/>
      <w:bookmarkStart w:id="9405" w:name="_Toc396476196"/>
      <w:bookmarkStart w:id="9406" w:name="_Toc396478255"/>
      <w:bookmarkStart w:id="9407" w:name="_Toc396489700"/>
      <w:bookmarkEnd w:id="9403"/>
      <w:bookmarkEnd w:id="9404"/>
      <w:bookmarkEnd w:id="9405"/>
      <w:bookmarkEnd w:id="9406"/>
      <w:bookmarkEnd w:id="9407"/>
    </w:p>
    <w:p w:rsidR="002F6E61" w:rsidRDefault="00670C0D">
      <w:pPr>
        <w:pStyle w:val="Content2"/>
        <w:rPr>
          <w:del w:id="9408" w:author="Vilson Lu" w:date="2014-08-22T02:49:00Z"/>
        </w:rPr>
        <w:pPrChange w:id="9409" w:author="TinTin Kalaw" w:date="2014-08-16T12:52:00Z">
          <w:pPr>
            <w:pStyle w:val="Content"/>
            <w:numPr>
              <w:numId w:val="16"/>
            </w:numPr>
            <w:ind w:left="2160" w:hanging="360"/>
          </w:pPr>
        </w:pPrChange>
      </w:pPr>
      <w:del w:id="9410" w:author="Vilson Lu" w:date="2014-08-22T02:49:00Z">
        <w:r w:rsidRPr="006E427B" w:rsidDel="00F17C35">
          <w:delText xml:space="preserve">Twitter POS Tagger (also available as a standalone tool) to enable the system to properly perform POS tagging in Twitter data; </w:delText>
        </w:r>
      </w:del>
      <w:ins w:id="9411" w:author="TinTin Kalaw" w:date="2014-08-16T12:52:00Z">
        <w:del w:id="9412" w:author="Vilson Lu" w:date="2014-08-22T02:49:00Z">
          <w:r w:rsidR="006E427B" w:rsidRPr="006E427B" w:rsidDel="00F17C35">
            <w:delText>and (4)</w:delText>
          </w:r>
        </w:del>
      </w:ins>
      <w:del w:id="9413" w:author="Vilson Lu" w:date="2014-08-22T02:49:00Z">
        <w:r w:rsidRPr="006E427B" w:rsidDel="00F17C35">
          <w:delText>lastly,</w:delText>
        </w:r>
        <w:bookmarkStart w:id="9414" w:name="_Toc396445018"/>
        <w:bookmarkStart w:id="9415" w:name="_Toc396453102"/>
        <w:bookmarkStart w:id="9416" w:name="_Toc396476197"/>
        <w:bookmarkStart w:id="9417" w:name="_Toc396478256"/>
        <w:bookmarkStart w:id="9418" w:name="_Toc396489701"/>
        <w:bookmarkEnd w:id="9414"/>
        <w:bookmarkEnd w:id="9415"/>
        <w:bookmarkEnd w:id="9416"/>
        <w:bookmarkEnd w:id="9417"/>
        <w:bookmarkEnd w:id="9418"/>
      </w:del>
    </w:p>
    <w:p w:rsidR="002F6E61" w:rsidRDefault="00670C0D">
      <w:pPr>
        <w:pStyle w:val="Content2"/>
        <w:rPr>
          <w:del w:id="9419" w:author="Vilson Lu" w:date="2014-08-22T02:49:00Z"/>
        </w:rPr>
        <w:pPrChange w:id="9420" w:author="TinTin Kalaw" w:date="2014-08-16T12:52:00Z">
          <w:pPr>
            <w:pStyle w:val="Content"/>
            <w:numPr>
              <w:numId w:val="16"/>
            </w:numPr>
            <w:ind w:left="2160" w:hanging="360"/>
          </w:pPr>
        </w:pPrChange>
      </w:pPr>
      <w:del w:id="9421" w:author="Vilson Lu" w:date="2014-08-22T02:49:00Z">
        <w:r w:rsidRPr="006E427B" w:rsidDel="00F17C35">
          <w:delText>Text Normalization PR to enable the system to perform correction of slangs and misspellings in the tweet.</w:delText>
        </w:r>
        <w:bookmarkStart w:id="9422" w:name="_Toc396445019"/>
        <w:bookmarkStart w:id="9423" w:name="_Toc396453103"/>
        <w:bookmarkStart w:id="9424" w:name="_Toc396476198"/>
        <w:bookmarkStart w:id="9425" w:name="_Toc396478257"/>
        <w:bookmarkStart w:id="9426" w:name="_Toc396489702"/>
        <w:bookmarkEnd w:id="9422"/>
        <w:bookmarkEnd w:id="9423"/>
        <w:bookmarkEnd w:id="9424"/>
        <w:bookmarkEnd w:id="9425"/>
        <w:bookmarkEnd w:id="9426"/>
        <w:commentRangeStart w:id="9427"/>
      </w:del>
    </w:p>
    <w:p w:rsidR="002F6E61" w:rsidRDefault="00670C0D">
      <w:pPr>
        <w:pStyle w:val="Heading5"/>
        <w:rPr>
          <w:del w:id="9428" w:author="Vilson Lu" w:date="2014-08-22T03:20:00Z"/>
        </w:rPr>
        <w:pPrChange w:id="9429" w:author="Vilson Lu" w:date="2014-08-22T03:19:00Z">
          <w:pPr>
            <w:pStyle w:val="Heading3"/>
          </w:pPr>
        </w:pPrChange>
      </w:pPr>
      <w:del w:id="9430" w:author="Vilson Lu" w:date="2014-08-22T03:20:00Z">
        <w:r w:rsidDel="00872CED">
          <w:delText>OWL API</w:delText>
        </w:r>
        <w:r w:rsidR="00BD48F0" w:rsidDel="00872CED">
          <w:delText xml:space="preserve"> (Horridge &amp; Bechhoffer, 2011)</w:delText>
        </w:r>
        <w:commentRangeEnd w:id="9427"/>
        <w:r w:rsidR="00DC504A" w:rsidDel="00872CED">
          <w:rPr>
            <w:rStyle w:val="CommentReference"/>
            <w:b w:val="0"/>
          </w:rPr>
          <w:commentReference w:id="9427"/>
        </w:r>
        <w:bookmarkStart w:id="9431" w:name="_Toc396445020"/>
        <w:bookmarkStart w:id="9432" w:name="_Toc396453104"/>
        <w:bookmarkStart w:id="9433" w:name="_Toc396476199"/>
        <w:bookmarkStart w:id="9434" w:name="_Toc396478258"/>
        <w:bookmarkStart w:id="9435" w:name="_Toc396489703"/>
        <w:bookmarkEnd w:id="9431"/>
        <w:bookmarkEnd w:id="9432"/>
        <w:bookmarkEnd w:id="9433"/>
        <w:bookmarkEnd w:id="9434"/>
        <w:bookmarkEnd w:id="9435"/>
      </w:del>
    </w:p>
    <w:p w:rsidR="00670C0D" w:rsidDel="00872CED" w:rsidRDefault="00670C0D" w:rsidP="00497EF3">
      <w:pPr>
        <w:pStyle w:val="Content2"/>
        <w:rPr>
          <w:del w:id="9436" w:author="Vilson Lu" w:date="2014-08-22T03:20:00Z"/>
        </w:rPr>
      </w:pPr>
      <w:bookmarkStart w:id="9437" w:name="_Toc396445021"/>
      <w:bookmarkStart w:id="9438" w:name="_Toc396453105"/>
      <w:bookmarkStart w:id="9439" w:name="_Toc396476200"/>
      <w:bookmarkStart w:id="9440" w:name="_Toc396478259"/>
      <w:bookmarkStart w:id="9441" w:name="_Toc396489704"/>
      <w:bookmarkEnd w:id="9437"/>
      <w:bookmarkEnd w:id="9438"/>
      <w:bookmarkEnd w:id="9439"/>
      <w:bookmarkEnd w:id="9440"/>
      <w:bookmarkEnd w:id="9441"/>
    </w:p>
    <w:p w:rsidR="00BD48F0" w:rsidDel="002E1E00" w:rsidRDefault="00670C0D">
      <w:pPr>
        <w:pStyle w:val="Content2"/>
        <w:rPr>
          <w:del w:id="9442" w:author="Vilson Lu" w:date="2014-08-15T14:14:00Z"/>
        </w:rPr>
      </w:pPr>
      <w:del w:id="9443" w:author="Vilson Lu" w:date="2014-08-22T03:20:00Z">
        <w:r w:rsidDel="00872CED">
          <w:delText>OWL API is</w:delText>
        </w:r>
        <w:r w:rsidR="000F43FE" w:rsidDel="00872CED">
          <w:delText xml:space="preserve"> a</w:delText>
        </w:r>
      </w:del>
      <w:ins w:id="9444" w:author="TinTin Kalaw" w:date="2014-08-16T12:52:00Z">
        <w:del w:id="9445" w:author="Vilson Lu" w:date="2014-08-22T03:20:00Z">
          <w:r w:rsidR="006E427B" w:rsidDel="00872CED">
            <w:delText>n</w:delText>
          </w:r>
        </w:del>
      </w:ins>
      <w:del w:id="9446" w:author="Vilson Lu" w:date="2014-08-22T03:20:00Z">
        <w:r w:rsidR="00BD48F0" w:rsidDel="00872CED">
          <w:delText xml:space="preserve"> open-source</w:delText>
        </w:r>
        <w:r w:rsidR="000F43FE" w:rsidDel="00872CED">
          <w:delText xml:space="preserve"> Java based library to create, manipulate, and serialize ontologies. It contains different parsers: RDF/XML parser, OWL/XML parser, Turtle parser, KRSS parser, OBO Flat File format parser, and OWL Functional syntax writer and parser. It also interfaces with different reasoners: FacT, HermiT, Pellet, and Racer</w:delText>
        </w:r>
      </w:del>
      <w:del w:id="9447" w:author="Vilson Lu" w:date="2014-08-21T17:37:00Z">
        <w:r w:rsidR="000F43FE" w:rsidDel="004559DA">
          <w:delText>.</w:delText>
        </w:r>
      </w:del>
      <w:bookmarkStart w:id="9448" w:name="_Toc396445022"/>
      <w:bookmarkStart w:id="9449" w:name="_Toc396453106"/>
      <w:bookmarkStart w:id="9450" w:name="_Toc396476201"/>
      <w:bookmarkStart w:id="9451" w:name="_Toc396478260"/>
      <w:bookmarkStart w:id="9452" w:name="_Toc396489705"/>
      <w:bookmarkEnd w:id="9448"/>
      <w:bookmarkEnd w:id="9449"/>
      <w:bookmarkEnd w:id="9450"/>
      <w:bookmarkEnd w:id="9451"/>
      <w:bookmarkEnd w:id="9452"/>
    </w:p>
    <w:p w:rsidR="002F6E61" w:rsidRDefault="002E1E00">
      <w:pPr>
        <w:pStyle w:val="Heading3"/>
        <w:rPr>
          <w:ins w:id="9453" w:author="Vilson Lu" w:date="2014-08-15T21:40:00Z"/>
        </w:rPr>
        <w:pPrChange w:id="9454" w:author="Vilson Lu" w:date="2014-08-15T21:40:00Z">
          <w:pPr>
            <w:pStyle w:val="Content2"/>
          </w:pPr>
        </w:pPrChange>
      </w:pPr>
      <w:bookmarkStart w:id="9455" w:name="_Toc396445023"/>
      <w:bookmarkStart w:id="9456" w:name="_Toc396489706"/>
      <w:ins w:id="9457" w:author="Vilson Lu" w:date="2014-08-15T21:40:00Z">
        <w:r>
          <w:t>ArkNLP</w:t>
        </w:r>
      </w:ins>
      <w:ins w:id="9458" w:author="Vilson Lu" w:date="2014-08-15T21:46:00Z">
        <w:r>
          <w:t xml:space="preserve"> (Gimpel et al., 2011)</w:t>
        </w:r>
      </w:ins>
      <w:bookmarkEnd w:id="9455"/>
      <w:bookmarkEnd w:id="9456"/>
    </w:p>
    <w:p w:rsidR="002E1E00" w:rsidRDefault="002E1E00" w:rsidP="00497EF3">
      <w:pPr>
        <w:pStyle w:val="Content2"/>
        <w:rPr>
          <w:ins w:id="9459" w:author="Vilson Lu" w:date="2014-08-15T21:40:00Z"/>
        </w:rPr>
      </w:pPr>
    </w:p>
    <w:p w:rsidR="00DB37A8" w:rsidRDefault="002E1E00">
      <w:pPr>
        <w:pStyle w:val="Content2"/>
        <w:rPr>
          <w:ins w:id="9460" w:author="Vilson Lu" w:date="2014-08-21T17:38:00Z"/>
        </w:rPr>
      </w:pPr>
      <w:ins w:id="9461" w:author="Vilson Lu" w:date="2014-08-15T21:40:00Z">
        <w:r>
          <w:lastRenderedPageBreak/>
          <w:t xml:space="preserve">ArkNLP developed by Carnegie Mellon is a </w:t>
        </w:r>
      </w:ins>
      <w:ins w:id="9462" w:author="Vilson Lu" w:date="2014-08-15T21:41:00Z">
        <w:r>
          <w:t xml:space="preserve">Java-based Tokenizer and POS tagger that </w:t>
        </w:r>
      </w:ins>
      <w:ins w:id="9463" w:author="PF" w:date="2015-03-02T04:11:00Z">
        <w:r w:rsidR="001551E7">
          <w:t xml:space="preserve">was </w:t>
        </w:r>
      </w:ins>
      <w:ins w:id="9464" w:author="Vilson Lu" w:date="2014-08-15T21:41:00Z">
        <w:r>
          <w:t>specifically made for Twitter.</w:t>
        </w:r>
      </w:ins>
      <w:ins w:id="9465" w:author="Vilson Lu" w:date="2014-08-15T21:42:00Z">
        <w:r>
          <w:t xml:space="preserve"> For the tokenizer, it now identifies the emoticon tokens. For the POS tagger, it can also tag slangs and emoticons.</w:t>
        </w:r>
      </w:ins>
      <w:ins w:id="9466" w:author="Vilson Lu" w:date="2014-08-21T17:38:00Z">
        <w:r w:rsidR="004559DA">
          <w:t xml:space="preserve"> This will be used for tokenizing the tweets.</w:t>
        </w:r>
      </w:ins>
    </w:p>
    <w:p w:rsidR="00656494" w:rsidRDefault="00656494">
      <w:pPr>
        <w:rPr>
          <w:ins w:id="9467" w:author="Vilson Lu" w:date="2014-08-22T10:55:00Z"/>
          <w:sz w:val="20"/>
          <w:szCs w:val="20"/>
        </w:rPr>
      </w:pPr>
      <w:ins w:id="9468" w:author="Vilson Lu" w:date="2014-08-22T10:55:00Z">
        <w:r>
          <w:br w:type="page"/>
        </w:r>
      </w:ins>
    </w:p>
    <w:p w:rsidR="004559DA" w:rsidRDefault="004559DA">
      <w:pPr>
        <w:pStyle w:val="Content2"/>
        <w:rPr>
          <w:ins w:id="9469" w:author="Vilson Lu" w:date="2014-08-22T00:40:00Z"/>
        </w:rPr>
      </w:pPr>
    </w:p>
    <w:tbl>
      <w:tblPr>
        <w:tblStyle w:val="TableGrid"/>
        <w:tblW w:w="0" w:type="auto"/>
        <w:tblInd w:w="1440" w:type="dxa"/>
        <w:tblLook w:val="04A0"/>
      </w:tblPr>
      <w:tblGrid>
        <w:gridCol w:w="8136"/>
      </w:tblGrid>
      <w:tr w:rsidR="009035E8" w:rsidTr="007C3DF4">
        <w:trPr>
          <w:ins w:id="9470" w:author="Vilson Lu" w:date="2014-08-22T00:40:00Z"/>
        </w:trPr>
        <w:tc>
          <w:tcPr>
            <w:tcW w:w="9576" w:type="dxa"/>
          </w:tcPr>
          <w:p w:rsidR="009035E8" w:rsidRPr="00790935" w:rsidRDefault="00372B98" w:rsidP="007C3DF4">
            <w:pPr>
              <w:pStyle w:val="Content2"/>
              <w:ind w:left="0"/>
              <w:rPr>
                <w:ins w:id="9471" w:author="Vilson Lu" w:date="2014-08-22T00:40:00Z"/>
                <w:b/>
                <w:rPrChange w:id="9472" w:author="Vilson Lu" w:date="2014-08-22T06:43:00Z">
                  <w:rPr>
                    <w:ins w:id="9473" w:author="Vilson Lu" w:date="2014-08-22T00:40:00Z"/>
                  </w:rPr>
                </w:rPrChange>
              </w:rPr>
            </w:pPr>
            <w:ins w:id="9474" w:author="Vilson Lu" w:date="2014-08-22T00:40:00Z">
              <w:r w:rsidRPr="00372B98">
                <w:rPr>
                  <w:b/>
                  <w:rPrChange w:id="9475" w:author="Vilson Lu" w:date="2014-08-22T06:43:00Z">
                    <w:rPr>
                      <w:i/>
                    </w:rPr>
                  </w:rPrChange>
                </w:rPr>
                <w:t>Code Listing:</w:t>
              </w:r>
            </w:ins>
          </w:p>
        </w:tc>
      </w:tr>
      <w:tr w:rsidR="009035E8" w:rsidRPr="00387860" w:rsidTr="007C3DF4">
        <w:trPr>
          <w:ins w:id="9476" w:author="Vilson Lu" w:date="2014-08-22T00:40:00Z"/>
        </w:trPr>
        <w:tc>
          <w:tcPr>
            <w:tcW w:w="9576" w:type="dxa"/>
          </w:tcPr>
          <w:p w:rsidR="009035E8" w:rsidRPr="00387860" w:rsidRDefault="009035E8">
            <w:pPr>
              <w:pStyle w:val="Content2"/>
              <w:keepNext/>
              <w:ind w:left="0"/>
              <w:rPr>
                <w:ins w:id="9477" w:author="Vilson Lu" w:date="2014-08-22T00:40:00Z"/>
              </w:rPr>
            </w:pPr>
            <w:ins w:id="9478" w:author="Vilson Lu" w:date="2014-08-22T00:41:00Z">
              <w:r>
                <w:t>List&lt;String&gt; tokens = Twokenize.tokenizeRawTweetText(text);</w:t>
              </w:r>
            </w:ins>
          </w:p>
        </w:tc>
      </w:tr>
    </w:tbl>
    <w:p w:rsidR="002F6E61" w:rsidRDefault="009035E8">
      <w:pPr>
        <w:pStyle w:val="Caption"/>
        <w:rPr>
          <w:del w:id="9479" w:author="Vilson Lu" w:date="2014-08-21T22:55:00Z"/>
        </w:rPr>
        <w:pPrChange w:id="9480" w:author="Vilson Lu" w:date="2014-08-22T10:54:00Z">
          <w:pPr>
            <w:pStyle w:val="Content2"/>
          </w:pPr>
        </w:pPrChange>
      </w:pPr>
      <w:bookmarkStart w:id="9481" w:name="_Toc396489902"/>
      <w:ins w:id="9482" w:author="Vilson Lu" w:date="2014-08-22T00:41:00Z">
        <w:r>
          <w:t xml:space="preserve">Code Listing </w:t>
        </w:r>
      </w:ins>
      <w:ins w:id="9483" w:author="Vilson Lu" w:date="2014-08-22T08:40:00Z">
        <w:r w:rsidR="00372B98">
          <w:rPr>
            <w:b w:val="0"/>
            <w:i w:val="0"/>
          </w:rPr>
          <w:fldChar w:fldCharType="begin"/>
        </w:r>
        <w:r w:rsidR="00F27329">
          <w:instrText xml:space="preserve"> STYLEREF 1 \s </w:instrText>
        </w:r>
      </w:ins>
      <w:r w:rsidR="00372B98">
        <w:rPr>
          <w:b w:val="0"/>
          <w:i w:val="0"/>
        </w:rPr>
        <w:fldChar w:fldCharType="separate"/>
      </w:r>
      <w:r w:rsidR="003160F5">
        <w:rPr>
          <w:noProof/>
        </w:rPr>
        <w:t>3</w:t>
      </w:r>
      <w:ins w:id="9484" w:author="Vilson Lu" w:date="2014-08-22T08:40:00Z">
        <w:r w:rsidR="00372B98">
          <w:rPr>
            <w:b w:val="0"/>
            <w:i w:val="0"/>
          </w:rPr>
          <w:fldChar w:fldCharType="end"/>
        </w:r>
        <w:r w:rsidR="00F27329">
          <w:noBreakHyphen/>
        </w:r>
        <w:r w:rsidR="00372B98">
          <w:rPr>
            <w:b w:val="0"/>
            <w:i w:val="0"/>
          </w:rPr>
          <w:fldChar w:fldCharType="begin"/>
        </w:r>
        <w:r w:rsidR="00F27329">
          <w:instrText xml:space="preserve"> SEQ Code_Listing \* ARABIC \s 1 </w:instrText>
        </w:r>
      </w:ins>
      <w:r w:rsidR="00372B98">
        <w:rPr>
          <w:b w:val="0"/>
          <w:i w:val="0"/>
        </w:rPr>
        <w:fldChar w:fldCharType="separate"/>
      </w:r>
      <w:ins w:id="9485" w:author="Vilson Lu" w:date="2014-08-22T16:55:00Z">
        <w:r w:rsidR="003160F5">
          <w:rPr>
            <w:noProof/>
          </w:rPr>
          <w:t>5</w:t>
        </w:r>
      </w:ins>
      <w:ins w:id="9486" w:author="Vilson Lu" w:date="2014-08-22T08:40:00Z">
        <w:r w:rsidR="00372B98">
          <w:rPr>
            <w:b w:val="0"/>
            <w:i w:val="0"/>
          </w:rPr>
          <w:fldChar w:fldCharType="end"/>
        </w:r>
      </w:ins>
      <w:ins w:id="9487" w:author="Vilson Lu" w:date="2014-08-22T00:41:00Z">
        <w:r>
          <w:t>. Example code for tokenizing text.</w:t>
        </w:r>
      </w:ins>
      <w:bookmarkEnd w:id="9481"/>
    </w:p>
    <w:p w:rsidR="002F6E61" w:rsidRDefault="002F6E61">
      <w:pPr>
        <w:pStyle w:val="Caption"/>
        <w:rPr>
          <w:ins w:id="9488" w:author="Vilson Lu" w:date="2014-08-22T06:43:00Z"/>
        </w:rPr>
        <w:pPrChange w:id="9489" w:author="Vilson Lu" w:date="2014-08-22T10:54:00Z">
          <w:pPr>
            <w:tabs>
              <w:tab w:val="left" w:pos="2205"/>
            </w:tabs>
          </w:pPr>
        </w:pPrChange>
      </w:pPr>
    </w:p>
    <w:p w:rsidR="002F6E61" w:rsidRDefault="002F6E61">
      <w:pPr>
        <w:rPr>
          <w:ins w:id="9490" w:author="Vilson Lu" w:date="2014-08-21T22:56:00Z"/>
        </w:rPr>
        <w:pPrChange w:id="9491" w:author="Vilson Lu" w:date="2014-08-22T06:43:00Z">
          <w:pPr>
            <w:pStyle w:val="Content2"/>
          </w:pPr>
        </w:pPrChange>
      </w:pPr>
    </w:p>
    <w:p w:rsidR="002F6E61" w:rsidRDefault="00344607">
      <w:pPr>
        <w:pStyle w:val="Heading3"/>
        <w:rPr>
          <w:ins w:id="9492" w:author="Vilson Lu" w:date="2014-08-21T22:55:00Z"/>
        </w:rPr>
        <w:pPrChange w:id="9493" w:author="Vilson Lu" w:date="2014-08-21T22:55:00Z">
          <w:pPr>
            <w:pStyle w:val="Content2"/>
          </w:pPr>
        </w:pPrChange>
      </w:pPr>
      <w:bookmarkStart w:id="9494" w:name="_Toc396445024"/>
      <w:bookmarkStart w:id="9495" w:name="_Toc396489707"/>
      <w:ins w:id="9496" w:author="Vilson Lu" w:date="2014-08-21T22:55:00Z">
        <w:r>
          <w:t>NormAPI (Nocon et al., 2014)</w:t>
        </w:r>
        <w:bookmarkEnd w:id="9494"/>
        <w:bookmarkEnd w:id="9495"/>
      </w:ins>
    </w:p>
    <w:p w:rsidR="002F6E61" w:rsidRDefault="002F6E61">
      <w:pPr>
        <w:pStyle w:val="Content2"/>
        <w:rPr>
          <w:ins w:id="9497" w:author="Vilson Lu" w:date="2014-08-21T22:56:00Z"/>
        </w:rPr>
        <w:pPrChange w:id="9498" w:author="Vilson Lu" w:date="2014-08-21T22:56:00Z">
          <w:pPr/>
        </w:pPrChange>
      </w:pPr>
    </w:p>
    <w:p w:rsidR="002F6E61" w:rsidRDefault="00344607">
      <w:pPr>
        <w:pStyle w:val="Content2"/>
        <w:rPr>
          <w:ins w:id="9499" w:author="Vilson Lu" w:date="2014-08-21T22:56:00Z"/>
        </w:rPr>
        <w:pPrChange w:id="9500" w:author="Vilson Lu" w:date="2014-08-21T22:56:00Z">
          <w:pPr/>
        </w:pPrChange>
      </w:pPr>
      <w:ins w:id="9501" w:author="Vilson Lu" w:date="2014-08-21T22:56:00Z">
        <w:r>
          <w:t xml:space="preserve">NormAPI is </w:t>
        </w:r>
      </w:ins>
      <w:ins w:id="9502" w:author="PF" w:date="2015-03-02T04:11:00Z">
        <w:r w:rsidR="00EB4488">
          <w:t xml:space="preserve">a </w:t>
        </w:r>
      </w:ins>
      <w:ins w:id="9503" w:author="Vilson Lu" w:date="2014-08-21T22:56:00Z">
        <w:r>
          <w:t xml:space="preserve">text normalization API that is specifically built for </w:t>
        </w:r>
      </w:ins>
      <w:ins w:id="9504" w:author="PF" w:date="2015-03-02T04:11:00Z">
        <w:r w:rsidR="00EB4488">
          <w:t xml:space="preserve">the </w:t>
        </w:r>
      </w:ins>
      <w:ins w:id="9505" w:author="Vilson Lu" w:date="2014-08-21T22:56:00Z">
        <w:r>
          <w:t>Filipino</w:t>
        </w:r>
      </w:ins>
      <w:ins w:id="9506" w:author="PF" w:date="2015-03-02T04:11:00Z">
        <w:r w:rsidR="00EB4488">
          <w:t xml:space="preserve"> language</w:t>
        </w:r>
      </w:ins>
      <w:ins w:id="9507" w:author="Vilson Lu" w:date="2014-08-21T22:56:00Z">
        <w:r>
          <w:t xml:space="preserve">. It currently has implementations for Dictionary Substitution Approach (DSA) and Statistical Machine Translation (SMT). The user can choose if the normalization will perform: (1) DSA </w:t>
        </w:r>
        <w:del w:id="9508" w:author="PF" w:date="2015-03-02T04:12:00Z">
          <w:r w:rsidDel="00EB4488">
            <w:delText>O</w:delText>
          </w:r>
        </w:del>
      </w:ins>
      <w:ins w:id="9509" w:author="PF" w:date="2015-03-02T04:12:00Z">
        <w:r w:rsidR="00EB4488">
          <w:t>o</w:t>
        </w:r>
      </w:ins>
      <w:ins w:id="9510" w:author="Vilson Lu" w:date="2014-08-21T22:56:00Z">
        <w:r>
          <w:t xml:space="preserve">nly, (2) SMT </w:t>
        </w:r>
        <w:del w:id="9511" w:author="PF" w:date="2015-03-02T04:12:00Z">
          <w:r w:rsidDel="00EB4488">
            <w:delText>O</w:delText>
          </w:r>
        </w:del>
      </w:ins>
      <w:ins w:id="9512" w:author="PF" w:date="2015-03-02T04:12:00Z">
        <w:r w:rsidR="00EB4488">
          <w:t>o</w:t>
        </w:r>
      </w:ins>
      <w:ins w:id="9513" w:author="Vilson Lu" w:date="2014-08-21T22:56:00Z">
        <w:r>
          <w:t xml:space="preserve">nly, (3) SMT after DSA, </w:t>
        </w:r>
      </w:ins>
      <w:ins w:id="9514" w:author="PF" w:date="2015-03-02T04:12:00Z">
        <w:r w:rsidR="00EB4488">
          <w:t xml:space="preserve">or </w:t>
        </w:r>
      </w:ins>
      <w:ins w:id="9515" w:author="Vilson Lu" w:date="2014-08-21T22:56:00Z">
        <w:r>
          <w:t xml:space="preserve">(4) SMT before DSA. NormAPI accepts file or text as inputs. It also allows </w:t>
        </w:r>
        <w:del w:id="9516" w:author="PF" w:date="2015-03-02T04:12:00Z">
          <w:r w:rsidDel="00EB4488">
            <w:delText xml:space="preserve">to set </w:delText>
          </w:r>
        </w:del>
      </w:ins>
      <w:ins w:id="9517" w:author="PF" w:date="2015-03-02T04:12:00Z">
        <w:r w:rsidR="00EB4488">
          <w:t xml:space="preserve">setting </w:t>
        </w:r>
      </w:ins>
      <w:ins w:id="9518" w:author="Vilson Lu" w:date="2014-08-21T22:56:00Z">
        <w:del w:id="9519" w:author="PF" w:date="2015-03-02T04:12:00Z">
          <w:r w:rsidDel="00EB4488">
            <w:delText xml:space="preserve">the </w:delText>
          </w:r>
        </w:del>
        <w:r>
          <w:t>configuration files and train</w:t>
        </w:r>
      </w:ins>
      <w:ins w:id="9520" w:author="PF" w:date="2015-03-02T04:12:00Z">
        <w:r w:rsidR="00EB4488">
          <w:t>ing</w:t>
        </w:r>
      </w:ins>
      <w:ins w:id="9521" w:author="Vilson Lu" w:date="2014-08-21T22:56:00Z">
        <w:r>
          <w:t xml:space="preserve"> a new model.</w:t>
        </w:r>
      </w:ins>
      <w:ins w:id="9522" w:author="Vilson Lu" w:date="2014-08-22T09:04:00Z">
        <w:r w:rsidR="005302DA">
          <w:t xml:space="preserve"> This will be used for the text normalization.</w:t>
        </w:r>
      </w:ins>
    </w:p>
    <w:p w:rsidR="002F6E61" w:rsidRDefault="002F6E61">
      <w:pPr>
        <w:rPr>
          <w:ins w:id="9523" w:author="Vilson Lu" w:date="2014-08-21T22:55:00Z"/>
        </w:rPr>
        <w:pPrChange w:id="9524" w:author="Vilson Lu" w:date="2014-08-21T22:56:00Z">
          <w:pPr>
            <w:pStyle w:val="Content2"/>
          </w:pPr>
        </w:pPrChange>
      </w:pPr>
    </w:p>
    <w:p w:rsidR="004559DA" w:rsidRDefault="004559DA">
      <w:pPr>
        <w:pStyle w:val="Heading3"/>
        <w:numPr>
          <w:ilvl w:val="0"/>
          <w:numId w:val="0"/>
        </w:numPr>
        <w:rPr>
          <w:ins w:id="9525" w:author="Vilson Lu" w:date="2014-08-16T15:43:00Z"/>
          <w:b w:val="0"/>
        </w:rPr>
        <w:sectPr w:rsidR="004559DA" w:rsidSect="005A3259">
          <w:pgSz w:w="12240" w:h="15840"/>
          <w:pgMar w:top="1440" w:right="1440" w:bottom="1440" w:left="1440" w:header="720" w:footer="720" w:gutter="0"/>
          <w:pgNumType w:start="1" w:chapStyle="1"/>
          <w:cols w:space="720"/>
          <w:docGrid w:linePitch="360"/>
        </w:sectPr>
      </w:pPr>
    </w:p>
    <w:p w:rsidR="002F6E61" w:rsidRDefault="006D5669">
      <w:pPr>
        <w:pStyle w:val="Content2"/>
        <w:rPr>
          <w:del w:id="9526" w:author="Vilson Lu" w:date="2014-08-15T14:14:00Z"/>
          <w:b/>
          <w:sz w:val="22"/>
          <w:szCs w:val="22"/>
        </w:rPr>
        <w:pPrChange w:id="9527" w:author="TinTin Kalaw" w:date="2014-08-16T12:52:00Z">
          <w:pPr/>
        </w:pPrChange>
      </w:pPr>
      <w:del w:id="9528" w:author="Vilson Lu" w:date="2014-08-15T14:14:00Z">
        <w:r w:rsidDel="00AA30D0">
          <w:rPr>
            <w:b/>
            <w:sz w:val="22"/>
            <w:szCs w:val="22"/>
          </w:rPr>
          <w:lastRenderedPageBreak/>
          <w:br w:type="page"/>
        </w:r>
      </w:del>
    </w:p>
    <w:p w:rsidR="006D5669" w:rsidRPr="00670C0D" w:rsidDel="00AA30D0" w:rsidRDefault="006D5669" w:rsidP="00670C0D">
      <w:pPr>
        <w:pStyle w:val="Content2"/>
        <w:rPr>
          <w:del w:id="9529" w:author="Vilson Lu" w:date="2014-08-15T14:14:00Z"/>
        </w:rPr>
      </w:pPr>
      <w:bookmarkStart w:id="9530" w:name="_Toc395957341"/>
      <w:bookmarkStart w:id="9531" w:name="_Toc395961193"/>
      <w:bookmarkStart w:id="9532" w:name="_Toc395961274"/>
      <w:bookmarkStart w:id="9533" w:name="_Toc395961451"/>
      <w:bookmarkStart w:id="9534" w:name="_Toc395961934"/>
      <w:bookmarkStart w:id="9535" w:name="_Toc396184350"/>
      <w:bookmarkStart w:id="9536" w:name="_Toc396194015"/>
      <w:bookmarkStart w:id="9537" w:name="_Toc396200176"/>
      <w:bookmarkStart w:id="9538" w:name="_Toc396445025"/>
      <w:bookmarkStart w:id="9539" w:name="_Toc396453109"/>
      <w:bookmarkStart w:id="9540" w:name="_Toc396476204"/>
      <w:bookmarkStart w:id="9541" w:name="_Toc396478263"/>
      <w:bookmarkStart w:id="9542" w:name="_Toc396489708"/>
      <w:bookmarkEnd w:id="9530"/>
      <w:bookmarkEnd w:id="9531"/>
      <w:bookmarkEnd w:id="9532"/>
      <w:bookmarkEnd w:id="9533"/>
      <w:bookmarkEnd w:id="9534"/>
      <w:bookmarkEnd w:id="9535"/>
      <w:bookmarkEnd w:id="9536"/>
      <w:bookmarkEnd w:id="9537"/>
      <w:bookmarkEnd w:id="9538"/>
      <w:bookmarkEnd w:id="9539"/>
      <w:bookmarkEnd w:id="9540"/>
      <w:bookmarkEnd w:id="9541"/>
      <w:bookmarkEnd w:id="9542"/>
    </w:p>
    <w:p w:rsidR="00670C0D" w:rsidRPr="00670C0D" w:rsidDel="00AA30D0" w:rsidRDefault="00670C0D" w:rsidP="00670C0D">
      <w:pPr>
        <w:rPr>
          <w:del w:id="9543" w:author="Vilson Lu" w:date="2014-08-15T14:14:00Z"/>
        </w:rPr>
      </w:pPr>
      <w:bookmarkStart w:id="9544" w:name="_Toc395957342"/>
      <w:bookmarkStart w:id="9545" w:name="_Toc395961194"/>
      <w:bookmarkStart w:id="9546" w:name="_Toc395961275"/>
      <w:bookmarkStart w:id="9547" w:name="_Toc395961452"/>
      <w:bookmarkStart w:id="9548" w:name="_Toc395961935"/>
      <w:bookmarkStart w:id="9549" w:name="_Toc396184351"/>
      <w:bookmarkStart w:id="9550" w:name="_Toc396194016"/>
      <w:bookmarkStart w:id="9551" w:name="_Toc396200177"/>
      <w:bookmarkStart w:id="9552" w:name="_Toc396445026"/>
      <w:bookmarkStart w:id="9553" w:name="_Toc396453110"/>
      <w:bookmarkStart w:id="9554" w:name="_Toc396476205"/>
      <w:bookmarkStart w:id="9555" w:name="_Toc396478264"/>
      <w:bookmarkStart w:id="9556" w:name="_Toc396489709"/>
      <w:bookmarkEnd w:id="9544"/>
      <w:bookmarkEnd w:id="9545"/>
      <w:bookmarkEnd w:id="9546"/>
      <w:bookmarkEnd w:id="9547"/>
      <w:bookmarkEnd w:id="9548"/>
      <w:bookmarkEnd w:id="9549"/>
      <w:bookmarkEnd w:id="9550"/>
      <w:bookmarkEnd w:id="9551"/>
      <w:bookmarkEnd w:id="9552"/>
      <w:bookmarkEnd w:id="9553"/>
      <w:bookmarkEnd w:id="9554"/>
      <w:bookmarkEnd w:id="9555"/>
      <w:bookmarkEnd w:id="9556"/>
    </w:p>
    <w:p w:rsidR="00670C0D" w:rsidRDefault="005A3259" w:rsidP="006D5669">
      <w:pPr>
        <w:pStyle w:val="Heading1"/>
      </w:pPr>
      <w:bookmarkStart w:id="9557" w:name="_Toc396445027"/>
      <w:bookmarkStart w:id="9558" w:name="_Toc396489710"/>
      <w:r w:rsidRPr="00E45CE0">
        <w:t xml:space="preserve">The </w:t>
      </w:r>
      <w:r w:rsidR="006D5669">
        <w:t xml:space="preserve">FILIET </w:t>
      </w:r>
      <w:r w:rsidRPr="00E45CE0">
        <w:t>System</w:t>
      </w:r>
      <w:bookmarkEnd w:id="9557"/>
      <w:bookmarkEnd w:id="9558"/>
    </w:p>
    <w:p w:rsidR="00670C0D" w:rsidRDefault="00670C0D" w:rsidP="00497EF3">
      <w:pPr>
        <w:pStyle w:val="Content1"/>
      </w:pPr>
    </w:p>
    <w:p w:rsidR="00576296" w:rsidRDefault="006D5669">
      <w:pPr>
        <w:pStyle w:val="Content1"/>
      </w:pPr>
      <w:r>
        <w:t xml:space="preserve">This chapter presents the proposed system. It is divided into six sections. The first section will discuss the system overview. The second section outlines the objectives </w:t>
      </w:r>
      <w:ins w:id="9559" w:author="PF" w:date="2015-03-02T04:13:00Z">
        <w:r w:rsidR="00EB4488">
          <w:t xml:space="preserve">of </w:t>
        </w:r>
      </w:ins>
      <w:r>
        <w:t>the system</w:t>
      </w:r>
      <w:ins w:id="9560" w:author="PF" w:date="2015-03-02T04:13:00Z">
        <w:r w:rsidR="00EB4488">
          <w:t>.</w:t>
        </w:r>
      </w:ins>
      <w:del w:id="9561" w:author="PF" w:date="2015-03-02T04:13:00Z">
        <w:r w:rsidDel="00EB4488">
          <w:delText xml:space="preserve"> must be able to achieve.</w:delText>
        </w:r>
      </w:del>
      <w:r>
        <w:t xml:space="preserve"> The third section tackles the scope and limitations of the system based on the outlined objectives. The fourth section presents the architectural design. The fifth section discusses the front-end and back-end features. Lastly, the sixth section will present the resources that will be used in implementing the system.</w:t>
      </w:r>
    </w:p>
    <w:p w:rsidR="002F6E61" w:rsidRDefault="002F6E61">
      <w:pPr>
        <w:pStyle w:val="Content1"/>
        <w:rPr>
          <w:ins w:id="9562" w:author="Vilson Lu" w:date="2014-08-15T14:13:00Z"/>
        </w:rPr>
        <w:pPrChange w:id="9563" w:author="TinTin Kalaw" w:date="2014-08-16T12:53:00Z">
          <w:pPr>
            <w:pStyle w:val="Content"/>
          </w:pPr>
        </w:pPrChange>
      </w:pPr>
    </w:p>
    <w:p w:rsidR="00AA30D0" w:rsidRDefault="00AA30D0" w:rsidP="00AA30D0">
      <w:pPr>
        <w:pStyle w:val="Heading2"/>
        <w:rPr>
          <w:ins w:id="9564" w:author="Vilson Lu" w:date="2014-08-15T14:13:00Z"/>
        </w:rPr>
      </w:pPr>
      <w:bookmarkStart w:id="9565" w:name="_Toc395181715"/>
      <w:bookmarkStart w:id="9566" w:name="_Toc396445028"/>
      <w:bookmarkStart w:id="9567" w:name="_Toc396489711"/>
      <w:ins w:id="9568" w:author="Vilson Lu" w:date="2014-08-15T14:13:00Z">
        <w:r>
          <w:t>System Overview</w:t>
        </w:r>
        <w:bookmarkEnd w:id="9565"/>
        <w:bookmarkEnd w:id="9566"/>
        <w:bookmarkEnd w:id="9567"/>
      </w:ins>
    </w:p>
    <w:p w:rsidR="002F6E61" w:rsidRDefault="002F6E61">
      <w:pPr>
        <w:pStyle w:val="Content1"/>
        <w:rPr>
          <w:ins w:id="9569" w:author="Vilson Lu" w:date="2014-08-15T14:13:00Z"/>
        </w:rPr>
        <w:pPrChange w:id="9570" w:author="TinTin Kalaw" w:date="2014-08-16T12:53:00Z">
          <w:pPr>
            <w:pStyle w:val="Content"/>
          </w:pPr>
        </w:pPrChange>
      </w:pPr>
    </w:p>
    <w:p w:rsidR="002F6E61" w:rsidRDefault="00AA30D0">
      <w:pPr>
        <w:pStyle w:val="Content1"/>
        <w:rPr>
          <w:ins w:id="9571" w:author="Vilson Lu" w:date="2014-08-15T14:13:00Z"/>
        </w:rPr>
        <w:pPrChange w:id="9572" w:author="TinTin Kalaw" w:date="2014-08-16T12:53:00Z">
          <w:pPr>
            <w:pStyle w:val="Content"/>
          </w:pPr>
        </w:pPrChange>
      </w:pPr>
      <w:ins w:id="9573" w:author="Vilson Lu" w:date="2014-08-15T14:13:00Z">
        <w:r>
          <w:t>Filipino</w:t>
        </w:r>
      </w:ins>
      <w:ins w:id="9574" w:author="TinTin Kalaw" w:date="2014-08-16T13:20:00Z">
        <w:del w:id="9575" w:author="Kyle Mc Hale Dela Cruz" w:date="2014-08-19T00:06:00Z">
          <w:r w:rsidR="00E75C6B" w:rsidDel="00AA6A17">
            <w:delText>/English</w:delText>
          </w:r>
        </w:del>
      </w:ins>
      <w:ins w:id="9576" w:author="Vilson Lu" w:date="2014-08-15T14:13:00Z">
        <w:r>
          <w:t xml:space="preserve"> Information Extraction for Twitter (FILIET) is a hybrid information extraction system that incorporates the architectures of an adaptive IE system and a rule-based IE system for Filipino </w:t>
        </w:r>
      </w:ins>
      <w:ins w:id="9577" w:author="TinTin Kalaw" w:date="2014-08-16T13:20:00Z">
        <w:del w:id="9578" w:author="Kyle Mc Hale Dela Cruz" w:date="2014-08-19T00:06:00Z">
          <w:r w:rsidR="00E75C6B" w:rsidDel="00AA6A17">
            <w:delText xml:space="preserve">and English </w:delText>
          </w:r>
        </w:del>
      </w:ins>
      <w:ins w:id="9579" w:author="Vilson Lu" w:date="2014-08-15T14:13:00Z">
        <w:r>
          <w:t xml:space="preserve">disaster related </w:t>
        </w:r>
        <w:del w:id="9580" w:author="TinTin Kalaw" w:date="2014-08-16T13:20:00Z">
          <w:r w:rsidDel="00E75C6B">
            <w:delText>reports</w:delText>
          </w:r>
        </w:del>
      </w:ins>
      <w:ins w:id="9581" w:author="TinTin Kalaw" w:date="2014-08-16T13:20:00Z">
        <w:r w:rsidR="00E75C6B">
          <w:t>tweet</w:t>
        </w:r>
      </w:ins>
      <w:ins w:id="9582" w:author="Vilson Lu" w:date="2014-08-15T14:13:00Z">
        <w:r>
          <w:t xml:space="preserve">. The FILIET system will work with extracting information from </w:t>
        </w:r>
        <w:del w:id="9583" w:author="TinTin Kalaw" w:date="2014-08-16T13:21:00Z">
          <w:r w:rsidDel="00E75C6B">
            <w:delText>T</w:delText>
          </w:r>
        </w:del>
      </w:ins>
      <w:ins w:id="9584" w:author="TinTin Kalaw" w:date="2014-08-16T13:21:00Z">
        <w:r w:rsidR="00E75C6B">
          <w:t>t</w:t>
        </w:r>
      </w:ins>
      <w:ins w:id="9585" w:author="Vilson Lu" w:date="2014-08-15T14:13:00Z">
        <w:r>
          <w:t xml:space="preserve">weets that were written in </w:t>
        </w:r>
      </w:ins>
      <w:ins w:id="9586" w:author="TinTin Kalaw" w:date="2014-08-16T13:21:00Z">
        <w:r w:rsidR="00E75C6B">
          <w:t>Filipino and English, along with their variations such as TXTSPK and code-switch</w:t>
        </w:r>
      </w:ins>
      <w:ins w:id="9587" w:author="Vilson Lu" w:date="2014-08-15T14:13:00Z">
        <w:del w:id="9588" w:author="TinTin Kalaw" w:date="2014-08-16T13:21:00Z">
          <w:r w:rsidDel="00E75C6B">
            <w:delText>the different variations of the Filipino language specifically the Taglish (Code Switching) and the TXTSPK variations</w:delText>
          </w:r>
        </w:del>
        <w:r>
          <w:t>. The system will follow the methodology described below. The disaster-related tweets will be loaded into the system.</w:t>
        </w:r>
      </w:ins>
      <w:ins w:id="9589" w:author="Vilson Lu" w:date="2014-08-22T12:50:00Z">
        <w:r w:rsidR="00010245">
          <w:t xml:space="preserve"> </w:t>
        </w:r>
        <w:del w:id="9590" w:author="PF" w:date="2015-03-02T04:13:00Z">
          <w:r w:rsidR="00010245" w:rsidDel="00EB4488">
            <w:delText>Then t</w:delText>
          </w:r>
        </w:del>
      </w:ins>
      <w:ins w:id="9591" w:author="PF" w:date="2015-03-02T04:13:00Z">
        <w:r w:rsidR="00EB4488">
          <w:t>T</w:t>
        </w:r>
      </w:ins>
      <w:ins w:id="9592" w:author="Vilson Lu" w:date="2014-08-22T12:50:00Z">
        <w:r w:rsidR="00010245">
          <w:t>he sy</w:t>
        </w:r>
        <w:r w:rsidR="00BC4FEA">
          <w:t xml:space="preserve">stem will then classify </w:t>
        </w:r>
      </w:ins>
      <w:ins w:id="9593" w:author="Vilson Lu" w:date="2014-08-22T15:58:00Z">
        <w:r w:rsidR="00BC4FEA">
          <w:t xml:space="preserve">according </w:t>
        </w:r>
      </w:ins>
      <w:ins w:id="9594" w:author="Vilson Lu" w:date="2014-08-22T12:50:00Z">
        <w:r w:rsidR="00010245">
          <w:t>to the following categories: (1) caution and advice, (2) casualties and damage, (3) donations, and (4) others</w:t>
        </w:r>
      </w:ins>
      <w:ins w:id="9595" w:author="Vilson Lu" w:date="2014-08-22T12:51:00Z">
        <w:r w:rsidR="00010245">
          <w:t>.</w:t>
        </w:r>
      </w:ins>
      <w:ins w:id="9596" w:author="PF" w:date="2015-03-02T04:14:00Z">
        <w:r w:rsidR="00EB4488">
          <w:t xml:space="preserve"> </w:t>
        </w:r>
      </w:ins>
      <w:commentRangeStart w:id="9597"/>
      <w:commentRangeStart w:id="9598"/>
      <w:ins w:id="9599" w:author="Vilson Lu" w:date="2014-08-15T14:13:00Z">
        <w:r>
          <w:t>The</w:t>
        </w:r>
        <w:del w:id="9600" w:author="JP Garcia" w:date="2014-08-20T21:31:00Z">
          <w:r w:rsidDel="00F01ACE">
            <w:delText>n the system will then classify the type of disaster within each of the tweets</w:delText>
          </w:r>
        </w:del>
      </w:ins>
      <w:ins w:id="9601" w:author="TinTin Kalaw" w:date="2014-08-16T13:28:00Z">
        <w:del w:id="9602" w:author="JP Garcia" w:date="2014-08-20T21:31:00Z">
          <w:r w:rsidR="00F048AE" w:rsidDel="00F01ACE">
            <w:delText xml:space="preserve"> and then classify as to what type</w:delText>
          </w:r>
        </w:del>
      </w:ins>
      <w:ins w:id="9603" w:author="TinTin Kalaw" w:date="2014-08-16T13:29:00Z">
        <w:del w:id="9604" w:author="JP Garcia" w:date="2014-08-20T21:31:00Z">
          <w:r w:rsidR="006436ED" w:rsidDel="00F01ACE">
            <w:delText xml:space="preserve"> of information the tweet contains</w:delText>
          </w:r>
        </w:del>
      </w:ins>
      <w:commentRangeEnd w:id="9597"/>
      <w:del w:id="9605" w:author="JP Garcia" w:date="2014-08-20T21:31:00Z">
        <w:r w:rsidR="00F96500" w:rsidDel="00F01ACE">
          <w:rPr>
            <w:rStyle w:val="CommentReference"/>
          </w:rPr>
          <w:commentReference w:id="9597"/>
        </w:r>
      </w:del>
      <w:commentRangeEnd w:id="9598"/>
      <w:r w:rsidR="00F01ACE">
        <w:rPr>
          <w:rStyle w:val="CommentReference"/>
        </w:rPr>
        <w:commentReference w:id="9598"/>
      </w:r>
      <w:ins w:id="9606" w:author="Vilson Lu" w:date="2014-08-15T14:13:00Z">
        <w:del w:id="9607" w:author="JP Garcia" w:date="2014-08-20T21:31:00Z">
          <w:r w:rsidDel="00F01ACE">
            <w:delText>. After undergoing the classification process, the</w:delText>
          </w:r>
        </w:del>
        <w:r>
          <w:t xml:space="preserve"> tweets will now proceed to the information extraction engine of the system wherein the system will </w:t>
        </w:r>
        <w:del w:id="9608" w:author="JP Garcia" w:date="2014-08-20T21:35:00Z">
          <w:r w:rsidDel="00F01ACE">
            <w:delText xml:space="preserve">apply </w:delText>
          </w:r>
          <w:commentRangeStart w:id="9609"/>
          <w:commentRangeStart w:id="9610"/>
          <w:r w:rsidDel="00F01ACE">
            <w:delText xml:space="preserve">various information </w:delText>
          </w:r>
        </w:del>
        <w:r>
          <w:t>extra</w:t>
        </w:r>
        <w:r w:rsidR="00372B98" w:rsidRPr="00372B98">
          <w:rPr>
            <w:rStyle w:val="Content2Char"/>
            <w:rPrChange w:id="9611" w:author="Vilson Lu" w:date="2014-08-15T23:05:00Z">
              <w:rPr>
                <w:i/>
              </w:rPr>
            </w:rPrChange>
          </w:rPr>
          <w:t>ct</w:t>
        </w:r>
        <w:del w:id="9612" w:author="JP Garcia" w:date="2014-08-20T21:35:00Z">
          <w:r w:rsidR="00372B98" w:rsidRPr="00372B98">
            <w:rPr>
              <w:rStyle w:val="Content2Char"/>
              <w:rPrChange w:id="9613" w:author="Vilson Lu" w:date="2014-08-15T23:05:00Z">
                <w:rPr>
                  <w:i/>
                </w:rPr>
              </w:rPrChange>
            </w:rPr>
            <w:delText>ion</w:delText>
          </w:r>
        </w:del>
        <w:r w:rsidR="00372B98" w:rsidRPr="00372B98">
          <w:rPr>
            <w:rStyle w:val="Content2Char"/>
            <w:rPrChange w:id="9614" w:author="Vilson Lu" w:date="2014-08-15T23:05:00Z">
              <w:rPr>
                <w:i/>
              </w:rPr>
            </w:rPrChange>
          </w:rPr>
          <w:t xml:space="preserve"> t</w:t>
        </w:r>
        <w:del w:id="9615" w:author="JP Garcia" w:date="2014-08-20T21:35:00Z">
          <w:r w:rsidR="00372B98" w:rsidRPr="00372B98">
            <w:rPr>
              <w:rStyle w:val="Content2Char"/>
              <w:rPrChange w:id="9616" w:author="Vilson Lu" w:date="2014-08-15T23:05:00Z">
                <w:rPr>
                  <w:i/>
                </w:rPr>
              </w:rPrChange>
            </w:rPr>
            <w:delText>echniques</w:delText>
          </w:r>
        </w:del>
      </w:ins>
      <w:commentRangeEnd w:id="9609"/>
      <w:ins w:id="9617" w:author="Vilson Lu" w:date="2014-08-20T19:52:00Z">
        <w:del w:id="9618" w:author="JP Garcia" w:date="2014-08-20T21:35:00Z">
          <w:r w:rsidR="00F96500" w:rsidDel="00F01ACE">
            <w:rPr>
              <w:rStyle w:val="CommentReference"/>
            </w:rPr>
            <w:commentReference w:id="9609"/>
          </w:r>
        </w:del>
      </w:ins>
      <w:commentRangeEnd w:id="9610"/>
      <w:r w:rsidR="00F01ACE">
        <w:rPr>
          <w:rStyle w:val="CommentReference"/>
        </w:rPr>
        <w:commentReference w:id="9610"/>
      </w:r>
      <w:ins w:id="9619" w:author="Vilson Lu" w:date="2014-08-15T14:13:00Z">
        <w:del w:id="9620" w:author="JP Garcia" w:date="2014-08-20T21:35:00Z">
          <w:r w:rsidR="00372B98" w:rsidRPr="00372B98">
            <w:rPr>
              <w:rStyle w:val="Content2Char"/>
              <w:rPrChange w:id="9621" w:author="Vilson Lu" w:date="2014-08-15T23:05:00Z">
                <w:rPr>
                  <w:i/>
                </w:rPr>
              </w:rPrChange>
            </w:rPr>
            <w:delText xml:space="preserve"> to extract </w:delText>
          </w:r>
        </w:del>
        <w:del w:id="9622" w:author="PF" w:date="2015-03-02T04:14:00Z">
          <w:r w:rsidR="00372B98" w:rsidRPr="00372B98">
            <w:rPr>
              <w:rStyle w:val="Content2Char"/>
              <w:rPrChange w:id="9623" w:author="Vilson Lu" w:date="2014-08-15T23:05:00Z">
                <w:rPr>
                  <w:i/>
                </w:rPr>
              </w:rPrChange>
            </w:rPr>
            <w:delText xml:space="preserve">the </w:delText>
          </w:r>
        </w:del>
        <w:r w:rsidR="00372B98" w:rsidRPr="00372B98">
          <w:rPr>
            <w:rStyle w:val="Content2Char"/>
            <w:rPrChange w:id="9624" w:author="Vilson Lu" w:date="2014-08-15T23:05:00Z">
              <w:rPr>
                <w:i/>
              </w:rPr>
            </w:rPrChange>
          </w:rPr>
          <w:t>relevant information from the tweets with regard</w:t>
        </w:r>
        <w:del w:id="9625" w:author="PF" w:date="2015-03-02T04:14:00Z">
          <w:r w:rsidR="00372B98" w:rsidRPr="00372B98">
            <w:rPr>
              <w:rStyle w:val="Content2Char"/>
              <w:rPrChange w:id="9626" w:author="Vilson Lu" w:date="2014-08-15T23:05:00Z">
                <w:rPr>
                  <w:i/>
                </w:rPr>
              </w:rPrChange>
            </w:rPr>
            <w:delText>s</w:delText>
          </w:r>
        </w:del>
        <w:r w:rsidR="00372B98" w:rsidRPr="00372B98">
          <w:rPr>
            <w:rStyle w:val="Content2Char"/>
            <w:rPrChange w:id="9627" w:author="Vilson Lu" w:date="2014-08-15T23:05:00Z">
              <w:rPr>
                <w:i/>
              </w:rPr>
            </w:rPrChange>
          </w:rPr>
          <w:t xml:space="preserve"> to its</w:t>
        </w:r>
        <w:r>
          <w:t xml:space="preserve"> given type of disaster. Extracted information from the given tweets will vary based on the type of </w:t>
        </w:r>
        <w:del w:id="9628" w:author="TinTin Kalaw" w:date="2014-08-16T13:30:00Z">
          <w:r w:rsidDel="006436ED">
            <w:delText>disaster it was classified as since each type of disaster has different set of information that can be extracted. For instance, information like intensity, signal number, and wind speeds can be further extracted from typhoon-related tweets while information like magnitude, epicenter and duration can be further extracted from earthquake-related tweets.</w:delText>
          </w:r>
        </w:del>
      </w:ins>
      <w:ins w:id="9629" w:author="TinTin Kalaw" w:date="2014-08-16T13:30:00Z">
        <w:r w:rsidR="006436ED">
          <w:t>information the tweet contains.</w:t>
        </w:r>
      </w:ins>
    </w:p>
    <w:p w:rsidR="002F6E61" w:rsidRDefault="002F6E61">
      <w:pPr>
        <w:pStyle w:val="Content1"/>
        <w:rPr>
          <w:ins w:id="9630" w:author="Vilson Lu" w:date="2014-08-15T14:13:00Z"/>
        </w:rPr>
        <w:pPrChange w:id="9631" w:author="TinTin Kalaw" w:date="2014-08-16T12:53:00Z">
          <w:pPr>
            <w:pStyle w:val="Content"/>
          </w:pPr>
        </w:pPrChange>
      </w:pPr>
    </w:p>
    <w:p w:rsidR="00AA30D0" w:rsidRDefault="00AA30D0" w:rsidP="00AA30D0">
      <w:pPr>
        <w:pStyle w:val="Heading2"/>
        <w:rPr>
          <w:ins w:id="9632" w:author="Vilson Lu" w:date="2014-08-15T14:13:00Z"/>
        </w:rPr>
      </w:pPr>
      <w:bookmarkStart w:id="9633" w:name="_Toc395181716"/>
      <w:bookmarkStart w:id="9634" w:name="_Toc396445029"/>
      <w:bookmarkStart w:id="9635" w:name="_Toc396489712"/>
      <w:ins w:id="9636" w:author="Vilson Lu" w:date="2014-08-15T14:13:00Z">
        <w:r>
          <w:t>System Objectives</w:t>
        </w:r>
        <w:bookmarkEnd w:id="9633"/>
        <w:bookmarkEnd w:id="9634"/>
        <w:bookmarkEnd w:id="9635"/>
      </w:ins>
    </w:p>
    <w:p w:rsidR="002F6E61" w:rsidRDefault="002F6E61">
      <w:pPr>
        <w:pStyle w:val="Content1"/>
        <w:rPr>
          <w:ins w:id="9637" w:author="Vilson Lu" w:date="2014-08-15T14:13:00Z"/>
        </w:rPr>
        <w:pPrChange w:id="9638" w:author="TinTin Kalaw" w:date="2014-08-16T12:53:00Z">
          <w:pPr/>
        </w:pPrChange>
      </w:pPr>
    </w:p>
    <w:p w:rsidR="002F6E61" w:rsidRDefault="00AA30D0">
      <w:pPr>
        <w:pStyle w:val="Content1"/>
        <w:rPr>
          <w:ins w:id="9639" w:author="Vilson Lu" w:date="2014-08-15T14:13:00Z"/>
        </w:rPr>
        <w:pPrChange w:id="9640" w:author="TinTin Kalaw" w:date="2014-08-16T12:53:00Z">
          <w:pPr>
            <w:pStyle w:val="Content"/>
          </w:pPr>
        </w:pPrChange>
      </w:pPr>
      <w:ins w:id="9641" w:author="Vilson Lu" w:date="2014-08-15T14:13:00Z">
        <w:r>
          <w:t>This section will discuss the objectives of the system.</w:t>
        </w:r>
      </w:ins>
    </w:p>
    <w:p w:rsidR="002F6E61" w:rsidRDefault="002F6E61">
      <w:pPr>
        <w:pStyle w:val="Content1"/>
        <w:rPr>
          <w:ins w:id="9642" w:author="Vilson Lu" w:date="2014-08-15T14:13:00Z"/>
        </w:rPr>
        <w:pPrChange w:id="9643" w:author="TinTin Kalaw" w:date="2014-08-16T12:53:00Z">
          <w:pPr>
            <w:pStyle w:val="Content"/>
          </w:pPr>
        </w:pPrChange>
      </w:pPr>
    </w:p>
    <w:p w:rsidR="00AA30D0" w:rsidRDefault="00AA30D0" w:rsidP="00AA30D0">
      <w:pPr>
        <w:pStyle w:val="Heading3"/>
        <w:rPr>
          <w:ins w:id="9644" w:author="Vilson Lu" w:date="2014-08-15T14:13:00Z"/>
        </w:rPr>
      </w:pPr>
      <w:bookmarkStart w:id="9645" w:name="_Toc395181717"/>
      <w:bookmarkStart w:id="9646" w:name="_Toc396445030"/>
      <w:bookmarkStart w:id="9647" w:name="_Toc396489713"/>
      <w:ins w:id="9648" w:author="Vilson Lu" w:date="2014-08-15T14:13:00Z">
        <w:r>
          <w:t>General Objective</w:t>
        </w:r>
        <w:bookmarkEnd w:id="9645"/>
        <w:bookmarkEnd w:id="9646"/>
        <w:bookmarkEnd w:id="9647"/>
      </w:ins>
    </w:p>
    <w:p w:rsidR="002F6E61" w:rsidRDefault="002F6E61">
      <w:pPr>
        <w:pStyle w:val="Content2"/>
        <w:rPr>
          <w:ins w:id="9649" w:author="Vilson Lu" w:date="2014-08-15T14:13:00Z"/>
        </w:rPr>
        <w:pPrChange w:id="9650" w:author="TinTin Kalaw" w:date="2014-08-16T12:53:00Z">
          <w:pPr>
            <w:pStyle w:val="Content"/>
          </w:pPr>
        </w:pPrChange>
      </w:pPr>
    </w:p>
    <w:p w:rsidR="002F6E61" w:rsidRDefault="00AA30D0">
      <w:pPr>
        <w:pStyle w:val="Content2"/>
        <w:rPr>
          <w:ins w:id="9651" w:author="Vilson Lu" w:date="2014-08-15T14:13:00Z"/>
        </w:rPr>
        <w:pPrChange w:id="9652" w:author="TinTin Kalaw" w:date="2014-08-16T13:25:00Z">
          <w:pPr>
            <w:pStyle w:val="Content"/>
          </w:pPr>
        </w:pPrChange>
      </w:pPr>
      <w:ins w:id="9653" w:author="Vilson Lu" w:date="2014-08-15T14:13:00Z">
        <w:r>
          <w:t xml:space="preserve">To develop an information extraction system that extracts relevant information from disaster-related </w:t>
        </w:r>
        <w:del w:id="9654" w:author="TinTin Kalaw" w:date="2014-08-16T13:24:00Z">
          <w:r w:rsidDel="00E75C6B">
            <w:delText>texts from Twitter data</w:delText>
          </w:r>
        </w:del>
      </w:ins>
      <w:ins w:id="9655" w:author="TinTin Kalaw" w:date="2014-08-16T13:24:00Z">
        <w:r w:rsidR="00E75C6B">
          <w:t>tweets</w:t>
        </w:r>
      </w:ins>
      <w:ins w:id="9656" w:author="Vilson Lu" w:date="2014-08-15T14:13:00Z">
        <w:r>
          <w:t xml:space="preserve"> and </w:t>
        </w:r>
        <w:del w:id="9657" w:author="PF" w:date="2015-03-02T04:15:00Z">
          <w:r w:rsidDel="00EB4488">
            <w:delText xml:space="preserve">takes into </w:delText>
          </w:r>
        </w:del>
        <w:r>
          <w:t>consider</w:t>
        </w:r>
      </w:ins>
      <w:ins w:id="9658" w:author="PF" w:date="2015-03-02T04:15:00Z">
        <w:r w:rsidR="00EB4488">
          <w:t>s</w:t>
        </w:r>
      </w:ins>
      <w:ins w:id="9659" w:author="Vilson Lu" w:date="2014-08-15T14:13:00Z">
        <w:del w:id="9660" w:author="PF" w:date="2015-03-02T04:15:00Z">
          <w:r w:rsidDel="00EB4488">
            <w:delText>ation</w:delText>
          </w:r>
        </w:del>
        <w:r>
          <w:t xml:space="preserve"> the different available variations of the Filipino</w:t>
        </w:r>
      </w:ins>
      <w:ins w:id="9661" w:author="PF" w:date="2015-03-02T04:15:00Z">
        <w:r w:rsidR="00EB4488">
          <w:t xml:space="preserve"> </w:t>
        </w:r>
      </w:ins>
      <w:ins w:id="9662" w:author="TinTin Kalaw" w:date="2014-08-16T13:25:00Z">
        <w:del w:id="9663" w:author="Kyle Mc Hale Dela Cruz" w:date="2014-08-19T00:06:00Z">
          <w:r w:rsidR="00E75C6B" w:rsidDel="00AA6A17">
            <w:delText>and English</w:delText>
          </w:r>
        </w:del>
      </w:ins>
      <w:ins w:id="9664" w:author="Vilson Lu" w:date="2014-08-15T14:13:00Z">
        <w:r>
          <w:t>language.</w:t>
        </w:r>
      </w:ins>
    </w:p>
    <w:p w:rsidR="002F6E61" w:rsidRDefault="002F6E61">
      <w:pPr>
        <w:pStyle w:val="Content2"/>
        <w:rPr>
          <w:ins w:id="9665" w:author="Vilson Lu" w:date="2014-08-15T14:13:00Z"/>
        </w:rPr>
        <w:pPrChange w:id="9666" w:author="TinTin Kalaw" w:date="2014-08-16T12:53:00Z">
          <w:pPr>
            <w:pStyle w:val="Content"/>
          </w:pPr>
        </w:pPrChange>
      </w:pPr>
    </w:p>
    <w:p w:rsidR="00AA30D0" w:rsidRPr="00614551" w:rsidRDefault="00AA30D0" w:rsidP="00AA30D0">
      <w:pPr>
        <w:pStyle w:val="Heading3"/>
        <w:rPr>
          <w:ins w:id="9667" w:author="Vilson Lu" w:date="2014-08-15T14:13:00Z"/>
        </w:rPr>
      </w:pPr>
      <w:bookmarkStart w:id="9668" w:name="_Toc395181718"/>
      <w:bookmarkStart w:id="9669" w:name="_Toc396445031"/>
      <w:bookmarkStart w:id="9670" w:name="_Toc396489714"/>
      <w:ins w:id="9671" w:author="Vilson Lu" w:date="2014-08-15T14:13:00Z">
        <w:r>
          <w:t>Specific Objectives</w:t>
        </w:r>
        <w:bookmarkEnd w:id="9668"/>
        <w:bookmarkEnd w:id="9669"/>
        <w:bookmarkEnd w:id="9670"/>
      </w:ins>
    </w:p>
    <w:p w:rsidR="00AA30D0" w:rsidRDefault="00AA30D0" w:rsidP="00AA30D0">
      <w:pPr>
        <w:pStyle w:val="Content"/>
        <w:rPr>
          <w:ins w:id="9672" w:author="Vilson Lu" w:date="2014-08-15T14:13:00Z"/>
        </w:rPr>
      </w:pPr>
    </w:p>
    <w:p w:rsidR="002F6E61" w:rsidRDefault="00372B98">
      <w:pPr>
        <w:pStyle w:val="Content2"/>
        <w:rPr>
          <w:ins w:id="9673" w:author="Vilson Lu" w:date="2014-08-15T14:13:00Z"/>
        </w:rPr>
        <w:pPrChange w:id="9674" w:author="TinTin Kalaw" w:date="2014-08-16T13:25:00Z">
          <w:pPr>
            <w:pStyle w:val="Content"/>
          </w:pPr>
        </w:pPrChange>
      </w:pPr>
      <w:ins w:id="9675" w:author="Vilson Lu" w:date="2014-08-15T14:13:00Z">
        <w:r w:rsidRPr="00372B98">
          <w:rPr>
            <w:rStyle w:val="Content2Char"/>
            <w:rPrChange w:id="9676" w:author="TinTin Kalaw" w:date="2014-08-16T13:25:00Z">
              <w:rPr>
                <w:i/>
              </w:rPr>
            </w:rPrChange>
          </w:rPr>
          <w:t>The following are the specific objectives of the system</w:t>
        </w:r>
        <w:r w:rsidR="00AA30D0">
          <w:t>:</w:t>
        </w:r>
      </w:ins>
    </w:p>
    <w:p w:rsidR="002F6E61" w:rsidRDefault="002F6E61">
      <w:pPr>
        <w:pStyle w:val="Content2"/>
        <w:rPr>
          <w:ins w:id="9677" w:author="Vilson Lu" w:date="2014-08-15T14:13:00Z"/>
        </w:rPr>
        <w:pPrChange w:id="9678" w:author="Vilson Lu" w:date="2014-08-15T23:04:00Z">
          <w:pPr>
            <w:pStyle w:val="Content"/>
          </w:pPr>
        </w:pPrChange>
      </w:pPr>
    </w:p>
    <w:p w:rsidR="002F6E61" w:rsidRDefault="00F96500">
      <w:pPr>
        <w:pStyle w:val="Content2"/>
        <w:numPr>
          <w:ilvl w:val="0"/>
          <w:numId w:val="25"/>
        </w:numPr>
        <w:rPr>
          <w:ins w:id="9679" w:author="Vilson Lu" w:date="2014-08-15T14:13:00Z"/>
        </w:rPr>
        <w:pPrChange w:id="9680" w:author="Vilson Lu" w:date="2014-08-15T23:05:00Z">
          <w:pPr>
            <w:pStyle w:val="Content"/>
            <w:numPr>
              <w:numId w:val="17"/>
            </w:numPr>
            <w:ind w:left="2160" w:hanging="360"/>
          </w:pPr>
        </w:pPrChange>
      </w:pPr>
      <w:ins w:id="9681" w:author="Vilson Lu" w:date="2014-08-15T14:13:00Z">
        <w:r>
          <w:t>To</w:t>
        </w:r>
        <w:r w:rsidR="00AA30D0" w:rsidRPr="00454EAD">
          <w:t xml:space="preserve"> preprocess the tweets;</w:t>
        </w:r>
      </w:ins>
    </w:p>
    <w:p w:rsidR="002F6E61" w:rsidRDefault="00AA30D0">
      <w:pPr>
        <w:pStyle w:val="Content2"/>
        <w:numPr>
          <w:ilvl w:val="0"/>
          <w:numId w:val="25"/>
        </w:numPr>
        <w:rPr>
          <w:ins w:id="9682" w:author="Vilson Lu" w:date="2014-08-22T10:03:00Z"/>
        </w:rPr>
        <w:pPrChange w:id="9683" w:author="Vilson Lu" w:date="2014-08-22T05:29:00Z">
          <w:pPr>
            <w:pStyle w:val="Content"/>
            <w:numPr>
              <w:numId w:val="17"/>
            </w:numPr>
            <w:ind w:left="2160" w:hanging="360"/>
          </w:pPr>
        </w:pPrChange>
      </w:pPr>
      <w:ins w:id="9684" w:author="Vilson Lu" w:date="2014-08-15T14:13:00Z">
        <w:r w:rsidRPr="00454EAD">
          <w:t>To</w:t>
        </w:r>
      </w:ins>
      <w:ins w:id="9685" w:author="PF" w:date="2015-03-02T04:15:00Z">
        <w:r w:rsidR="00EB4488">
          <w:t xml:space="preserve"> </w:t>
        </w:r>
      </w:ins>
      <w:ins w:id="9686" w:author="Vilson Lu" w:date="2014-08-15T14:13:00Z">
        <w:r w:rsidRPr="00454EAD">
          <w:t>extract relevant features from the tweets;</w:t>
        </w:r>
      </w:ins>
    </w:p>
    <w:p w:rsidR="002F6E61" w:rsidRDefault="00D57756">
      <w:pPr>
        <w:pStyle w:val="Content2"/>
        <w:numPr>
          <w:ilvl w:val="0"/>
          <w:numId w:val="25"/>
        </w:numPr>
        <w:rPr>
          <w:ins w:id="9687" w:author="Vilson Lu" w:date="2014-08-22T05:28:00Z"/>
        </w:rPr>
        <w:pPrChange w:id="9688" w:author="Vilson Lu" w:date="2014-08-22T05:29:00Z">
          <w:pPr>
            <w:pStyle w:val="Content"/>
            <w:numPr>
              <w:numId w:val="17"/>
            </w:numPr>
            <w:ind w:left="2160" w:hanging="360"/>
          </w:pPr>
        </w:pPrChange>
      </w:pPr>
      <w:ins w:id="9689" w:author="Vilson Lu" w:date="2014-08-22T10:03:00Z">
        <w:r>
          <w:t xml:space="preserve">To classify the tweets into </w:t>
        </w:r>
      </w:ins>
      <w:ins w:id="9690" w:author="Vilson Lu" w:date="2014-08-22T15:57:00Z">
        <w:r w:rsidR="00BC4FEA">
          <w:t>according to their content</w:t>
        </w:r>
      </w:ins>
      <w:ins w:id="9691" w:author="Vilson Lu" w:date="2014-08-22T12:53:00Z">
        <w:r w:rsidR="00010245">
          <w:t xml:space="preserve"> (</w:t>
        </w:r>
      </w:ins>
      <w:ins w:id="9692" w:author="Vilson Lu" w:date="2014-08-22T15:57:00Z">
        <w:r w:rsidR="00BC4FEA">
          <w:t xml:space="preserve">i.e. </w:t>
        </w:r>
      </w:ins>
      <w:ins w:id="9693" w:author="Vilson Lu" w:date="2014-08-22T12:53:00Z">
        <w:r w:rsidR="00010245">
          <w:t>caution and advice, casualties and damages, donations</w:t>
        </w:r>
      </w:ins>
      <w:ins w:id="9694" w:author="PF" w:date="2015-03-02T04:15:00Z">
        <w:r w:rsidR="00EB4488">
          <w:t>,</w:t>
        </w:r>
      </w:ins>
      <w:ins w:id="9695" w:author="Vilson Lu" w:date="2014-08-22T12:53:00Z">
        <w:r w:rsidR="00010245">
          <w:t xml:space="preserve"> and others)</w:t>
        </w:r>
      </w:ins>
      <w:ins w:id="9696" w:author="Vilson Lu" w:date="2014-08-22T10:03:00Z">
        <w:r>
          <w:t>;</w:t>
        </w:r>
      </w:ins>
    </w:p>
    <w:p w:rsidR="002F6E61" w:rsidRDefault="00171EEB">
      <w:pPr>
        <w:pStyle w:val="Content2"/>
        <w:numPr>
          <w:ilvl w:val="0"/>
          <w:numId w:val="25"/>
        </w:numPr>
        <w:rPr>
          <w:ins w:id="9697" w:author="PF" w:date="2015-03-02T04:15:00Z"/>
        </w:rPr>
        <w:pPrChange w:id="9698" w:author="Vilson Lu" w:date="2014-08-15T23:05:00Z">
          <w:pPr>
            <w:pStyle w:val="Content"/>
            <w:numPr>
              <w:numId w:val="17"/>
            </w:numPr>
            <w:ind w:left="2160" w:hanging="360"/>
          </w:pPr>
        </w:pPrChange>
      </w:pPr>
      <w:ins w:id="9699" w:author="Vilson Lu" w:date="2014-08-22T05:28:00Z">
        <w:r>
          <w:t>To extract relevant informa</w:t>
        </w:r>
        <w:r w:rsidR="009E5957">
          <w:t>tion according to the type of tweet</w:t>
        </w:r>
      </w:ins>
      <w:ins w:id="9700" w:author="PF" w:date="2015-03-02T04:15:00Z">
        <w:r w:rsidR="00EB4488">
          <w:t>.</w:t>
        </w:r>
      </w:ins>
      <w:ins w:id="9701" w:author="Vilson Lu" w:date="2014-08-22T05:28:00Z">
        <w:del w:id="9702" w:author="PF" w:date="2015-03-02T04:15:00Z">
          <w:r w:rsidDel="00EB4488">
            <w:delText>;</w:delText>
          </w:r>
        </w:del>
      </w:ins>
    </w:p>
    <w:p w:rsidR="002F6E61" w:rsidRDefault="002F6E61">
      <w:pPr>
        <w:pStyle w:val="Content2"/>
        <w:ind w:left="2160"/>
        <w:rPr>
          <w:ins w:id="9703" w:author="Vilson Lu" w:date="2014-08-15T14:13:00Z"/>
        </w:rPr>
        <w:pPrChange w:id="9704" w:author="PF" w:date="2015-03-02T04:16:00Z">
          <w:pPr>
            <w:pStyle w:val="Content"/>
            <w:numPr>
              <w:numId w:val="17"/>
            </w:numPr>
            <w:ind w:left="2160" w:hanging="360"/>
          </w:pPr>
        </w:pPrChange>
      </w:pPr>
    </w:p>
    <w:p w:rsidR="00AA30D0" w:rsidRDefault="00BD695A" w:rsidP="00AA30D0">
      <w:pPr>
        <w:pStyle w:val="Content"/>
        <w:ind w:left="0"/>
        <w:rPr>
          <w:ins w:id="9705" w:author="Vilson Lu" w:date="2014-08-15T14:13:00Z"/>
        </w:rPr>
      </w:pPr>
      <w:ins w:id="9706" w:author="TinTin Kalaw" w:date="2014-08-16T13:41:00Z">
        <w:del w:id="9707" w:author="Vilson Lu" w:date="2014-08-22T15:58:00Z">
          <w:r w:rsidDel="00BC4FEA">
            <w:delText>English and Filipino tweets as well as their variations of switching</w:delText>
          </w:r>
        </w:del>
      </w:ins>
    </w:p>
    <w:p w:rsidR="00AA30D0" w:rsidRDefault="00AA30D0" w:rsidP="00AA30D0">
      <w:pPr>
        <w:pStyle w:val="Heading2"/>
        <w:rPr>
          <w:ins w:id="9708" w:author="Vilson Lu" w:date="2014-08-15T14:13:00Z"/>
        </w:rPr>
      </w:pPr>
      <w:bookmarkStart w:id="9709" w:name="_Toc395181719"/>
      <w:bookmarkStart w:id="9710" w:name="_Toc396445032"/>
      <w:bookmarkStart w:id="9711" w:name="_Toc396489715"/>
      <w:ins w:id="9712" w:author="Vilson Lu" w:date="2014-08-15T14:13:00Z">
        <w:r>
          <w:lastRenderedPageBreak/>
          <w:t>System Scope and Limitations</w:t>
        </w:r>
        <w:bookmarkEnd w:id="9709"/>
        <w:bookmarkEnd w:id="9710"/>
        <w:bookmarkEnd w:id="9711"/>
      </w:ins>
    </w:p>
    <w:p w:rsidR="002F6E61" w:rsidRDefault="004559DA">
      <w:pPr>
        <w:tabs>
          <w:tab w:val="left" w:pos="8505"/>
        </w:tabs>
        <w:rPr>
          <w:ins w:id="9713" w:author="Vilson Lu" w:date="2014-08-15T14:13:00Z"/>
        </w:rPr>
        <w:pPrChange w:id="9714" w:author="Vilson Lu" w:date="2014-08-21T17:40:00Z">
          <w:pPr/>
        </w:pPrChange>
      </w:pPr>
      <w:ins w:id="9715" w:author="Vilson Lu" w:date="2014-08-21T17:40:00Z">
        <w:r>
          <w:tab/>
        </w:r>
      </w:ins>
    </w:p>
    <w:p w:rsidR="002F6E61" w:rsidRDefault="00AA30D0">
      <w:pPr>
        <w:pStyle w:val="Content2"/>
        <w:rPr>
          <w:ins w:id="9716" w:author="Vilson Lu" w:date="2014-08-15T14:13:00Z"/>
        </w:rPr>
        <w:pPrChange w:id="9717" w:author="Vilson Lu" w:date="2014-08-15T23:05:00Z">
          <w:pPr>
            <w:pStyle w:val="Content"/>
          </w:pPr>
        </w:pPrChange>
      </w:pPr>
      <w:ins w:id="9718" w:author="Vilson Lu" w:date="2014-08-15T14:13:00Z">
        <w:r>
          <w:t xml:space="preserve">The system to be developed in this research is expected to be able to do a number of tasks that </w:t>
        </w:r>
        <w:del w:id="9719" w:author="PF" w:date="2015-03-02T04:16:00Z">
          <w:r w:rsidDel="00EB4488">
            <w:delText>is</w:delText>
          </w:r>
        </w:del>
      </w:ins>
      <w:ins w:id="9720" w:author="PF" w:date="2015-03-02T04:16:00Z">
        <w:r w:rsidR="00EB4488">
          <w:t>are</w:t>
        </w:r>
      </w:ins>
      <w:ins w:id="9721" w:author="Vilson Lu" w:date="2014-08-15T14:13:00Z">
        <w:r>
          <w:t xml:space="preserve"> within the scope of extracting information from Filipino</w:t>
        </w:r>
      </w:ins>
      <w:ins w:id="9722" w:author="TinTin Kalaw" w:date="2014-08-16T13:26:00Z">
        <w:del w:id="9723" w:author="Kyle Mc Hale Dela Cruz" w:date="2014-08-19T00:06:00Z">
          <w:r w:rsidR="00E75C6B" w:rsidDel="00AA6A17">
            <w:delText xml:space="preserve"> and English</w:delText>
          </w:r>
        </w:del>
      </w:ins>
      <w:ins w:id="9724" w:author="Vilson Lu" w:date="2014-08-15T14:13:00Z">
        <w:r>
          <w:t xml:space="preserve"> disaster-related </w:t>
        </w:r>
        <w:del w:id="9725" w:author="TinTin Kalaw" w:date="2014-08-16T13:26:00Z">
          <w:r w:rsidDel="00E75C6B">
            <w:delText>reports</w:delText>
          </w:r>
        </w:del>
      </w:ins>
      <w:ins w:id="9726" w:author="TinTin Kalaw" w:date="2014-08-16T13:26:00Z">
        <w:r w:rsidR="00E75C6B">
          <w:t>tweets</w:t>
        </w:r>
      </w:ins>
      <w:ins w:id="9727" w:author="Vilson Lu" w:date="2014-08-15T14:13:00Z">
        <w:r>
          <w:t>. These tasks include the following: Text Preprocessing, Feature Extraction, Disaster Classification, and actual Information Extraction.</w:t>
        </w:r>
      </w:ins>
    </w:p>
    <w:p w:rsidR="00AA30D0" w:rsidRDefault="00AA30D0" w:rsidP="00AA30D0">
      <w:pPr>
        <w:pStyle w:val="Content"/>
        <w:rPr>
          <w:ins w:id="9728" w:author="Vilson Lu" w:date="2014-08-15T14:13:00Z"/>
        </w:rPr>
      </w:pPr>
    </w:p>
    <w:p w:rsidR="00BC4FEA" w:rsidRPr="008931B2" w:rsidRDefault="00AA30D0" w:rsidP="00BC4FEA">
      <w:pPr>
        <w:pStyle w:val="Content2"/>
        <w:rPr>
          <w:ins w:id="9729" w:author="Vilson Lu" w:date="2014-08-22T15:59:00Z"/>
        </w:rPr>
      </w:pPr>
      <w:ins w:id="9730" w:author="Vilson Lu" w:date="2014-08-15T14:13:00Z">
        <w:r>
          <w:t xml:space="preserve">The system must be able to perform some preprocessing techniques onto the input tweet. These preprocessing </w:t>
        </w:r>
      </w:ins>
      <w:ins w:id="9731" w:author="PF" w:date="2015-03-02T04:16:00Z">
        <w:r w:rsidR="00EB4488">
          <w:t xml:space="preserve">tasks </w:t>
        </w:r>
      </w:ins>
      <w:ins w:id="9732" w:author="Vilson Lu" w:date="2014-08-15T14:13:00Z">
        <w:r>
          <w:t xml:space="preserve">shall </w:t>
        </w:r>
        <w:del w:id="9733" w:author="PF" w:date="2015-03-02T04:16:00Z">
          <w:r w:rsidDel="00EB4488">
            <w:delText xml:space="preserve">only </w:delText>
          </w:r>
        </w:del>
        <w:r>
          <w:t xml:space="preserve">be limited to the following: </w:t>
        </w:r>
        <w:commentRangeStart w:id="9734"/>
        <w:r>
          <w:t>(1) text normalization to include support for input tweets that were written in the TXTSPK format; (2) text tokenization, to enable word level analysis of the input tweet; (3) part-of-speech tagging, to enable semantic level analysis of the input tweet; (4) named-entity recognition</w:t>
        </w:r>
        <w:del w:id="9735" w:author="TinTin Kalaw" w:date="2014-08-16T13:26:00Z">
          <w:r w:rsidDel="00E75C6B">
            <w:delText xml:space="preserve"> for Filipino</w:delText>
          </w:r>
        </w:del>
        <w:r>
          <w:t xml:space="preserve">, to enable proper identification of </w:t>
        </w:r>
        <w:del w:id="9736" w:author="TinTin Kalaw" w:date="2014-08-16T13:26:00Z">
          <w:r w:rsidDel="00E75C6B">
            <w:delText xml:space="preserve">Filipino </w:delText>
          </w:r>
        </w:del>
        <w:r>
          <w:t>named-entities; and lastly, (5) disaster keyword tagging, to enable proper recognition of disaster words in the input tweet</w:t>
        </w:r>
      </w:ins>
      <w:commentRangeEnd w:id="9734"/>
      <w:ins w:id="9737" w:author="Vilson Lu" w:date="2014-08-20T19:54:00Z">
        <w:r w:rsidR="00F96500">
          <w:rPr>
            <w:rStyle w:val="CommentReference"/>
          </w:rPr>
          <w:commentReference w:id="9734"/>
        </w:r>
      </w:ins>
      <w:ins w:id="9738" w:author="Vilson Lu" w:date="2014-08-15T14:13:00Z">
        <w:r>
          <w:t>.</w:t>
        </w:r>
      </w:ins>
      <w:ins w:id="9739" w:author="Vilson Lu" w:date="2014-08-22T15:59:00Z">
        <w:r w:rsidR="00BC4FEA">
          <w:t xml:space="preserve"> Lastly, by looking at the initial data and from the study of </w:t>
        </w:r>
        <w:r w:rsidR="00BC4FEA" w:rsidRPr="00E45CE0">
          <w:t>(Lee et al., 2013)</w:t>
        </w:r>
        <w:r w:rsidR="00BC4FEA">
          <w:t xml:space="preserve">, it was observed that a high probability </w:t>
        </w:r>
        <w:del w:id="9740" w:author="PF" w:date="2015-03-02T04:17:00Z">
          <w:r w:rsidR="00BC4FEA" w:rsidDel="00EB4488">
            <w:delText xml:space="preserve">of </w:delText>
          </w:r>
        </w:del>
      </w:ins>
      <w:ins w:id="9741" w:author="PF" w:date="2015-03-02T04:17:00Z">
        <w:r w:rsidR="00EB4488">
          <w:t xml:space="preserve">that </w:t>
        </w:r>
      </w:ins>
      <w:ins w:id="9742" w:author="Vilson Lu" w:date="2014-08-22T15:59:00Z">
        <w:r w:rsidR="00BC4FEA">
          <w:t xml:space="preserve">Filipinos </w:t>
        </w:r>
      </w:ins>
      <w:ins w:id="9743" w:author="PF" w:date="2015-03-02T04:17:00Z">
        <w:r w:rsidR="00EB4488">
          <w:t xml:space="preserve">will </w:t>
        </w:r>
      </w:ins>
      <w:ins w:id="9744" w:author="Vilson Lu" w:date="2014-08-22T15:59:00Z">
        <w:r w:rsidR="00BC4FEA">
          <w:t xml:space="preserve">post </w:t>
        </w:r>
        <w:del w:id="9745" w:author="PF" w:date="2015-03-02T04:17:00Z">
          <w:r w:rsidR="00BC4FEA" w:rsidDel="00EB4488">
            <w:delText xml:space="preserve">the </w:delText>
          </w:r>
        </w:del>
        <w:r w:rsidR="00BC4FEA">
          <w:t>tweets in the Filipino language and that TXTSPK and code-switching were the variations being used.</w:t>
        </w:r>
      </w:ins>
    </w:p>
    <w:p w:rsidR="002F6E61" w:rsidRDefault="002F6E61">
      <w:pPr>
        <w:pStyle w:val="Content2"/>
        <w:rPr>
          <w:ins w:id="9746" w:author="Vilson Lu" w:date="2014-08-15T14:13:00Z"/>
        </w:rPr>
        <w:pPrChange w:id="9747" w:author="Vilson Lu" w:date="2014-08-15T23:05:00Z">
          <w:pPr>
            <w:pStyle w:val="Content"/>
          </w:pPr>
        </w:pPrChange>
      </w:pPr>
    </w:p>
    <w:p w:rsidR="002F6E61" w:rsidRDefault="002F6E61">
      <w:pPr>
        <w:pStyle w:val="Content2"/>
        <w:rPr>
          <w:del w:id="9748" w:author="Kyle Mc Hale Dela Cruz" w:date="2014-08-19T00:04:00Z"/>
        </w:rPr>
        <w:pPrChange w:id="9749" w:author="Vilson Lu" w:date="2014-08-15T23:05:00Z">
          <w:pPr>
            <w:pStyle w:val="Content"/>
          </w:pPr>
        </w:pPrChange>
      </w:pPr>
    </w:p>
    <w:p w:rsidR="00B06CC7" w:rsidRDefault="00B06CC7" w:rsidP="00B06CC7">
      <w:pPr>
        <w:pStyle w:val="Content2"/>
        <w:rPr>
          <w:ins w:id="9750" w:author="Vilson Lu" w:date="2014-08-22T10:17:00Z"/>
        </w:rPr>
      </w:pPr>
      <w:ins w:id="9751" w:author="Vilson Lu" w:date="2014-08-22T10:17:00Z">
        <w:r>
          <w:t>Moving on, t</w:t>
        </w:r>
        <w:r w:rsidRPr="00150DEA">
          <w:t>he</w:t>
        </w:r>
        <w:r>
          <w:t xml:space="preserve"> system must be able to extract features from the input tweet. The features that will be extracted from the input tweet are categorized into two: (1) binary features, </w:t>
        </w:r>
        <w:del w:id="9752" w:author="PF" w:date="2015-03-02T04:18:00Z">
          <w:r w:rsidDel="00EB4488">
            <w:delText xml:space="preserve">features </w:delText>
          </w:r>
        </w:del>
      </w:ins>
      <w:ins w:id="9753" w:author="PF" w:date="2015-03-02T04:18:00Z">
        <w:r w:rsidR="00EB4488">
          <w:t xml:space="preserve">those </w:t>
        </w:r>
      </w:ins>
      <w:ins w:id="9754" w:author="Vilson Lu" w:date="2014-08-22T10:17:00Z">
        <w:r>
          <w:t xml:space="preserve">that have discrete values 0 and 1; and (2) nominal features, </w:t>
        </w:r>
        <w:del w:id="9755" w:author="PF" w:date="2015-03-02T04:18:00Z">
          <w:r w:rsidDel="00EB4488">
            <w:delText xml:space="preserve">features </w:delText>
          </w:r>
        </w:del>
      </w:ins>
      <w:ins w:id="9756" w:author="PF" w:date="2015-03-02T04:18:00Z">
        <w:r w:rsidR="00EB4488">
          <w:t xml:space="preserve">those </w:t>
        </w:r>
      </w:ins>
      <w:ins w:id="9757" w:author="Vilson Lu" w:date="2014-08-22T10:17:00Z">
        <w:r>
          <w:t xml:space="preserve">that have continuous values. For the binary features, they will </w:t>
        </w:r>
        <w:del w:id="9758" w:author="PF" w:date="2015-03-02T04:18:00Z">
          <w:r w:rsidDel="00EB4488">
            <w:delText xml:space="preserve">only </w:delText>
          </w:r>
        </w:del>
        <w:r>
          <w:t>b</w:t>
        </w:r>
        <w:r w:rsidR="009E5957">
          <w:t xml:space="preserve">e limited to the following: </w:t>
        </w:r>
        <w:r>
          <w:t xml:space="preserve">Presence features (presence of keywords like </w:t>
        </w:r>
        <w:r w:rsidRPr="00B95616">
          <w:t xml:space="preserve">disaster words, </w:t>
        </w:r>
        <w:r>
          <w:t>mentions, hashtags, emoticons, retweets</w:t>
        </w:r>
        <w:r w:rsidRPr="00B95616">
          <w:t>, and Code Switching</w:t>
        </w:r>
        <w:r w:rsidR="009E5957">
          <w:t>).</w:t>
        </w:r>
        <w:r>
          <w:t xml:space="preserve">On the other hand, the nominal features will </w:t>
        </w:r>
        <w:del w:id="9759" w:author="PF" w:date="2015-03-02T04:19:00Z">
          <w:r w:rsidDel="00EB4488">
            <w:delText xml:space="preserve">only </w:delText>
          </w:r>
        </w:del>
        <w:r>
          <w:t>be limited to the following: (1) Tweet length; (2) User; and lastly, (3) Location.</w:t>
        </w:r>
      </w:ins>
    </w:p>
    <w:p w:rsidR="002F6E61" w:rsidRDefault="002F6E61">
      <w:pPr>
        <w:pStyle w:val="Content2"/>
        <w:tabs>
          <w:tab w:val="left" w:pos="4605"/>
        </w:tabs>
        <w:ind w:left="0"/>
        <w:rPr>
          <w:ins w:id="9760" w:author="Vilson Lu" w:date="2014-08-22T10:03:00Z"/>
        </w:rPr>
        <w:pPrChange w:id="9761" w:author="Vilson Lu" w:date="2014-08-22T10:18:00Z">
          <w:pPr>
            <w:pStyle w:val="Content"/>
          </w:pPr>
        </w:pPrChange>
      </w:pPr>
    </w:p>
    <w:p w:rsidR="00B06CC7" w:rsidRDefault="00BC4FEA">
      <w:pPr>
        <w:pStyle w:val="Content2"/>
        <w:rPr>
          <w:ins w:id="9762" w:author="Vilson Lu" w:date="2014-08-22T10:04:00Z"/>
        </w:rPr>
      </w:pPr>
      <w:ins w:id="9763" w:author="Vilson Lu" w:date="2014-08-22T15:58:00Z">
        <w:r>
          <w:t>Using the extracted features</w:t>
        </w:r>
      </w:ins>
      <w:ins w:id="9764" w:author="Vilson Lu" w:date="2014-08-22T10:04:00Z">
        <w:r w:rsidR="00D57756">
          <w:t xml:space="preserve">, the system must be able to classify the input tweet based on the type of tweets. </w:t>
        </w:r>
        <w:del w:id="9765" w:author="PF" w:date="2015-03-02T04:19:00Z">
          <w:r w:rsidR="00D57756" w:rsidDel="00EB4488">
            <w:delText>It</w:delText>
          </w:r>
        </w:del>
      </w:ins>
      <w:ins w:id="9766" w:author="Vilson Lu" w:date="2014-08-22T10:05:00Z">
        <w:del w:id="9767" w:author="PF" w:date="2015-03-02T04:19:00Z">
          <w:r w:rsidR="00D57756" w:rsidDel="00EB4488">
            <w:delText xml:space="preserve"> must be</w:delText>
          </w:r>
        </w:del>
      </w:ins>
      <w:ins w:id="9768" w:author="Vilson Lu" w:date="2014-08-22T10:04:00Z">
        <w:del w:id="9769" w:author="PF" w:date="2015-03-02T04:19:00Z">
          <w:r w:rsidR="00D57756" w:rsidDel="00EB4488">
            <w:delText xml:space="preserve"> classify t</w:delText>
          </w:r>
        </w:del>
      </w:ins>
      <w:ins w:id="9770" w:author="PF" w:date="2015-03-02T04:19:00Z">
        <w:r w:rsidR="00EB4488">
          <w:t>T</w:t>
        </w:r>
      </w:ins>
      <w:ins w:id="9771" w:author="Vilson Lu" w:date="2014-08-22T10:04:00Z">
        <w:r w:rsidR="00D57756">
          <w:t xml:space="preserve">he tweet </w:t>
        </w:r>
      </w:ins>
      <w:ins w:id="9772" w:author="PF" w:date="2015-03-02T04:19:00Z">
        <w:r w:rsidR="00EB4488">
          <w:t xml:space="preserve">must be classified </w:t>
        </w:r>
      </w:ins>
      <w:ins w:id="9773" w:author="Vilson Lu" w:date="2014-08-22T10:04:00Z">
        <w:r w:rsidR="00D57756">
          <w:t>into the following</w:t>
        </w:r>
      </w:ins>
      <w:ins w:id="9774" w:author="PF" w:date="2015-03-02T04:19:00Z">
        <w:r w:rsidR="00EB4488">
          <w:t>:</w:t>
        </w:r>
      </w:ins>
      <w:ins w:id="9775" w:author="Vilson Lu" w:date="2014-08-22T10:04:00Z">
        <w:del w:id="9776" w:author="PF" w:date="2015-03-02T04:19:00Z">
          <w:r w:rsidR="00D57756" w:rsidDel="00EB4488">
            <w:delText xml:space="preserve"> categories:</w:delText>
          </w:r>
        </w:del>
        <w:r w:rsidR="00D57756">
          <w:t xml:space="preserve"> caution and advice (CA), casualties and damage (CD), donations (D), and others (O). </w:t>
        </w:r>
      </w:ins>
      <w:ins w:id="9777" w:author="Vilson Lu" w:date="2014-08-22T10:05:00Z">
        <w:r w:rsidR="00D57756">
          <w:t xml:space="preserve">This is </w:t>
        </w:r>
      </w:ins>
      <w:ins w:id="9778" w:author="PF" w:date="2015-03-02T04:19:00Z">
        <w:r w:rsidR="00EB4488">
          <w:t xml:space="preserve">important </w:t>
        </w:r>
      </w:ins>
      <w:ins w:id="9779" w:author="Vilson Lu" w:date="2014-08-22T10:05:00Z">
        <w:r w:rsidR="00D57756">
          <w:t>because each type of tweet will have different extracted information.</w:t>
        </w:r>
      </w:ins>
      <w:ins w:id="9780" w:author="PF" w:date="2015-03-02T04:19:00Z">
        <w:r w:rsidR="00EB4488">
          <w:t xml:space="preserve"> </w:t>
        </w:r>
      </w:ins>
      <w:ins w:id="9781" w:author="Vilson Lu" w:date="2014-08-22T16:04:00Z">
        <w:r>
          <w:t>Th</w:t>
        </w:r>
        <w:r w:rsidR="00D71339">
          <w:t xml:space="preserve">e categories are based on Extracting Relevant Information Nuggets from Disaster-Related Messages in Social Media by </w:t>
        </w:r>
      </w:ins>
      <w:ins w:id="9782" w:author="Vilson Lu" w:date="2014-08-22T16:15:00Z">
        <w:r w:rsidR="00D71339">
          <w:t>(</w:t>
        </w:r>
      </w:ins>
      <w:ins w:id="9783" w:author="Vilson Lu" w:date="2014-08-22T16:04:00Z">
        <w:r w:rsidR="00D71339">
          <w:t>Imran et al.,</w:t>
        </w:r>
      </w:ins>
      <w:ins w:id="9784" w:author="Vilson Lu" w:date="2014-08-22T16:15:00Z">
        <w:r w:rsidR="00D71339">
          <w:t xml:space="preserve"> 2013).</w:t>
        </w:r>
      </w:ins>
    </w:p>
    <w:p w:rsidR="002F6E61" w:rsidRDefault="00AA30D0">
      <w:pPr>
        <w:pStyle w:val="Content2"/>
        <w:rPr>
          <w:ins w:id="9785" w:author="Vilson Lu" w:date="2014-08-15T14:23:00Z"/>
          <w:del w:id="9786" w:author="Kyle Mc Hale Dela Cruz" w:date="2014-08-19T00:04:00Z"/>
        </w:rPr>
        <w:pPrChange w:id="9787" w:author="Vilson Lu" w:date="2014-08-22T10:06:00Z">
          <w:pPr>
            <w:pStyle w:val="Content"/>
          </w:pPr>
        </w:pPrChange>
      </w:pPr>
      <w:ins w:id="9788" w:author="Vilson Lu" w:date="2014-08-15T14:13:00Z">
        <w:del w:id="9789" w:author="Kyle Mc Hale Dela Cruz" w:date="2014-08-19T00:04:00Z">
          <w:r w:rsidDel="00AA6A17">
            <w:delText xml:space="preserve">In addition, the system must be able to classify the input tweet based on the type of </w:delText>
          </w:r>
        </w:del>
      </w:ins>
      <w:ins w:id="9790" w:author="Vilson Lu" w:date="2014-08-15T14:16:00Z">
        <w:del w:id="9791" w:author="Kyle Mc Hale Dela Cruz" w:date="2014-08-19T00:04:00Z">
          <w:r w:rsidR="00CC208E" w:rsidDel="00AA6A17">
            <w:delText>tweets.</w:delText>
          </w:r>
        </w:del>
      </w:ins>
      <w:ins w:id="9792" w:author="Vilson Lu" w:date="2014-08-15T14:17:00Z">
        <w:del w:id="9793" w:author="Kyle Mc Hale Dela Cruz" w:date="2014-08-19T00:04:00Z">
          <w:r w:rsidR="00CC208E" w:rsidDel="00AA6A17">
            <w:delText>First, it must class</w:delText>
          </w:r>
        </w:del>
      </w:ins>
      <w:ins w:id="9794" w:author="Vilson Lu" w:date="2014-08-15T14:18:00Z">
        <w:del w:id="9795" w:author="Kyle Mc Hale Dela Cruz" w:date="2014-08-19T00:04:00Z">
          <w:r w:rsidR="00CC208E" w:rsidDel="00AA6A17">
            <w:delText xml:space="preserve">ify the tweets if it is a disaster-related tweets or not. </w:delText>
          </w:r>
          <w:r w:rsidR="00A034B7" w:rsidDel="00AA6A17">
            <w:delText>It will classify it into Typhoon</w:delText>
          </w:r>
        </w:del>
      </w:ins>
      <w:ins w:id="9796" w:author="Vilson Lu" w:date="2014-08-15T14:24:00Z">
        <w:del w:id="9797" w:author="Kyle Mc Hale Dela Cruz" w:date="2014-08-19T00:04:00Z">
          <w:r w:rsidR="00A034B7" w:rsidDel="00AA6A17">
            <w:delText xml:space="preserve"> (T)</w:delText>
          </w:r>
        </w:del>
      </w:ins>
      <w:ins w:id="9798" w:author="Vilson Lu" w:date="2014-08-15T14:18:00Z">
        <w:del w:id="9799" w:author="Kyle Mc Hale Dela Cruz" w:date="2014-08-18T23:55:00Z">
          <w:r w:rsidR="00A034B7" w:rsidDel="000B397A">
            <w:delText>,</w:delText>
          </w:r>
        </w:del>
        <w:del w:id="9800" w:author="Kyle Mc Hale Dela Cruz" w:date="2014-08-19T00:04:00Z">
          <w:r w:rsidR="00A034B7" w:rsidDel="00AA6A17">
            <w:delText xml:space="preserve"> Flood</w:delText>
          </w:r>
        </w:del>
      </w:ins>
      <w:ins w:id="9801" w:author="Vilson Lu" w:date="2014-08-15T14:24:00Z">
        <w:del w:id="9802" w:author="Kyle Mc Hale Dela Cruz" w:date="2014-08-19T00:04:00Z">
          <w:r w:rsidR="00A034B7" w:rsidDel="00AA6A17">
            <w:delText xml:space="preserve"> (F)</w:delText>
          </w:r>
        </w:del>
      </w:ins>
      <w:ins w:id="9803" w:author="Vilson Lu" w:date="2014-08-15T14:18:00Z">
        <w:del w:id="9804" w:author="Kyle Mc Hale Dela Cruz" w:date="2014-08-18T23:55:00Z">
          <w:r w:rsidR="00A034B7" w:rsidDel="000B397A">
            <w:delText>, Earthquake</w:delText>
          </w:r>
        </w:del>
      </w:ins>
      <w:ins w:id="9805" w:author="Vilson Lu" w:date="2014-08-15T14:24:00Z">
        <w:del w:id="9806" w:author="Kyle Mc Hale Dela Cruz" w:date="2014-08-18T23:55:00Z">
          <w:r w:rsidR="00A034B7" w:rsidDel="000B397A">
            <w:delText xml:space="preserve"> (E)</w:delText>
          </w:r>
        </w:del>
      </w:ins>
      <w:ins w:id="9807" w:author="Vilson Lu" w:date="2014-08-15T14:18:00Z">
        <w:del w:id="9808" w:author="Kyle Mc Hale Dela Cruz" w:date="2014-08-18T23:55:00Z">
          <w:r w:rsidR="00A034B7" w:rsidDel="000B397A">
            <w:delText>, and others</w:delText>
          </w:r>
        </w:del>
      </w:ins>
      <w:ins w:id="9809" w:author="Vilson Lu" w:date="2014-08-15T14:24:00Z">
        <w:del w:id="9810" w:author="Kyle Mc Hale Dela Cruz" w:date="2014-08-18T23:55:00Z">
          <w:r w:rsidR="00A034B7" w:rsidDel="000B397A">
            <w:delText xml:space="preserve"> (O)</w:delText>
          </w:r>
        </w:del>
      </w:ins>
      <w:ins w:id="9811" w:author="Vilson Lu" w:date="2014-08-15T14:18:00Z">
        <w:del w:id="9812" w:author="Kyle Mc Hale Dela Cruz" w:date="2014-08-19T00:04:00Z">
          <w:r w:rsidR="00A034B7" w:rsidDel="00AA6A17">
            <w:delText xml:space="preserve">. </w:delText>
          </w:r>
        </w:del>
      </w:ins>
      <w:ins w:id="9813" w:author="Vilson Lu" w:date="2014-08-15T14:20:00Z">
        <w:del w:id="9814" w:author="Kyle Mc Hale Dela Cruz" w:date="2014-08-19T00:04:00Z">
          <w:r w:rsidR="00A034B7" w:rsidDel="00AA6A17">
            <w:delText>After classifying it into disaster type, it will now classify the type of tweet</w:delText>
          </w:r>
        </w:del>
      </w:ins>
      <w:ins w:id="9815" w:author="Vilson Lu" w:date="2014-08-15T14:22:00Z">
        <w:del w:id="9816" w:author="Kyle Mc Hale Dela Cruz" w:date="2014-08-19T00:04:00Z">
          <w:r w:rsidR="00A034B7" w:rsidDel="00AA6A17">
            <w:delText xml:space="preserve">. It will classify the tweet into the following categories: </w:delText>
          </w:r>
        </w:del>
      </w:ins>
      <w:ins w:id="9817" w:author="Vilson Lu" w:date="2014-08-15T14:23:00Z">
        <w:del w:id="9818" w:author="Kyle Mc Hale Dela Cruz" w:date="2014-08-19T00:04:00Z">
          <w:r w:rsidR="00A034B7" w:rsidDel="00AA6A17">
            <w:delText>caution and advice (CA), casualties and damage (CD), donations (D), missing reports (M), and others (O).</w:delText>
          </w:r>
        </w:del>
      </w:ins>
    </w:p>
    <w:p w:rsidR="002F6E61" w:rsidRDefault="002F6E61">
      <w:pPr>
        <w:pStyle w:val="Content2"/>
        <w:ind w:left="0"/>
        <w:rPr>
          <w:ins w:id="9819" w:author="Vilson Lu" w:date="2014-08-15T14:23:00Z"/>
        </w:rPr>
        <w:pPrChange w:id="9820" w:author="Kyle Mc Hale Dela Cruz" w:date="2014-08-19T00:04:00Z">
          <w:pPr>
            <w:pStyle w:val="Content"/>
          </w:pPr>
        </w:pPrChange>
      </w:pPr>
    </w:p>
    <w:p w:rsidR="002F6E61" w:rsidRDefault="00B06CC7">
      <w:pPr>
        <w:pStyle w:val="Content2"/>
        <w:rPr>
          <w:ins w:id="9821" w:author="Vilson Lu" w:date="2014-08-22T10:21:00Z"/>
        </w:rPr>
        <w:pPrChange w:id="9822" w:author="Vilson Lu" w:date="2014-08-15T23:05:00Z">
          <w:pPr>
            <w:pStyle w:val="Content"/>
          </w:pPr>
        </w:pPrChange>
      </w:pPr>
      <w:ins w:id="9823" w:author="Vilson Lu" w:date="2014-08-22T10:20:00Z">
        <w:r>
          <w:t xml:space="preserve">The system must be able to extract two types of information from the given input tweet. The two main types of information </w:t>
        </w:r>
        <w:del w:id="9824" w:author="PF" w:date="2015-03-02T04:20:00Z">
          <w:r w:rsidDel="00921524">
            <w:delText xml:space="preserve">include the following: </w:delText>
          </w:r>
        </w:del>
      </w:ins>
      <w:ins w:id="9825" w:author="PF" w:date="2015-03-02T04:20:00Z">
        <w:r w:rsidR="00921524">
          <w:t xml:space="preserve">are </w:t>
        </w:r>
      </w:ins>
      <w:ins w:id="9826" w:author="Vilson Lu" w:date="2014-08-22T10:20:00Z">
        <w:r>
          <w:t>(1) General Information</w:t>
        </w:r>
        <w:del w:id="9827" w:author="PF" w:date="2015-03-02T04:20:00Z">
          <w:r w:rsidDel="00921524">
            <w:delText>;</w:delText>
          </w:r>
        </w:del>
        <w:r>
          <w:t xml:space="preserve"> and the</w:t>
        </w:r>
        <w:del w:id="9828" w:author="PF" w:date="2015-03-02T04:20:00Z">
          <w:r w:rsidDel="00921524">
            <w:delText>,</w:delText>
          </w:r>
        </w:del>
        <w:r>
          <w:t xml:space="preserve"> (2) Type-Specific Information. For the General Information, only the location references, time references, and source shall be extracted from the input tweet. On the other hand, for the Type</w:t>
        </w:r>
        <w:r w:rsidRPr="008931B2">
          <w:t>-</w:t>
        </w:r>
        <w:r>
          <w:t>S</w:t>
        </w:r>
        <w:r w:rsidRPr="008931B2">
          <w:t xml:space="preserve">pecific </w:t>
        </w:r>
        <w:r>
          <w:t>I</w:t>
        </w:r>
        <w:r w:rsidRPr="008931B2">
          <w:t>nformation</w:t>
        </w:r>
        <w:r>
          <w:t>, the following shall be extracted from the input tweet: (a)</w:t>
        </w:r>
      </w:ins>
      <w:ins w:id="9829" w:author="PF" w:date="2015-03-02T04:20:00Z">
        <w:r w:rsidR="00921524">
          <w:t xml:space="preserve"> </w:t>
        </w:r>
      </w:ins>
      <w:ins w:id="9830" w:author="Vilson Lu" w:date="2014-08-22T10:20:00Z">
        <w:r>
          <w:t xml:space="preserve">for caution and advice tweets: the caution and/or advice part of the tweet; (b) for casualties and damage tweets: the number of casualties and the damaged objects; </w:t>
        </w:r>
      </w:ins>
      <w:ins w:id="9831" w:author="Vilson Lu" w:date="2014-08-22T10:21:00Z">
        <w:r>
          <w:t xml:space="preserve">and </w:t>
        </w:r>
      </w:ins>
      <w:ins w:id="9832" w:author="Vilson Lu" w:date="2014-08-22T10:20:00Z">
        <w:r>
          <w:t xml:space="preserve">(c) for donation tweets: if the tweet is a donation effort or a request for help and what are the objects being donated or requested. </w:t>
        </w:r>
      </w:ins>
      <w:ins w:id="9833" w:author="Vilson Lu" w:date="2014-08-22T10:21:00Z">
        <w:r>
          <w:t xml:space="preserve">The </w:t>
        </w:r>
      </w:ins>
      <w:ins w:id="9834" w:author="Vilson Lu" w:date="2014-08-22T10:22:00Z">
        <w:r>
          <w:t>information to be extracted</w:t>
        </w:r>
      </w:ins>
      <w:ins w:id="9835" w:author="Vilson Lu" w:date="2014-08-22T10:21:00Z">
        <w:r>
          <w:t xml:space="preserve"> are </w:t>
        </w:r>
      </w:ins>
      <w:ins w:id="9836" w:author="Vilson Lu" w:date="2014-08-22T10:22:00Z">
        <w:r>
          <w:t xml:space="preserve">also </w:t>
        </w:r>
      </w:ins>
      <w:ins w:id="9837" w:author="Vilson Lu" w:date="2014-08-22T10:21:00Z">
        <w:r>
          <w:t>based on</w:t>
        </w:r>
        <w:r w:rsidR="00D71339">
          <w:t xml:space="preserve"> the study by (Imran et al.,</w:t>
        </w:r>
      </w:ins>
      <w:ins w:id="9838" w:author="Vilson Lu" w:date="2014-08-22T16:15:00Z">
        <w:r w:rsidR="00D71339">
          <w:t xml:space="preserve"> 2013).</w:t>
        </w:r>
      </w:ins>
    </w:p>
    <w:p w:rsidR="002F6E61" w:rsidRDefault="000B397A">
      <w:pPr>
        <w:pStyle w:val="Content2"/>
        <w:rPr>
          <w:ins w:id="9839" w:author="TinTin Kalaw" w:date="2014-08-16T13:33:00Z"/>
          <w:del w:id="9840" w:author="Vilson Lu" w:date="2014-08-22T10:20:00Z"/>
        </w:rPr>
        <w:pPrChange w:id="9841" w:author="Vilson Lu" w:date="2014-08-15T23:05:00Z">
          <w:pPr>
            <w:pStyle w:val="Content"/>
          </w:pPr>
        </w:pPrChange>
      </w:pPr>
      <w:ins w:id="9842" w:author="Kyle Mc Hale Dela Cruz" w:date="2014-08-18T23:55:00Z">
        <w:del w:id="9843" w:author="Vilson Lu" w:date="2014-08-22T10:20:00Z">
          <w:r w:rsidDel="00B06CC7">
            <w:delText>the relevant</w:delText>
          </w:r>
        </w:del>
      </w:ins>
      <w:ins w:id="9844" w:author="Kyle Mc Hale Dela Cruz" w:date="2014-08-18T23:58:00Z">
        <w:del w:id="9845" w:author="Vilson Lu" w:date="2014-08-22T10:20:00Z">
          <w:r w:rsidR="00AA6A17" w:rsidDel="00B06CC7">
            <w:delText xml:space="preserve"> All the input tweets are already filtered to be only typhoon and flood-related and at the same time</w:delText>
          </w:r>
        </w:del>
      </w:ins>
      <w:ins w:id="9846" w:author="Kyle Mc Hale Dela Cruz" w:date="2014-08-19T00:00:00Z">
        <w:del w:id="9847" w:author="Vilson Lu" w:date="2014-08-22T10:20:00Z">
          <w:r w:rsidR="00AA6A17" w:rsidDel="00B06CC7">
            <w:delText xml:space="preserve">, </w:delText>
          </w:r>
        </w:del>
      </w:ins>
      <w:ins w:id="9848" w:author="Kyle Mc Hale Dela Cruz" w:date="2014-08-19T00:01:00Z">
        <w:del w:id="9849" w:author="Vilson Lu" w:date="2014-08-22T10:20:00Z">
          <w:r w:rsidR="00AA6A17" w:rsidDel="00B06CC7">
            <w:delText>are</w:delText>
          </w:r>
        </w:del>
      </w:ins>
      <w:ins w:id="9850" w:author="Kyle Mc Hale Dela Cruz" w:date="2014-08-19T00:00:00Z">
        <w:del w:id="9851" w:author="Vilson Lu" w:date="2014-08-22T10:20:00Z">
          <w:r w:rsidR="00AA6A17" w:rsidDel="00B06CC7">
            <w:delText xml:space="preserve"> all about </w:delText>
          </w:r>
        </w:del>
      </w:ins>
      <w:ins w:id="9852" w:author="Kyle Mc Hale Dela Cruz" w:date="2014-08-19T00:01:00Z">
        <w:del w:id="9853" w:author="Vilson Lu" w:date="2014-08-22T10:20:00Z">
          <w:r w:rsidR="00AA6A17" w:rsidDel="00B06CC7">
            <w:delText>relief operations or donation tweets</w:delText>
          </w:r>
        </w:del>
      </w:ins>
      <w:ins w:id="9854" w:author="Kyle Mc Hale Dela Cruz" w:date="2014-08-19T00:12:00Z">
        <w:del w:id="9855" w:author="Vilson Lu" w:date="2014-08-22T10:20:00Z">
          <w:r w:rsidR="00A11F02" w:rsidDel="00B06CC7">
            <w:delText xml:space="preserve"> and the processing of filtering the tweets are based on the tweet tagging procedures that shall be done manually by the researchers</w:delText>
          </w:r>
        </w:del>
      </w:ins>
      <w:ins w:id="9856" w:author="Kyle Mc Hale Dela Cruz" w:date="2014-08-19T00:01:00Z">
        <w:del w:id="9857" w:author="Vilson Lu" w:date="2014-08-22T10:20:00Z">
          <w:r w:rsidR="00AA6A17" w:rsidDel="00B06CC7">
            <w:delText>.</w:delText>
          </w:r>
        </w:del>
      </w:ins>
      <w:ins w:id="9858" w:author="Kyle Mc Hale Dela Cruz" w:date="2014-08-19T00:02:00Z">
        <w:del w:id="9859" w:author="Vilson Lu" w:date="2014-08-22T10:20:00Z">
          <w:r w:rsidR="00AA6A17" w:rsidDel="00B06CC7">
            <w:delText xml:space="preserve">With this, the </w:delText>
          </w:r>
        </w:del>
      </w:ins>
      <w:ins w:id="9860" w:author="Kyle Mc Hale Dela Cruz" w:date="2014-08-19T00:03:00Z">
        <w:del w:id="9861" w:author="Vilson Lu" w:date="2014-08-22T10:20:00Z">
          <w:r w:rsidR="00AA6A17" w:rsidDel="00B06CC7">
            <w:delText>information that will be extracted</w:delText>
          </w:r>
        </w:del>
      </w:ins>
      <w:ins w:id="9862" w:author="Kyle Mc Hale Dela Cruz" w:date="2014-08-19T00:04:00Z">
        <w:del w:id="9863" w:author="Vilson Lu" w:date="2014-08-22T10:20:00Z">
          <w:r w:rsidR="00AA6A17" w:rsidDel="00B06CC7">
            <w:delText xml:space="preserve"> from </w:delText>
          </w:r>
          <w:r w:rsidR="00AA6A17" w:rsidDel="00B06CC7">
            <w:lastRenderedPageBreak/>
            <w:delText>the given input tweets</w:delText>
          </w:r>
        </w:del>
      </w:ins>
      <w:ins w:id="9864" w:author="Kyle Mc Hale Dela Cruz" w:date="2014-08-19T00:03:00Z">
        <w:del w:id="9865" w:author="Vilson Lu" w:date="2014-08-22T10:20:00Z">
          <w:r w:rsidR="00AA6A17" w:rsidDel="00B06CC7">
            <w:delText xml:space="preserve"> shall be limited to the </w:delText>
          </w:r>
        </w:del>
      </w:ins>
      <w:ins w:id="9866" w:author="Kyle Mc Hale Dela Cruz" w:date="2014-08-19T00:02:00Z">
        <w:del w:id="9867" w:author="Vilson Lu" w:date="2014-08-22T10:20:00Z">
          <w:r w:rsidR="00AA6A17" w:rsidDel="00B06CC7">
            <w:delText xml:space="preserve">following: </w:delText>
          </w:r>
        </w:del>
      </w:ins>
      <w:ins w:id="9868" w:author="TinTin Kalaw" w:date="2014-08-16T13:31:00Z">
        <w:del w:id="9869" w:author="Vilson Lu" w:date="2014-08-22T10:20:00Z">
          <w:r w:rsidR="006436ED" w:rsidDel="00B06CC7">
            <w:delText>Type</w:delText>
          </w:r>
        </w:del>
      </w:ins>
      <w:ins w:id="9870" w:author="TinTin Kalaw" w:date="2014-08-16T13:33:00Z">
        <w:del w:id="9871" w:author="Vilson Lu" w:date="2014-08-22T10:20:00Z">
          <w:r w:rsidR="006436ED" w:rsidDel="00B06CC7">
            <w:delText xml:space="preserve">location references, </w:delText>
          </w:r>
        </w:del>
      </w:ins>
      <w:ins w:id="9872" w:author="TinTin Kalaw" w:date="2014-08-16T13:34:00Z">
        <w:del w:id="9873" w:author="Vilson Lu" w:date="2014-08-22T10:20:00Z">
          <w:r w:rsidR="006436ED" w:rsidDel="00B06CC7">
            <w:delText>time references, and source</w:delText>
          </w:r>
        </w:del>
      </w:ins>
      <w:ins w:id="9874" w:author="Kyle Mc Hale Dela Cruz" w:date="2014-08-19T00:03:00Z">
        <w:del w:id="9875" w:author="Vilson Lu" w:date="2014-08-22T10:20:00Z">
          <w:r w:rsidR="00AA6A17" w:rsidDel="00B06CC7">
            <w:delText xml:space="preserve"> references, and </w:delText>
          </w:r>
        </w:del>
      </w:ins>
      <w:ins w:id="9876" w:author="TinTin Kalaw" w:date="2014-08-16T13:34:00Z">
        <w:del w:id="9877" w:author="Vilson Lu" w:date="2014-08-22T10:20:00Z">
          <w:r w:rsidR="006436ED" w:rsidDel="00B06CC7">
            <w:delText>Type</w:delText>
          </w:r>
        </w:del>
      </w:ins>
      <w:ins w:id="9878" w:author="TinTin Kalaw" w:date="2014-08-16T13:36:00Z">
        <w:del w:id="9879" w:author="Vilson Lu" w:date="2014-08-22T10:20:00Z">
          <w:r w:rsidR="006436ED" w:rsidDel="00B06CC7">
            <w:delText xml:space="preserve">for </w:delText>
          </w:r>
        </w:del>
      </w:ins>
      <w:ins w:id="9880" w:author="TinTin Kalaw" w:date="2014-08-16T13:34:00Z">
        <w:del w:id="9881" w:author="Vilson Lu" w:date="2014-08-22T10:20:00Z">
          <w:r w:rsidR="006436ED" w:rsidDel="00B06CC7">
            <w:delText>caution and advice tweets:</w:delText>
          </w:r>
        </w:del>
      </w:ins>
      <w:ins w:id="9882" w:author="TinTin Kalaw" w:date="2014-08-16T13:36:00Z">
        <w:del w:id="9883" w:author="Vilson Lu" w:date="2014-08-22T10:20:00Z">
          <w:r w:rsidR="006436ED" w:rsidDel="00B06CC7">
            <w:delText xml:space="preserve"> the caution and/or advice part of the tweet; (b) for casualties and damage tweets: the number of casualties and the damaged objects; </w:delText>
          </w:r>
        </w:del>
      </w:ins>
      <w:ins w:id="9884" w:author="TinTin Kalaw" w:date="2014-08-16T13:37:00Z">
        <w:del w:id="9885" w:author="Vilson Lu" w:date="2014-08-22T10:20:00Z">
          <w:r w:rsidR="006436ED" w:rsidDel="00B06CC7">
            <w:delText>(c) for donation tweets: if the tweet is a donation effort or a request for help</w:delText>
          </w:r>
        </w:del>
      </w:ins>
      <w:ins w:id="9886" w:author="TinTin Kalaw" w:date="2014-08-16T13:38:00Z">
        <w:del w:id="9887" w:author="Vilson Lu" w:date="2014-08-22T10:20:00Z">
          <w:r w:rsidR="00BD695A" w:rsidDel="00B06CC7">
            <w:delText xml:space="preserve"> and what are the objects being donated or requested; </w:delText>
          </w:r>
        </w:del>
      </w:ins>
      <w:ins w:id="9888" w:author="TinTin Kalaw" w:date="2014-08-16T13:40:00Z">
        <w:del w:id="9889" w:author="Vilson Lu" w:date="2014-08-22T10:20:00Z">
          <w:r w:rsidR="00BD695A" w:rsidDel="00B06CC7">
            <w:delText xml:space="preserve">and </w:delText>
          </w:r>
        </w:del>
      </w:ins>
      <w:ins w:id="9890" w:author="TinTin Kalaw" w:date="2014-08-16T13:39:00Z">
        <w:del w:id="9891" w:author="Vilson Lu" w:date="2014-08-22T10:20:00Z">
          <w:r w:rsidR="00BD695A" w:rsidDel="00B06CC7">
            <w:delText>(d) for the missing tweets: who are the missing people</w:delText>
          </w:r>
        </w:del>
      </w:ins>
      <w:ins w:id="9892" w:author="Kyle Mc Hale Dela Cruz" w:date="2014-08-19T00:04:00Z">
        <w:del w:id="9893" w:author="Vilson Lu" w:date="2014-08-22T10:20:00Z">
          <w:r w:rsidR="00AA6A17" w:rsidDel="00B06CC7">
            <w:delText>.</w:delText>
          </w:r>
        </w:del>
      </w:ins>
    </w:p>
    <w:p w:rsidR="002F6E61" w:rsidRDefault="00BD695A">
      <w:pPr>
        <w:pStyle w:val="Content2"/>
        <w:rPr>
          <w:ins w:id="9894" w:author="Vilson Lu" w:date="2014-08-15T14:13:00Z"/>
          <w:lang w:val="en-PH"/>
        </w:rPr>
        <w:pPrChange w:id="9895" w:author="Vilson Lu" w:date="2014-08-15T23:05:00Z">
          <w:pPr>
            <w:pStyle w:val="Content"/>
          </w:pPr>
        </w:pPrChange>
      </w:pPr>
      <w:ins w:id="9896" w:author="TinTin Kalaw" w:date="2014-08-16T13:42:00Z">
        <w:del w:id="9897" w:author="Vilson Lu" w:date="2014-08-22T15:59:00Z">
          <w:r w:rsidDel="00BC4FEA">
            <w:delText xml:space="preserve"> and from the study of </w:delText>
          </w:r>
          <w:r w:rsidRPr="00E45CE0" w:rsidDel="00BC4FEA">
            <w:delText>(Lee et al., 2013)</w:delText>
          </w:r>
        </w:del>
      </w:ins>
      <w:ins w:id="9898" w:author="TinTin Kalaw" w:date="2014-08-16T13:43:00Z">
        <w:del w:id="9899" w:author="Vilson Lu" w:date="2014-08-22T10:23:00Z">
          <w:r w:rsidDel="00B06CC7">
            <w:delText>Filipinos tend to post their tweets in eith</w:delText>
          </w:r>
        </w:del>
        <w:del w:id="9900" w:author="Vilson Lu" w:date="2014-08-22T10:22:00Z">
          <w:r w:rsidDel="00B06CC7">
            <w:delText>er English or Filipino</w:delText>
          </w:r>
        </w:del>
        <w:del w:id="9901" w:author="Vilson Lu" w:date="2014-08-22T15:59:00Z">
          <w:r w:rsidDel="00BC4FEA">
            <w:delText xml:space="preserve"> and that being used.</w:delText>
          </w:r>
        </w:del>
      </w:ins>
    </w:p>
    <w:p w:rsidR="002F6E61" w:rsidRDefault="00AA30D0">
      <w:pPr>
        <w:pStyle w:val="Content2"/>
        <w:rPr>
          <w:ins w:id="9902" w:author="Vilson Lu" w:date="2014-08-15T15:09:00Z"/>
        </w:rPr>
        <w:pPrChange w:id="9903" w:author="Vilson Lu" w:date="2014-08-15T23:05:00Z">
          <w:pPr>
            <w:pStyle w:val="Content1"/>
          </w:pPr>
        </w:pPrChange>
      </w:pPr>
      <w:ins w:id="9904" w:author="Vilson Lu" w:date="2014-08-15T14:13:00Z">
        <w:r>
          <w:t xml:space="preserve">The data that will be used in the development of the system will come from the Twitter Web Crawler developed by the De La Salle University - College of Computer Studies as well as from the crawler to be developed by the group. The system will only be processing data </w:t>
        </w:r>
      </w:ins>
      <w:ins w:id="9905" w:author="Vilson Lu" w:date="2014-08-22T11:27:00Z">
        <w:r w:rsidR="00D71339">
          <w:t>that are written in the</w:t>
        </w:r>
        <w:r w:rsidR="002A37C7">
          <w:t xml:space="preserve"> Filipino</w:t>
        </w:r>
      </w:ins>
      <w:ins w:id="9906" w:author="Vilson Lu" w:date="2014-08-22T16:16:00Z">
        <w:r w:rsidR="00D71339">
          <w:t xml:space="preserve"> language</w:t>
        </w:r>
      </w:ins>
      <w:ins w:id="9907" w:author="Vilson Lu" w:date="2014-08-22T11:27:00Z">
        <w:r w:rsidR="002A37C7">
          <w:t>.</w:t>
        </w:r>
      </w:ins>
    </w:p>
    <w:p w:rsidR="008B498F" w:rsidRDefault="008B498F">
      <w:pPr>
        <w:rPr>
          <w:ins w:id="9908" w:author="Vilson Lu" w:date="2014-08-15T15:09:00Z"/>
          <w:sz w:val="20"/>
          <w:szCs w:val="20"/>
        </w:rPr>
      </w:pPr>
      <w:ins w:id="9909" w:author="Vilson Lu" w:date="2014-08-15T15:09:00Z">
        <w:r>
          <w:br w:type="page"/>
        </w:r>
      </w:ins>
    </w:p>
    <w:p w:rsidR="002F6E61" w:rsidRDefault="008B498F">
      <w:pPr>
        <w:pStyle w:val="Heading2"/>
        <w:tabs>
          <w:tab w:val="right" w:pos="9360"/>
        </w:tabs>
        <w:jc w:val="left"/>
        <w:rPr>
          <w:ins w:id="9910" w:author="Vilson Lu" w:date="2014-08-15T15:10:00Z"/>
        </w:rPr>
        <w:pPrChange w:id="9911" w:author="Vilson Lu" w:date="2014-08-15T15:10:00Z">
          <w:pPr/>
        </w:pPrChange>
      </w:pPr>
      <w:bookmarkStart w:id="9912" w:name="_Toc396445033"/>
      <w:bookmarkStart w:id="9913" w:name="_Toc396489716"/>
      <w:ins w:id="9914" w:author="Vilson Lu" w:date="2014-08-15T15:10:00Z">
        <w:r>
          <w:lastRenderedPageBreak/>
          <w:t>Arc</w:t>
        </w:r>
      </w:ins>
      <w:ins w:id="9915" w:author="Vilson Lu" w:date="2014-08-15T15:08:00Z">
        <w:r w:rsidR="00FB7FA3">
          <w:t xml:space="preserve">hitectural </w:t>
        </w:r>
        <w:commentRangeStart w:id="9916"/>
        <w:commentRangeStart w:id="9917"/>
        <w:r w:rsidR="00FB7FA3">
          <w:t>Design</w:t>
        </w:r>
      </w:ins>
      <w:commentRangeEnd w:id="9916"/>
      <w:r w:rsidR="00AA6A17">
        <w:rPr>
          <w:rStyle w:val="CommentReference"/>
          <w:b w:val="0"/>
        </w:rPr>
        <w:commentReference w:id="9916"/>
      </w:r>
      <w:commentRangeEnd w:id="9917"/>
      <w:r w:rsidR="007B111F">
        <w:rPr>
          <w:rStyle w:val="CommentReference"/>
          <w:b w:val="0"/>
        </w:rPr>
        <w:commentReference w:id="9917"/>
      </w:r>
      <w:bookmarkEnd w:id="9912"/>
      <w:bookmarkEnd w:id="9913"/>
    </w:p>
    <w:p w:rsidR="002F6E61" w:rsidRDefault="00F96500">
      <w:pPr>
        <w:pStyle w:val="Content1"/>
        <w:keepNext/>
        <w:jc w:val="center"/>
        <w:rPr>
          <w:ins w:id="9918" w:author="Vilson Lu" w:date="2014-08-22T11:29:00Z"/>
        </w:rPr>
        <w:pPrChange w:id="9919" w:author="Vilson Lu" w:date="2014-08-22T12:39:00Z">
          <w:pPr>
            <w:pStyle w:val="Content1"/>
          </w:pPr>
        </w:pPrChange>
      </w:pPr>
      <w:ins w:id="9920" w:author="Vilson Lu" w:date="2014-08-20T19:59:00Z">
        <w:r>
          <w:rPr>
            <w:rStyle w:val="CommentReference"/>
          </w:rPr>
          <w:commentReference w:id="9921"/>
        </w:r>
      </w:ins>
      <w:ins w:id="9922" w:author="Vilson Lu" w:date="2014-08-22T16:42:00Z">
        <w:r w:rsidR="002F6E61">
          <w:rPr>
            <w:noProof/>
            <w:rPrChange w:id="9923" w:author="Unknown">
              <w:rPr>
                <w:i/>
                <w:noProof/>
              </w:rPr>
            </w:rPrChange>
          </w:rPr>
          <w:drawing>
            <wp:inline distT="0" distB="0" distL="0" distR="0">
              <wp:extent cx="4462357" cy="7589520"/>
              <wp:effectExtent l="38100" t="38100" r="33655" b="304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st likely eto na ung architecture.png"/>
                      <pic:cNvPicPr/>
                    </pic:nvPicPr>
                    <pic:blipFill>
                      <a:blip r:embed="rId25">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462357" cy="7589520"/>
                      </a:xfrm>
                      <a:prstGeom prst="rect">
                        <a:avLst/>
                      </a:prstGeom>
                      <a:ln w="28575">
                        <a:solidFill>
                          <a:schemeClr val="tx1"/>
                        </a:solidFill>
                      </a:ln>
                    </pic:spPr>
                  </pic:pic>
                </a:graphicData>
              </a:graphic>
            </wp:inline>
          </w:drawing>
        </w:r>
      </w:ins>
    </w:p>
    <w:p w:rsidR="002F6E61" w:rsidRDefault="002A37C7">
      <w:pPr>
        <w:pStyle w:val="Caption"/>
        <w:rPr>
          <w:ins w:id="9924" w:author="Vilson Lu" w:date="2014-08-22T02:32:00Z"/>
        </w:rPr>
        <w:pPrChange w:id="9925" w:author="Vilson Lu" w:date="2014-08-22T11:30:00Z">
          <w:pPr/>
        </w:pPrChange>
      </w:pPr>
      <w:bookmarkStart w:id="9926" w:name="_Toc396489892"/>
      <w:ins w:id="9927" w:author="Vilson Lu" w:date="2014-08-22T11:29:00Z">
        <w:r>
          <w:t xml:space="preserve">Figure </w:t>
        </w:r>
      </w:ins>
      <w:ins w:id="9928" w:author="Vilson Lu" w:date="2014-08-22T13:34:00Z">
        <w:r w:rsidR="00372B98">
          <w:fldChar w:fldCharType="begin"/>
        </w:r>
        <w:r w:rsidR="00956A9D">
          <w:instrText xml:space="preserve"> STYLEREF 1 \s </w:instrText>
        </w:r>
      </w:ins>
      <w:r w:rsidR="00372B98">
        <w:fldChar w:fldCharType="separate"/>
      </w:r>
      <w:r w:rsidR="003160F5">
        <w:rPr>
          <w:noProof/>
        </w:rPr>
        <w:t>4</w:t>
      </w:r>
      <w:ins w:id="9929"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9930" w:author="Vilson Lu" w:date="2014-08-22T16:55:00Z">
        <w:r w:rsidR="003160F5">
          <w:rPr>
            <w:noProof/>
          </w:rPr>
          <w:t>1</w:t>
        </w:r>
      </w:ins>
      <w:ins w:id="9931" w:author="Vilson Lu" w:date="2014-08-22T13:34:00Z">
        <w:r w:rsidR="00372B98">
          <w:fldChar w:fldCharType="end"/>
        </w:r>
      </w:ins>
      <w:ins w:id="9932" w:author="Vilson Lu" w:date="2014-08-22T11:30:00Z">
        <w:r>
          <w:t>. Architectural Design</w:t>
        </w:r>
      </w:ins>
      <w:bookmarkEnd w:id="9926"/>
    </w:p>
    <w:p w:rsidR="002F6E61" w:rsidRDefault="002F6E61">
      <w:pPr>
        <w:pStyle w:val="Content1"/>
        <w:rPr>
          <w:ins w:id="9933" w:author="Vilson Lu" w:date="2014-08-22T02:32:00Z"/>
        </w:rPr>
        <w:pPrChange w:id="9934" w:author="Vilson Lu" w:date="2014-08-15T15:50:00Z">
          <w:pPr/>
        </w:pPrChange>
      </w:pPr>
    </w:p>
    <w:p w:rsidR="002F6E61" w:rsidRDefault="002F6E61">
      <w:pPr>
        <w:pStyle w:val="Content1"/>
        <w:rPr>
          <w:ins w:id="9935" w:author="Vilson Lu" w:date="2014-08-22T02:31:00Z"/>
        </w:rPr>
        <w:pPrChange w:id="9936" w:author="Vilson Lu" w:date="2014-08-15T15:50:00Z">
          <w:pPr/>
        </w:pPrChange>
      </w:pPr>
    </w:p>
    <w:p w:rsidR="00EC7FD0" w:rsidRDefault="00EC7FD0" w:rsidP="00EC7FD0">
      <w:pPr>
        <w:pStyle w:val="Heading3"/>
        <w:rPr>
          <w:ins w:id="9937" w:author="Vilson Lu" w:date="2014-08-22T02:32:00Z"/>
        </w:rPr>
      </w:pPr>
      <w:bookmarkStart w:id="9938" w:name="_Toc395181722"/>
      <w:bookmarkStart w:id="9939" w:name="_Toc396445034"/>
      <w:bookmarkStart w:id="9940" w:name="_Toc396489717"/>
      <w:ins w:id="9941" w:author="Vilson Lu" w:date="2014-08-22T02:32:00Z">
        <w:r>
          <w:t>Crawler Module</w:t>
        </w:r>
        <w:bookmarkEnd w:id="9938"/>
        <w:bookmarkEnd w:id="9939"/>
        <w:bookmarkEnd w:id="9940"/>
      </w:ins>
    </w:p>
    <w:p w:rsidR="00EC7FD0" w:rsidRDefault="00EC7FD0" w:rsidP="00EC7FD0">
      <w:pPr>
        <w:rPr>
          <w:ins w:id="9942" w:author="Vilson Lu" w:date="2014-08-22T02:32:00Z"/>
        </w:rPr>
      </w:pPr>
    </w:p>
    <w:p w:rsidR="002F6E61" w:rsidRDefault="00EC7FD0">
      <w:pPr>
        <w:pStyle w:val="Content"/>
        <w:rPr>
          <w:ins w:id="9943" w:author="Vilson Lu" w:date="2014-08-15T14:16:00Z"/>
        </w:rPr>
        <w:pPrChange w:id="9944" w:author="Vilson Lu" w:date="2014-08-22T02:40:00Z">
          <w:pPr/>
        </w:pPrChange>
      </w:pPr>
      <w:ins w:id="9945" w:author="Vilson Lu" w:date="2014-08-22T02:32:00Z">
        <w:r>
          <w:t>This module will be crawling Twitter to retrieve tweets. The system will continuously collect the tw</w:t>
        </w:r>
        <w:r w:rsidR="00D71339">
          <w:t>eets using Twitter’s Stream API</w:t>
        </w:r>
        <w:del w:id="9946" w:author="PF" w:date="2015-03-02T04:22:00Z">
          <w:r w:rsidR="00D71339" w:rsidDel="00921524">
            <w:delText>,using</w:delText>
          </w:r>
        </w:del>
      </w:ins>
      <w:ins w:id="9947" w:author="PF" w:date="2015-03-02T04:22:00Z">
        <w:r w:rsidR="00921524">
          <w:t xml:space="preserve"> through</w:t>
        </w:r>
      </w:ins>
      <w:ins w:id="9948" w:author="Vilson Lu" w:date="2014-08-22T02:32:00Z">
        <w:r w:rsidR="00D71339">
          <w:t xml:space="preserve"> </w:t>
        </w:r>
      </w:ins>
      <w:ins w:id="9949" w:author="Vilson Lu" w:date="2014-08-22T16:13:00Z">
        <w:r w:rsidR="00D71339">
          <w:t>the</w:t>
        </w:r>
      </w:ins>
      <w:ins w:id="9950" w:author="Vilson Lu" w:date="2014-08-22T02:32:00Z">
        <w:r>
          <w:t xml:space="preserve"> Twitter4j</w:t>
        </w:r>
      </w:ins>
      <w:ins w:id="9951" w:author="Vilson Lu" w:date="2014-08-22T16:13:00Z">
        <w:r w:rsidR="00D71339">
          <w:t xml:space="preserve"> library.</w:t>
        </w:r>
      </w:ins>
    </w:p>
    <w:p w:rsidR="00F722EE" w:rsidRDefault="00F722EE" w:rsidP="00F722EE">
      <w:pPr>
        <w:pStyle w:val="Content"/>
        <w:rPr>
          <w:ins w:id="9952" w:author="Vilson Lu" w:date="2014-08-15T15:51:00Z"/>
        </w:rPr>
      </w:pPr>
    </w:p>
    <w:p w:rsidR="002F6E61" w:rsidRDefault="002F6E61">
      <w:pPr>
        <w:pStyle w:val="Content1"/>
        <w:rPr>
          <w:ins w:id="9953" w:author="Kyle Mc Hale Dela Cruz" w:date="2014-08-19T00:07:00Z"/>
          <w:del w:id="9954" w:author="Vilson Lu" w:date="2014-08-22T01:14:00Z"/>
        </w:rPr>
        <w:pPrChange w:id="9955" w:author="Vilson Lu" w:date="2014-08-15T15:51:00Z">
          <w:pPr>
            <w:pStyle w:val="Content"/>
          </w:pPr>
        </w:pPrChange>
      </w:pPr>
      <w:bookmarkStart w:id="9956" w:name="_Toc396445035"/>
      <w:bookmarkStart w:id="9957" w:name="_Toc396453119"/>
      <w:bookmarkStart w:id="9958" w:name="_Toc396476214"/>
      <w:bookmarkStart w:id="9959" w:name="_Toc396478273"/>
      <w:bookmarkStart w:id="9960" w:name="_Toc396489718"/>
      <w:bookmarkEnd w:id="9956"/>
      <w:bookmarkEnd w:id="9957"/>
      <w:bookmarkEnd w:id="9958"/>
      <w:bookmarkEnd w:id="9959"/>
      <w:bookmarkEnd w:id="9960"/>
    </w:p>
    <w:p w:rsidR="002F6E61" w:rsidRDefault="002F6E61">
      <w:pPr>
        <w:pStyle w:val="Content1"/>
        <w:rPr>
          <w:ins w:id="9961" w:author="Kyle Mc Hale Dela Cruz" w:date="2014-08-19T00:07:00Z"/>
          <w:del w:id="9962" w:author="Vilson Lu" w:date="2014-08-22T01:14:00Z"/>
        </w:rPr>
        <w:pPrChange w:id="9963" w:author="Vilson Lu" w:date="2014-08-15T15:51:00Z">
          <w:pPr>
            <w:pStyle w:val="Content"/>
          </w:pPr>
        </w:pPrChange>
      </w:pPr>
      <w:bookmarkStart w:id="9964" w:name="_Toc396445036"/>
      <w:bookmarkStart w:id="9965" w:name="_Toc396453120"/>
      <w:bookmarkStart w:id="9966" w:name="_Toc396476215"/>
      <w:bookmarkStart w:id="9967" w:name="_Toc396478274"/>
      <w:bookmarkStart w:id="9968" w:name="_Toc396489719"/>
      <w:bookmarkEnd w:id="9964"/>
      <w:bookmarkEnd w:id="9965"/>
      <w:bookmarkEnd w:id="9966"/>
      <w:bookmarkEnd w:id="9967"/>
      <w:bookmarkEnd w:id="9968"/>
    </w:p>
    <w:p w:rsidR="00F722EE" w:rsidDel="003F1C01" w:rsidRDefault="00AA6A17" w:rsidP="00F722EE">
      <w:pPr>
        <w:pStyle w:val="Content"/>
        <w:ind w:left="0"/>
        <w:rPr>
          <w:ins w:id="9969" w:author="TinTin Kalaw" w:date="2014-08-16T13:44:00Z"/>
          <w:del w:id="9970" w:author="Vilson Lu" w:date="2014-08-16T16:40:00Z"/>
        </w:rPr>
      </w:pPr>
      <w:ins w:id="9971" w:author="Kyle Mc Hale Dela Cruz" w:date="2014-08-19T00:07:00Z">
        <w:del w:id="9972" w:author="Vilson Lu" w:date="2014-08-22T01:14:00Z">
          <w:r w:rsidDel="00EE1DDC">
            <w:delText>To be able to crawl the tweets that are strictly related to disaster relief operations, the researchers will make use of certain national</w:delText>
          </w:r>
        </w:del>
      </w:ins>
      <w:ins w:id="9973" w:author="Kyle Mc Hale Dela Cruz" w:date="2014-08-19T00:08:00Z">
        <w:del w:id="9974" w:author="Vilson Lu" w:date="2014-08-22T01:14:00Z">
          <w:r w:rsidDel="00EE1DDC">
            <w:delText xml:space="preserve"> official</w:delText>
          </w:r>
        </w:del>
      </w:ins>
      <w:ins w:id="9975" w:author="Kyle Mc Hale Dela Cruz" w:date="2014-08-19T00:07:00Z">
        <w:del w:id="9976" w:author="Vilson Lu" w:date="2014-08-22T01:14:00Z">
          <w:r w:rsidDel="00EE1DDC">
            <w:delText xml:space="preserve"> hashtags that </w:delText>
          </w:r>
        </w:del>
      </w:ins>
      <w:ins w:id="9977" w:author="Kyle Mc Hale Dela Cruz" w:date="2014-08-19T00:08:00Z">
        <w:del w:id="9978" w:author="Vilson Lu" w:date="2014-08-22T01:14:00Z">
          <w:r w:rsidDel="00EE1DDC">
            <w:delText xml:space="preserve">are used by </w:delText>
          </w:r>
          <w:r w:rsidR="00E617DD" w:rsidDel="00EE1DDC">
            <w:delText xml:space="preserve">a number of relief organizations in the country. These hashtags include #ReliefPH, #RescuePH, </w:delText>
          </w:r>
        </w:del>
      </w:ins>
      <w:ins w:id="9979" w:author="Kyle Mc Hale Dela Cruz" w:date="2014-08-19T00:11:00Z">
        <w:del w:id="9980" w:author="Vilson Lu" w:date="2014-08-22T01:14:00Z">
          <w:r w:rsidR="00E617DD" w:rsidDel="00EE1DDC">
            <w:delText>#PHalert and etc</w:delText>
          </w:r>
        </w:del>
      </w:ins>
      <w:ins w:id="9981" w:author="Kyle Mc Hale Dela Cruz" w:date="2014-08-19T00:08:00Z">
        <w:del w:id="9982" w:author="Vilson Lu" w:date="2014-08-22T01:14:00Z">
          <w:r w:rsidR="00E617DD" w:rsidDel="00EE1DDC">
            <w:delText>.</w:delText>
          </w:r>
        </w:del>
      </w:ins>
      <w:ins w:id="9983" w:author="TinTin Kalaw" w:date="2014-08-16T13:44:00Z">
        <w:del w:id="9984" w:author="Vilson Lu" w:date="2014-08-22T01:14:00Z">
          <w:r w:rsidR="00372B98" w:rsidDel="00EE1DDC">
            <w:fldChar w:fldCharType="begin"/>
          </w:r>
          <w:r w:rsidR="00BD695A" w:rsidDel="00EE1DDC">
            <w:delInstrText xml:space="preserve"> REF _Ref395959989 \h </w:delInstrText>
          </w:r>
        </w:del>
      </w:ins>
      <w:del w:id="9985" w:author="Vilson Lu" w:date="2014-08-22T01:14:00Z">
        <w:r w:rsidR="00372B98" w:rsidDel="00EE1DDC">
          <w:fldChar w:fldCharType="end"/>
        </w:r>
      </w:del>
      <w:bookmarkStart w:id="9986" w:name="_Ref395959989"/>
      <w:bookmarkStart w:id="9987" w:name="_Toc395094922"/>
      <w:ins w:id="9988" w:author="TinTin Kalaw" w:date="2014-08-16T13:59:00Z">
        <w:del w:id="9989" w:author="Vilson Lu" w:date="2014-08-21T17:51:00Z">
          <w:r w:rsidR="00372B98" w:rsidDel="005621E4">
            <w:fldChar w:fldCharType="begin"/>
          </w:r>
          <w:r w:rsidR="006E6440" w:rsidDel="005621E4">
            <w:delInstrText xml:space="preserve"> STYLEREF 1 \s </w:delInstrText>
          </w:r>
        </w:del>
      </w:ins>
      <w:del w:id="9990" w:author="Vilson Lu" w:date="2014-08-21T17:51:00Z">
        <w:r w:rsidR="00372B98" w:rsidDel="005621E4">
          <w:fldChar w:fldCharType="separate"/>
        </w:r>
        <w:r w:rsidR="0068488C" w:rsidDel="005621E4">
          <w:rPr>
            <w:noProof/>
          </w:rPr>
          <w:delText>4</w:delText>
        </w:r>
      </w:del>
      <w:ins w:id="9991" w:author="TinTin Kalaw" w:date="2014-08-16T13:59:00Z">
        <w:del w:id="9992" w:author="Vilson Lu" w:date="2014-08-21T17:51:00Z">
          <w:r w:rsidR="00372B98" w:rsidDel="005621E4">
            <w:fldChar w:fldCharType="end"/>
          </w:r>
          <w:r w:rsidR="006E6440" w:rsidDel="005621E4">
            <w:noBreakHyphen/>
          </w:r>
          <w:r w:rsidR="00372B98" w:rsidDel="005621E4">
            <w:fldChar w:fldCharType="begin"/>
          </w:r>
          <w:r w:rsidR="006E6440" w:rsidDel="005621E4">
            <w:delInstrText xml:space="preserve"> SEQ Table \* ARABIC \s 1 </w:delInstrText>
          </w:r>
        </w:del>
      </w:ins>
      <w:del w:id="9993" w:author="Vilson Lu" w:date="2014-08-21T17:51:00Z">
        <w:r w:rsidR="00372B98" w:rsidDel="005621E4">
          <w:fldChar w:fldCharType="end"/>
        </w:r>
      </w:del>
      <w:bookmarkEnd w:id="9986"/>
      <w:bookmarkEnd w:id="9987"/>
      <w:ins w:id="9994" w:author="TinTin Kalaw" w:date="2014-08-16T13:44:00Z">
        <w:del w:id="9995" w:author="Vilson Lu" w:date="2014-08-22T01:14:00Z">
          <w:r w:rsidR="00372B98" w:rsidDel="00EE1DDC">
            <w:fldChar w:fldCharType="begin"/>
          </w:r>
          <w:r w:rsidR="00BD695A" w:rsidDel="00EE1DDC">
            <w:delInstrText xml:space="preserve"> REF _Ref395959999 \h </w:delInstrText>
          </w:r>
        </w:del>
      </w:ins>
      <w:del w:id="9996" w:author="Vilson Lu" w:date="2014-08-22T01:14:00Z">
        <w:r w:rsidR="00372B98" w:rsidDel="00EE1DDC">
          <w:fldChar w:fldCharType="end"/>
        </w:r>
      </w:del>
      <w:bookmarkStart w:id="9997" w:name="_Ref395959999"/>
      <w:bookmarkStart w:id="9998" w:name="_Toc395094923"/>
      <w:ins w:id="9999" w:author="TinTin Kalaw" w:date="2014-08-16T13:59:00Z">
        <w:del w:id="10000" w:author="Vilson Lu" w:date="2014-08-21T17:51:00Z">
          <w:r w:rsidR="00372B98" w:rsidDel="005621E4">
            <w:fldChar w:fldCharType="begin"/>
          </w:r>
          <w:r w:rsidR="006E6440" w:rsidDel="005621E4">
            <w:delInstrText xml:space="preserve"> STYLEREF 1 \s </w:delInstrText>
          </w:r>
        </w:del>
      </w:ins>
      <w:del w:id="10001" w:author="Vilson Lu" w:date="2014-08-21T17:51:00Z">
        <w:r w:rsidR="00372B98" w:rsidDel="005621E4">
          <w:fldChar w:fldCharType="separate"/>
        </w:r>
        <w:r w:rsidR="0068488C" w:rsidDel="005621E4">
          <w:rPr>
            <w:noProof/>
          </w:rPr>
          <w:delText>4</w:delText>
        </w:r>
      </w:del>
      <w:ins w:id="10002" w:author="TinTin Kalaw" w:date="2014-08-16T13:59:00Z">
        <w:del w:id="10003" w:author="Vilson Lu" w:date="2014-08-21T17:51:00Z">
          <w:r w:rsidR="00372B98" w:rsidDel="005621E4">
            <w:fldChar w:fldCharType="end"/>
          </w:r>
          <w:r w:rsidR="006E6440" w:rsidDel="005621E4">
            <w:noBreakHyphen/>
          </w:r>
          <w:r w:rsidR="00372B98" w:rsidDel="005621E4">
            <w:fldChar w:fldCharType="begin"/>
          </w:r>
          <w:r w:rsidR="006E6440" w:rsidDel="005621E4">
            <w:delInstrText xml:space="preserve"> SEQ Table \* ARABIC \s 1 </w:delInstrText>
          </w:r>
        </w:del>
      </w:ins>
      <w:del w:id="10004" w:author="Vilson Lu" w:date="2014-08-21T17:51:00Z">
        <w:r w:rsidR="00372B98" w:rsidDel="005621E4">
          <w:fldChar w:fldCharType="end"/>
        </w:r>
      </w:del>
      <w:bookmarkStart w:id="10005" w:name="_Toc396445037"/>
      <w:bookmarkStart w:id="10006" w:name="_Toc396453121"/>
      <w:bookmarkStart w:id="10007" w:name="_Toc396476216"/>
      <w:bookmarkStart w:id="10008" w:name="_Toc396478275"/>
      <w:bookmarkStart w:id="10009" w:name="_Toc396489720"/>
      <w:bookmarkEnd w:id="9997"/>
      <w:bookmarkEnd w:id="9998"/>
      <w:bookmarkEnd w:id="10005"/>
      <w:bookmarkEnd w:id="10006"/>
      <w:bookmarkEnd w:id="10007"/>
      <w:bookmarkEnd w:id="10008"/>
      <w:bookmarkEnd w:id="10009"/>
    </w:p>
    <w:p w:rsidR="00BD695A" w:rsidDel="003F1C01" w:rsidRDefault="00BD695A" w:rsidP="00F722EE">
      <w:pPr>
        <w:pStyle w:val="Content"/>
        <w:ind w:left="0"/>
        <w:rPr>
          <w:ins w:id="10010" w:author="TinTin Kalaw" w:date="2014-08-16T13:44:00Z"/>
          <w:del w:id="10011" w:author="Vilson Lu" w:date="2014-08-16T16:40:00Z"/>
        </w:rPr>
      </w:pPr>
      <w:bookmarkStart w:id="10012" w:name="_Toc396445038"/>
      <w:bookmarkStart w:id="10013" w:name="_Toc396453122"/>
      <w:bookmarkStart w:id="10014" w:name="_Toc396476217"/>
      <w:bookmarkStart w:id="10015" w:name="_Toc396478276"/>
      <w:bookmarkStart w:id="10016" w:name="_Toc396489721"/>
      <w:bookmarkEnd w:id="10012"/>
      <w:bookmarkEnd w:id="10013"/>
      <w:bookmarkEnd w:id="10014"/>
      <w:bookmarkEnd w:id="10015"/>
      <w:bookmarkEnd w:id="10016"/>
    </w:p>
    <w:p w:rsidR="00BD695A" w:rsidDel="003F1C01" w:rsidRDefault="00BD695A" w:rsidP="00F722EE">
      <w:pPr>
        <w:pStyle w:val="Content"/>
        <w:ind w:left="0"/>
        <w:rPr>
          <w:ins w:id="10017" w:author="TinTin Kalaw" w:date="2014-08-16T13:44:00Z"/>
          <w:del w:id="10018" w:author="Vilson Lu" w:date="2014-08-16T16:40:00Z"/>
        </w:rPr>
      </w:pPr>
      <w:bookmarkStart w:id="10019" w:name="_Toc396445039"/>
      <w:bookmarkStart w:id="10020" w:name="_Toc396453123"/>
      <w:bookmarkStart w:id="10021" w:name="_Toc396476218"/>
      <w:bookmarkStart w:id="10022" w:name="_Toc396478277"/>
      <w:bookmarkStart w:id="10023" w:name="_Toc396489722"/>
      <w:bookmarkEnd w:id="10019"/>
      <w:bookmarkEnd w:id="10020"/>
      <w:bookmarkEnd w:id="10021"/>
      <w:bookmarkEnd w:id="10022"/>
      <w:bookmarkEnd w:id="10023"/>
    </w:p>
    <w:p w:rsidR="00F722EE" w:rsidDel="00EE1DDC" w:rsidRDefault="00372B98" w:rsidP="008B4DD4">
      <w:pPr>
        <w:pStyle w:val="Content"/>
        <w:rPr>
          <w:ins w:id="10024" w:author="TinTin Kalaw" w:date="2014-08-16T13:44:00Z"/>
          <w:del w:id="10025" w:author="Vilson Lu" w:date="2014-08-22T01:14:00Z"/>
        </w:rPr>
      </w:pPr>
      <w:ins w:id="10026" w:author="TinTin Kalaw" w:date="2014-08-16T13:45:00Z">
        <w:del w:id="10027" w:author="Vilson Lu" w:date="2014-08-22T01:14:00Z">
          <w:r w:rsidDel="00EE1DDC">
            <w:fldChar w:fldCharType="begin"/>
          </w:r>
          <w:r w:rsidR="00BD695A" w:rsidDel="00EE1DDC">
            <w:delInstrText xml:space="preserve"> REF _Ref395960047 \h </w:delInstrText>
          </w:r>
        </w:del>
      </w:ins>
      <w:del w:id="10028" w:author="Vilson Lu" w:date="2014-08-22T01:14:00Z">
        <w:r w:rsidDel="00EE1DDC">
          <w:fldChar w:fldCharType="end"/>
        </w:r>
      </w:del>
      <w:bookmarkStart w:id="10029" w:name="_Toc396445040"/>
      <w:bookmarkStart w:id="10030" w:name="_Toc396453124"/>
      <w:bookmarkStart w:id="10031" w:name="_Toc396476219"/>
      <w:bookmarkStart w:id="10032" w:name="_Toc396478278"/>
      <w:bookmarkStart w:id="10033" w:name="_Toc396489723"/>
      <w:bookmarkEnd w:id="10029"/>
      <w:bookmarkEnd w:id="10030"/>
      <w:bookmarkEnd w:id="10031"/>
      <w:bookmarkEnd w:id="10032"/>
      <w:bookmarkEnd w:id="10033"/>
    </w:p>
    <w:bookmarkStart w:id="10034" w:name="_Ref395960047"/>
    <w:bookmarkStart w:id="10035" w:name="_Toc395094924"/>
    <w:p w:rsidR="002F6E61" w:rsidRDefault="00372B98">
      <w:pPr>
        <w:pStyle w:val="Heading3"/>
        <w:rPr>
          <w:ins w:id="10036" w:author="Vilson Lu" w:date="2014-08-15T16:06:00Z"/>
        </w:rPr>
        <w:pPrChange w:id="10037" w:author="Kyle Mc Hale Dela Cruz" w:date="2014-08-15T16:38:00Z">
          <w:pPr>
            <w:pStyle w:val="Heading3"/>
            <w:numPr>
              <w:numId w:val="20"/>
            </w:numPr>
            <w:ind w:left="2160"/>
          </w:pPr>
        </w:pPrChange>
      </w:pPr>
      <w:ins w:id="10038" w:author="TinTin Kalaw" w:date="2014-08-16T13:59:00Z">
        <w:del w:id="10039" w:author="Vilson Lu" w:date="2014-08-21T17:51:00Z">
          <w:r w:rsidDel="005621E4">
            <w:fldChar w:fldCharType="begin"/>
          </w:r>
          <w:r w:rsidR="006E6440" w:rsidDel="005621E4">
            <w:delInstrText xml:space="preserve"> STYLEREF 1 \s </w:delInstrText>
          </w:r>
        </w:del>
      </w:ins>
      <w:del w:id="10040" w:author="Vilson Lu" w:date="2014-08-21T17:51:00Z">
        <w:r w:rsidDel="005621E4">
          <w:fldChar w:fldCharType="separate"/>
        </w:r>
        <w:r w:rsidR="0068488C" w:rsidDel="005621E4">
          <w:rPr>
            <w:noProof/>
          </w:rPr>
          <w:delText>4</w:delText>
        </w:r>
      </w:del>
      <w:ins w:id="10041" w:author="TinTin Kalaw" w:date="2014-08-16T13:59:00Z">
        <w:del w:id="10042" w:author="Vilson Lu" w:date="2014-08-21T17:51:00Z">
          <w:r w:rsidDel="005621E4">
            <w:fldChar w:fldCharType="end"/>
          </w:r>
          <w:r w:rsidR="006E6440" w:rsidDel="005621E4">
            <w:noBreakHyphen/>
          </w:r>
          <w:r w:rsidDel="005621E4">
            <w:fldChar w:fldCharType="begin"/>
          </w:r>
          <w:r w:rsidR="006E6440" w:rsidDel="005621E4">
            <w:delInstrText xml:space="preserve"> SEQ Table \* ARABIC \s 1 </w:delInstrText>
          </w:r>
        </w:del>
      </w:ins>
      <w:del w:id="10043" w:author="Vilson Lu" w:date="2014-08-21T17:51:00Z">
        <w:r w:rsidDel="005621E4">
          <w:fldChar w:fldCharType="end"/>
        </w:r>
      </w:del>
      <w:bookmarkEnd w:id="10034"/>
      <w:bookmarkEnd w:id="10035"/>
      <w:commentRangeStart w:id="10044"/>
      <w:ins w:id="10045" w:author="TinTin Kalaw" w:date="2014-08-16T13:45:00Z">
        <w:del w:id="10046" w:author="Vilson Lu" w:date="2014-08-22T01:14:00Z">
          <w:r w:rsidR="00BD695A" w:rsidRPr="00BD695A" w:rsidDel="00EE1DDC">
            <w:delText>Occurrences</w:delText>
          </w:r>
        </w:del>
      </w:ins>
      <w:commentRangeEnd w:id="10044"/>
      <w:del w:id="10047" w:author="Vilson Lu" w:date="2014-08-22T01:14:00Z">
        <w:r w:rsidR="00F96500" w:rsidDel="00EE1DDC">
          <w:rPr>
            <w:rStyle w:val="CommentReference"/>
          </w:rPr>
          <w:commentReference w:id="10044"/>
        </w:r>
      </w:del>
      <w:bookmarkStart w:id="10048" w:name="_Toc395181723"/>
      <w:bookmarkStart w:id="10049" w:name="_Toc396445041"/>
      <w:bookmarkStart w:id="10050" w:name="_Toc396489724"/>
      <w:ins w:id="10051" w:author="Vilson Lu" w:date="2014-08-15T16:06:00Z">
        <w:r w:rsidR="00690D69">
          <w:t>Preprocessing Module</w:t>
        </w:r>
        <w:bookmarkEnd w:id="10048"/>
        <w:bookmarkEnd w:id="10049"/>
        <w:bookmarkEnd w:id="10050"/>
      </w:ins>
    </w:p>
    <w:p w:rsidR="002F6E61" w:rsidRDefault="002F6E61">
      <w:pPr>
        <w:pStyle w:val="Content1"/>
        <w:rPr>
          <w:ins w:id="10052" w:author="Vilson Lu" w:date="2014-08-15T16:06:00Z"/>
        </w:rPr>
        <w:pPrChange w:id="10053" w:author="TinTin Kalaw" w:date="2014-08-16T13:45:00Z">
          <w:pPr/>
        </w:pPrChange>
      </w:pPr>
    </w:p>
    <w:p w:rsidR="002F6E61" w:rsidRDefault="00690D69">
      <w:pPr>
        <w:pStyle w:val="Content2"/>
        <w:rPr>
          <w:ins w:id="10054" w:author="Vilson Lu" w:date="2014-08-15T16:06:00Z"/>
        </w:rPr>
        <w:pPrChange w:id="10055" w:author="TinTin Kalaw" w:date="2014-08-16T13:46:00Z">
          <w:pPr>
            <w:pStyle w:val="Content"/>
          </w:pPr>
        </w:pPrChange>
      </w:pPr>
      <w:ins w:id="10056" w:author="Vilson Lu" w:date="2014-08-15T16:06:00Z">
        <w:r>
          <w:t xml:space="preserve">This module will be responsible for preprocessing the input tweets before </w:t>
        </w:r>
        <w:del w:id="10057" w:author="PF" w:date="2015-03-02T04:24:00Z">
          <w:r w:rsidDel="00921524">
            <w:delText xml:space="preserve">it is </w:delText>
          </w:r>
        </w:del>
      </w:ins>
      <w:ins w:id="10058" w:author="PF" w:date="2015-03-02T04:24:00Z">
        <w:r w:rsidR="00921524">
          <w:t xml:space="preserve">they are </w:t>
        </w:r>
      </w:ins>
      <w:ins w:id="10059" w:author="Vilson Lu" w:date="2014-08-15T16:06:00Z">
        <w:r>
          <w:t>passed on to the information extraction module. This module will include the following text processing techniques: text normalizer, tokenizer</w:t>
        </w:r>
      </w:ins>
      <w:ins w:id="10060" w:author="PF" w:date="2015-03-02T04:24:00Z">
        <w:r w:rsidR="00921524">
          <w:t>,</w:t>
        </w:r>
      </w:ins>
      <w:ins w:id="10061" w:author="Vilson Lu" w:date="2014-08-15T16:06:00Z">
        <w:r>
          <w:t xml:space="preserve"> and POS Tagger. After going through this module, the preprocess tweets will then be passed on </w:t>
        </w:r>
      </w:ins>
      <w:ins w:id="10062" w:author="PF" w:date="2015-03-02T04:24:00Z">
        <w:r w:rsidR="00921524">
          <w:t xml:space="preserve">to </w:t>
        </w:r>
      </w:ins>
      <w:ins w:id="10063" w:author="Vilson Lu" w:date="2014-08-15T16:06:00Z">
        <w:r>
          <w:t xml:space="preserve">the Information </w:t>
        </w:r>
        <w:del w:id="10064" w:author="PF" w:date="2015-03-02T04:25:00Z">
          <w:r w:rsidDel="00921524">
            <w:delText>E</w:delText>
          </w:r>
        </w:del>
      </w:ins>
      <w:ins w:id="10065" w:author="PF" w:date="2015-03-02T04:25:00Z">
        <w:r w:rsidR="00921524">
          <w:t>e</w:t>
        </w:r>
      </w:ins>
      <w:ins w:id="10066" w:author="Vilson Lu" w:date="2014-08-15T16:06:00Z">
        <w:r>
          <w:t>xtraction module.</w:t>
        </w:r>
      </w:ins>
    </w:p>
    <w:p w:rsidR="002F6E61" w:rsidRDefault="002F6E61">
      <w:pPr>
        <w:pStyle w:val="Content2"/>
        <w:rPr>
          <w:ins w:id="10067" w:author="Vilson Lu" w:date="2014-08-15T16:06:00Z"/>
          <w:del w:id="10068" w:author="TinTin Kalaw" w:date="2014-08-16T13:46:00Z"/>
        </w:rPr>
        <w:pPrChange w:id="10069" w:author="TinTin Kalaw" w:date="2014-08-16T13:46:00Z">
          <w:pPr>
            <w:pStyle w:val="Content"/>
          </w:pPr>
        </w:pPrChange>
      </w:pPr>
    </w:p>
    <w:p w:rsidR="002F6E61" w:rsidRDefault="002F6E61">
      <w:pPr>
        <w:pStyle w:val="Content2"/>
        <w:rPr>
          <w:ins w:id="10070" w:author="Vilson Lu" w:date="2014-08-15T16:06:00Z"/>
        </w:rPr>
        <w:pPrChange w:id="10071" w:author="TinTin Kalaw" w:date="2014-08-16T13:46:00Z">
          <w:pPr>
            <w:pStyle w:val="Content"/>
          </w:pPr>
        </w:pPrChange>
      </w:pPr>
    </w:p>
    <w:p w:rsidR="00690D69" w:rsidRDefault="00690D69" w:rsidP="00690D69">
      <w:pPr>
        <w:pStyle w:val="Heading4"/>
        <w:rPr>
          <w:ins w:id="10072" w:author="Vilson Lu" w:date="2014-08-15T16:06:00Z"/>
        </w:rPr>
      </w:pPr>
      <w:commentRangeStart w:id="10073"/>
      <w:commentRangeStart w:id="10074"/>
      <w:commentRangeStart w:id="10075"/>
      <w:commentRangeStart w:id="10076"/>
      <w:ins w:id="10077" w:author="Vilson Lu" w:date="2014-08-15T16:06:00Z">
        <w:r>
          <w:t>Text Normalizer</w:t>
        </w:r>
        <w:commentRangeEnd w:id="10073"/>
        <w:r>
          <w:rPr>
            <w:rStyle w:val="CommentReference"/>
            <w:b w:val="0"/>
          </w:rPr>
          <w:commentReference w:id="10073"/>
        </w:r>
        <w:commentRangeEnd w:id="10074"/>
        <w:r>
          <w:rPr>
            <w:rStyle w:val="CommentReference"/>
            <w:b w:val="0"/>
          </w:rPr>
          <w:commentReference w:id="10074"/>
        </w:r>
        <w:commentRangeEnd w:id="10075"/>
        <w:r>
          <w:rPr>
            <w:rStyle w:val="CommentReference"/>
            <w:b w:val="0"/>
          </w:rPr>
          <w:commentReference w:id="10075"/>
        </w:r>
        <w:commentRangeEnd w:id="10076"/>
        <w:r>
          <w:rPr>
            <w:rStyle w:val="CommentReference"/>
            <w:b w:val="0"/>
          </w:rPr>
          <w:commentReference w:id="10076"/>
        </w:r>
      </w:ins>
    </w:p>
    <w:p w:rsidR="00690D69" w:rsidRDefault="00690D69" w:rsidP="00690D69">
      <w:pPr>
        <w:pStyle w:val="Content"/>
        <w:rPr>
          <w:ins w:id="10078" w:author="Vilson Lu" w:date="2014-08-15T16:06:00Z"/>
        </w:rPr>
      </w:pPr>
    </w:p>
    <w:p w:rsidR="002F6E61" w:rsidRDefault="00690D69">
      <w:pPr>
        <w:pStyle w:val="Content"/>
        <w:rPr>
          <w:ins w:id="10079" w:author="Vilson Lu" w:date="2014-08-15T16:06:00Z"/>
          <w:del w:id="10080" w:author="TinTin Kalaw" w:date="2014-08-16T13:48:00Z"/>
          <w:rPrChange w:id="10081" w:author="Vilson Lu" w:date="2014-08-22T02:35:00Z">
            <w:rPr>
              <w:ins w:id="10082" w:author="Vilson Lu" w:date="2014-08-15T16:06:00Z"/>
              <w:del w:id="10083" w:author="TinTin Kalaw" w:date="2014-08-16T13:48:00Z"/>
              <w:lang w:val="en-PH" w:eastAsia="zh-CN"/>
            </w:rPr>
          </w:rPrChange>
        </w:rPr>
        <w:pPrChange w:id="10084" w:author="Vilson Lu" w:date="2014-08-22T02:35:00Z">
          <w:pPr>
            <w:pStyle w:val="Content"/>
            <w:ind w:left="0"/>
          </w:pPr>
        </w:pPrChange>
      </w:pPr>
      <w:ins w:id="10085" w:author="Vilson Lu" w:date="2014-08-15T16:06:00Z">
        <w:r w:rsidRPr="00B95616">
          <w:rPr>
            <w:lang w:val="en-PH" w:eastAsia="zh-CN"/>
          </w:rPr>
          <w:t xml:space="preserve">The first step in preprocessing the input tweets is text normalization. The main responsibilities of the text normalizer are </w:t>
        </w:r>
        <w:del w:id="10086" w:author="PF" w:date="2015-03-02T04:25:00Z">
          <w:r w:rsidRPr="00B95616" w:rsidDel="00763743">
            <w:rPr>
              <w:lang w:val="en-PH" w:eastAsia="zh-CN"/>
            </w:rPr>
            <w:delText xml:space="preserve">the following: </w:delText>
          </w:r>
        </w:del>
        <w:r w:rsidRPr="00B95616">
          <w:rPr>
            <w:lang w:val="en-PH" w:eastAsia="zh-CN"/>
          </w:rPr>
          <w:t>(1) to convert the TXTSPK format of the tweets into full-word format so that the information when extracted will be consistent</w:t>
        </w:r>
        <w:del w:id="10087" w:author="PF" w:date="2015-03-02T04:25:00Z">
          <w:r w:rsidRPr="00B95616" w:rsidDel="00763743">
            <w:rPr>
              <w:lang w:val="en-PH" w:eastAsia="zh-CN"/>
            </w:rPr>
            <w:delText>;</w:delText>
          </w:r>
        </w:del>
        <w:r w:rsidRPr="00B95616">
          <w:rPr>
            <w:lang w:val="en-PH" w:eastAsia="zh-CN"/>
          </w:rPr>
          <w:t xml:space="preserve"> </w:t>
        </w:r>
      </w:ins>
      <w:ins w:id="10088" w:author="PF" w:date="2015-03-02T04:25:00Z">
        <w:r w:rsidR="00763743">
          <w:rPr>
            <w:lang w:val="en-PH" w:eastAsia="zh-CN"/>
          </w:rPr>
          <w:t>and</w:t>
        </w:r>
      </w:ins>
      <w:ins w:id="10089" w:author="Vilson Lu" w:date="2014-08-15T16:06:00Z">
        <w:r w:rsidRPr="00B95616">
          <w:rPr>
            <w:lang w:val="en-PH" w:eastAsia="zh-CN"/>
          </w:rPr>
          <w:t>(</w:t>
        </w:r>
      </w:ins>
      <w:ins w:id="10090" w:author="Vilson Lu" w:date="2014-08-15T16:07:00Z">
        <w:r>
          <w:rPr>
            <w:lang w:val="en-PH" w:eastAsia="zh-CN"/>
          </w:rPr>
          <w:t>2</w:t>
        </w:r>
      </w:ins>
      <w:ins w:id="10091" w:author="Vilson Lu" w:date="2014-08-15T16:06:00Z">
        <w:r w:rsidRPr="00B95616">
          <w:rPr>
            <w:lang w:val="en-PH" w:eastAsia="zh-CN"/>
          </w:rPr>
          <w:t xml:space="preserve">) remove emoticons, links, and hashtags. The text normalizer will accept a text as input. The output of this module is the normalized tweets where the TXTSPK is converted to its full form, and links and emoticons are removed. For this module, the researchers will use </w:t>
        </w:r>
        <w:r>
          <w:rPr>
            <w:lang w:val="en-PH" w:eastAsia="zh-CN"/>
          </w:rPr>
          <w:t>NormAPI</w:t>
        </w:r>
      </w:ins>
      <w:ins w:id="10092" w:author="Vilson Lu" w:date="2014-08-21T23:18:00Z">
        <w:r w:rsidR="00F934EF">
          <w:rPr>
            <w:lang w:val="en-PH" w:eastAsia="zh-CN"/>
          </w:rPr>
          <w:t xml:space="preserve"> (Nocon et al., 2014)</w:t>
        </w:r>
      </w:ins>
      <w:ins w:id="10093" w:author="Vilson Lu" w:date="2014-08-15T16:06:00Z">
        <w:r w:rsidRPr="00B95616">
          <w:rPr>
            <w:lang w:val="en-PH" w:eastAsia="zh-CN"/>
          </w:rPr>
          <w:t>.</w:t>
        </w:r>
        <w:del w:id="10094" w:author="TinTin Kalaw" w:date="2014-08-16T13:48:00Z">
          <w:r w:rsidDel="00BD695A">
            <w:delText xml:space="preserve">Table 4-8 </w:delText>
          </w:r>
        </w:del>
      </w:ins>
      <w:ins w:id="10095" w:author="PF" w:date="2015-03-02T04:31:00Z">
        <w:r w:rsidR="008706DD">
          <w:t xml:space="preserve"> </w:t>
        </w:r>
      </w:ins>
      <w:ins w:id="10096" w:author="TinTin Kalaw" w:date="2014-08-16T13:48:00Z">
        <w:del w:id="10097" w:author="Vilson Lu" w:date="2014-08-22T02:35:00Z">
          <w:r w:rsidR="00372B98" w:rsidDel="00EC7FD0">
            <w:fldChar w:fldCharType="begin"/>
          </w:r>
          <w:r w:rsidR="00BD695A" w:rsidDel="00EC7FD0">
            <w:delInstrText xml:space="preserve"> REF _Ref395960257 \h </w:delInstrText>
          </w:r>
        </w:del>
      </w:ins>
      <w:del w:id="10098" w:author="Vilson Lu" w:date="2014-08-22T02:35:00Z">
        <w:r w:rsidR="00372B98" w:rsidDel="00EC7FD0">
          <w:fldChar w:fldCharType="end"/>
        </w:r>
      </w:del>
      <w:ins w:id="10099" w:author="Vilson Lu" w:date="2014-08-22T02:35:00Z">
        <w:r w:rsidR="00372B98">
          <w:fldChar w:fldCharType="begin"/>
        </w:r>
        <w:r w:rsidR="00EC7FD0">
          <w:instrText xml:space="preserve"> REF _Ref396438273 \h </w:instrText>
        </w:r>
      </w:ins>
      <w:r w:rsidR="00372B98">
        <w:fldChar w:fldCharType="separate"/>
      </w:r>
      <w:ins w:id="10100" w:author="Vilson Lu" w:date="2014-08-22T16:55:00Z">
        <w:r w:rsidR="003160F5">
          <w:t xml:space="preserve">Table </w:t>
        </w:r>
        <w:r w:rsidR="003160F5">
          <w:rPr>
            <w:noProof/>
          </w:rPr>
          <w:t>4</w:t>
        </w:r>
        <w:r w:rsidR="003160F5">
          <w:noBreakHyphen/>
        </w:r>
        <w:r w:rsidR="003160F5">
          <w:rPr>
            <w:noProof/>
          </w:rPr>
          <w:t>1</w:t>
        </w:r>
      </w:ins>
      <w:ins w:id="10101" w:author="Vilson Lu" w:date="2014-08-22T02:35:00Z">
        <w:r w:rsidR="00372B98">
          <w:fldChar w:fldCharType="end"/>
        </w:r>
      </w:ins>
      <w:ins w:id="10102" w:author="PF" w:date="2015-03-02T04:31:00Z">
        <w:r w:rsidR="008706DD">
          <w:t xml:space="preserve"> </w:t>
        </w:r>
      </w:ins>
      <w:ins w:id="10103" w:author="Vilson Lu" w:date="2014-08-15T16:06:00Z">
        <w:r>
          <w:t xml:space="preserve">shows </w:t>
        </w:r>
        <w:del w:id="10104" w:author="PF" w:date="2015-03-02T04:31:00Z">
          <w:r w:rsidDel="008706DD">
            <w:delText xml:space="preserve">the </w:delText>
          </w:r>
        </w:del>
      </w:ins>
      <w:ins w:id="10105" w:author="PF" w:date="2015-03-02T04:31:00Z">
        <w:r w:rsidR="008706DD">
          <w:t xml:space="preserve">a </w:t>
        </w:r>
      </w:ins>
      <w:ins w:id="10106" w:author="Vilson Lu" w:date="2014-08-15T16:06:00Z">
        <w:r>
          <w:t>sample input and its corresponding output.</w:t>
        </w:r>
      </w:ins>
    </w:p>
    <w:p w:rsidR="002F6E61" w:rsidRDefault="00690D69">
      <w:pPr>
        <w:pStyle w:val="Content"/>
        <w:rPr>
          <w:ins w:id="10107" w:author="Vilson Lu" w:date="2014-08-15T16:06:00Z"/>
        </w:rPr>
        <w:pPrChange w:id="10108" w:author="Vilson Lu" w:date="2014-08-22T02:35:00Z">
          <w:pPr>
            <w:pStyle w:val="Caption"/>
            <w:ind w:left="720" w:firstLine="720"/>
          </w:pPr>
        </w:pPrChange>
      </w:pPr>
      <w:bookmarkStart w:id="10109" w:name="_Toc395094929"/>
      <w:ins w:id="10110" w:author="Vilson Lu" w:date="2014-08-15T16:06:00Z">
        <w:del w:id="10111" w:author="TinTin Kalaw" w:date="2014-08-16T13:48:00Z">
          <w:r w:rsidDel="00BD695A">
            <w:delText xml:space="preserve">Table </w:delText>
          </w:r>
          <w:r w:rsidR="00372B98" w:rsidDel="00BD695A">
            <w:fldChar w:fldCharType="begin"/>
          </w:r>
          <w:r w:rsidDel="00BD695A">
            <w:delInstrText xml:space="preserve"> STYLEREF 1 \s </w:delInstrText>
          </w:r>
          <w:r w:rsidR="00372B98" w:rsidDel="00BD695A">
            <w:fldChar w:fldCharType="separate"/>
          </w:r>
          <w:r w:rsidDel="00BD695A">
            <w:rPr>
              <w:noProof/>
            </w:rPr>
            <w:delText>4</w:delText>
          </w:r>
          <w:r w:rsidR="00372B98" w:rsidDel="00BD695A">
            <w:rPr>
              <w:noProof/>
            </w:rPr>
            <w:fldChar w:fldCharType="end"/>
          </w:r>
          <w:r w:rsidDel="00BD695A">
            <w:noBreakHyphen/>
          </w:r>
          <w:r w:rsidR="00372B98" w:rsidDel="00BD695A">
            <w:fldChar w:fldCharType="begin"/>
          </w:r>
          <w:r w:rsidDel="00BD695A">
            <w:delInstrText xml:space="preserve"> SEQ Table \* ARABIC \s 1 </w:delInstrText>
          </w:r>
          <w:r w:rsidR="00372B98" w:rsidDel="00BD695A">
            <w:fldChar w:fldCharType="separate"/>
          </w:r>
          <w:r w:rsidDel="00BD695A">
            <w:rPr>
              <w:noProof/>
            </w:rPr>
            <w:delText>8</w:delText>
          </w:r>
          <w:r w:rsidR="00372B98" w:rsidDel="00BD695A">
            <w:rPr>
              <w:noProof/>
            </w:rPr>
            <w:fldChar w:fldCharType="end"/>
          </w:r>
          <w:r w:rsidDel="00BD695A">
            <w:delText>. Sample Input/Output for Text Normalizer</w:delText>
          </w:r>
        </w:del>
        <w:bookmarkEnd w:id="10109"/>
      </w:ins>
    </w:p>
    <w:p w:rsidR="002F6E61" w:rsidRDefault="00BD695A">
      <w:pPr>
        <w:pStyle w:val="Caption"/>
        <w:jc w:val="left"/>
        <w:rPr>
          <w:ins w:id="10112" w:author="TinTin Kalaw" w:date="2014-08-16T13:48:00Z"/>
        </w:rPr>
        <w:pPrChange w:id="10113" w:author="Vilson Lu" w:date="2014-08-22T02:34:00Z">
          <w:pPr/>
        </w:pPrChange>
      </w:pPr>
      <w:bookmarkStart w:id="10114" w:name="_Ref395960257"/>
      <w:ins w:id="10115" w:author="TinTin Kalaw" w:date="2014-08-16T13:48:00Z">
        <w:del w:id="10116" w:author="Vilson Lu" w:date="2014-08-22T02:34:00Z">
          <w:r w:rsidDel="00EC7FD0">
            <w:delText xml:space="preserve">Table </w:delText>
          </w:r>
        </w:del>
      </w:ins>
      <w:ins w:id="10117" w:author="TinTin Kalaw" w:date="2014-08-16T13:59:00Z">
        <w:del w:id="10118" w:author="Vilson Lu" w:date="2014-08-21T17:51:00Z">
          <w:r w:rsidR="00372B98" w:rsidDel="005621E4">
            <w:fldChar w:fldCharType="begin"/>
          </w:r>
          <w:r w:rsidR="006E6440" w:rsidDel="005621E4">
            <w:delInstrText xml:space="preserve"> STYLEREF 1 \s </w:delInstrText>
          </w:r>
        </w:del>
      </w:ins>
      <w:del w:id="10119" w:author="Vilson Lu" w:date="2014-08-21T17:51:00Z">
        <w:r w:rsidR="00372B98" w:rsidDel="005621E4">
          <w:fldChar w:fldCharType="separate"/>
        </w:r>
        <w:r w:rsidR="0068488C" w:rsidDel="005621E4">
          <w:rPr>
            <w:noProof/>
          </w:rPr>
          <w:delText>4</w:delText>
        </w:r>
      </w:del>
      <w:ins w:id="10120" w:author="TinTin Kalaw" w:date="2014-08-16T13:59:00Z">
        <w:del w:id="10121" w:author="Vilson Lu" w:date="2014-08-21T17:51:00Z">
          <w:r w:rsidR="00372B98" w:rsidDel="005621E4">
            <w:fldChar w:fldCharType="end"/>
          </w:r>
          <w:r w:rsidR="006E6440" w:rsidDel="005621E4">
            <w:noBreakHyphen/>
          </w:r>
          <w:r w:rsidR="00372B98" w:rsidDel="005621E4">
            <w:fldChar w:fldCharType="begin"/>
          </w:r>
          <w:r w:rsidR="006E6440" w:rsidDel="005621E4">
            <w:delInstrText xml:space="preserve"> SEQ Table \* ARABIC \s 1 </w:delInstrText>
          </w:r>
        </w:del>
      </w:ins>
      <w:del w:id="10122" w:author="Vilson Lu" w:date="2014-08-21T17:51:00Z">
        <w:r w:rsidR="00372B98" w:rsidDel="005621E4">
          <w:fldChar w:fldCharType="end"/>
        </w:r>
      </w:del>
      <w:bookmarkEnd w:id="10114"/>
      <w:ins w:id="10123" w:author="TinTin Kalaw" w:date="2014-08-16T13:48:00Z">
        <w:del w:id="10124" w:author="Vilson Lu" w:date="2014-08-22T02:34:00Z">
          <w:r w:rsidDel="00EC7FD0">
            <w:delText xml:space="preserve">. </w:delText>
          </w:r>
          <w:r w:rsidRPr="005C57A4" w:rsidDel="00EC7FD0">
            <w:delText>Sample Input/Output for Text Normalizer</w:delText>
          </w:r>
        </w:del>
      </w:ins>
    </w:p>
    <w:tbl>
      <w:tblPr>
        <w:tblStyle w:val="TableGrid"/>
        <w:tblW w:w="0" w:type="auto"/>
        <w:tblInd w:w="1440" w:type="dxa"/>
        <w:tblLook w:val="04A0"/>
      </w:tblPr>
      <w:tblGrid>
        <w:gridCol w:w="4035"/>
        <w:gridCol w:w="3875"/>
        <w:tblGridChange w:id="10125">
          <w:tblGrid>
            <w:gridCol w:w="1440"/>
            <w:gridCol w:w="2595"/>
            <w:gridCol w:w="1440"/>
            <w:gridCol w:w="2435"/>
            <w:gridCol w:w="1440"/>
          </w:tblGrid>
        </w:tblGridChange>
      </w:tblGrid>
      <w:tr w:rsidR="00690D69" w:rsidRPr="00BD695A" w:rsidTr="0063049B">
        <w:trPr>
          <w:cantSplit/>
          <w:ins w:id="10126" w:author="Vilson Lu" w:date="2014-08-15T16:06:00Z"/>
        </w:trPr>
        <w:tc>
          <w:tcPr>
            <w:tcW w:w="4035" w:type="dxa"/>
          </w:tcPr>
          <w:p w:rsidR="00690D69" w:rsidRPr="00497EF3" w:rsidRDefault="00690D69" w:rsidP="0063049B">
            <w:pPr>
              <w:pStyle w:val="Content"/>
              <w:ind w:left="0"/>
              <w:jc w:val="center"/>
              <w:rPr>
                <w:ins w:id="10127" w:author="Vilson Lu" w:date="2014-08-15T16:06:00Z"/>
                <w:b/>
                <w:lang w:val="en-PH" w:eastAsia="zh-CN"/>
              </w:rPr>
            </w:pPr>
            <w:ins w:id="10128" w:author="Vilson Lu" w:date="2014-08-15T16:06:00Z">
              <w:r w:rsidRPr="00497EF3">
                <w:rPr>
                  <w:b/>
                  <w:lang w:val="en-PH" w:eastAsia="zh-CN"/>
                </w:rPr>
                <w:t>Input</w:t>
              </w:r>
            </w:ins>
          </w:p>
        </w:tc>
        <w:tc>
          <w:tcPr>
            <w:tcW w:w="3875" w:type="dxa"/>
          </w:tcPr>
          <w:p w:rsidR="00690D69" w:rsidRPr="00BD695A" w:rsidRDefault="00690D69" w:rsidP="0063049B">
            <w:pPr>
              <w:pStyle w:val="Content"/>
              <w:ind w:left="0"/>
              <w:jc w:val="center"/>
              <w:rPr>
                <w:ins w:id="10129" w:author="Vilson Lu" w:date="2014-08-15T16:06:00Z"/>
                <w:b/>
                <w:lang w:val="en-PH" w:eastAsia="zh-CN"/>
              </w:rPr>
            </w:pPr>
            <w:ins w:id="10130" w:author="Vilson Lu" w:date="2014-08-15T16:06:00Z">
              <w:r w:rsidRPr="00BD695A">
                <w:rPr>
                  <w:b/>
                  <w:lang w:val="en-PH" w:eastAsia="zh-CN"/>
                </w:rPr>
                <w:t>Output</w:t>
              </w:r>
            </w:ins>
          </w:p>
        </w:tc>
      </w:tr>
      <w:tr w:rsidR="00690D69" w:rsidRPr="00BD695A" w:rsidTr="00BD695A">
        <w:tblPrEx>
          <w:tblW w:w="0" w:type="auto"/>
          <w:tblInd w:w="1440" w:type="dxa"/>
          <w:tblPrExChange w:id="10131" w:author="TinTin Kalaw" w:date="2014-08-16T13:50:00Z">
            <w:tblPrEx>
              <w:tblW w:w="0" w:type="auto"/>
              <w:tblInd w:w="1440" w:type="dxa"/>
            </w:tblPrEx>
          </w:tblPrExChange>
        </w:tblPrEx>
        <w:trPr>
          <w:cantSplit/>
          <w:ins w:id="10132" w:author="Vilson Lu" w:date="2014-08-15T16:06:00Z"/>
          <w:trPrChange w:id="10133" w:author="TinTin Kalaw" w:date="2014-08-16T13:50:00Z">
            <w:trPr>
              <w:gridAfter w:val="0"/>
              <w:cantSplit/>
            </w:trPr>
          </w:trPrChange>
        </w:trPr>
        <w:tc>
          <w:tcPr>
            <w:tcW w:w="4035" w:type="dxa"/>
            <w:vAlign w:val="center"/>
            <w:tcPrChange w:id="10134" w:author="TinTin Kalaw" w:date="2014-08-16T13:50:00Z">
              <w:tcPr>
                <w:tcW w:w="4035" w:type="dxa"/>
                <w:gridSpan w:val="2"/>
              </w:tcPr>
            </w:tcPrChange>
          </w:tcPr>
          <w:p w:rsidR="00690D69" w:rsidRPr="00BD695A" w:rsidDel="00BD695A" w:rsidRDefault="00690D69">
            <w:pPr>
              <w:tabs>
                <w:tab w:val="center" w:pos="4680"/>
                <w:tab w:val="right" w:pos="9360"/>
              </w:tabs>
              <w:jc w:val="center"/>
              <w:rPr>
                <w:ins w:id="10135" w:author="Vilson Lu" w:date="2014-08-15T16:06:00Z"/>
                <w:del w:id="10136" w:author="TinTin Kalaw" w:date="2014-08-16T13:50:00Z"/>
                <w:rFonts w:eastAsia="Times New Roman"/>
                <w:sz w:val="20"/>
                <w:szCs w:val="20"/>
                <w:lang w:val="en-PH" w:eastAsia="zh-CN"/>
                <w:rPrChange w:id="10137" w:author="TinTin Kalaw" w:date="2014-08-16T13:49:00Z">
                  <w:rPr>
                    <w:ins w:id="10138" w:author="Vilson Lu" w:date="2014-08-15T16:06:00Z"/>
                    <w:del w:id="10139" w:author="TinTin Kalaw" w:date="2014-08-16T13:50:00Z"/>
                    <w:rFonts w:eastAsia="Times New Roman"/>
                    <w:b/>
                    <w:lang w:val="en-PH" w:eastAsia="zh-CN"/>
                  </w:rPr>
                </w:rPrChange>
              </w:rPr>
            </w:pPr>
          </w:p>
          <w:p w:rsidR="002F6E61" w:rsidRDefault="00372B98">
            <w:pPr>
              <w:tabs>
                <w:tab w:val="center" w:pos="4680"/>
                <w:tab w:val="right" w:pos="9360"/>
              </w:tabs>
              <w:spacing w:line="276" w:lineRule="auto"/>
              <w:contextualSpacing/>
              <w:jc w:val="both"/>
              <w:outlineLvl w:val="4"/>
              <w:rPr>
                <w:ins w:id="10140" w:author="Vilson Lu" w:date="2014-08-15T16:06:00Z"/>
                <w:rFonts w:ascii="Times New Roman" w:eastAsia="Times New Roman" w:hAnsi="Times New Roman" w:cs="Times New Roman"/>
                <w:sz w:val="20"/>
                <w:szCs w:val="20"/>
                <w:lang w:val="en-PH" w:eastAsia="zh-CN"/>
                <w:rPrChange w:id="10141" w:author="TinTin Kalaw" w:date="2014-08-16T13:49:00Z">
                  <w:rPr>
                    <w:ins w:id="10142" w:author="Vilson Lu" w:date="2014-08-15T16:06:00Z"/>
                    <w:rFonts w:ascii="Times New Roman" w:eastAsia="Times New Roman" w:hAnsi="Times New Roman" w:cs="Times New Roman"/>
                    <w:b/>
                    <w:lang w:val="en-PH" w:eastAsia="zh-CN"/>
                  </w:rPr>
                </w:rPrChange>
              </w:rPr>
              <w:pPrChange w:id="10143" w:author="TinTin Kalaw" w:date="2014-08-19T08:22:00Z">
                <w:pPr>
                  <w:tabs>
                    <w:tab w:val="center" w:pos="4680"/>
                    <w:tab w:val="right" w:pos="9360"/>
                  </w:tabs>
                  <w:spacing w:line="276" w:lineRule="auto"/>
                  <w:ind w:left="1080"/>
                  <w:contextualSpacing/>
                  <w:jc w:val="both"/>
                  <w:outlineLvl w:val="4"/>
                </w:pPr>
              </w:pPrChange>
            </w:pPr>
            <w:ins w:id="10144" w:author="Vilson Lu" w:date="2014-08-15T16:06:00Z">
              <w:r w:rsidRPr="00372B98">
                <w:rPr>
                  <w:rFonts w:eastAsia="Times New Roman"/>
                  <w:sz w:val="20"/>
                  <w:szCs w:val="20"/>
                  <w:lang w:val="en-PH" w:eastAsia="zh-CN"/>
                  <w:rPrChange w:id="10145" w:author="TinTin Kalaw" w:date="2014-08-16T13:49:00Z">
                    <w:rPr>
                      <w:rFonts w:eastAsia="Times New Roman"/>
                      <w:i/>
                      <w:lang w:val="en-PH" w:eastAsia="zh-CN"/>
                    </w:rPr>
                  </w:rPrChange>
                </w:rPr>
                <w:t>&lt;tweet&gt;</w:t>
              </w:r>
            </w:ins>
          </w:p>
          <w:p w:rsidR="002F6E61" w:rsidRDefault="00C5640E">
            <w:pPr>
              <w:rPr>
                <w:ins w:id="10146" w:author="Vilson Lu" w:date="2014-08-21T23:57:00Z"/>
                <w:rFonts w:ascii="Consolas" w:hAnsi="Consolas" w:cs="Consolas"/>
                <w:color w:val="000000"/>
                <w:lang w:val="en-PH"/>
              </w:rPr>
              <w:pPrChange w:id="10147" w:author="TinTin Kalaw" w:date="2014-08-16T13:50:00Z">
                <w:pPr>
                  <w:pStyle w:val="Content"/>
                  <w:tabs>
                    <w:tab w:val="center" w:pos="4680"/>
                    <w:tab w:val="right" w:pos="9360"/>
                  </w:tabs>
                  <w:ind w:left="0"/>
                </w:pPr>
              </w:pPrChange>
            </w:pPr>
            <w:ins w:id="10148" w:author="Vilson Lu" w:date="2014-08-21T23:57:00Z">
              <w:r>
                <w:rPr>
                  <w:rFonts w:ascii="Consolas" w:hAnsi="Consolas" w:cs="Consolas"/>
                  <w:color w:val="000000"/>
                  <w:sz w:val="20"/>
                  <w:szCs w:val="20"/>
                  <w:lang w:val="en-PH"/>
                </w:rPr>
                <w:t>Dear Adnu  sana po damit naman ang idonate natin para sa mga binagyo in case na may donation na ganapin. Plus canned goods na rin. Haha. :)</w:t>
              </w:r>
            </w:ins>
          </w:p>
          <w:p w:rsidR="00690D69" w:rsidRPr="00BD695A" w:rsidDel="00BD695A" w:rsidRDefault="00372B98">
            <w:pPr>
              <w:spacing w:line="276" w:lineRule="auto"/>
              <w:ind w:left="1080"/>
              <w:contextualSpacing/>
              <w:jc w:val="both"/>
              <w:outlineLvl w:val="4"/>
              <w:rPr>
                <w:ins w:id="10149" w:author="Vilson Lu" w:date="2014-08-15T16:06:00Z"/>
                <w:del w:id="10150" w:author="TinTin Kalaw" w:date="2014-08-16T13:50:00Z"/>
                <w:rFonts w:ascii="Times New Roman" w:eastAsia="Times New Roman" w:hAnsi="Times New Roman" w:cs="Times New Roman"/>
                <w:sz w:val="20"/>
                <w:szCs w:val="20"/>
                <w:lang w:val="en-PH" w:eastAsia="zh-CN"/>
                <w:rPrChange w:id="10151" w:author="TinTin Kalaw" w:date="2014-08-16T13:49:00Z">
                  <w:rPr>
                    <w:ins w:id="10152" w:author="Vilson Lu" w:date="2014-08-15T16:06:00Z"/>
                    <w:del w:id="10153" w:author="TinTin Kalaw" w:date="2014-08-16T13:50:00Z"/>
                    <w:rFonts w:ascii="Times New Roman" w:eastAsia="Times New Roman" w:hAnsi="Times New Roman" w:cs="Times New Roman"/>
                    <w:b/>
                    <w:lang w:val="en-PH" w:eastAsia="zh-CN"/>
                  </w:rPr>
                </w:rPrChange>
              </w:rPr>
            </w:pPr>
            <w:ins w:id="10154" w:author="Vilson Lu" w:date="2014-08-15T16:06:00Z">
              <w:r w:rsidRPr="00372B98">
                <w:rPr>
                  <w:rFonts w:eastAsia="Times New Roman"/>
                  <w:sz w:val="20"/>
                  <w:szCs w:val="20"/>
                  <w:lang w:val="en-PH" w:eastAsia="zh-CN"/>
                  <w:rPrChange w:id="10155" w:author="TinTin Kalaw" w:date="2014-08-16T13:49:00Z">
                    <w:rPr>
                      <w:rFonts w:eastAsia="Times New Roman"/>
                      <w:i/>
                      <w:sz w:val="20"/>
                      <w:szCs w:val="20"/>
                      <w:lang w:val="en-PH" w:eastAsia="zh-CN"/>
                    </w:rPr>
                  </w:rPrChange>
                </w:rPr>
                <w:t>&lt;/tweet&gt;</w:t>
              </w:r>
            </w:ins>
          </w:p>
          <w:p w:rsidR="002F6E61" w:rsidRDefault="002F6E61">
            <w:pPr>
              <w:rPr>
                <w:ins w:id="10156" w:author="Vilson Lu" w:date="2014-08-15T16:06:00Z"/>
                <w:b/>
                <w:lang w:val="en-PH" w:eastAsia="zh-CN"/>
              </w:rPr>
              <w:pPrChange w:id="10157" w:author="TinTin Kalaw" w:date="2014-08-16T13:50:00Z">
                <w:pPr>
                  <w:pStyle w:val="Content"/>
                  <w:tabs>
                    <w:tab w:val="center" w:pos="4680"/>
                    <w:tab w:val="right" w:pos="9360"/>
                  </w:tabs>
                  <w:ind w:left="0"/>
                </w:pPr>
              </w:pPrChange>
            </w:pPr>
          </w:p>
        </w:tc>
        <w:tc>
          <w:tcPr>
            <w:tcW w:w="3875" w:type="dxa"/>
            <w:vAlign w:val="center"/>
            <w:tcPrChange w:id="10158" w:author="TinTin Kalaw" w:date="2014-08-16T13:50:00Z">
              <w:tcPr>
                <w:tcW w:w="3875" w:type="dxa"/>
                <w:gridSpan w:val="2"/>
              </w:tcPr>
            </w:tcPrChange>
          </w:tcPr>
          <w:p w:rsidR="00690D69" w:rsidRPr="00BD695A" w:rsidDel="00BD695A" w:rsidRDefault="00690D69">
            <w:pPr>
              <w:tabs>
                <w:tab w:val="center" w:pos="4680"/>
                <w:tab w:val="right" w:pos="9360"/>
              </w:tabs>
              <w:jc w:val="center"/>
              <w:rPr>
                <w:ins w:id="10159" w:author="Vilson Lu" w:date="2014-08-15T16:06:00Z"/>
                <w:del w:id="10160" w:author="TinTin Kalaw" w:date="2014-08-16T13:50:00Z"/>
                <w:rFonts w:eastAsia="Times New Roman"/>
                <w:sz w:val="20"/>
                <w:szCs w:val="20"/>
                <w:lang w:val="en-PH" w:eastAsia="zh-CN"/>
                <w:rPrChange w:id="10161" w:author="TinTin Kalaw" w:date="2014-08-16T13:49:00Z">
                  <w:rPr>
                    <w:ins w:id="10162" w:author="Vilson Lu" w:date="2014-08-15T16:06:00Z"/>
                    <w:del w:id="10163" w:author="TinTin Kalaw" w:date="2014-08-16T13:50:00Z"/>
                    <w:rFonts w:eastAsia="Times New Roman"/>
                    <w:b/>
                    <w:lang w:val="en-PH" w:eastAsia="zh-CN"/>
                  </w:rPr>
                </w:rPrChange>
              </w:rPr>
            </w:pPr>
          </w:p>
          <w:p w:rsidR="002F6E61" w:rsidRDefault="00372B98">
            <w:pPr>
              <w:spacing w:line="276" w:lineRule="auto"/>
              <w:contextualSpacing/>
              <w:jc w:val="both"/>
              <w:outlineLvl w:val="4"/>
              <w:rPr>
                <w:ins w:id="10164" w:author="Vilson Lu" w:date="2014-08-21T23:57:00Z"/>
                <w:rFonts w:eastAsia="Times New Roman"/>
                <w:sz w:val="20"/>
                <w:szCs w:val="20"/>
                <w:lang w:val="en-PH" w:eastAsia="zh-CN"/>
              </w:rPr>
              <w:pPrChange w:id="10165" w:author="TinTin Kalaw" w:date="2014-08-19T08:22:00Z">
                <w:pPr>
                  <w:spacing w:line="276" w:lineRule="auto"/>
                  <w:ind w:left="1080"/>
                  <w:contextualSpacing/>
                  <w:jc w:val="both"/>
                  <w:outlineLvl w:val="4"/>
                </w:pPr>
              </w:pPrChange>
            </w:pPr>
            <w:ins w:id="10166" w:author="Vilson Lu" w:date="2014-08-15T16:06:00Z">
              <w:r w:rsidRPr="00372B98">
                <w:rPr>
                  <w:rFonts w:eastAsia="Times New Roman"/>
                  <w:sz w:val="20"/>
                  <w:szCs w:val="20"/>
                  <w:lang w:val="en-PH" w:eastAsia="zh-CN"/>
                  <w:rPrChange w:id="10167" w:author="TinTin Kalaw" w:date="2014-08-16T13:49:00Z">
                    <w:rPr>
                      <w:rFonts w:eastAsia="Times New Roman"/>
                      <w:i/>
                      <w:lang w:val="en-PH" w:eastAsia="zh-CN"/>
                    </w:rPr>
                  </w:rPrChange>
                </w:rPr>
                <w:t>&lt;tweet&gt;</w:t>
              </w:r>
            </w:ins>
          </w:p>
          <w:p w:rsidR="002F6E61" w:rsidRDefault="00C5640E">
            <w:pPr>
              <w:spacing w:line="276" w:lineRule="auto"/>
              <w:contextualSpacing/>
              <w:jc w:val="both"/>
              <w:outlineLvl w:val="4"/>
              <w:rPr>
                <w:ins w:id="10168" w:author="Vilson Lu" w:date="2014-08-15T16:06:00Z"/>
                <w:rFonts w:eastAsia="Times New Roman"/>
                <w:sz w:val="20"/>
                <w:szCs w:val="20"/>
                <w:lang w:val="en-PH" w:eastAsia="zh-CN"/>
                <w:rPrChange w:id="10169" w:author="TinTin Kalaw" w:date="2014-08-16T13:49:00Z">
                  <w:rPr>
                    <w:ins w:id="10170" w:author="Vilson Lu" w:date="2014-08-15T16:06:00Z"/>
                    <w:rFonts w:eastAsia="Times New Roman"/>
                    <w:b/>
                    <w:lang w:val="en-PH" w:eastAsia="zh-CN"/>
                  </w:rPr>
                </w:rPrChange>
              </w:rPr>
              <w:pPrChange w:id="10171" w:author="TinTin Kalaw" w:date="2014-08-19T08:22:00Z">
                <w:pPr>
                  <w:spacing w:line="276" w:lineRule="auto"/>
                  <w:ind w:left="1080"/>
                  <w:contextualSpacing/>
                  <w:jc w:val="both"/>
                  <w:outlineLvl w:val="4"/>
                </w:pPr>
              </w:pPrChange>
            </w:pPr>
            <w:ins w:id="10172" w:author="Vilson Lu" w:date="2014-08-21T23:57:00Z">
              <w:r>
                <w:rPr>
                  <w:rFonts w:ascii="Consolas" w:hAnsi="Consolas" w:cs="Consolas"/>
                  <w:color w:val="000000"/>
                  <w:sz w:val="20"/>
                  <w:szCs w:val="20"/>
                  <w:lang w:val="en-PH"/>
                </w:rPr>
                <w:t xml:space="preserve">Dear Adnu  sana po damit naman ang idonate natin para sa mga binagyo in case na may donation na ganapin. Plus canned goods na rin. Haha. </w:t>
              </w:r>
            </w:ins>
          </w:p>
          <w:p w:rsidR="002F6E61" w:rsidRDefault="00690D69">
            <w:pPr>
              <w:pStyle w:val="Content"/>
              <w:ind w:left="0"/>
              <w:jc w:val="left"/>
              <w:rPr>
                <w:ins w:id="10173" w:author="Vilson Lu" w:date="2014-08-15T16:06:00Z"/>
                <w:lang w:val="en-PH" w:eastAsia="zh-CN"/>
              </w:rPr>
              <w:pPrChange w:id="10174" w:author="TinTin Kalaw" w:date="2014-08-16T13:50:00Z">
                <w:pPr>
                  <w:pStyle w:val="Content"/>
                  <w:ind w:left="0"/>
                </w:pPr>
              </w:pPrChange>
            </w:pPr>
            <w:ins w:id="10175" w:author="Vilson Lu" w:date="2014-08-15T16:06:00Z">
              <w:r w:rsidRPr="00497EF3">
                <w:rPr>
                  <w:rFonts w:eastAsia="Times New Roman"/>
                  <w:lang w:val="en-PH" w:eastAsia="zh-CN"/>
                </w:rPr>
                <w:t>&lt;/tweet&gt;</w:t>
              </w:r>
            </w:ins>
          </w:p>
        </w:tc>
      </w:tr>
      <w:tr w:rsidR="00690D69" w:rsidRPr="00BD695A" w:rsidTr="00BD695A">
        <w:tblPrEx>
          <w:tblW w:w="0" w:type="auto"/>
          <w:tblInd w:w="1440" w:type="dxa"/>
          <w:tblPrExChange w:id="10176" w:author="TinTin Kalaw" w:date="2014-08-16T13:50:00Z">
            <w:tblPrEx>
              <w:tblW w:w="0" w:type="auto"/>
              <w:tblInd w:w="1440" w:type="dxa"/>
            </w:tblPrEx>
          </w:tblPrExChange>
        </w:tblPrEx>
        <w:trPr>
          <w:cantSplit/>
          <w:ins w:id="10177" w:author="Vilson Lu" w:date="2014-08-15T16:06:00Z"/>
          <w:trPrChange w:id="10178" w:author="TinTin Kalaw" w:date="2014-08-16T13:50:00Z">
            <w:trPr>
              <w:gridAfter w:val="0"/>
              <w:cantSplit/>
            </w:trPr>
          </w:trPrChange>
        </w:trPr>
        <w:tc>
          <w:tcPr>
            <w:tcW w:w="4035" w:type="dxa"/>
            <w:vAlign w:val="center"/>
            <w:tcPrChange w:id="10179" w:author="TinTin Kalaw" w:date="2014-08-16T13:50:00Z">
              <w:tcPr>
                <w:tcW w:w="4035" w:type="dxa"/>
                <w:gridSpan w:val="2"/>
              </w:tcPr>
            </w:tcPrChange>
          </w:tcPr>
          <w:p w:rsidR="00690D69" w:rsidRPr="00BD695A" w:rsidDel="00BD695A" w:rsidRDefault="00690D69" w:rsidP="00497EF3">
            <w:pPr>
              <w:jc w:val="center"/>
              <w:rPr>
                <w:ins w:id="10180" w:author="Vilson Lu" w:date="2014-08-15T16:06:00Z"/>
                <w:del w:id="10181" w:author="TinTin Kalaw" w:date="2014-08-16T13:50:00Z"/>
                <w:sz w:val="20"/>
                <w:szCs w:val="20"/>
                <w:rPrChange w:id="10182" w:author="TinTin Kalaw" w:date="2014-08-16T13:49:00Z">
                  <w:rPr>
                    <w:ins w:id="10183" w:author="Vilson Lu" w:date="2014-08-15T16:06:00Z"/>
                    <w:del w:id="10184" w:author="TinTin Kalaw" w:date="2014-08-16T13:50:00Z"/>
                    <w:b/>
                  </w:rPr>
                </w:rPrChange>
              </w:rPr>
            </w:pPr>
          </w:p>
          <w:p w:rsidR="00690D69" w:rsidRPr="00BD695A" w:rsidRDefault="00372B98">
            <w:pPr>
              <w:rPr>
                <w:ins w:id="10185" w:author="Vilson Lu" w:date="2014-08-15T16:06:00Z"/>
                <w:sz w:val="20"/>
                <w:szCs w:val="20"/>
                <w:rPrChange w:id="10186" w:author="TinTin Kalaw" w:date="2014-08-16T13:49:00Z">
                  <w:rPr>
                    <w:ins w:id="10187" w:author="Vilson Lu" w:date="2014-08-15T16:06:00Z"/>
                  </w:rPr>
                </w:rPrChange>
              </w:rPr>
            </w:pPr>
            <w:ins w:id="10188" w:author="Vilson Lu" w:date="2014-08-15T16:06:00Z">
              <w:r w:rsidRPr="00372B98">
                <w:rPr>
                  <w:sz w:val="20"/>
                  <w:szCs w:val="20"/>
                  <w:rPrChange w:id="10189" w:author="TinTin Kalaw" w:date="2014-08-16T13:49:00Z">
                    <w:rPr>
                      <w:i/>
                      <w:sz w:val="20"/>
                      <w:szCs w:val="20"/>
                    </w:rPr>
                  </w:rPrChange>
                </w:rPr>
                <w:t>&lt;tweet&gt;</w:t>
              </w:r>
            </w:ins>
          </w:p>
          <w:p w:rsidR="00690D69" w:rsidRPr="00BD695A" w:rsidDel="00BD695A" w:rsidRDefault="00DE0F88">
            <w:pPr>
              <w:rPr>
                <w:ins w:id="10190" w:author="Vilson Lu" w:date="2014-08-15T16:06:00Z"/>
                <w:del w:id="10191" w:author="TinTin Kalaw" w:date="2014-08-16T13:50:00Z"/>
                <w:sz w:val="20"/>
                <w:szCs w:val="20"/>
                <w:rPrChange w:id="10192" w:author="TinTin Kalaw" w:date="2014-08-16T13:49:00Z">
                  <w:rPr>
                    <w:ins w:id="10193" w:author="Vilson Lu" w:date="2014-08-15T16:06:00Z"/>
                    <w:del w:id="10194" w:author="TinTin Kalaw" w:date="2014-08-16T13:50:00Z"/>
                  </w:rPr>
                </w:rPrChange>
              </w:rPr>
            </w:pPr>
            <w:ins w:id="10195" w:author="Vilson Lu" w:date="2014-08-22T05:23:00Z">
              <w:r w:rsidRPr="00DE0F88">
                <w:rPr>
                  <w:sz w:val="20"/>
                  <w:szCs w:val="20"/>
                </w:rPr>
                <w:t>Kailangan na talaga ng military efforts sa most part of Leyte. Nagkakagulo na.</w:t>
              </w:r>
            </w:ins>
            <w:ins w:id="10196" w:author="Vilson Lu" w:date="2014-08-15T16:06:00Z">
              <w:r w:rsidR="00372B98" w:rsidRPr="00372B98">
                <w:rPr>
                  <w:sz w:val="20"/>
                  <w:szCs w:val="20"/>
                  <w:rPrChange w:id="10197" w:author="TinTin Kalaw" w:date="2014-08-16T13:49:00Z">
                    <w:rPr>
                      <w:i/>
                      <w:sz w:val="20"/>
                      <w:szCs w:val="20"/>
                    </w:rPr>
                  </w:rPrChange>
                </w:rPr>
                <w:t>&lt;/tweet&gt;</w:t>
              </w:r>
            </w:ins>
          </w:p>
          <w:p w:rsidR="002F6E61" w:rsidRDefault="002F6E61">
            <w:pPr>
              <w:rPr>
                <w:ins w:id="10198" w:author="Vilson Lu" w:date="2014-08-15T16:06:00Z"/>
                <w:sz w:val="20"/>
                <w:szCs w:val="20"/>
                <w:rPrChange w:id="10199" w:author="TinTin Kalaw" w:date="2014-08-16T13:49:00Z">
                  <w:rPr>
                    <w:ins w:id="10200" w:author="Vilson Lu" w:date="2014-08-15T16:06:00Z"/>
                    <w:b/>
                  </w:rPr>
                </w:rPrChange>
              </w:rPr>
              <w:pPrChange w:id="10201" w:author="TinTin Kalaw" w:date="2014-08-19T08:22:00Z">
                <w:pPr>
                  <w:jc w:val="center"/>
                </w:pPr>
              </w:pPrChange>
            </w:pPr>
          </w:p>
        </w:tc>
        <w:tc>
          <w:tcPr>
            <w:tcW w:w="3875" w:type="dxa"/>
            <w:vAlign w:val="center"/>
            <w:tcPrChange w:id="10202" w:author="TinTin Kalaw" w:date="2014-08-16T13:50:00Z">
              <w:tcPr>
                <w:tcW w:w="3875" w:type="dxa"/>
                <w:gridSpan w:val="2"/>
              </w:tcPr>
            </w:tcPrChange>
          </w:tcPr>
          <w:p w:rsidR="00690D69" w:rsidRPr="00BD695A" w:rsidDel="00BD695A" w:rsidRDefault="00690D69">
            <w:pPr>
              <w:jc w:val="center"/>
              <w:rPr>
                <w:ins w:id="10203" w:author="Vilson Lu" w:date="2014-08-15T16:06:00Z"/>
                <w:del w:id="10204" w:author="TinTin Kalaw" w:date="2014-08-16T13:50:00Z"/>
                <w:sz w:val="20"/>
                <w:szCs w:val="20"/>
                <w:rPrChange w:id="10205" w:author="TinTin Kalaw" w:date="2014-08-16T13:49:00Z">
                  <w:rPr>
                    <w:ins w:id="10206" w:author="Vilson Lu" w:date="2014-08-15T16:06:00Z"/>
                    <w:del w:id="10207" w:author="TinTin Kalaw" w:date="2014-08-16T13:50:00Z"/>
                    <w:b/>
                  </w:rPr>
                </w:rPrChange>
              </w:rPr>
            </w:pPr>
          </w:p>
          <w:p w:rsidR="00690D69" w:rsidRPr="00BD695A" w:rsidRDefault="00372B98">
            <w:pPr>
              <w:rPr>
                <w:ins w:id="10208" w:author="Vilson Lu" w:date="2014-08-15T16:06:00Z"/>
                <w:sz w:val="20"/>
                <w:szCs w:val="20"/>
                <w:rPrChange w:id="10209" w:author="TinTin Kalaw" w:date="2014-08-16T13:49:00Z">
                  <w:rPr>
                    <w:ins w:id="10210" w:author="Vilson Lu" w:date="2014-08-15T16:06:00Z"/>
                  </w:rPr>
                </w:rPrChange>
              </w:rPr>
            </w:pPr>
            <w:ins w:id="10211" w:author="Vilson Lu" w:date="2014-08-15T16:06:00Z">
              <w:r w:rsidRPr="00372B98">
                <w:rPr>
                  <w:sz w:val="20"/>
                  <w:szCs w:val="20"/>
                  <w:rPrChange w:id="10212" w:author="TinTin Kalaw" w:date="2014-08-16T13:49:00Z">
                    <w:rPr>
                      <w:i/>
                    </w:rPr>
                  </w:rPrChange>
                </w:rPr>
                <w:t>&lt;tweet&gt;</w:t>
              </w:r>
            </w:ins>
          </w:p>
          <w:p w:rsidR="00690D69" w:rsidRPr="00BD695A" w:rsidDel="00BD695A" w:rsidRDefault="00DE0F88">
            <w:pPr>
              <w:rPr>
                <w:ins w:id="10213" w:author="Vilson Lu" w:date="2014-08-15T16:06:00Z"/>
                <w:del w:id="10214" w:author="TinTin Kalaw" w:date="2014-08-16T13:50:00Z"/>
                <w:sz w:val="20"/>
                <w:szCs w:val="20"/>
                <w:rPrChange w:id="10215" w:author="TinTin Kalaw" w:date="2014-08-16T13:49:00Z">
                  <w:rPr>
                    <w:ins w:id="10216" w:author="Vilson Lu" w:date="2014-08-15T16:06:00Z"/>
                    <w:del w:id="10217" w:author="TinTin Kalaw" w:date="2014-08-16T13:50:00Z"/>
                  </w:rPr>
                </w:rPrChange>
              </w:rPr>
            </w:pPr>
            <w:ins w:id="10218" w:author="Vilson Lu" w:date="2014-08-22T05:25:00Z">
              <w:r w:rsidRPr="00DE0F88">
                <w:rPr>
                  <w:sz w:val="20"/>
                  <w:szCs w:val="20"/>
                </w:rPr>
                <w:t>Kailangan na talaga ng military efforts sa most part of Leyte. Nagkakagulo na.</w:t>
              </w:r>
              <w:r w:rsidRPr="00D367D6">
                <w:rPr>
                  <w:sz w:val="20"/>
                  <w:szCs w:val="20"/>
                </w:rPr>
                <w:t>&lt;/</w:t>
              </w:r>
            </w:ins>
            <w:ins w:id="10219" w:author="Vilson Lu" w:date="2014-08-15T16:06:00Z">
              <w:r w:rsidR="00372B98" w:rsidRPr="00372B98">
                <w:rPr>
                  <w:sz w:val="20"/>
                  <w:szCs w:val="20"/>
                  <w:rPrChange w:id="10220" w:author="TinTin Kalaw" w:date="2014-08-16T13:49:00Z">
                    <w:rPr>
                      <w:i/>
                    </w:rPr>
                  </w:rPrChange>
                </w:rPr>
                <w:t>&lt;/tweet&gt;</w:t>
              </w:r>
            </w:ins>
          </w:p>
          <w:p w:rsidR="002F6E61" w:rsidRDefault="002F6E61">
            <w:pPr>
              <w:keepNext/>
              <w:rPr>
                <w:ins w:id="10221" w:author="Vilson Lu" w:date="2014-08-15T16:06:00Z"/>
                <w:sz w:val="20"/>
                <w:szCs w:val="20"/>
                <w:rPrChange w:id="10222" w:author="TinTin Kalaw" w:date="2014-08-16T13:49:00Z">
                  <w:rPr>
                    <w:ins w:id="10223" w:author="Vilson Lu" w:date="2014-08-15T16:06:00Z"/>
                    <w:b/>
                  </w:rPr>
                </w:rPrChange>
              </w:rPr>
              <w:pPrChange w:id="10224" w:author="Vilson Lu" w:date="2014-08-22T02:35:00Z">
                <w:pPr>
                  <w:jc w:val="center"/>
                </w:pPr>
              </w:pPrChange>
            </w:pPr>
          </w:p>
        </w:tc>
      </w:tr>
    </w:tbl>
    <w:p w:rsidR="002F6E61" w:rsidRDefault="00EC7FD0">
      <w:pPr>
        <w:pStyle w:val="Caption"/>
        <w:rPr>
          <w:ins w:id="10225" w:author="Vilson Lu" w:date="2014-08-22T02:36:00Z"/>
        </w:rPr>
        <w:pPrChange w:id="10226" w:author="Vilson Lu" w:date="2014-08-22T02:35:00Z">
          <w:pPr/>
        </w:pPrChange>
      </w:pPr>
      <w:bookmarkStart w:id="10227" w:name="_Ref396438273"/>
      <w:bookmarkStart w:id="10228" w:name="_Ref396438268"/>
      <w:bookmarkStart w:id="10229" w:name="_Toc396489869"/>
      <w:ins w:id="10230" w:author="Vilson Lu" w:date="2014-08-22T02:35:00Z">
        <w:r>
          <w:t xml:space="preserve">Table </w:t>
        </w:r>
      </w:ins>
      <w:ins w:id="10231" w:author="Vilson Lu" w:date="2014-08-22T16:11:00Z">
        <w:r w:rsidR="00372B98">
          <w:fldChar w:fldCharType="begin"/>
        </w:r>
        <w:r w:rsidR="00D71339">
          <w:instrText xml:space="preserve"> STYLEREF 1 \s </w:instrText>
        </w:r>
      </w:ins>
      <w:r w:rsidR="00372B98">
        <w:fldChar w:fldCharType="separate"/>
      </w:r>
      <w:r w:rsidR="003160F5">
        <w:rPr>
          <w:noProof/>
        </w:rPr>
        <w:t>4</w:t>
      </w:r>
      <w:ins w:id="10232"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0233" w:author="Vilson Lu" w:date="2014-08-22T16:55:00Z">
        <w:r w:rsidR="003160F5">
          <w:rPr>
            <w:noProof/>
          </w:rPr>
          <w:t>1</w:t>
        </w:r>
      </w:ins>
      <w:ins w:id="10234" w:author="Vilson Lu" w:date="2014-08-22T16:11:00Z">
        <w:r w:rsidR="00372B98">
          <w:fldChar w:fldCharType="end"/>
        </w:r>
      </w:ins>
      <w:bookmarkEnd w:id="10227"/>
      <w:ins w:id="10235" w:author="Vilson Lu" w:date="2014-08-22T02:35:00Z">
        <w:r>
          <w:t xml:space="preserve">. </w:t>
        </w:r>
        <w:r w:rsidRPr="00B12798">
          <w:t>Sample Input/Output for Text Normalizer</w:t>
        </w:r>
      </w:ins>
      <w:bookmarkEnd w:id="10228"/>
      <w:bookmarkEnd w:id="10229"/>
    </w:p>
    <w:p w:rsidR="00EC7FD0" w:rsidRPr="00EC7FD0" w:rsidRDefault="00EC7FD0">
      <w:pPr>
        <w:rPr>
          <w:ins w:id="10236" w:author="Vilson Lu" w:date="2014-08-15T16:06:00Z"/>
          <w:rPrChange w:id="10237" w:author="Vilson Lu" w:date="2014-08-22T02:36:00Z">
            <w:rPr>
              <w:ins w:id="10238" w:author="Vilson Lu" w:date="2014-08-15T16:06:00Z"/>
              <w:lang w:val="en-PH" w:eastAsia="zh-CN"/>
            </w:rPr>
          </w:rPrChange>
        </w:rPr>
      </w:pPr>
    </w:p>
    <w:p w:rsidR="00690D69" w:rsidRDefault="00690D69" w:rsidP="00690D69">
      <w:pPr>
        <w:pStyle w:val="Heading4"/>
        <w:rPr>
          <w:ins w:id="10239" w:author="Vilson Lu" w:date="2014-08-15T16:06:00Z"/>
        </w:rPr>
      </w:pPr>
      <w:ins w:id="10240" w:author="Vilson Lu" w:date="2014-08-15T16:06:00Z">
        <w:r>
          <w:t>Tokenizer</w:t>
        </w:r>
      </w:ins>
    </w:p>
    <w:p w:rsidR="002F6E61" w:rsidRDefault="002F6E61">
      <w:pPr>
        <w:pStyle w:val="Content2"/>
        <w:rPr>
          <w:ins w:id="10241" w:author="Vilson Lu" w:date="2014-08-15T16:06:00Z"/>
        </w:rPr>
        <w:pPrChange w:id="10242" w:author="TinTin Kalaw" w:date="2014-08-16T13:49:00Z">
          <w:pPr/>
        </w:pPrChange>
      </w:pPr>
    </w:p>
    <w:p w:rsidR="002F6E61" w:rsidRDefault="00690D69">
      <w:pPr>
        <w:pStyle w:val="Content2"/>
        <w:rPr>
          <w:ins w:id="10243" w:author="Vilson Lu" w:date="2014-08-22T16:55:00Z"/>
        </w:rPr>
        <w:pPrChange w:id="10244" w:author="Vilson Lu" w:date="2014-08-22T05:52:00Z">
          <w:pPr>
            <w:pStyle w:val="Caption"/>
            <w:ind w:left="720" w:firstLine="720"/>
          </w:pPr>
        </w:pPrChange>
      </w:pPr>
      <w:ins w:id="10245" w:author="Vilson Lu" w:date="2014-08-15T16:06:00Z">
        <w:r w:rsidRPr="00B95616">
          <w:t xml:space="preserve">After normalizing the tweets, the tokenizer will now </w:t>
        </w:r>
        <w:del w:id="10246" w:author="PF" w:date="2015-03-02T04:31:00Z">
          <w:r w:rsidRPr="00B95616" w:rsidDel="008706DD">
            <w:delText xml:space="preserve">then </w:delText>
          </w:r>
        </w:del>
        <w:r w:rsidRPr="00B95616">
          <w:t>split the input tweets into tokens like numbers, punctuations, words, abbreviations and other special characters like emoticons, hashtags, mentions</w:t>
        </w:r>
      </w:ins>
      <w:ins w:id="10247" w:author="PF" w:date="2015-03-02T04:31:00Z">
        <w:r w:rsidR="008706DD">
          <w:t>,</w:t>
        </w:r>
      </w:ins>
      <w:ins w:id="10248" w:author="Vilson Lu" w:date="2014-08-15T16:06:00Z">
        <w:r w:rsidRPr="00B95616">
          <w:t xml:space="preserve"> and the like. The tokenizer will take as an input the normalized tweet from the Text Normalizer. The tokenizer will output an array containing the tokenized tweet in a form that is similar </w:t>
        </w:r>
      </w:ins>
      <w:ins w:id="10249" w:author="PF" w:date="2015-03-02T04:32:00Z">
        <w:r w:rsidR="008706DD">
          <w:t xml:space="preserve">to </w:t>
        </w:r>
      </w:ins>
      <w:ins w:id="10250" w:author="Vilson Lu" w:date="2014-08-15T16:06:00Z">
        <w:r w:rsidRPr="00B95616">
          <w:t>this. Tokenized = {“@&lt;username&gt;”, “&lt;punctuations&gt;”, “#&lt;hashtag&gt;”...} or an array that would contain all the tokens in a given tweet. For this module, the researchers will use</w:t>
        </w:r>
      </w:ins>
      <w:ins w:id="10251" w:author="Vilson Lu" w:date="2014-08-21T23:19:00Z">
        <w:r w:rsidR="00241E8B">
          <w:t xml:space="preserve"> ArkNLP</w:t>
        </w:r>
      </w:ins>
      <w:ins w:id="10252" w:author="Vilson Lu" w:date="2014-08-21T23:20:00Z">
        <w:r w:rsidR="00241E8B">
          <w:t>’s Twokenize (Gimpel et al., 2011)</w:t>
        </w:r>
      </w:ins>
      <w:ins w:id="10253" w:author="Vilson Lu" w:date="2014-08-15T16:06:00Z">
        <w:r w:rsidRPr="00B95616">
          <w:t>.  </w:t>
        </w:r>
      </w:ins>
      <w:ins w:id="10254" w:author="Vilson Lu" w:date="2014-08-22T02:36:00Z">
        <w:r w:rsidR="00372B98">
          <w:fldChar w:fldCharType="begin"/>
        </w:r>
        <w:r w:rsidR="00EC7FD0">
          <w:instrText xml:space="preserve"> REF _Ref396438335 \h </w:instrText>
        </w:r>
      </w:ins>
      <w:r w:rsidR="00372B98">
        <w:fldChar w:fldCharType="separate"/>
      </w:r>
      <w:ins w:id="10255" w:author="Vilson Lu" w:date="2014-08-22T16:55:00Z">
        <w:r w:rsidR="003160F5">
          <w:t xml:space="preserve">Table </w:t>
        </w:r>
        <w:r w:rsidR="003160F5">
          <w:rPr>
            <w:noProof/>
          </w:rPr>
          <w:t>4</w:t>
        </w:r>
        <w:r w:rsidR="003160F5">
          <w:noBreakHyphen/>
        </w:r>
        <w:r w:rsidR="003160F5">
          <w:rPr>
            <w:noProof/>
          </w:rPr>
          <w:t>2</w:t>
        </w:r>
      </w:ins>
      <w:ins w:id="10256" w:author="Vilson Lu" w:date="2014-08-22T02:36:00Z">
        <w:r w:rsidR="00372B98">
          <w:fldChar w:fldCharType="end"/>
        </w:r>
      </w:ins>
      <w:ins w:id="10257" w:author="Vilson Lu" w:date="2014-08-22T00:51:00Z">
        <w:r w:rsidR="00372B98">
          <w:fldChar w:fldCharType="begin"/>
        </w:r>
        <w:r w:rsidR="00D75233">
          <w:instrText xml:space="preserve"> REF _Ref396431999 \h </w:instrText>
        </w:r>
      </w:ins>
      <w:r w:rsidR="00372B98">
        <w:fldChar w:fldCharType="separate"/>
      </w:r>
    </w:p>
    <w:p w:rsidR="002F6E61" w:rsidRDefault="00372B98">
      <w:pPr>
        <w:pStyle w:val="Content2"/>
        <w:rPr>
          <w:ins w:id="10258" w:author="Vilson Lu" w:date="2014-08-22T05:52:00Z"/>
        </w:rPr>
        <w:pPrChange w:id="10259" w:author="Vilson Lu" w:date="2014-08-22T05:52:00Z">
          <w:pPr>
            <w:pStyle w:val="Caption"/>
            <w:ind w:left="720" w:firstLine="720"/>
          </w:pPr>
        </w:pPrChange>
      </w:pPr>
      <w:r>
        <w:fldChar w:fldCharType="end"/>
      </w:r>
      <w:ins w:id="10260" w:author="Vilson Lu" w:date="2014-08-15T16:06:00Z">
        <w:del w:id="10261" w:author="TinTin Kalaw" w:date="2014-08-16T13:49:00Z">
          <w:r w:rsidR="00690D69" w:rsidDel="00BD695A">
            <w:delText>Table 4-9</w:delText>
          </w:r>
        </w:del>
      </w:ins>
      <w:ins w:id="10262" w:author="TinTin Kalaw" w:date="2014-08-16T13:49:00Z">
        <w:del w:id="10263" w:author="Vilson Lu" w:date="2014-08-22T00:51:00Z">
          <w:r w:rsidDel="00D75233">
            <w:fldChar w:fldCharType="begin"/>
          </w:r>
          <w:r w:rsidR="00BD695A" w:rsidDel="00D75233">
            <w:delInstrText xml:space="preserve"> REF _Ref395960295 \h </w:delInstrText>
          </w:r>
        </w:del>
      </w:ins>
      <w:del w:id="10264" w:author="Vilson Lu" w:date="2014-08-22T00:51:00Z">
        <w:r w:rsidDel="00D75233">
          <w:fldChar w:fldCharType="end"/>
        </w:r>
      </w:del>
      <w:ins w:id="10265" w:author="Vilson Lu" w:date="2014-08-15T16:06:00Z">
        <w:r w:rsidR="00690D69">
          <w:t xml:space="preserve"> shows </w:t>
        </w:r>
        <w:del w:id="10266" w:author="PF" w:date="2015-03-02T04:32:00Z">
          <w:r w:rsidR="00690D69" w:rsidDel="008706DD">
            <w:delText xml:space="preserve">the </w:delText>
          </w:r>
        </w:del>
      </w:ins>
      <w:ins w:id="10267" w:author="PF" w:date="2015-03-02T04:32:00Z">
        <w:r w:rsidR="008706DD">
          <w:t>a</w:t>
        </w:r>
      </w:ins>
      <w:ins w:id="10268" w:author="PF" w:date="2015-03-02T04:33:00Z">
        <w:r w:rsidR="008706DD">
          <w:t xml:space="preserve"> </w:t>
        </w:r>
      </w:ins>
      <w:ins w:id="10269" w:author="Vilson Lu" w:date="2014-08-15T16:06:00Z">
        <w:r w:rsidR="00690D69">
          <w:t>sample input and its corresponding output.</w:t>
        </w:r>
      </w:ins>
      <w:bookmarkStart w:id="10270" w:name="_Ref395960295"/>
      <w:bookmarkStart w:id="10271" w:name="_Toc395094930"/>
      <w:bookmarkStart w:id="10272" w:name="_Ref396431999"/>
    </w:p>
    <w:p w:rsidR="002F6E61" w:rsidRDefault="002F6E61">
      <w:pPr>
        <w:pStyle w:val="Content2"/>
        <w:rPr>
          <w:del w:id="10273" w:author="Vilson Lu" w:date="2014-08-22T13:18:00Z"/>
        </w:rPr>
        <w:pPrChange w:id="10274" w:author="Vilson Lu" w:date="2014-08-22T05:52:00Z">
          <w:pPr>
            <w:pStyle w:val="Caption"/>
            <w:ind w:left="720" w:firstLine="720"/>
          </w:pPr>
        </w:pPrChange>
      </w:pPr>
    </w:p>
    <w:p w:rsidR="002F6E61" w:rsidRDefault="00372B98">
      <w:pPr>
        <w:pStyle w:val="Caption"/>
        <w:ind w:left="0"/>
        <w:jc w:val="left"/>
        <w:rPr>
          <w:ins w:id="10275" w:author="Vilson Lu" w:date="2014-08-15T16:06:00Z"/>
        </w:rPr>
        <w:pPrChange w:id="10276" w:author="Vilson Lu" w:date="2014-08-22T05:52:00Z">
          <w:pPr>
            <w:pStyle w:val="Caption"/>
            <w:ind w:left="720" w:firstLine="720"/>
          </w:pPr>
        </w:pPrChange>
      </w:pPr>
      <w:ins w:id="10277" w:author="TinTin Kalaw" w:date="2014-08-16T13:59:00Z">
        <w:del w:id="10278" w:author="Vilson Lu" w:date="2014-08-21T17:51:00Z">
          <w:r w:rsidDel="005621E4">
            <w:fldChar w:fldCharType="begin"/>
          </w:r>
          <w:r w:rsidR="006E6440" w:rsidDel="005621E4">
            <w:delInstrText xml:space="preserve"> STYLEREF 1 \s </w:delInstrText>
          </w:r>
        </w:del>
      </w:ins>
      <w:del w:id="10279" w:author="Vilson Lu" w:date="2014-08-21T17:51:00Z">
        <w:r w:rsidDel="005621E4">
          <w:fldChar w:fldCharType="separate"/>
        </w:r>
        <w:r w:rsidR="0068488C" w:rsidDel="005621E4">
          <w:rPr>
            <w:noProof/>
          </w:rPr>
          <w:delText>4</w:delText>
        </w:r>
      </w:del>
      <w:ins w:id="10280" w:author="TinTin Kalaw" w:date="2014-08-16T13:59:00Z">
        <w:del w:id="10281" w:author="Vilson Lu" w:date="2014-08-21T17:51:00Z">
          <w:r w:rsidDel="005621E4">
            <w:fldChar w:fldCharType="end"/>
          </w:r>
          <w:r w:rsidR="006E6440" w:rsidDel="005621E4">
            <w:noBreakHyphen/>
          </w:r>
          <w:r w:rsidDel="005621E4">
            <w:fldChar w:fldCharType="begin"/>
          </w:r>
          <w:r w:rsidR="006E6440" w:rsidDel="005621E4">
            <w:delInstrText xml:space="preserve"> SEQ Table \* ARABIC \s 1 </w:delInstrText>
          </w:r>
        </w:del>
      </w:ins>
      <w:del w:id="10282" w:author="Vilson Lu" w:date="2014-08-21T17:51:00Z">
        <w:r w:rsidDel="005621E4">
          <w:fldChar w:fldCharType="end"/>
        </w:r>
      </w:del>
      <w:bookmarkEnd w:id="10270"/>
      <w:bookmarkEnd w:id="10271"/>
      <w:bookmarkEnd w:id="10272"/>
    </w:p>
    <w:tbl>
      <w:tblPr>
        <w:tblStyle w:val="TableGrid"/>
        <w:tblW w:w="0" w:type="auto"/>
        <w:tblInd w:w="1440" w:type="dxa"/>
        <w:tblLook w:val="04A0"/>
      </w:tblPr>
      <w:tblGrid>
        <w:gridCol w:w="3917"/>
        <w:gridCol w:w="3993"/>
        <w:tblGridChange w:id="10283">
          <w:tblGrid>
            <w:gridCol w:w="1440"/>
            <w:gridCol w:w="2477"/>
            <w:gridCol w:w="1440"/>
            <w:gridCol w:w="2553"/>
            <w:gridCol w:w="1440"/>
          </w:tblGrid>
        </w:tblGridChange>
      </w:tblGrid>
      <w:tr w:rsidR="00690D69" w:rsidRPr="00BD695A" w:rsidTr="0063049B">
        <w:trPr>
          <w:ins w:id="10284" w:author="Vilson Lu" w:date="2014-08-15T16:06:00Z"/>
        </w:trPr>
        <w:tc>
          <w:tcPr>
            <w:tcW w:w="3917" w:type="dxa"/>
          </w:tcPr>
          <w:p w:rsidR="00690D69" w:rsidRPr="00497EF3" w:rsidRDefault="00690D69" w:rsidP="0063049B">
            <w:pPr>
              <w:pStyle w:val="Content"/>
              <w:ind w:left="0"/>
              <w:jc w:val="center"/>
              <w:rPr>
                <w:ins w:id="10285" w:author="Vilson Lu" w:date="2014-08-15T16:06:00Z"/>
                <w:b/>
                <w:lang w:val="en-PH" w:eastAsia="zh-CN"/>
              </w:rPr>
            </w:pPr>
            <w:ins w:id="10286" w:author="Vilson Lu" w:date="2014-08-15T16:06:00Z">
              <w:r w:rsidRPr="00497EF3">
                <w:rPr>
                  <w:b/>
                  <w:lang w:val="en-PH" w:eastAsia="zh-CN"/>
                </w:rPr>
                <w:t>Input</w:t>
              </w:r>
            </w:ins>
          </w:p>
        </w:tc>
        <w:tc>
          <w:tcPr>
            <w:tcW w:w="3993" w:type="dxa"/>
          </w:tcPr>
          <w:p w:rsidR="00690D69" w:rsidRPr="00BD695A" w:rsidRDefault="00690D69" w:rsidP="0063049B">
            <w:pPr>
              <w:pStyle w:val="Content"/>
              <w:ind w:left="0"/>
              <w:jc w:val="center"/>
              <w:rPr>
                <w:ins w:id="10287" w:author="Vilson Lu" w:date="2014-08-15T16:06:00Z"/>
                <w:b/>
                <w:lang w:val="en-PH" w:eastAsia="zh-CN"/>
              </w:rPr>
            </w:pPr>
            <w:ins w:id="10288" w:author="Vilson Lu" w:date="2014-08-15T16:06:00Z">
              <w:r w:rsidRPr="00BD695A">
                <w:rPr>
                  <w:b/>
                  <w:lang w:val="en-PH" w:eastAsia="zh-CN"/>
                </w:rPr>
                <w:t>Output</w:t>
              </w:r>
            </w:ins>
          </w:p>
        </w:tc>
      </w:tr>
      <w:tr w:rsidR="00690D69" w:rsidRPr="00BD695A" w:rsidTr="00BD695A">
        <w:tblPrEx>
          <w:tblW w:w="0" w:type="auto"/>
          <w:tblInd w:w="1440" w:type="dxa"/>
          <w:tblPrExChange w:id="10289" w:author="TinTin Kalaw" w:date="2014-08-16T13:51:00Z">
            <w:tblPrEx>
              <w:tblW w:w="0" w:type="auto"/>
              <w:tblInd w:w="1440" w:type="dxa"/>
            </w:tblPrEx>
          </w:tblPrExChange>
        </w:tblPrEx>
        <w:trPr>
          <w:ins w:id="10290" w:author="Vilson Lu" w:date="2014-08-15T16:06:00Z"/>
          <w:trPrChange w:id="10291" w:author="TinTin Kalaw" w:date="2014-08-16T13:51:00Z">
            <w:trPr>
              <w:gridAfter w:val="0"/>
            </w:trPr>
          </w:trPrChange>
        </w:trPr>
        <w:tc>
          <w:tcPr>
            <w:tcW w:w="3917" w:type="dxa"/>
            <w:vAlign w:val="center"/>
            <w:tcPrChange w:id="10292" w:author="TinTin Kalaw" w:date="2014-08-16T13:51:00Z">
              <w:tcPr>
                <w:tcW w:w="3917" w:type="dxa"/>
                <w:gridSpan w:val="2"/>
              </w:tcPr>
            </w:tcPrChange>
          </w:tcPr>
          <w:p w:rsidR="00690D69" w:rsidRPr="00BD695A" w:rsidDel="00BD695A" w:rsidRDefault="00690D69">
            <w:pPr>
              <w:jc w:val="center"/>
              <w:rPr>
                <w:ins w:id="10293" w:author="Vilson Lu" w:date="2014-08-15T16:06:00Z"/>
                <w:del w:id="10294" w:author="TinTin Kalaw" w:date="2014-08-16T13:51:00Z"/>
                <w:sz w:val="20"/>
                <w:szCs w:val="20"/>
                <w:lang w:val="en-PH" w:eastAsia="zh-CN"/>
                <w:rPrChange w:id="10295" w:author="TinTin Kalaw" w:date="2014-08-16T13:49:00Z">
                  <w:rPr>
                    <w:ins w:id="10296" w:author="Vilson Lu" w:date="2014-08-15T16:06:00Z"/>
                    <w:del w:id="10297" w:author="TinTin Kalaw" w:date="2014-08-16T13:51:00Z"/>
                    <w:b/>
                    <w:lang w:val="en-PH" w:eastAsia="zh-CN"/>
                  </w:rPr>
                </w:rPrChange>
              </w:rPr>
            </w:pPr>
          </w:p>
          <w:p w:rsidR="002F6E61" w:rsidRDefault="00372B98">
            <w:pPr>
              <w:spacing w:line="276" w:lineRule="auto"/>
              <w:contextualSpacing/>
              <w:jc w:val="both"/>
              <w:outlineLvl w:val="4"/>
              <w:rPr>
                <w:ins w:id="10298" w:author="Vilson Lu" w:date="2014-08-15T16:06:00Z"/>
                <w:rFonts w:ascii="Times New Roman" w:hAnsi="Times New Roman" w:cs="Times New Roman"/>
                <w:sz w:val="20"/>
                <w:szCs w:val="20"/>
                <w:lang w:val="en-PH" w:eastAsia="zh-CN"/>
                <w:rPrChange w:id="10299" w:author="TinTin Kalaw" w:date="2014-08-16T13:49:00Z">
                  <w:rPr>
                    <w:ins w:id="10300" w:author="Vilson Lu" w:date="2014-08-15T16:06:00Z"/>
                    <w:rFonts w:ascii="Times New Roman" w:hAnsi="Times New Roman" w:cs="Times New Roman"/>
                    <w:b/>
                    <w:lang w:val="en-PH" w:eastAsia="zh-CN"/>
                  </w:rPr>
                </w:rPrChange>
              </w:rPr>
              <w:pPrChange w:id="10301" w:author="TinTin Kalaw" w:date="2014-08-19T08:22:00Z">
                <w:pPr>
                  <w:spacing w:line="276" w:lineRule="auto"/>
                  <w:ind w:left="1080"/>
                  <w:contextualSpacing/>
                  <w:jc w:val="both"/>
                  <w:outlineLvl w:val="4"/>
                </w:pPr>
              </w:pPrChange>
            </w:pPr>
            <w:ins w:id="10302" w:author="Vilson Lu" w:date="2014-08-15T16:06:00Z">
              <w:r w:rsidRPr="00372B98">
                <w:rPr>
                  <w:sz w:val="20"/>
                  <w:szCs w:val="20"/>
                  <w:lang w:val="en-PH" w:eastAsia="zh-CN"/>
                  <w:rPrChange w:id="10303" w:author="TinTin Kalaw" w:date="2014-08-16T13:49:00Z">
                    <w:rPr>
                      <w:i/>
                      <w:lang w:val="en-PH" w:eastAsia="zh-CN"/>
                    </w:rPr>
                  </w:rPrChange>
                </w:rPr>
                <w:t>&lt;tweet&gt;</w:t>
              </w:r>
            </w:ins>
          </w:p>
          <w:p w:rsidR="006B4831" w:rsidRPr="00387860" w:rsidRDefault="006B4831" w:rsidP="006B4831">
            <w:pPr>
              <w:spacing w:line="276" w:lineRule="auto"/>
              <w:contextualSpacing/>
              <w:jc w:val="both"/>
              <w:outlineLvl w:val="4"/>
              <w:rPr>
                <w:ins w:id="10304" w:author="Vilson Lu" w:date="2014-08-22T00:50:00Z"/>
                <w:rFonts w:eastAsia="Times New Roman"/>
                <w:sz w:val="20"/>
                <w:szCs w:val="20"/>
                <w:lang w:val="en-PH" w:eastAsia="zh-CN"/>
              </w:rPr>
            </w:pPr>
            <w:ins w:id="10305" w:author="Vilson Lu" w:date="2014-08-22T00:50:00Z">
              <w:r>
                <w:rPr>
                  <w:rFonts w:ascii="Consolas" w:hAnsi="Consolas" w:cs="Consolas"/>
                  <w:color w:val="000000"/>
                  <w:sz w:val="20"/>
                  <w:szCs w:val="20"/>
                  <w:lang w:val="en-PH"/>
                </w:rPr>
                <w:t xml:space="preserve">Dear Adnu  sana po damit naman ang idonate natin para sa mga binagyo in case na may donation na ganapin. Plus canned goods na rin. Haha. </w:t>
              </w:r>
            </w:ins>
          </w:p>
          <w:p w:rsidR="002F6E61" w:rsidRDefault="00372B98">
            <w:pPr>
              <w:spacing w:line="276" w:lineRule="auto"/>
              <w:contextualSpacing/>
              <w:jc w:val="both"/>
              <w:outlineLvl w:val="4"/>
              <w:rPr>
                <w:ins w:id="10306" w:author="Vilson Lu" w:date="2014-08-15T16:06:00Z"/>
                <w:sz w:val="20"/>
                <w:szCs w:val="20"/>
                <w:lang w:val="en-PH" w:eastAsia="zh-CN"/>
                <w:rPrChange w:id="10307" w:author="TinTin Kalaw" w:date="2014-08-16T13:49:00Z">
                  <w:rPr>
                    <w:ins w:id="10308" w:author="Vilson Lu" w:date="2014-08-15T16:06:00Z"/>
                    <w:b/>
                    <w:lang w:val="en-PH" w:eastAsia="zh-CN"/>
                  </w:rPr>
                </w:rPrChange>
              </w:rPr>
              <w:pPrChange w:id="10309" w:author="TinTin Kalaw" w:date="2014-08-19T08:22:00Z">
                <w:pPr>
                  <w:spacing w:line="276" w:lineRule="auto"/>
                  <w:ind w:left="1080"/>
                  <w:contextualSpacing/>
                  <w:jc w:val="both"/>
                  <w:outlineLvl w:val="4"/>
                </w:pPr>
              </w:pPrChange>
            </w:pPr>
            <w:ins w:id="10310" w:author="Vilson Lu" w:date="2014-08-15T16:06:00Z">
              <w:r w:rsidRPr="00372B98">
                <w:rPr>
                  <w:sz w:val="20"/>
                  <w:szCs w:val="20"/>
                  <w:lang w:val="en-PH" w:eastAsia="zh-CN"/>
                  <w:rPrChange w:id="10311" w:author="TinTin Kalaw" w:date="2014-08-16T13:49:00Z">
                    <w:rPr>
                      <w:i/>
                      <w:lang w:val="en-PH" w:eastAsia="zh-CN"/>
                    </w:rPr>
                  </w:rPrChange>
                </w:rPr>
                <w:t>&lt;/tweet&gt;</w:t>
              </w:r>
            </w:ins>
          </w:p>
        </w:tc>
        <w:tc>
          <w:tcPr>
            <w:tcW w:w="3993" w:type="dxa"/>
            <w:vAlign w:val="center"/>
            <w:tcPrChange w:id="10312" w:author="TinTin Kalaw" w:date="2014-08-16T13:51:00Z">
              <w:tcPr>
                <w:tcW w:w="3993" w:type="dxa"/>
                <w:gridSpan w:val="2"/>
              </w:tcPr>
            </w:tcPrChange>
          </w:tcPr>
          <w:p w:rsidR="00690D69" w:rsidRPr="00BD695A" w:rsidDel="00BD695A" w:rsidRDefault="00690D69">
            <w:pPr>
              <w:jc w:val="center"/>
              <w:rPr>
                <w:ins w:id="10313" w:author="Vilson Lu" w:date="2014-08-15T16:06:00Z"/>
                <w:del w:id="10314" w:author="TinTin Kalaw" w:date="2014-08-16T13:51:00Z"/>
                <w:sz w:val="20"/>
                <w:szCs w:val="20"/>
                <w:lang w:val="en-PH" w:eastAsia="zh-CN"/>
                <w:rPrChange w:id="10315" w:author="TinTin Kalaw" w:date="2014-08-16T13:49:00Z">
                  <w:rPr>
                    <w:ins w:id="10316" w:author="Vilson Lu" w:date="2014-08-15T16:06:00Z"/>
                    <w:del w:id="10317" w:author="TinTin Kalaw" w:date="2014-08-16T13:51:00Z"/>
                    <w:b/>
                    <w:lang w:val="en-PH" w:eastAsia="zh-CN"/>
                  </w:rPr>
                </w:rPrChange>
              </w:rPr>
            </w:pPr>
          </w:p>
          <w:p w:rsidR="002F6E61" w:rsidRDefault="00372B98">
            <w:pPr>
              <w:spacing w:line="276" w:lineRule="auto"/>
              <w:contextualSpacing/>
              <w:jc w:val="both"/>
              <w:outlineLvl w:val="4"/>
              <w:rPr>
                <w:ins w:id="10318" w:author="Vilson Lu" w:date="2014-08-15T16:06:00Z"/>
                <w:rFonts w:ascii="Times New Roman" w:hAnsi="Times New Roman" w:cs="Times New Roman"/>
                <w:sz w:val="20"/>
                <w:szCs w:val="20"/>
                <w:lang w:val="en-PH" w:eastAsia="zh-CN"/>
                <w:rPrChange w:id="10319" w:author="TinTin Kalaw" w:date="2014-08-16T13:49:00Z">
                  <w:rPr>
                    <w:ins w:id="10320" w:author="Vilson Lu" w:date="2014-08-15T16:06:00Z"/>
                    <w:rFonts w:ascii="Times New Roman" w:hAnsi="Times New Roman" w:cs="Times New Roman"/>
                    <w:b/>
                    <w:lang w:val="en-PH" w:eastAsia="zh-CN"/>
                  </w:rPr>
                </w:rPrChange>
              </w:rPr>
              <w:pPrChange w:id="10321" w:author="TinTin Kalaw" w:date="2014-08-19T08:22:00Z">
                <w:pPr>
                  <w:spacing w:line="276" w:lineRule="auto"/>
                  <w:ind w:left="1080"/>
                  <w:contextualSpacing/>
                  <w:jc w:val="both"/>
                  <w:outlineLvl w:val="4"/>
                </w:pPr>
              </w:pPrChange>
            </w:pPr>
            <w:ins w:id="10322" w:author="Vilson Lu" w:date="2014-08-15T16:06:00Z">
              <w:r w:rsidRPr="00372B98">
                <w:rPr>
                  <w:sz w:val="20"/>
                  <w:szCs w:val="20"/>
                  <w:lang w:val="en-PH" w:eastAsia="zh-CN"/>
                  <w:rPrChange w:id="10323" w:author="TinTin Kalaw" w:date="2014-08-16T13:49:00Z">
                    <w:rPr>
                      <w:i/>
                      <w:lang w:val="en-PH" w:eastAsia="zh-CN"/>
                    </w:rPr>
                  </w:rPrChange>
                </w:rPr>
                <w:t>&lt;tweet&gt;</w:t>
              </w:r>
            </w:ins>
          </w:p>
          <w:p w:rsidR="002F6E61" w:rsidRDefault="006B4831">
            <w:pPr>
              <w:spacing w:line="276" w:lineRule="auto"/>
              <w:ind w:left="1080"/>
              <w:contextualSpacing/>
              <w:outlineLvl w:val="4"/>
              <w:rPr>
                <w:ins w:id="10324" w:author="Vilson Lu" w:date="2014-08-15T16:06:00Z"/>
                <w:del w:id="10325" w:author="TinTin Kalaw" w:date="2014-08-16T13:51:00Z"/>
                <w:rFonts w:ascii="Times New Roman" w:hAnsi="Times New Roman" w:cs="Times New Roman"/>
                <w:sz w:val="20"/>
                <w:szCs w:val="20"/>
                <w:lang w:val="en-PH" w:eastAsia="zh-CN"/>
                <w:rPrChange w:id="10326" w:author="TinTin Kalaw" w:date="2014-08-16T13:49:00Z">
                  <w:rPr>
                    <w:ins w:id="10327" w:author="Vilson Lu" w:date="2014-08-15T16:06:00Z"/>
                    <w:del w:id="10328" w:author="TinTin Kalaw" w:date="2014-08-16T13:51:00Z"/>
                    <w:rFonts w:ascii="Times New Roman" w:hAnsi="Times New Roman" w:cs="Times New Roman"/>
                    <w:b/>
                    <w:lang w:val="en-PH" w:eastAsia="zh-CN"/>
                  </w:rPr>
                </w:rPrChange>
              </w:rPr>
              <w:pPrChange w:id="10329" w:author="TinTin Kalaw" w:date="2014-08-19T08:22:00Z">
                <w:pPr>
                  <w:spacing w:line="276" w:lineRule="auto"/>
                  <w:ind w:left="1080"/>
                  <w:contextualSpacing/>
                  <w:jc w:val="both"/>
                  <w:outlineLvl w:val="4"/>
                </w:pPr>
              </w:pPrChange>
            </w:pPr>
            <w:ins w:id="10330" w:author="Vilson Lu" w:date="2014-08-22T00:50:00Z">
              <w:r>
                <w:rPr>
                  <w:rFonts w:ascii="Consolas" w:hAnsi="Consolas" w:cs="Consolas"/>
                  <w:color w:val="000000"/>
                  <w:sz w:val="20"/>
                  <w:szCs w:val="20"/>
                  <w:lang w:val="en-PH"/>
                </w:rPr>
                <w:t>"Dear", "Adnu", "sana", "po", "damit", "naman", "ang", "idonate", "natin", "para", "sa", "mga", "binagyo", "in", "case", "na", "may", "donation", "na", "ganapin", ".", "Plus", "canned", "goods", "na", "rin", ".", "Haha", "."</w:t>
              </w:r>
            </w:ins>
            <w:ins w:id="10331" w:author="Vilson Lu" w:date="2014-08-15T16:06:00Z">
              <w:r w:rsidR="00372B98" w:rsidRPr="00372B98">
                <w:rPr>
                  <w:sz w:val="20"/>
                  <w:szCs w:val="20"/>
                  <w:lang w:val="en-PH" w:eastAsia="zh-CN"/>
                  <w:rPrChange w:id="10332" w:author="TinTin Kalaw" w:date="2014-08-16T13:49:00Z">
                    <w:rPr>
                      <w:i/>
                      <w:lang w:val="en-PH" w:eastAsia="zh-CN"/>
                    </w:rPr>
                  </w:rPrChange>
                </w:rPr>
                <w:t>&lt;/tweet&gt;</w:t>
              </w:r>
            </w:ins>
          </w:p>
          <w:p w:rsidR="002F6E61" w:rsidRDefault="002F6E61">
            <w:pPr>
              <w:rPr>
                <w:ins w:id="10333" w:author="Vilson Lu" w:date="2014-08-15T16:06:00Z"/>
                <w:sz w:val="20"/>
                <w:szCs w:val="20"/>
                <w:lang w:val="en-PH" w:eastAsia="zh-CN"/>
                <w:rPrChange w:id="10334" w:author="TinTin Kalaw" w:date="2014-08-16T13:49:00Z">
                  <w:rPr>
                    <w:ins w:id="10335" w:author="Vilson Lu" w:date="2014-08-15T16:06:00Z"/>
                    <w:b/>
                    <w:lang w:val="en-PH" w:eastAsia="zh-CN"/>
                  </w:rPr>
                </w:rPrChange>
              </w:rPr>
              <w:pPrChange w:id="10336" w:author="TinTin Kalaw" w:date="2014-08-19T08:22:00Z">
                <w:pPr>
                  <w:jc w:val="center"/>
                </w:pPr>
              </w:pPrChange>
            </w:pPr>
          </w:p>
        </w:tc>
      </w:tr>
      <w:tr w:rsidR="00690D69" w:rsidRPr="00BD695A" w:rsidTr="00BD695A">
        <w:tblPrEx>
          <w:tblW w:w="0" w:type="auto"/>
          <w:tblInd w:w="1440" w:type="dxa"/>
          <w:tblPrExChange w:id="10337" w:author="TinTin Kalaw" w:date="2014-08-16T13:51:00Z">
            <w:tblPrEx>
              <w:tblW w:w="0" w:type="auto"/>
              <w:tblInd w:w="1440" w:type="dxa"/>
            </w:tblPrEx>
          </w:tblPrExChange>
        </w:tblPrEx>
        <w:trPr>
          <w:ins w:id="10338" w:author="Vilson Lu" w:date="2014-08-15T16:06:00Z"/>
          <w:trPrChange w:id="10339" w:author="TinTin Kalaw" w:date="2014-08-16T13:51:00Z">
            <w:trPr>
              <w:gridAfter w:val="0"/>
            </w:trPr>
          </w:trPrChange>
        </w:trPr>
        <w:tc>
          <w:tcPr>
            <w:tcW w:w="3917" w:type="dxa"/>
            <w:vAlign w:val="center"/>
            <w:tcPrChange w:id="10340" w:author="TinTin Kalaw" w:date="2014-08-16T13:51:00Z">
              <w:tcPr>
                <w:tcW w:w="3917" w:type="dxa"/>
                <w:gridSpan w:val="2"/>
              </w:tcPr>
            </w:tcPrChange>
          </w:tcPr>
          <w:p w:rsidR="002F6E61" w:rsidRDefault="002F6E61">
            <w:pPr>
              <w:rPr>
                <w:ins w:id="10341" w:author="Vilson Lu" w:date="2014-08-15T16:06:00Z"/>
                <w:del w:id="10342" w:author="TinTin Kalaw" w:date="2014-08-16T13:51:00Z"/>
                <w:sz w:val="20"/>
                <w:szCs w:val="20"/>
                <w:lang w:val="en-PH" w:eastAsia="zh-CN"/>
                <w:rPrChange w:id="10343" w:author="TinTin Kalaw" w:date="2014-08-16T13:49:00Z">
                  <w:rPr>
                    <w:ins w:id="10344" w:author="Vilson Lu" w:date="2014-08-15T16:06:00Z"/>
                    <w:del w:id="10345" w:author="TinTin Kalaw" w:date="2014-08-16T13:51:00Z"/>
                    <w:b/>
                    <w:lang w:val="en-PH" w:eastAsia="zh-CN"/>
                  </w:rPr>
                </w:rPrChange>
              </w:rPr>
              <w:pPrChange w:id="10346" w:author="TinTin Kalaw" w:date="2014-08-19T08:22:00Z">
                <w:pPr>
                  <w:jc w:val="center"/>
                </w:pPr>
              </w:pPrChange>
            </w:pPr>
          </w:p>
          <w:p w:rsidR="002F6E61" w:rsidRDefault="00372B98">
            <w:pPr>
              <w:spacing w:line="276" w:lineRule="auto"/>
              <w:contextualSpacing/>
              <w:jc w:val="both"/>
              <w:outlineLvl w:val="4"/>
              <w:rPr>
                <w:ins w:id="10347" w:author="Vilson Lu" w:date="2014-08-15T16:06:00Z"/>
                <w:rFonts w:ascii="Times New Roman" w:hAnsi="Times New Roman" w:cs="Times New Roman"/>
                <w:sz w:val="20"/>
                <w:szCs w:val="20"/>
                <w:lang w:val="en-PH" w:eastAsia="zh-CN"/>
                <w:rPrChange w:id="10348" w:author="TinTin Kalaw" w:date="2014-08-16T13:49:00Z">
                  <w:rPr>
                    <w:ins w:id="10349" w:author="Vilson Lu" w:date="2014-08-15T16:06:00Z"/>
                    <w:rFonts w:ascii="Times New Roman" w:hAnsi="Times New Roman" w:cs="Times New Roman"/>
                    <w:b/>
                    <w:lang w:val="en-PH" w:eastAsia="zh-CN"/>
                  </w:rPr>
                </w:rPrChange>
              </w:rPr>
              <w:pPrChange w:id="10350" w:author="TinTin Kalaw" w:date="2014-08-19T08:22:00Z">
                <w:pPr>
                  <w:spacing w:line="276" w:lineRule="auto"/>
                  <w:ind w:left="1080"/>
                  <w:contextualSpacing/>
                  <w:jc w:val="both"/>
                  <w:outlineLvl w:val="4"/>
                </w:pPr>
              </w:pPrChange>
            </w:pPr>
            <w:ins w:id="10351" w:author="Vilson Lu" w:date="2014-08-15T16:06:00Z">
              <w:r w:rsidRPr="00372B98">
                <w:rPr>
                  <w:sz w:val="20"/>
                  <w:szCs w:val="20"/>
                  <w:lang w:val="en-PH" w:eastAsia="zh-CN"/>
                  <w:rPrChange w:id="10352" w:author="TinTin Kalaw" w:date="2014-08-16T13:49:00Z">
                    <w:rPr>
                      <w:i/>
                      <w:lang w:val="en-PH" w:eastAsia="zh-CN"/>
                    </w:rPr>
                  </w:rPrChange>
                </w:rPr>
                <w:t>&lt;tweet&gt;</w:t>
              </w:r>
            </w:ins>
          </w:p>
          <w:p w:rsidR="002F6E61" w:rsidRDefault="00DE0F88">
            <w:pPr>
              <w:spacing w:line="276" w:lineRule="auto"/>
              <w:ind w:left="1080"/>
              <w:contextualSpacing/>
              <w:outlineLvl w:val="4"/>
              <w:rPr>
                <w:ins w:id="10353" w:author="Vilson Lu" w:date="2014-08-15T16:06:00Z"/>
                <w:del w:id="10354" w:author="TinTin Kalaw" w:date="2014-08-16T13:51:00Z"/>
                <w:sz w:val="20"/>
                <w:szCs w:val="20"/>
                <w:lang w:val="en-PH" w:eastAsia="zh-CN"/>
                <w:rPrChange w:id="10355" w:author="TinTin Kalaw" w:date="2014-08-16T13:49:00Z">
                  <w:rPr>
                    <w:ins w:id="10356" w:author="Vilson Lu" w:date="2014-08-15T16:06:00Z"/>
                    <w:del w:id="10357" w:author="TinTin Kalaw" w:date="2014-08-16T13:51:00Z"/>
                    <w:b/>
                    <w:lang w:val="en-PH" w:eastAsia="zh-CN"/>
                  </w:rPr>
                </w:rPrChange>
              </w:rPr>
              <w:pPrChange w:id="10358" w:author="TinTin Kalaw" w:date="2014-08-19T08:23:00Z">
                <w:pPr>
                  <w:spacing w:line="276" w:lineRule="auto"/>
                  <w:ind w:left="1080"/>
                  <w:contextualSpacing/>
                  <w:jc w:val="both"/>
                  <w:outlineLvl w:val="4"/>
                </w:pPr>
              </w:pPrChange>
            </w:pPr>
            <w:ins w:id="10359" w:author="Vilson Lu" w:date="2014-08-22T05:25:00Z">
              <w:r w:rsidRPr="00DE0F88">
                <w:rPr>
                  <w:sz w:val="20"/>
                  <w:szCs w:val="20"/>
                </w:rPr>
                <w:t>Kailangan na talaga ng military efforts sa most part of Leyte. Nagkakagulo na.</w:t>
              </w:r>
              <w:r w:rsidRPr="00D367D6">
                <w:rPr>
                  <w:sz w:val="20"/>
                  <w:szCs w:val="20"/>
                </w:rPr>
                <w:t>&lt;/</w:t>
              </w:r>
            </w:ins>
            <w:ins w:id="10360" w:author="Vilson Lu" w:date="2014-08-15T16:06:00Z">
              <w:r w:rsidR="00372B98" w:rsidRPr="00372B98">
                <w:rPr>
                  <w:sz w:val="20"/>
                  <w:szCs w:val="20"/>
                  <w:lang w:val="en-PH" w:eastAsia="zh-CN"/>
                  <w:rPrChange w:id="10361" w:author="TinTin Kalaw" w:date="2014-08-16T13:49:00Z">
                    <w:rPr>
                      <w:i/>
                      <w:lang w:val="en-PH" w:eastAsia="zh-CN"/>
                    </w:rPr>
                  </w:rPrChange>
                </w:rPr>
                <w:t>&lt;/tweet&gt;</w:t>
              </w:r>
            </w:ins>
          </w:p>
          <w:p w:rsidR="002F6E61" w:rsidRDefault="002F6E61">
            <w:pPr>
              <w:rPr>
                <w:ins w:id="10362" w:author="Vilson Lu" w:date="2014-08-15T16:06:00Z"/>
                <w:sz w:val="20"/>
                <w:szCs w:val="20"/>
                <w:lang w:val="en-PH" w:eastAsia="zh-CN"/>
                <w:rPrChange w:id="10363" w:author="TinTin Kalaw" w:date="2014-08-16T13:49:00Z">
                  <w:rPr>
                    <w:ins w:id="10364" w:author="Vilson Lu" w:date="2014-08-15T16:06:00Z"/>
                    <w:b/>
                    <w:lang w:val="en-PH" w:eastAsia="zh-CN"/>
                  </w:rPr>
                </w:rPrChange>
              </w:rPr>
              <w:pPrChange w:id="10365" w:author="TinTin Kalaw" w:date="2014-08-19T08:23:00Z">
                <w:pPr>
                  <w:jc w:val="center"/>
                </w:pPr>
              </w:pPrChange>
            </w:pPr>
          </w:p>
        </w:tc>
        <w:tc>
          <w:tcPr>
            <w:tcW w:w="3993" w:type="dxa"/>
            <w:vAlign w:val="center"/>
            <w:tcPrChange w:id="10366" w:author="TinTin Kalaw" w:date="2014-08-16T13:51:00Z">
              <w:tcPr>
                <w:tcW w:w="3993" w:type="dxa"/>
                <w:gridSpan w:val="2"/>
              </w:tcPr>
            </w:tcPrChange>
          </w:tcPr>
          <w:p w:rsidR="00690D69" w:rsidRPr="00BD695A" w:rsidDel="00BD695A" w:rsidRDefault="00690D69">
            <w:pPr>
              <w:jc w:val="center"/>
              <w:rPr>
                <w:ins w:id="10367" w:author="Vilson Lu" w:date="2014-08-15T16:06:00Z"/>
                <w:del w:id="10368" w:author="TinTin Kalaw" w:date="2014-08-16T13:51:00Z"/>
                <w:sz w:val="20"/>
                <w:szCs w:val="20"/>
                <w:lang w:val="en-PH" w:eastAsia="zh-CN"/>
                <w:rPrChange w:id="10369" w:author="TinTin Kalaw" w:date="2014-08-16T13:49:00Z">
                  <w:rPr>
                    <w:ins w:id="10370" w:author="Vilson Lu" w:date="2014-08-15T16:06:00Z"/>
                    <w:del w:id="10371" w:author="TinTin Kalaw" w:date="2014-08-16T13:51:00Z"/>
                    <w:b/>
                    <w:lang w:val="en-PH" w:eastAsia="zh-CN"/>
                  </w:rPr>
                </w:rPrChange>
              </w:rPr>
            </w:pPr>
          </w:p>
          <w:p w:rsidR="002F6E61" w:rsidRDefault="00372B98">
            <w:pPr>
              <w:spacing w:line="276" w:lineRule="auto"/>
              <w:contextualSpacing/>
              <w:jc w:val="both"/>
              <w:outlineLvl w:val="4"/>
              <w:rPr>
                <w:ins w:id="10372" w:author="Vilson Lu" w:date="2014-08-15T16:06:00Z"/>
                <w:rFonts w:ascii="Times New Roman" w:hAnsi="Times New Roman" w:cs="Times New Roman"/>
                <w:sz w:val="20"/>
                <w:szCs w:val="20"/>
                <w:lang w:val="en-PH" w:eastAsia="zh-CN"/>
                <w:rPrChange w:id="10373" w:author="TinTin Kalaw" w:date="2014-08-16T13:49:00Z">
                  <w:rPr>
                    <w:ins w:id="10374" w:author="Vilson Lu" w:date="2014-08-15T16:06:00Z"/>
                    <w:rFonts w:ascii="Times New Roman" w:hAnsi="Times New Roman" w:cs="Times New Roman"/>
                    <w:b/>
                    <w:lang w:val="en-PH" w:eastAsia="zh-CN"/>
                  </w:rPr>
                </w:rPrChange>
              </w:rPr>
              <w:pPrChange w:id="10375" w:author="TinTin Kalaw" w:date="2014-08-19T08:23:00Z">
                <w:pPr>
                  <w:spacing w:line="276" w:lineRule="auto"/>
                  <w:ind w:left="1080"/>
                  <w:contextualSpacing/>
                  <w:jc w:val="both"/>
                  <w:outlineLvl w:val="4"/>
                </w:pPr>
              </w:pPrChange>
            </w:pPr>
            <w:ins w:id="10376" w:author="Vilson Lu" w:date="2014-08-15T16:06:00Z">
              <w:r w:rsidRPr="00372B98">
                <w:rPr>
                  <w:sz w:val="20"/>
                  <w:szCs w:val="20"/>
                  <w:lang w:val="en-PH" w:eastAsia="zh-CN"/>
                  <w:rPrChange w:id="10377" w:author="TinTin Kalaw" w:date="2014-08-16T13:49:00Z">
                    <w:rPr>
                      <w:i/>
                      <w:lang w:val="en-PH" w:eastAsia="zh-CN"/>
                    </w:rPr>
                  </w:rPrChange>
                </w:rPr>
                <w:t>&lt;tweet&gt;</w:t>
              </w:r>
            </w:ins>
          </w:p>
          <w:p w:rsidR="002F6E61" w:rsidRDefault="00DE0F88">
            <w:pPr>
              <w:keepNext/>
              <w:spacing w:line="276" w:lineRule="auto"/>
              <w:contextualSpacing/>
              <w:outlineLvl w:val="4"/>
              <w:rPr>
                <w:ins w:id="10378" w:author="Vilson Lu" w:date="2014-08-15T16:06:00Z"/>
                <w:sz w:val="20"/>
                <w:szCs w:val="20"/>
                <w:lang w:val="en-PH" w:eastAsia="zh-CN"/>
                <w:rPrChange w:id="10379" w:author="TinTin Kalaw" w:date="2014-08-16T13:49:00Z">
                  <w:rPr>
                    <w:ins w:id="10380" w:author="Vilson Lu" w:date="2014-08-15T16:06:00Z"/>
                    <w:b/>
                    <w:lang w:val="en-PH" w:eastAsia="zh-CN"/>
                  </w:rPr>
                </w:rPrChange>
              </w:rPr>
              <w:pPrChange w:id="10381" w:author="Vilson Lu" w:date="2014-08-22T05:53:00Z">
                <w:pPr>
                  <w:spacing w:line="276" w:lineRule="auto"/>
                  <w:ind w:left="1080"/>
                  <w:contextualSpacing/>
                  <w:jc w:val="both"/>
                  <w:outlineLvl w:val="4"/>
                </w:pPr>
              </w:pPrChange>
            </w:pPr>
            <w:ins w:id="10382" w:author="Vilson Lu" w:date="2014-08-22T05:24:00Z">
              <w:r>
                <w:rPr>
                  <w:rFonts w:ascii="Consolas" w:hAnsi="Consolas" w:cs="Consolas"/>
                  <w:color w:val="000000"/>
                  <w:sz w:val="20"/>
                  <w:szCs w:val="20"/>
                  <w:lang w:val="en-PH"/>
                </w:rPr>
                <w:t>"Kailangan", "na", "talaga", "ng", "military", "efforts", "sa", "most", "part", "of", "Leyte", ".", "Nagkakagulo", "na", "."</w:t>
              </w:r>
            </w:ins>
            <w:ins w:id="10383" w:author="Vilson Lu" w:date="2014-08-15T16:06:00Z">
              <w:r w:rsidR="00372B98" w:rsidRPr="00372B98">
                <w:rPr>
                  <w:sz w:val="20"/>
                  <w:szCs w:val="20"/>
                  <w:lang w:val="en-PH" w:eastAsia="zh-CN"/>
                  <w:rPrChange w:id="10384" w:author="TinTin Kalaw" w:date="2014-08-16T13:49:00Z">
                    <w:rPr>
                      <w:i/>
                      <w:lang w:val="en-PH" w:eastAsia="zh-CN"/>
                    </w:rPr>
                  </w:rPrChange>
                </w:rPr>
                <w:t>&lt;/tweet&gt;</w:t>
              </w:r>
            </w:ins>
          </w:p>
        </w:tc>
      </w:tr>
    </w:tbl>
    <w:p w:rsidR="002F6E61" w:rsidRDefault="00EC7FD0">
      <w:pPr>
        <w:pStyle w:val="Caption"/>
        <w:rPr>
          <w:ins w:id="10385" w:author="Vilson Lu" w:date="2014-08-22T16:13:00Z"/>
        </w:rPr>
        <w:pPrChange w:id="10386" w:author="Vilson Lu" w:date="2014-08-22T02:36:00Z">
          <w:pPr>
            <w:pStyle w:val="Heading4"/>
          </w:pPr>
        </w:pPrChange>
      </w:pPr>
      <w:bookmarkStart w:id="10387" w:name="_Ref396438335"/>
      <w:bookmarkStart w:id="10388" w:name="_Toc396489870"/>
      <w:ins w:id="10389" w:author="Vilson Lu" w:date="2014-08-22T02:36:00Z">
        <w:r>
          <w:t xml:space="preserve">Table </w:t>
        </w:r>
      </w:ins>
      <w:ins w:id="10390" w:author="Vilson Lu" w:date="2014-08-22T16:11:00Z">
        <w:r w:rsidR="00372B98">
          <w:fldChar w:fldCharType="begin"/>
        </w:r>
        <w:r w:rsidR="00D71339">
          <w:instrText xml:space="preserve"> STYLEREF 1 \s </w:instrText>
        </w:r>
      </w:ins>
      <w:r w:rsidR="00372B98">
        <w:fldChar w:fldCharType="separate"/>
      </w:r>
      <w:r w:rsidR="003160F5">
        <w:rPr>
          <w:noProof/>
        </w:rPr>
        <w:t>4</w:t>
      </w:r>
      <w:ins w:id="10391"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0392" w:author="Vilson Lu" w:date="2014-08-22T16:55:00Z">
        <w:r w:rsidR="003160F5">
          <w:rPr>
            <w:noProof/>
          </w:rPr>
          <w:t>2</w:t>
        </w:r>
      </w:ins>
      <w:ins w:id="10393" w:author="Vilson Lu" w:date="2014-08-22T16:11:00Z">
        <w:r w:rsidR="00372B98">
          <w:fldChar w:fldCharType="end"/>
        </w:r>
      </w:ins>
      <w:bookmarkEnd w:id="10387"/>
      <w:ins w:id="10394" w:author="Vilson Lu" w:date="2014-08-22T02:36:00Z">
        <w:r>
          <w:t>. Sample Input/Output Tokenizer</w:t>
        </w:r>
      </w:ins>
      <w:bookmarkEnd w:id="10388"/>
    </w:p>
    <w:p w:rsidR="002F6E61" w:rsidRDefault="002F6E61">
      <w:pPr>
        <w:rPr>
          <w:ins w:id="10395" w:author="Vilson Lu" w:date="2014-08-15T16:07:00Z"/>
          <w:rPrChange w:id="10396" w:author="Vilson Lu" w:date="2014-08-22T16:13:00Z">
            <w:rPr>
              <w:ins w:id="10397" w:author="Vilson Lu" w:date="2014-08-15T16:07:00Z"/>
              <w:lang w:val="en-PH" w:eastAsia="zh-CN"/>
            </w:rPr>
          </w:rPrChange>
        </w:rPr>
        <w:pPrChange w:id="10398" w:author="Vilson Lu" w:date="2014-08-22T16:13:00Z">
          <w:pPr>
            <w:pStyle w:val="Heading4"/>
          </w:pPr>
        </w:pPrChange>
      </w:pPr>
    </w:p>
    <w:p w:rsidR="00690D69" w:rsidRDefault="00690D69" w:rsidP="00690D69">
      <w:pPr>
        <w:pStyle w:val="Heading4"/>
        <w:rPr>
          <w:ins w:id="10399" w:author="Vilson Lu" w:date="2014-08-15T16:06:00Z"/>
          <w:lang w:val="en-PH" w:eastAsia="zh-CN"/>
        </w:rPr>
      </w:pPr>
      <w:commentRangeStart w:id="10400"/>
      <w:commentRangeStart w:id="10401"/>
      <w:commentRangeStart w:id="10402"/>
      <w:ins w:id="10403" w:author="Vilson Lu" w:date="2014-08-15T16:06:00Z">
        <w:r>
          <w:rPr>
            <w:lang w:val="en-PH" w:eastAsia="zh-CN"/>
          </w:rPr>
          <w:t>POS Tagger</w:t>
        </w:r>
        <w:commentRangeEnd w:id="10400"/>
        <w:r>
          <w:rPr>
            <w:rStyle w:val="CommentReference"/>
            <w:b w:val="0"/>
          </w:rPr>
          <w:commentReference w:id="10400"/>
        </w:r>
        <w:commentRangeEnd w:id="10401"/>
        <w:r>
          <w:rPr>
            <w:rStyle w:val="CommentReference"/>
            <w:b w:val="0"/>
          </w:rPr>
          <w:commentReference w:id="10401"/>
        </w:r>
        <w:commentRangeEnd w:id="10402"/>
        <w:r>
          <w:rPr>
            <w:rStyle w:val="CommentReference"/>
            <w:b w:val="0"/>
          </w:rPr>
          <w:commentReference w:id="10402"/>
        </w:r>
      </w:ins>
    </w:p>
    <w:p w:rsidR="002F6E61" w:rsidRDefault="002F6E61">
      <w:pPr>
        <w:pStyle w:val="Content2"/>
        <w:rPr>
          <w:ins w:id="10404" w:author="Vilson Lu" w:date="2014-08-15T16:06:00Z"/>
          <w:lang w:val="en-PH" w:eastAsia="zh-CN"/>
        </w:rPr>
        <w:pPrChange w:id="10405" w:author="TinTin Kalaw" w:date="2014-08-16T13:49:00Z">
          <w:pPr/>
        </w:pPrChange>
      </w:pPr>
    </w:p>
    <w:p w:rsidR="002F6E61" w:rsidRDefault="00690D69">
      <w:pPr>
        <w:pStyle w:val="Content2"/>
        <w:rPr>
          <w:ins w:id="10406" w:author="Vilson Lu" w:date="2014-08-22T02:41:00Z"/>
        </w:rPr>
        <w:pPrChange w:id="10407" w:author="TinTin Kalaw" w:date="2014-08-16T13:49:00Z">
          <w:pPr>
            <w:pStyle w:val="Content"/>
          </w:pPr>
        </w:pPrChange>
      </w:pPr>
      <w:ins w:id="10408" w:author="Vilson Lu" w:date="2014-08-15T16:06:00Z">
        <w:r w:rsidRPr="00B95616">
          <w:t xml:space="preserve">After tokenizing the tweets, the POS tagger will accept the tokenized Filipino tweet as an input and then, it will tag each </w:t>
        </w:r>
        <w:del w:id="10409" w:author="PF" w:date="2015-03-02T04:33:00Z">
          <w:r w:rsidRPr="00B95616" w:rsidDel="008706DD">
            <w:delText xml:space="preserve">of a </w:delText>
          </w:r>
        </w:del>
        <w:r w:rsidRPr="00B95616">
          <w:t>token with its corresponding part-of-speech. Each of the tokens can be tagged as a noun, a verb, an adjective, an adverb or others. After tagging the tokens, the POS tagger will then output the tokens with their corresponding POS tag in the form of a text. For the module, the rese</w:t>
        </w:r>
        <w:r w:rsidR="00306524">
          <w:t>archers a</w:t>
        </w:r>
        <w:r w:rsidR="005302DA">
          <w:t xml:space="preserve">re considering modifying </w:t>
        </w:r>
        <w:r w:rsidRPr="00B95616">
          <w:t>ANNIE</w:t>
        </w:r>
      </w:ins>
      <w:ins w:id="10410" w:author="Vilson Lu" w:date="2014-08-22T09:05:00Z">
        <w:r w:rsidR="005302DA">
          <w:t>’s POS Tagger</w:t>
        </w:r>
      </w:ins>
      <w:ins w:id="10411" w:author="Vilson Lu" w:date="2014-08-15T16:06:00Z">
        <w:r w:rsidRPr="00B95616">
          <w:t xml:space="preserve"> (Cunningham et al, 2002)</w:t>
        </w:r>
      </w:ins>
      <w:ins w:id="10412" w:author="Vilson Lu" w:date="2014-08-22T06:07:00Z">
        <w:r w:rsidR="00306524">
          <w:t xml:space="preserve"> for Filipino</w:t>
        </w:r>
      </w:ins>
      <w:ins w:id="10413" w:author="Vilson Lu" w:date="2014-08-15T16:06:00Z">
        <w:r w:rsidRPr="00B95616">
          <w:t>,</w:t>
        </w:r>
      </w:ins>
      <w:ins w:id="10414" w:author="Vilson Lu" w:date="2014-08-22T06:08:00Z">
        <w:r w:rsidR="00306524">
          <w:t xml:space="preserve"> or use</w:t>
        </w:r>
      </w:ins>
      <w:ins w:id="10415" w:author="PF" w:date="2015-03-02T04:33:00Z">
        <w:r w:rsidR="008706DD">
          <w:t xml:space="preserve"> </w:t>
        </w:r>
      </w:ins>
      <w:ins w:id="10416" w:author="Vilson Lu" w:date="2014-08-15T16:06:00Z">
        <w:r>
          <w:t xml:space="preserve">Filipino Tagger Dictionary (Oco &amp; Borra, 2011). </w:t>
        </w:r>
        <w:del w:id="10417" w:author="TinTin Kalaw" w:date="2014-08-16T13:49:00Z">
          <w:r w:rsidDel="00BD695A">
            <w:delText xml:space="preserve">Table 4-10 </w:delText>
          </w:r>
        </w:del>
      </w:ins>
      <w:ins w:id="10418" w:author="TinTin Kalaw" w:date="2014-08-16T13:49:00Z">
        <w:del w:id="10419" w:author="Vilson Lu" w:date="2014-08-22T02:42:00Z">
          <w:r w:rsidR="00372B98" w:rsidDel="00EC7FD0">
            <w:fldChar w:fldCharType="begin"/>
          </w:r>
          <w:r w:rsidR="00BD695A" w:rsidDel="00EC7FD0">
            <w:delInstrText xml:space="preserve"> REF _Ref395960315 \h </w:delInstrText>
          </w:r>
        </w:del>
      </w:ins>
      <w:del w:id="10420" w:author="Vilson Lu" w:date="2014-08-22T02:42:00Z">
        <w:r w:rsidR="00372B98" w:rsidDel="00EC7FD0">
          <w:fldChar w:fldCharType="end"/>
        </w:r>
      </w:del>
      <w:ins w:id="10421" w:author="Vilson Lu" w:date="2014-08-22T02:42:00Z">
        <w:r w:rsidR="00372B98">
          <w:fldChar w:fldCharType="begin"/>
        </w:r>
        <w:r w:rsidR="00EC7FD0">
          <w:instrText xml:space="preserve"> REF _Ref396438682 \h </w:instrText>
        </w:r>
      </w:ins>
      <w:r w:rsidR="00372B98">
        <w:fldChar w:fldCharType="separate"/>
      </w:r>
      <w:ins w:id="10422" w:author="Vilson Lu" w:date="2014-08-22T16:55:00Z">
        <w:r w:rsidR="003160F5">
          <w:t xml:space="preserve">Table </w:t>
        </w:r>
        <w:r w:rsidR="003160F5">
          <w:rPr>
            <w:noProof/>
          </w:rPr>
          <w:t>4</w:t>
        </w:r>
        <w:r w:rsidR="003160F5">
          <w:noBreakHyphen/>
        </w:r>
        <w:r w:rsidR="003160F5">
          <w:rPr>
            <w:noProof/>
          </w:rPr>
          <w:t>3</w:t>
        </w:r>
      </w:ins>
      <w:ins w:id="10423" w:author="Vilson Lu" w:date="2014-08-22T02:42:00Z">
        <w:r w:rsidR="00372B98">
          <w:fldChar w:fldCharType="end"/>
        </w:r>
      </w:ins>
      <w:ins w:id="10424" w:author="PF" w:date="2015-03-02T04:33:00Z">
        <w:r w:rsidR="008706DD">
          <w:t xml:space="preserve"> </w:t>
        </w:r>
      </w:ins>
      <w:ins w:id="10425" w:author="Vilson Lu" w:date="2014-08-15T16:06:00Z">
        <w:r>
          <w:t>shows the sample input and output of POS tagger</w:t>
        </w:r>
      </w:ins>
      <w:ins w:id="10426" w:author="PF" w:date="2015-03-02T04:33:00Z">
        <w:r w:rsidR="008706DD">
          <w:t>.</w:t>
        </w:r>
      </w:ins>
    </w:p>
    <w:p w:rsidR="002F6E61" w:rsidRDefault="002F6E61">
      <w:pPr>
        <w:pStyle w:val="Content2"/>
        <w:rPr>
          <w:ins w:id="10427" w:author="Vilson Lu" w:date="2014-08-15T16:06:00Z"/>
        </w:rPr>
        <w:pPrChange w:id="10428" w:author="TinTin Kalaw" w:date="2014-08-16T13:49:00Z">
          <w:pPr>
            <w:pStyle w:val="Content"/>
          </w:pPr>
        </w:pPrChange>
      </w:pPr>
    </w:p>
    <w:tbl>
      <w:tblPr>
        <w:tblStyle w:val="TableGrid"/>
        <w:tblW w:w="0" w:type="auto"/>
        <w:tblInd w:w="1440" w:type="dxa"/>
        <w:tblLook w:val="04A0"/>
      </w:tblPr>
      <w:tblGrid>
        <w:gridCol w:w="3917"/>
        <w:gridCol w:w="3993"/>
      </w:tblGrid>
      <w:tr w:rsidR="00EC7FD0" w:rsidRPr="00BD695A" w:rsidTr="00EC7FD0">
        <w:trPr>
          <w:ins w:id="10429" w:author="Vilson Lu" w:date="2014-08-22T02:41:00Z"/>
        </w:trPr>
        <w:tc>
          <w:tcPr>
            <w:tcW w:w="3917" w:type="dxa"/>
          </w:tcPr>
          <w:p w:rsidR="00EC7FD0" w:rsidRPr="00497EF3" w:rsidRDefault="00EC7FD0" w:rsidP="00EC7FD0">
            <w:pPr>
              <w:pStyle w:val="Content"/>
              <w:ind w:left="0"/>
              <w:jc w:val="center"/>
              <w:rPr>
                <w:ins w:id="10430" w:author="Vilson Lu" w:date="2014-08-22T02:41:00Z"/>
                <w:b/>
                <w:lang w:val="en-PH" w:eastAsia="zh-CN"/>
              </w:rPr>
            </w:pPr>
            <w:bookmarkStart w:id="10431" w:name="_Ref395960315"/>
            <w:bookmarkStart w:id="10432" w:name="_Toc395094931"/>
            <w:ins w:id="10433" w:author="Vilson Lu" w:date="2014-08-22T02:41:00Z">
              <w:r w:rsidRPr="00497EF3">
                <w:rPr>
                  <w:b/>
                  <w:lang w:val="en-PH" w:eastAsia="zh-CN"/>
                </w:rPr>
                <w:t>Input</w:t>
              </w:r>
            </w:ins>
          </w:p>
        </w:tc>
        <w:tc>
          <w:tcPr>
            <w:tcW w:w="3993" w:type="dxa"/>
          </w:tcPr>
          <w:p w:rsidR="00EC7FD0" w:rsidRPr="00BD695A" w:rsidRDefault="00EC7FD0" w:rsidP="00EC7FD0">
            <w:pPr>
              <w:pStyle w:val="Content"/>
              <w:ind w:left="0"/>
              <w:jc w:val="center"/>
              <w:rPr>
                <w:ins w:id="10434" w:author="Vilson Lu" w:date="2014-08-22T02:41:00Z"/>
                <w:b/>
                <w:lang w:val="en-PH" w:eastAsia="zh-CN"/>
              </w:rPr>
            </w:pPr>
            <w:ins w:id="10435" w:author="Vilson Lu" w:date="2014-08-22T02:41:00Z">
              <w:r w:rsidRPr="00BD695A">
                <w:rPr>
                  <w:b/>
                  <w:lang w:val="en-PH" w:eastAsia="zh-CN"/>
                </w:rPr>
                <w:t>Output</w:t>
              </w:r>
            </w:ins>
          </w:p>
        </w:tc>
      </w:tr>
      <w:tr w:rsidR="00EC7FD0" w:rsidRPr="00BD695A" w:rsidTr="00EC7FD0">
        <w:trPr>
          <w:ins w:id="10436" w:author="Vilson Lu" w:date="2014-08-22T02:41:00Z"/>
        </w:trPr>
        <w:tc>
          <w:tcPr>
            <w:tcW w:w="3917" w:type="dxa"/>
            <w:vAlign w:val="center"/>
          </w:tcPr>
          <w:p w:rsidR="00EC7FD0" w:rsidRPr="00F21769" w:rsidRDefault="00EC7FD0" w:rsidP="00EC7FD0">
            <w:pPr>
              <w:spacing w:line="276" w:lineRule="auto"/>
              <w:contextualSpacing/>
              <w:jc w:val="both"/>
              <w:outlineLvl w:val="4"/>
              <w:rPr>
                <w:ins w:id="10437" w:author="Vilson Lu" w:date="2014-08-22T02:41:00Z"/>
                <w:rFonts w:ascii="Times New Roman" w:hAnsi="Times New Roman" w:cs="Times New Roman"/>
                <w:sz w:val="20"/>
                <w:szCs w:val="20"/>
                <w:lang w:val="en-PH" w:eastAsia="zh-CN"/>
              </w:rPr>
            </w:pPr>
            <w:ins w:id="10438" w:author="Vilson Lu" w:date="2014-08-22T02:41:00Z">
              <w:r w:rsidRPr="00F21769">
                <w:rPr>
                  <w:sz w:val="20"/>
                  <w:szCs w:val="20"/>
                  <w:lang w:val="en-PH" w:eastAsia="zh-CN"/>
                </w:rPr>
                <w:t>&lt;tweet&gt;</w:t>
              </w:r>
            </w:ins>
          </w:p>
          <w:p w:rsidR="00EC7FD0" w:rsidRPr="00F21769" w:rsidRDefault="00EC7FD0" w:rsidP="00EC7FD0">
            <w:pPr>
              <w:spacing w:line="276" w:lineRule="auto"/>
              <w:contextualSpacing/>
              <w:jc w:val="both"/>
              <w:outlineLvl w:val="4"/>
              <w:rPr>
                <w:ins w:id="10439" w:author="Vilson Lu" w:date="2014-08-22T02:41:00Z"/>
                <w:sz w:val="20"/>
                <w:szCs w:val="20"/>
                <w:lang w:val="en-PH" w:eastAsia="zh-CN"/>
              </w:rPr>
            </w:pPr>
            <w:ins w:id="10440" w:author="Vilson Lu" w:date="2014-08-22T02:41:00Z">
              <w:r>
                <w:rPr>
                  <w:rFonts w:ascii="Consolas" w:hAnsi="Consolas" w:cs="Consolas"/>
                  <w:color w:val="000000"/>
                  <w:sz w:val="20"/>
                  <w:szCs w:val="20"/>
                  <w:lang w:val="en-PH"/>
                </w:rPr>
                <w:t xml:space="preserve">"Dear", "Adnu", "sana", "po", "damit", "naman", "ang", </w:t>
              </w:r>
              <w:r>
                <w:rPr>
                  <w:rFonts w:ascii="Consolas" w:hAnsi="Consolas" w:cs="Consolas"/>
                  <w:color w:val="000000"/>
                  <w:sz w:val="20"/>
                  <w:szCs w:val="20"/>
                  <w:lang w:val="en-PH"/>
                </w:rPr>
                <w:lastRenderedPageBreak/>
                <w:t>"idonate", "natin", "para", "sa", "mga", "binagyo", "in", "case", "na", "may", "donation", "na", "ganapin", ".", "Plus", "canned", "goods", "na", "rin", ".", "Haha", "."</w:t>
              </w:r>
              <w:r w:rsidRPr="00F21769">
                <w:rPr>
                  <w:sz w:val="20"/>
                  <w:szCs w:val="20"/>
                  <w:lang w:val="en-PH" w:eastAsia="zh-CN"/>
                </w:rPr>
                <w:t>&lt;/tweet&gt;</w:t>
              </w:r>
            </w:ins>
          </w:p>
        </w:tc>
        <w:tc>
          <w:tcPr>
            <w:tcW w:w="3993" w:type="dxa"/>
            <w:vAlign w:val="center"/>
          </w:tcPr>
          <w:p w:rsidR="00EC7FD0" w:rsidRDefault="00EC7FD0" w:rsidP="00EC7FD0">
            <w:pPr>
              <w:spacing w:line="276" w:lineRule="auto"/>
              <w:contextualSpacing/>
              <w:jc w:val="both"/>
              <w:outlineLvl w:val="4"/>
              <w:rPr>
                <w:ins w:id="10441" w:author="Vilson Lu" w:date="2014-08-22T02:42:00Z"/>
                <w:sz w:val="20"/>
                <w:szCs w:val="20"/>
                <w:lang w:val="en-PH" w:eastAsia="zh-CN"/>
              </w:rPr>
            </w:pPr>
            <w:ins w:id="10442" w:author="Vilson Lu" w:date="2014-08-22T02:41:00Z">
              <w:r w:rsidRPr="00F21769">
                <w:rPr>
                  <w:sz w:val="20"/>
                  <w:szCs w:val="20"/>
                  <w:lang w:val="en-PH" w:eastAsia="zh-CN"/>
                </w:rPr>
                <w:lastRenderedPageBreak/>
                <w:t>&lt;tweet&gt;</w:t>
              </w:r>
            </w:ins>
          </w:p>
          <w:p w:rsidR="002F6E61" w:rsidRDefault="00EC7FD0">
            <w:pPr>
              <w:spacing w:line="276" w:lineRule="auto"/>
              <w:contextualSpacing/>
              <w:outlineLvl w:val="4"/>
              <w:rPr>
                <w:ins w:id="10443" w:author="Vilson Lu" w:date="2014-08-22T02:41:00Z"/>
                <w:rFonts w:ascii="Times New Roman" w:hAnsi="Times New Roman" w:cs="Times New Roman"/>
                <w:sz w:val="20"/>
                <w:szCs w:val="20"/>
                <w:lang w:val="en-PH" w:eastAsia="zh-CN"/>
              </w:rPr>
              <w:pPrChange w:id="10444" w:author="Vilson Lu" w:date="2014-08-22T05:53:00Z">
                <w:pPr>
                  <w:spacing w:line="276" w:lineRule="auto"/>
                  <w:contextualSpacing/>
                  <w:jc w:val="both"/>
                  <w:outlineLvl w:val="4"/>
                </w:pPr>
              </w:pPrChange>
            </w:pPr>
            <w:ins w:id="10445" w:author="Vilson Lu" w:date="2014-08-22T02:42:00Z">
              <w:r>
                <w:rPr>
                  <w:rFonts w:ascii="Consolas" w:hAnsi="Consolas" w:cs="Consolas"/>
                  <w:color w:val="000000"/>
                  <w:sz w:val="20"/>
                  <w:szCs w:val="20"/>
                  <w:lang w:val="en-PH"/>
                </w:rPr>
                <w:t xml:space="preserve">"Dear_UH", "Adnu", "sana_VOTF", "po_MAHM", "damit_NCOM", </w:t>
              </w:r>
              <w:r>
                <w:rPr>
                  <w:rFonts w:ascii="Consolas" w:hAnsi="Consolas" w:cs="Consolas"/>
                  <w:color w:val="000000"/>
                  <w:sz w:val="20"/>
                  <w:szCs w:val="20"/>
                  <w:lang w:val="en-PH"/>
                </w:rPr>
                <w:lastRenderedPageBreak/>
                <w:t>"naman_ENCL", "ang_NA", "idonate", "natin_PNGP", "para_PRTA", "sa_NCOM", "mga_NA", "binagyo", "in_IN", "case_VBP", "na_NA", "may_MAEM", "donation_NN:UN", "na_NA", "ganapin", "._PSNS", "Plus_JJ", "canned_JJ", "goods_NNS", "na_NA", "rin_ENCL", "._PSNS", "Haha_NN", "._PSNS"</w:t>
              </w:r>
              <w:r w:rsidRPr="00F21769">
                <w:rPr>
                  <w:sz w:val="20"/>
                  <w:szCs w:val="20"/>
                  <w:lang w:val="en-PH" w:eastAsia="zh-CN"/>
                </w:rPr>
                <w:t>&lt;/</w:t>
              </w:r>
            </w:ins>
          </w:p>
          <w:p w:rsidR="00EC7FD0" w:rsidRPr="00F21769" w:rsidRDefault="00EC7FD0" w:rsidP="00EC7FD0">
            <w:pPr>
              <w:rPr>
                <w:ins w:id="10446" w:author="Vilson Lu" w:date="2014-08-22T02:41:00Z"/>
                <w:sz w:val="20"/>
                <w:szCs w:val="20"/>
                <w:lang w:val="en-PH" w:eastAsia="zh-CN"/>
              </w:rPr>
            </w:pPr>
            <w:ins w:id="10447" w:author="Vilson Lu" w:date="2014-08-22T02:41:00Z">
              <w:r w:rsidRPr="00F21769">
                <w:rPr>
                  <w:sz w:val="20"/>
                  <w:szCs w:val="20"/>
                  <w:lang w:val="en-PH" w:eastAsia="zh-CN"/>
                </w:rPr>
                <w:t>tweet&gt;</w:t>
              </w:r>
            </w:ins>
          </w:p>
        </w:tc>
      </w:tr>
      <w:tr w:rsidR="00EC7FD0" w:rsidRPr="00BD695A" w:rsidTr="00EC7FD0">
        <w:trPr>
          <w:ins w:id="10448" w:author="Vilson Lu" w:date="2014-08-22T02:41:00Z"/>
        </w:trPr>
        <w:tc>
          <w:tcPr>
            <w:tcW w:w="3917" w:type="dxa"/>
            <w:vAlign w:val="center"/>
          </w:tcPr>
          <w:p w:rsidR="00EC7FD0" w:rsidRPr="00F21769" w:rsidRDefault="00EC7FD0" w:rsidP="00EC7FD0">
            <w:pPr>
              <w:spacing w:line="276" w:lineRule="auto"/>
              <w:contextualSpacing/>
              <w:jc w:val="both"/>
              <w:outlineLvl w:val="4"/>
              <w:rPr>
                <w:ins w:id="10449" w:author="Vilson Lu" w:date="2014-08-22T02:41:00Z"/>
                <w:rFonts w:ascii="Times New Roman" w:hAnsi="Times New Roman" w:cs="Times New Roman"/>
                <w:sz w:val="20"/>
                <w:szCs w:val="20"/>
                <w:lang w:val="en-PH" w:eastAsia="zh-CN"/>
              </w:rPr>
            </w:pPr>
            <w:ins w:id="10450" w:author="Vilson Lu" w:date="2014-08-22T02:41:00Z">
              <w:r w:rsidRPr="00F21769">
                <w:rPr>
                  <w:sz w:val="20"/>
                  <w:szCs w:val="20"/>
                  <w:lang w:val="en-PH" w:eastAsia="zh-CN"/>
                </w:rPr>
                <w:lastRenderedPageBreak/>
                <w:t>&lt;tweet&gt;</w:t>
              </w:r>
            </w:ins>
          </w:p>
          <w:p w:rsidR="00EC7FD0" w:rsidRPr="00F21769" w:rsidRDefault="00171EEB">
            <w:pPr>
              <w:rPr>
                <w:ins w:id="10451" w:author="Vilson Lu" w:date="2014-08-22T02:41:00Z"/>
                <w:sz w:val="20"/>
                <w:szCs w:val="20"/>
                <w:lang w:val="en-PH" w:eastAsia="zh-CN"/>
              </w:rPr>
            </w:pPr>
            <w:ins w:id="10452" w:author="Vilson Lu" w:date="2014-08-22T05:30:00Z">
              <w:r>
                <w:rPr>
                  <w:rFonts w:ascii="Consolas" w:hAnsi="Consolas" w:cs="Consolas"/>
                  <w:color w:val="000000"/>
                  <w:sz w:val="20"/>
                  <w:szCs w:val="20"/>
                  <w:lang w:val="en-PH"/>
                </w:rPr>
                <w:t>"Kailangan", "na", "talaga", "ng", "military", "efforts", "sa", "most", "part", "of", "Leyte", ".", "Nagkakagulo", "na", "."</w:t>
              </w:r>
            </w:ins>
            <w:ins w:id="10453" w:author="Vilson Lu" w:date="2014-08-22T02:41:00Z">
              <w:r w:rsidR="00EC7FD0" w:rsidRPr="00F21769">
                <w:rPr>
                  <w:sz w:val="20"/>
                  <w:szCs w:val="20"/>
                  <w:lang w:val="en-PH" w:eastAsia="zh-CN"/>
                </w:rPr>
                <w:t>&lt;/tweet&gt;</w:t>
              </w:r>
            </w:ins>
          </w:p>
        </w:tc>
        <w:tc>
          <w:tcPr>
            <w:tcW w:w="3993" w:type="dxa"/>
            <w:vAlign w:val="center"/>
          </w:tcPr>
          <w:p w:rsidR="00EC7FD0" w:rsidRPr="00F21769" w:rsidRDefault="00EC7FD0" w:rsidP="00EC7FD0">
            <w:pPr>
              <w:spacing w:line="276" w:lineRule="auto"/>
              <w:contextualSpacing/>
              <w:jc w:val="both"/>
              <w:outlineLvl w:val="4"/>
              <w:rPr>
                <w:ins w:id="10454" w:author="Vilson Lu" w:date="2014-08-22T02:41:00Z"/>
                <w:rFonts w:ascii="Times New Roman" w:hAnsi="Times New Roman" w:cs="Times New Roman"/>
                <w:sz w:val="20"/>
                <w:szCs w:val="20"/>
                <w:lang w:val="en-PH" w:eastAsia="zh-CN"/>
              </w:rPr>
            </w:pPr>
            <w:ins w:id="10455" w:author="Vilson Lu" w:date="2014-08-22T02:41:00Z">
              <w:r w:rsidRPr="00F21769">
                <w:rPr>
                  <w:sz w:val="20"/>
                  <w:szCs w:val="20"/>
                  <w:lang w:val="en-PH" w:eastAsia="zh-CN"/>
                </w:rPr>
                <w:t>&lt;tweet&gt;</w:t>
              </w:r>
            </w:ins>
          </w:p>
          <w:p w:rsidR="002F6E61" w:rsidRDefault="00171EEB">
            <w:pPr>
              <w:keepNext/>
              <w:spacing w:line="276" w:lineRule="auto"/>
              <w:contextualSpacing/>
              <w:outlineLvl w:val="4"/>
              <w:rPr>
                <w:ins w:id="10456" w:author="Vilson Lu" w:date="2014-08-22T02:41:00Z"/>
                <w:sz w:val="20"/>
                <w:szCs w:val="20"/>
                <w:lang w:val="en-PH" w:eastAsia="zh-CN"/>
              </w:rPr>
              <w:pPrChange w:id="10457" w:author="Vilson Lu" w:date="2014-08-22T05:53:00Z">
                <w:pPr>
                  <w:keepNext/>
                  <w:spacing w:line="276" w:lineRule="auto"/>
                  <w:contextualSpacing/>
                  <w:jc w:val="both"/>
                  <w:outlineLvl w:val="4"/>
                </w:pPr>
              </w:pPrChange>
            </w:pPr>
            <w:ins w:id="10458" w:author="Vilson Lu" w:date="2014-08-22T05:31:00Z">
              <w:r>
                <w:rPr>
                  <w:rFonts w:ascii="Consolas" w:hAnsi="Consolas" w:cs="Consolas"/>
                  <w:color w:val="000000"/>
                  <w:sz w:val="20"/>
                  <w:szCs w:val="20"/>
                  <w:lang w:val="en-PH"/>
                </w:rPr>
                <w:t xml:space="preserve">"Kailangan_VOTF", "na_NA", "talaga_IRIA", "ng_NA", "military_NCOM", "efforts_NNS", "sa_NCOM", "most_JJS", "part_JJ", "of_IN", "Leyte_NPRO", "._PSNS", "Nagkakagulo", "na_NA", "._PSNS" </w:t>
              </w:r>
            </w:ins>
            <w:ins w:id="10459" w:author="Vilson Lu" w:date="2014-08-22T02:41:00Z">
              <w:r w:rsidR="00EC7FD0" w:rsidRPr="00F21769">
                <w:rPr>
                  <w:sz w:val="20"/>
                  <w:szCs w:val="20"/>
                  <w:lang w:val="en-PH" w:eastAsia="zh-CN"/>
                </w:rPr>
                <w:t>&lt;/tweet&gt;</w:t>
              </w:r>
            </w:ins>
          </w:p>
        </w:tc>
      </w:tr>
    </w:tbl>
    <w:p w:rsidR="00EC7FD0" w:rsidRDefault="00EC7FD0">
      <w:pPr>
        <w:pStyle w:val="Caption"/>
        <w:rPr>
          <w:ins w:id="10460" w:author="Vilson Lu" w:date="2014-08-22T02:41:00Z"/>
        </w:rPr>
      </w:pPr>
      <w:bookmarkStart w:id="10461" w:name="_Ref396438682"/>
      <w:bookmarkStart w:id="10462" w:name="_Toc396489871"/>
      <w:ins w:id="10463" w:author="Vilson Lu" w:date="2014-08-22T02:41:00Z">
        <w:r>
          <w:t xml:space="preserve">Table </w:t>
        </w:r>
      </w:ins>
      <w:ins w:id="10464" w:author="Vilson Lu" w:date="2014-08-22T16:11:00Z">
        <w:r w:rsidR="00372B98">
          <w:fldChar w:fldCharType="begin"/>
        </w:r>
        <w:r w:rsidR="00D71339">
          <w:instrText xml:space="preserve"> STYLEREF 1 \s </w:instrText>
        </w:r>
      </w:ins>
      <w:r w:rsidR="00372B98">
        <w:fldChar w:fldCharType="separate"/>
      </w:r>
      <w:r w:rsidR="003160F5">
        <w:rPr>
          <w:noProof/>
        </w:rPr>
        <w:t>4</w:t>
      </w:r>
      <w:ins w:id="10465"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0466" w:author="Vilson Lu" w:date="2014-08-22T16:55:00Z">
        <w:r w:rsidR="003160F5">
          <w:rPr>
            <w:noProof/>
          </w:rPr>
          <w:t>3</w:t>
        </w:r>
      </w:ins>
      <w:ins w:id="10467" w:author="Vilson Lu" w:date="2014-08-22T16:11:00Z">
        <w:r w:rsidR="00372B98">
          <w:fldChar w:fldCharType="end"/>
        </w:r>
      </w:ins>
      <w:bookmarkEnd w:id="10461"/>
      <w:ins w:id="10468" w:author="Vilson Lu" w:date="2014-08-22T02:41:00Z">
        <w:r>
          <w:t>. Sample Input/Output POS Tagger</w:t>
        </w:r>
        <w:bookmarkEnd w:id="10462"/>
      </w:ins>
    </w:p>
    <w:p w:rsidR="002F6E61" w:rsidRDefault="00372B98">
      <w:pPr>
        <w:pStyle w:val="Caption"/>
        <w:jc w:val="left"/>
        <w:rPr>
          <w:ins w:id="10469" w:author="Vilson Lu" w:date="2014-08-22T16:48:00Z"/>
        </w:rPr>
        <w:pPrChange w:id="10470" w:author="Vilson Lu" w:date="2014-08-22T16:48:00Z">
          <w:pPr>
            <w:pStyle w:val="Content"/>
          </w:pPr>
        </w:pPrChange>
      </w:pPr>
      <w:ins w:id="10471" w:author="TinTin Kalaw" w:date="2014-08-16T13:59:00Z">
        <w:del w:id="10472" w:author="Vilson Lu" w:date="2014-08-21T17:51:00Z">
          <w:r w:rsidDel="005621E4">
            <w:fldChar w:fldCharType="begin"/>
          </w:r>
          <w:r w:rsidR="006E6440" w:rsidDel="005621E4">
            <w:delInstrText xml:space="preserve"> STYLEREF 1 \s </w:delInstrText>
          </w:r>
        </w:del>
      </w:ins>
      <w:del w:id="10473" w:author="Vilson Lu" w:date="2014-08-21T17:51:00Z">
        <w:r w:rsidDel="005621E4">
          <w:fldChar w:fldCharType="separate"/>
        </w:r>
        <w:r w:rsidR="0068488C" w:rsidDel="005621E4">
          <w:rPr>
            <w:noProof/>
          </w:rPr>
          <w:delText>4</w:delText>
        </w:r>
      </w:del>
      <w:ins w:id="10474" w:author="TinTin Kalaw" w:date="2014-08-16T13:59:00Z">
        <w:del w:id="10475" w:author="Vilson Lu" w:date="2014-08-21T17:51:00Z">
          <w:r w:rsidDel="005621E4">
            <w:fldChar w:fldCharType="end"/>
          </w:r>
          <w:r w:rsidR="006E6440" w:rsidDel="005621E4">
            <w:noBreakHyphen/>
          </w:r>
          <w:r w:rsidDel="005621E4">
            <w:fldChar w:fldCharType="begin"/>
          </w:r>
          <w:r w:rsidR="006E6440" w:rsidDel="005621E4">
            <w:delInstrText xml:space="preserve"> SEQ Table \* ARABIC \s 1 </w:delInstrText>
          </w:r>
        </w:del>
      </w:ins>
      <w:del w:id="10476" w:author="Vilson Lu" w:date="2014-08-21T17:51:00Z">
        <w:r w:rsidDel="005621E4">
          <w:fldChar w:fldCharType="end"/>
        </w:r>
      </w:del>
      <w:bookmarkEnd w:id="10431"/>
      <w:bookmarkEnd w:id="10432"/>
    </w:p>
    <w:p w:rsidR="002F6E61" w:rsidRDefault="002F6E61">
      <w:pPr>
        <w:rPr>
          <w:ins w:id="10477" w:author="Vilson Lu" w:date="2014-08-22T16:48:00Z"/>
        </w:rPr>
        <w:pPrChange w:id="10478" w:author="Vilson Lu" w:date="2014-08-22T16:48:00Z">
          <w:pPr>
            <w:pStyle w:val="Content"/>
          </w:pPr>
        </w:pPrChange>
      </w:pPr>
    </w:p>
    <w:p w:rsidR="002F6E61" w:rsidRDefault="002F6E61">
      <w:pPr>
        <w:rPr>
          <w:ins w:id="10479" w:author="Vilson Lu" w:date="2014-08-15T16:06:00Z"/>
          <w:rPrChange w:id="10480" w:author="Vilson Lu" w:date="2014-08-22T16:48:00Z">
            <w:rPr>
              <w:ins w:id="10481" w:author="Vilson Lu" w:date="2014-08-15T16:06:00Z"/>
              <w:lang w:val="en-PH" w:eastAsia="zh-CN"/>
            </w:rPr>
          </w:rPrChange>
        </w:rPr>
        <w:pPrChange w:id="10482" w:author="Vilson Lu" w:date="2014-08-22T16:48:00Z">
          <w:pPr>
            <w:pStyle w:val="Content"/>
          </w:pPr>
        </w:pPrChange>
      </w:pPr>
    </w:p>
    <w:p w:rsidR="00690D69" w:rsidRDefault="00690D69" w:rsidP="00690D69">
      <w:pPr>
        <w:pStyle w:val="Heading4"/>
        <w:rPr>
          <w:ins w:id="10483" w:author="Vilson Lu" w:date="2014-08-15T16:06:00Z"/>
        </w:rPr>
      </w:pPr>
      <w:ins w:id="10484" w:author="Vilson Lu" w:date="2014-08-15T16:06:00Z">
        <w:r>
          <w:t>Filipino NER</w:t>
        </w:r>
      </w:ins>
    </w:p>
    <w:p w:rsidR="002F6E61" w:rsidRDefault="002F6E61">
      <w:pPr>
        <w:pStyle w:val="Content2"/>
        <w:rPr>
          <w:ins w:id="10485" w:author="Vilson Lu" w:date="2014-08-15T16:06:00Z"/>
        </w:rPr>
        <w:pPrChange w:id="10486" w:author="TinTin Kalaw" w:date="2014-08-16T13:52:00Z">
          <w:pPr/>
        </w:pPrChange>
      </w:pPr>
    </w:p>
    <w:p w:rsidR="002F6E61" w:rsidRDefault="00690D69">
      <w:pPr>
        <w:pStyle w:val="Content2"/>
        <w:rPr>
          <w:ins w:id="10487" w:author="TinTin Kalaw" w:date="2014-08-16T13:52:00Z"/>
          <w:del w:id="10488" w:author="Vilson Lu" w:date="2014-08-19T06:22:00Z"/>
        </w:rPr>
        <w:pPrChange w:id="10489" w:author="TinTin Kalaw" w:date="2014-08-16T13:52:00Z">
          <w:pPr/>
        </w:pPrChange>
      </w:pPr>
      <w:ins w:id="10490" w:author="Vilson Lu" w:date="2014-08-15T16:06:00Z">
        <w:r w:rsidRPr="00B95616">
          <w:t xml:space="preserve">The Filipino NER </w:t>
        </w:r>
        <w:del w:id="10491" w:author="PF" w:date="2015-03-02T04:42:00Z">
          <w:r w:rsidRPr="00B95616" w:rsidDel="00E01C89">
            <w:delText xml:space="preserve">will be the one who </w:delText>
          </w:r>
        </w:del>
        <w:r w:rsidRPr="00B95616">
          <w:t>will identify th</w:t>
        </w:r>
      </w:ins>
      <w:ins w:id="10492" w:author="PF" w:date="2015-03-02T04:42:00Z">
        <w:r w:rsidR="00E01C89">
          <w:t>e</w:t>
        </w:r>
      </w:ins>
      <w:ins w:id="10493" w:author="Vilson Lu" w:date="2014-08-15T16:06:00Z">
        <w:del w:id="10494" w:author="PF" w:date="2015-03-02T04:42:00Z">
          <w:r w:rsidRPr="00B95616" w:rsidDel="00E01C89">
            <w:delText>ose</w:delText>
          </w:r>
        </w:del>
        <w:r w:rsidRPr="00B95616">
          <w:t xml:space="preserve"> proper nouns in the tweets. The module will accept the tweets that ha</w:t>
        </w:r>
      </w:ins>
      <w:ins w:id="10495" w:author="PF" w:date="2015-03-02T04:37:00Z">
        <w:r w:rsidR="0089082B">
          <w:t>ve</w:t>
        </w:r>
      </w:ins>
      <w:ins w:id="10496" w:author="Vilson Lu" w:date="2014-08-15T16:06:00Z">
        <w:del w:id="10497" w:author="PF" w:date="2015-03-02T04:37:00Z">
          <w:r w:rsidRPr="00B95616" w:rsidDel="0089082B">
            <w:delText>s</w:delText>
          </w:r>
        </w:del>
        <w:r w:rsidRPr="00B95616">
          <w:t xml:space="preserve"> passed through the preprocessing module. The output</w:t>
        </w:r>
      </w:ins>
      <w:ins w:id="10498" w:author="PF" w:date="2015-03-02T04:37:00Z">
        <w:r w:rsidR="0089082B">
          <w:t>s</w:t>
        </w:r>
      </w:ins>
      <w:ins w:id="10499" w:author="Vilson Lu" w:date="2014-08-15T16:06:00Z">
        <w:r w:rsidRPr="00B95616">
          <w:t xml:space="preserve"> of the NER are tagged </w:t>
        </w:r>
      </w:ins>
      <w:ins w:id="10500" w:author="PF" w:date="2015-03-02T04:37:00Z">
        <w:r w:rsidR="0089082B">
          <w:t xml:space="preserve">as </w:t>
        </w:r>
      </w:ins>
      <w:ins w:id="10501" w:author="Vilson Lu" w:date="2014-08-15T16:06:00Z">
        <w:r w:rsidRPr="00B95616">
          <w:t xml:space="preserve">proper nouns in the tweet. For the gazetteer, the plan is to use </w:t>
        </w:r>
      </w:ins>
      <w:ins w:id="10502" w:author="PF" w:date="2015-03-02T04:37:00Z">
        <w:r w:rsidR="0089082B">
          <w:t xml:space="preserve">the </w:t>
        </w:r>
      </w:ins>
      <w:ins w:id="10503" w:author="Vilson Lu" w:date="2014-08-15T16:06:00Z">
        <w:r w:rsidRPr="00B95616">
          <w:t>SOMIDIA gazetteer and update the gazetteer.</w:t>
        </w:r>
      </w:ins>
      <w:ins w:id="10504" w:author="PF" w:date="2015-03-02T04:37:00Z">
        <w:r w:rsidR="0089082B">
          <w:t xml:space="preserve"> </w:t>
        </w:r>
      </w:ins>
      <w:ins w:id="10505" w:author="Vilson Lu" w:date="2014-08-22T02:43:00Z">
        <w:r w:rsidR="00372B98">
          <w:fldChar w:fldCharType="begin"/>
        </w:r>
        <w:r w:rsidR="00F17C35">
          <w:instrText xml:space="preserve"> REF _Ref396438716 \h </w:instrText>
        </w:r>
      </w:ins>
      <w:r w:rsidR="00372B98">
        <w:fldChar w:fldCharType="separate"/>
      </w:r>
      <w:ins w:id="10506" w:author="Vilson Lu" w:date="2014-08-22T16:55:00Z">
        <w:r w:rsidR="003160F5">
          <w:t xml:space="preserve">Table </w:t>
        </w:r>
        <w:r w:rsidR="003160F5">
          <w:rPr>
            <w:noProof/>
          </w:rPr>
          <w:t>4</w:t>
        </w:r>
        <w:r w:rsidR="003160F5">
          <w:noBreakHyphen/>
        </w:r>
        <w:r w:rsidR="003160F5">
          <w:rPr>
            <w:noProof/>
          </w:rPr>
          <w:t>4</w:t>
        </w:r>
      </w:ins>
      <w:ins w:id="10507" w:author="Vilson Lu" w:date="2014-08-22T02:43:00Z">
        <w:r w:rsidR="00372B98">
          <w:fldChar w:fldCharType="end"/>
        </w:r>
      </w:ins>
      <w:ins w:id="10508" w:author="Vilson Lu" w:date="2014-08-15T16:06:00Z">
        <w:del w:id="10509" w:author="TinTin Kalaw" w:date="2014-08-16T13:52:00Z">
          <w:r w:rsidDel="00BD695A">
            <w:delText xml:space="preserve">Table 4-11 </w:delText>
          </w:r>
        </w:del>
      </w:ins>
      <w:ins w:id="10510" w:author="TinTin Kalaw" w:date="2014-08-16T13:52:00Z">
        <w:del w:id="10511" w:author="Vilson Lu" w:date="2014-08-22T02:42:00Z">
          <w:r w:rsidR="00372B98" w:rsidDel="00F17C35">
            <w:fldChar w:fldCharType="begin"/>
          </w:r>
          <w:r w:rsidR="00BD695A" w:rsidDel="00F17C35">
            <w:delInstrText xml:space="preserve"> REF _Ref395960465 \h </w:delInstrText>
          </w:r>
        </w:del>
      </w:ins>
      <w:del w:id="10512" w:author="Vilson Lu" w:date="2014-08-22T02:42:00Z">
        <w:r w:rsidR="00372B98" w:rsidDel="00F17C35">
          <w:fldChar w:fldCharType="end"/>
        </w:r>
      </w:del>
      <w:ins w:id="10513" w:author="Vilson Lu" w:date="2014-08-15T16:06:00Z">
        <w:r>
          <w:t xml:space="preserve">shows </w:t>
        </w:r>
        <w:del w:id="10514" w:author="PF" w:date="2015-03-02T04:37:00Z">
          <w:r w:rsidDel="0089082B">
            <w:delText xml:space="preserve">the </w:delText>
          </w:r>
        </w:del>
      </w:ins>
      <w:ins w:id="10515" w:author="PF" w:date="2015-03-02T04:37:00Z">
        <w:r w:rsidR="0089082B">
          <w:t xml:space="preserve">a </w:t>
        </w:r>
      </w:ins>
      <w:ins w:id="10516" w:author="Vilson Lu" w:date="2014-08-15T16:06:00Z">
        <w:r>
          <w:t>sample input and its corresponding output.</w:t>
        </w:r>
      </w:ins>
    </w:p>
    <w:p w:rsidR="002F6E61" w:rsidRDefault="002F6E61">
      <w:pPr>
        <w:pStyle w:val="Content2"/>
        <w:rPr>
          <w:ins w:id="10517" w:author="TinTin Kalaw" w:date="2014-08-16T13:52:00Z"/>
          <w:del w:id="10518" w:author="Vilson Lu" w:date="2014-08-19T06:22:00Z"/>
        </w:rPr>
        <w:pPrChange w:id="10519" w:author="TinTin Kalaw" w:date="2014-08-16T13:52:00Z">
          <w:pPr/>
        </w:pPrChange>
      </w:pPr>
    </w:p>
    <w:p w:rsidR="002F6E61" w:rsidRDefault="002F6E61">
      <w:pPr>
        <w:pStyle w:val="Content2"/>
        <w:rPr>
          <w:ins w:id="10520" w:author="Vilson Lu" w:date="2014-08-15T16:06:00Z"/>
        </w:rPr>
        <w:pPrChange w:id="10521" w:author="Vilson Lu" w:date="2014-08-22T11:05:00Z">
          <w:pPr>
            <w:pStyle w:val="Content"/>
          </w:pPr>
        </w:pPrChange>
      </w:pPr>
    </w:p>
    <w:bookmarkStart w:id="10522" w:name="_Ref395960465"/>
    <w:bookmarkStart w:id="10523" w:name="_Toc395094932"/>
    <w:p w:rsidR="00690D69" w:rsidRDefault="00372B98" w:rsidP="00690D69">
      <w:pPr>
        <w:pStyle w:val="Caption"/>
        <w:ind w:left="720" w:firstLine="720"/>
        <w:rPr>
          <w:ins w:id="10524" w:author="Vilson Lu" w:date="2014-08-15T16:06:00Z"/>
        </w:rPr>
      </w:pPr>
      <w:ins w:id="10525" w:author="TinTin Kalaw" w:date="2014-08-16T13:59:00Z">
        <w:del w:id="10526" w:author="Vilson Lu" w:date="2014-08-21T17:51:00Z">
          <w:r w:rsidDel="005621E4">
            <w:fldChar w:fldCharType="begin"/>
          </w:r>
          <w:r w:rsidR="006E6440" w:rsidDel="005621E4">
            <w:delInstrText xml:space="preserve"> STYLEREF 1 \s </w:delInstrText>
          </w:r>
        </w:del>
      </w:ins>
      <w:del w:id="10527" w:author="Vilson Lu" w:date="2014-08-21T17:51:00Z">
        <w:r w:rsidDel="005621E4">
          <w:fldChar w:fldCharType="separate"/>
        </w:r>
        <w:r w:rsidR="0068488C" w:rsidDel="005621E4">
          <w:rPr>
            <w:noProof/>
          </w:rPr>
          <w:delText>4</w:delText>
        </w:r>
      </w:del>
      <w:ins w:id="10528" w:author="TinTin Kalaw" w:date="2014-08-16T13:59:00Z">
        <w:del w:id="10529" w:author="Vilson Lu" w:date="2014-08-21T17:51:00Z">
          <w:r w:rsidDel="005621E4">
            <w:fldChar w:fldCharType="end"/>
          </w:r>
          <w:r w:rsidR="006E6440" w:rsidDel="005621E4">
            <w:noBreakHyphen/>
          </w:r>
          <w:r w:rsidDel="005621E4">
            <w:fldChar w:fldCharType="begin"/>
          </w:r>
          <w:r w:rsidR="006E6440" w:rsidDel="005621E4">
            <w:delInstrText xml:space="preserve"> SEQ Table \* ARABIC \s 1 </w:delInstrText>
          </w:r>
        </w:del>
      </w:ins>
      <w:del w:id="10530" w:author="Vilson Lu" w:date="2014-08-21T17:51:00Z">
        <w:r w:rsidDel="005621E4">
          <w:fldChar w:fldCharType="end"/>
        </w:r>
      </w:del>
      <w:bookmarkEnd w:id="10522"/>
      <w:bookmarkEnd w:id="10523"/>
    </w:p>
    <w:tbl>
      <w:tblPr>
        <w:tblStyle w:val="TableGrid"/>
        <w:tblW w:w="0" w:type="auto"/>
        <w:tblInd w:w="1440" w:type="dxa"/>
        <w:tblLook w:val="04A0"/>
      </w:tblPr>
      <w:tblGrid>
        <w:gridCol w:w="3935"/>
        <w:gridCol w:w="3975"/>
        <w:tblGridChange w:id="10531">
          <w:tblGrid>
            <w:gridCol w:w="1440"/>
            <w:gridCol w:w="2495"/>
            <w:gridCol w:w="1440"/>
            <w:gridCol w:w="2535"/>
            <w:gridCol w:w="1440"/>
          </w:tblGrid>
        </w:tblGridChange>
      </w:tblGrid>
      <w:tr w:rsidR="00690D69" w:rsidRPr="00BD695A" w:rsidTr="0063049B">
        <w:trPr>
          <w:ins w:id="10532" w:author="Vilson Lu" w:date="2014-08-15T16:06:00Z"/>
        </w:trPr>
        <w:tc>
          <w:tcPr>
            <w:tcW w:w="3935" w:type="dxa"/>
          </w:tcPr>
          <w:p w:rsidR="00690D69" w:rsidRPr="00497EF3" w:rsidRDefault="00690D69" w:rsidP="0063049B">
            <w:pPr>
              <w:pStyle w:val="Content"/>
              <w:ind w:left="0"/>
              <w:jc w:val="center"/>
              <w:rPr>
                <w:ins w:id="10533" w:author="Vilson Lu" w:date="2014-08-15T16:06:00Z"/>
                <w:b/>
                <w:lang w:val="en-PH" w:eastAsia="zh-CN"/>
              </w:rPr>
            </w:pPr>
            <w:ins w:id="10534" w:author="Vilson Lu" w:date="2014-08-15T16:06:00Z">
              <w:r w:rsidRPr="00497EF3">
                <w:rPr>
                  <w:b/>
                  <w:lang w:val="en-PH" w:eastAsia="zh-CN"/>
                </w:rPr>
                <w:t>Input</w:t>
              </w:r>
            </w:ins>
          </w:p>
        </w:tc>
        <w:tc>
          <w:tcPr>
            <w:tcW w:w="3975" w:type="dxa"/>
          </w:tcPr>
          <w:p w:rsidR="00690D69" w:rsidRPr="00BD695A" w:rsidRDefault="00690D69" w:rsidP="0063049B">
            <w:pPr>
              <w:pStyle w:val="Content"/>
              <w:ind w:left="0"/>
              <w:jc w:val="center"/>
              <w:rPr>
                <w:ins w:id="10535" w:author="Vilson Lu" w:date="2014-08-15T16:06:00Z"/>
                <w:b/>
                <w:lang w:val="en-PH" w:eastAsia="zh-CN"/>
              </w:rPr>
            </w:pPr>
            <w:ins w:id="10536" w:author="Vilson Lu" w:date="2014-08-15T16:06:00Z">
              <w:r w:rsidRPr="00BD695A">
                <w:rPr>
                  <w:b/>
                  <w:lang w:val="en-PH" w:eastAsia="zh-CN"/>
                </w:rPr>
                <w:t>Output</w:t>
              </w:r>
            </w:ins>
          </w:p>
        </w:tc>
      </w:tr>
      <w:tr w:rsidR="00690D69" w:rsidRPr="00BD695A" w:rsidTr="006E6440">
        <w:tblPrEx>
          <w:tblW w:w="0" w:type="auto"/>
          <w:tblInd w:w="1440" w:type="dxa"/>
          <w:tblPrExChange w:id="10537" w:author="TinTin Kalaw" w:date="2014-08-16T13:53:00Z">
            <w:tblPrEx>
              <w:tblW w:w="0" w:type="auto"/>
              <w:tblInd w:w="1440" w:type="dxa"/>
            </w:tblPrEx>
          </w:tblPrExChange>
        </w:tblPrEx>
        <w:trPr>
          <w:ins w:id="10538" w:author="Vilson Lu" w:date="2014-08-15T16:06:00Z"/>
          <w:trPrChange w:id="10539" w:author="TinTin Kalaw" w:date="2014-08-16T13:53:00Z">
            <w:trPr>
              <w:gridAfter w:val="0"/>
            </w:trPr>
          </w:trPrChange>
        </w:trPr>
        <w:tc>
          <w:tcPr>
            <w:tcW w:w="3935" w:type="dxa"/>
            <w:vAlign w:val="center"/>
            <w:tcPrChange w:id="10540" w:author="TinTin Kalaw" w:date="2014-08-16T13:53:00Z">
              <w:tcPr>
                <w:tcW w:w="3935" w:type="dxa"/>
                <w:gridSpan w:val="2"/>
              </w:tcPr>
            </w:tcPrChange>
          </w:tcPr>
          <w:p w:rsidR="00690D69" w:rsidRPr="00BD695A" w:rsidDel="006E6440" w:rsidRDefault="00690D69">
            <w:pPr>
              <w:jc w:val="center"/>
              <w:rPr>
                <w:ins w:id="10541" w:author="Vilson Lu" w:date="2014-08-15T16:06:00Z"/>
                <w:del w:id="10542" w:author="TinTin Kalaw" w:date="2014-08-16T13:52:00Z"/>
                <w:sz w:val="20"/>
                <w:szCs w:val="20"/>
                <w:lang w:val="en-PH" w:eastAsia="zh-CN"/>
                <w:rPrChange w:id="10543" w:author="TinTin Kalaw" w:date="2014-08-16T13:52:00Z">
                  <w:rPr>
                    <w:ins w:id="10544" w:author="Vilson Lu" w:date="2014-08-15T16:06:00Z"/>
                    <w:del w:id="10545" w:author="TinTin Kalaw" w:date="2014-08-16T13:52:00Z"/>
                    <w:b/>
                    <w:lang w:val="en-PH" w:eastAsia="zh-CN"/>
                  </w:rPr>
                </w:rPrChange>
              </w:rPr>
            </w:pPr>
          </w:p>
          <w:p w:rsidR="002F6E61" w:rsidRDefault="00372B98">
            <w:pPr>
              <w:spacing w:line="276" w:lineRule="auto"/>
              <w:contextualSpacing/>
              <w:jc w:val="both"/>
              <w:outlineLvl w:val="4"/>
              <w:rPr>
                <w:ins w:id="10546" w:author="Vilson Lu" w:date="2014-08-15T16:06:00Z"/>
                <w:rFonts w:ascii="Times New Roman" w:hAnsi="Times New Roman" w:cs="Times New Roman"/>
                <w:sz w:val="20"/>
                <w:szCs w:val="20"/>
                <w:lang w:val="en-PH" w:eastAsia="zh-CN"/>
                <w:rPrChange w:id="10547" w:author="TinTin Kalaw" w:date="2014-08-16T13:52:00Z">
                  <w:rPr>
                    <w:ins w:id="10548" w:author="Vilson Lu" w:date="2014-08-15T16:06:00Z"/>
                    <w:rFonts w:ascii="Times New Roman" w:hAnsi="Times New Roman" w:cs="Times New Roman"/>
                    <w:b/>
                    <w:lang w:val="en-PH" w:eastAsia="zh-CN"/>
                  </w:rPr>
                </w:rPrChange>
              </w:rPr>
              <w:pPrChange w:id="10549" w:author="TinTin Kalaw" w:date="2014-08-19T08:23:00Z">
                <w:pPr>
                  <w:spacing w:line="276" w:lineRule="auto"/>
                  <w:ind w:left="1080"/>
                  <w:contextualSpacing/>
                  <w:jc w:val="both"/>
                  <w:outlineLvl w:val="4"/>
                </w:pPr>
              </w:pPrChange>
            </w:pPr>
            <w:ins w:id="10550" w:author="Vilson Lu" w:date="2014-08-15T16:06:00Z">
              <w:r w:rsidRPr="00372B98">
                <w:rPr>
                  <w:sz w:val="20"/>
                  <w:szCs w:val="20"/>
                  <w:lang w:val="en-PH" w:eastAsia="zh-CN"/>
                  <w:rPrChange w:id="10551" w:author="TinTin Kalaw" w:date="2014-08-16T13:52:00Z">
                    <w:rPr>
                      <w:i/>
                      <w:lang w:val="en-PH" w:eastAsia="zh-CN"/>
                    </w:rPr>
                  </w:rPrChange>
                </w:rPr>
                <w:t>&lt;tweet&gt;</w:t>
              </w:r>
            </w:ins>
          </w:p>
          <w:p w:rsidR="002F6E61" w:rsidRDefault="009035E8">
            <w:pPr>
              <w:spacing w:line="276" w:lineRule="auto"/>
              <w:ind w:left="1080"/>
              <w:contextualSpacing/>
              <w:outlineLvl w:val="4"/>
              <w:rPr>
                <w:ins w:id="10552" w:author="Vilson Lu" w:date="2014-08-15T16:06:00Z"/>
                <w:del w:id="10553" w:author="TinTin Kalaw" w:date="2014-08-16T13:52:00Z"/>
                <w:rFonts w:ascii="Times New Roman" w:hAnsi="Times New Roman" w:cs="Times New Roman"/>
                <w:sz w:val="20"/>
                <w:szCs w:val="20"/>
                <w:lang w:val="en-PH" w:eastAsia="zh-CN"/>
                <w:rPrChange w:id="10554" w:author="TinTin Kalaw" w:date="2014-08-16T13:52:00Z">
                  <w:rPr>
                    <w:ins w:id="10555" w:author="Vilson Lu" w:date="2014-08-15T16:06:00Z"/>
                    <w:del w:id="10556" w:author="TinTin Kalaw" w:date="2014-08-16T13:52:00Z"/>
                    <w:rFonts w:ascii="Times New Roman" w:hAnsi="Times New Roman" w:cs="Times New Roman"/>
                    <w:b/>
                    <w:lang w:val="en-PH" w:eastAsia="zh-CN"/>
                  </w:rPr>
                </w:rPrChange>
              </w:rPr>
              <w:pPrChange w:id="10557" w:author="TinTin Kalaw" w:date="2014-08-19T08:23:00Z">
                <w:pPr>
                  <w:spacing w:line="276" w:lineRule="auto"/>
                  <w:ind w:left="1080"/>
                  <w:contextualSpacing/>
                  <w:jc w:val="both"/>
                  <w:outlineLvl w:val="4"/>
                </w:pPr>
              </w:pPrChange>
            </w:pPr>
            <w:ins w:id="10558" w:author="Vilson Lu" w:date="2014-08-22T00:47:00Z">
              <w:r>
                <w:rPr>
                  <w:rFonts w:ascii="Consolas" w:hAnsi="Consolas" w:cs="Consolas"/>
                  <w:color w:val="000000"/>
                  <w:sz w:val="20"/>
                  <w:szCs w:val="20"/>
                  <w:lang w:val="en-PH"/>
                </w:rPr>
                <w:t xml:space="preserve">"Dear_UH", "Adnu", "sana_VOTF", "po_MAHM", "damit_NCOM", "naman_ENCL", "ang_NA", "idonate", "natin_PNGP", "para_PRTA", "sa_NCOM", "mga_NA", "binagyo", "in_IN", "case_VBP", "na_NA", "may", "donation_NN:UN", "na_NA", "ganapin", "._PSNS", "Plus_JJ", "canned_JJ", </w:t>
              </w:r>
              <w:r>
                <w:rPr>
                  <w:rFonts w:ascii="Consolas" w:hAnsi="Consolas" w:cs="Consolas"/>
                  <w:color w:val="000000"/>
                  <w:sz w:val="20"/>
                  <w:szCs w:val="20"/>
                  <w:lang w:val="en-PH"/>
                </w:rPr>
                <w:lastRenderedPageBreak/>
                <w:t>"goods_NNS", "na_NA", "rin_ENCL", "._PSNS", "Haha_NN", "._PSNS"</w:t>
              </w:r>
            </w:ins>
            <w:ins w:id="10559" w:author="Vilson Lu" w:date="2014-08-15T16:06:00Z">
              <w:r w:rsidR="00372B98" w:rsidRPr="00372B98">
                <w:rPr>
                  <w:sz w:val="20"/>
                  <w:szCs w:val="20"/>
                  <w:lang w:val="en-PH" w:eastAsia="zh-CN"/>
                  <w:rPrChange w:id="10560" w:author="TinTin Kalaw" w:date="2014-08-16T13:52:00Z">
                    <w:rPr>
                      <w:i/>
                      <w:lang w:val="en-PH" w:eastAsia="zh-CN"/>
                    </w:rPr>
                  </w:rPrChange>
                </w:rPr>
                <w:t>&lt;/tweet&gt;</w:t>
              </w:r>
            </w:ins>
          </w:p>
          <w:p w:rsidR="002F6E61" w:rsidRDefault="002F6E61">
            <w:pPr>
              <w:rPr>
                <w:ins w:id="10561" w:author="Vilson Lu" w:date="2014-08-15T16:06:00Z"/>
                <w:sz w:val="20"/>
                <w:szCs w:val="20"/>
                <w:lang w:val="en-PH" w:eastAsia="zh-CN"/>
                <w:rPrChange w:id="10562" w:author="TinTin Kalaw" w:date="2014-08-16T13:52:00Z">
                  <w:rPr>
                    <w:ins w:id="10563" w:author="Vilson Lu" w:date="2014-08-15T16:06:00Z"/>
                    <w:b/>
                    <w:lang w:val="en-PH" w:eastAsia="zh-CN"/>
                  </w:rPr>
                </w:rPrChange>
              </w:rPr>
              <w:pPrChange w:id="10564" w:author="TinTin Kalaw" w:date="2014-08-19T08:23:00Z">
                <w:pPr>
                  <w:jc w:val="center"/>
                </w:pPr>
              </w:pPrChange>
            </w:pPr>
          </w:p>
        </w:tc>
        <w:tc>
          <w:tcPr>
            <w:tcW w:w="3975" w:type="dxa"/>
            <w:vAlign w:val="center"/>
            <w:tcPrChange w:id="10565" w:author="TinTin Kalaw" w:date="2014-08-16T13:53:00Z">
              <w:tcPr>
                <w:tcW w:w="3975" w:type="dxa"/>
                <w:gridSpan w:val="2"/>
              </w:tcPr>
            </w:tcPrChange>
          </w:tcPr>
          <w:p w:rsidR="00690D69" w:rsidRPr="00BD695A" w:rsidDel="006E6440" w:rsidRDefault="00690D69">
            <w:pPr>
              <w:jc w:val="center"/>
              <w:rPr>
                <w:ins w:id="10566" w:author="Vilson Lu" w:date="2014-08-15T16:06:00Z"/>
                <w:del w:id="10567" w:author="TinTin Kalaw" w:date="2014-08-16T13:52:00Z"/>
                <w:sz w:val="20"/>
                <w:szCs w:val="20"/>
                <w:lang w:val="en-PH" w:eastAsia="zh-CN"/>
                <w:rPrChange w:id="10568" w:author="TinTin Kalaw" w:date="2014-08-16T13:52:00Z">
                  <w:rPr>
                    <w:ins w:id="10569" w:author="Vilson Lu" w:date="2014-08-15T16:06:00Z"/>
                    <w:del w:id="10570" w:author="TinTin Kalaw" w:date="2014-08-16T13:52:00Z"/>
                    <w:b/>
                    <w:lang w:val="en-PH" w:eastAsia="zh-CN"/>
                  </w:rPr>
                </w:rPrChange>
              </w:rPr>
            </w:pPr>
          </w:p>
          <w:p w:rsidR="002F6E61" w:rsidRDefault="00372B98">
            <w:pPr>
              <w:spacing w:line="276" w:lineRule="auto"/>
              <w:contextualSpacing/>
              <w:jc w:val="both"/>
              <w:outlineLvl w:val="4"/>
              <w:rPr>
                <w:ins w:id="10571" w:author="Vilson Lu" w:date="2014-08-15T16:06:00Z"/>
                <w:rFonts w:ascii="Times New Roman" w:hAnsi="Times New Roman" w:cs="Times New Roman"/>
                <w:sz w:val="20"/>
                <w:szCs w:val="20"/>
                <w:lang w:val="en-PH" w:eastAsia="zh-CN"/>
                <w:rPrChange w:id="10572" w:author="TinTin Kalaw" w:date="2014-08-16T13:52:00Z">
                  <w:rPr>
                    <w:ins w:id="10573" w:author="Vilson Lu" w:date="2014-08-15T16:06:00Z"/>
                    <w:rFonts w:ascii="Times New Roman" w:hAnsi="Times New Roman" w:cs="Times New Roman"/>
                    <w:b/>
                    <w:lang w:val="en-PH" w:eastAsia="zh-CN"/>
                  </w:rPr>
                </w:rPrChange>
              </w:rPr>
              <w:pPrChange w:id="10574" w:author="TinTin Kalaw" w:date="2014-08-19T08:23:00Z">
                <w:pPr>
                  <w:spacing w:line="276" w:lineRule="auto"/>
                  <w:ind w:left="1080"/>
                  <w:contextualSpacing/>
                  <w:jc w:val="both"/>
                  <w:outlineLvl w:val="4"/>
                </w:pPr>
              </w:pPrChange>
            </w:pPr>
            <w:ins w:id="10575" w:author="Vilson Lu" w:date="2014-08-15T16:06:00Z">
              <w:r w:rsidRPr="00372B98">
                <w:rPr>
                  <w:sz w:val="20"/>
                  <w:szCs w:val="20"/>
                  <w:lang w:val="en-PH" w:eastAsia="zh-CN"/>
                  <w:rPrChange w:id="10576" w:author="TinTin Kalaw" w:date="2014-08-16T13:52:00Z">
                    <w:rPr>
                      <w:i/>
                      <w:lang w:val="en-PH" w:eastAsia="zh-CN"/>
                    </w:rPr>
                  </w:rPrChange>
                </w:rPr>
                <w:t>&lt;tweet&gt;</w:t>
              </w:r>
            </w:ins>
          </w:p>
          <w:p w:rsidR="002F6E61" w:rsidRDefault="009035E8">
            <w:pPr>
              <w:spacing w:line="276" w:lineRule="auto"/>
              <w:ind w:left="1080"/>
              <w:contextualSpacing/>
              <w:outlineLvl w:val="4"/>
              <w:rPr>
                <w:ins w:id="10577" w:author="Vilson Lu" w:date="2014-08-15T16:14:00Z"/>
                <w:del w:id="10578" w:author="TinTin Kalaw" w:date="2014-08-16T13:52:00Z"/>
                <w:sz w:val="20"/>
                <w:szCs w:val="20"/>
                <w:lang w:val="en-PH" w:eastAsia="zh-CN"/>
                <w:rPrChange w:id="10579" w:author="TinTin Kalaw" w:date="2014-08-16T13:52:00Z">
                  <w:rPr>
                    <w:ins w:id="10580" w:author="Vilson Lu" w:date="2014-08-15T16:14:00Z"/>
                    <w:del w:id="10581" w:author="TinTin Kalaw" w:date="2014-08-16T13:52:00Z"/>
                    <w:b/>
                    <w:lang w:val="en-PH" w:eastAsia="zh-CN"/>
                  </w:rPr>
                </w:rPrChange>
              </w:rPr>
              <w:pPrChange w:id="10582" w:author="TinTin Kalaw" w:date="2014-08-19T08:23:00Z">
                <w:pPr>
                  <w:spacing w:line="276" w:lineRule="auto"/>
                  <w:ind w:left="1080"/>
                  <w:contextualSpacing/>
                  <w:jc w:val="both"/>
                  <w:outlineLvl w:val="4"/>
                </w:pPr>
              </w:pPrChange>
            </w:pPr>
            <w:ins w:id="10583" w:author="Vilson Lu" w:date="2014-08-22T00:46:00Z">
              <w:r>
                <w:rPr>
                  <w:rFonts w:ascii="Consolas" w:hAnsi="Consolas" w:cs="Consolas"/>
                  <w:color w:val="000000"/>
                  <w:sz w:val="20"/>
                  <w:szCs w:val="20"/>
                  <w:lang w:val="en-PH"/>
                </w:rPr>
                <w:t xml:space="preserve">"Dear_UH", "Adnu", "sana_VOTF", "po_MAHM", "damit_NCOM", "naman_ENCL", "ang_NA", "idonate", "natin_PNGP", "para_PRTA", "sa_NCOM", "mga_NA", "binagyo", "in_IN", "case_VBP", "na_NA", "may", "donation_NN:UN", "na_NA", "ganapin", "._PSNS", "Plus_JJ", "canned_JJ", "goods_NNS", "na_NA", </w:t>
              </w:r>
              <w:r>
                <w:rPr>
                  <w:rFonts w:ascii="Consolas" w:hAnsi="Consolas" w:cs="Consolas"/>
                  <w:color w:val="000000"/>
                  <w:sz w:val="20"/>
                  <w:szCs w:val="20"/>
                  <w:lang w:val="en-PH"/>
                </w:rPr>
                <w:lastRenderedPageBreak/>
                <w:t>"rin_ENCL", "._PSNS", "Haha_NN", "._PSNS"</w:t>
              </w:r>
            </w:ins>
            <w:ins w:id="10584" w:author="Vilson Lu" w:date="2014-08-15T16:06:00Z">
              <w:r w:rsidR="00372B98" w:rsidRPr="00372B98">
                <w:rPr>
                  <w:sz w:val="20"/>
                  <w:szCs w:val="20"/>
                  <w:lang w:val="en-PH" w:eastAsia="zh-CN"/>
                  <w:rPrChange w:id="10585" w:author="TinTin Kalaw" w:date="2014-08-16T13:52:00Z">
                    <w:rPr>
                      <w:i/>
                      <w:lang w:val="en-PH" w:eastAsia="zh-CN"/>
                    </w:rPr>
                  </w:rPrChange>
                </w:rPr>
                <w:t>&lt;/tweet&gt;</w:t>
              </w:r>
            </w:ins>
          </w:p>
          <w:p w:rsidR="002F6E61" w:rsidRDefault="002F6E61">
            <w:pPr>
              <w:rPr>
                <w:ins w:id="10586" w:author="Vilson Lu" w:date="2014-08-15T16:06:00Z"/>
                <w:sz w:val="20"/>
                <w:szCs w:val="20"/>
                <w:lang w:val="en-PH" w:eastAsia="zh-CN"/>
                <w:rPrChange w:id="10587" w:author="TinTin Kalaw" w:date="2014-08-16T13:52:00Z">
                  <w:rPr>
                    <w:ins w:id="10588" w:author="Vilson Lu" w:date="2014-08-15T16:06:00Z"/>
                    <w:b/>
                    <w:lang w:val="en-PH" w:eastAsia="zh-CN"/>
                  </w:rPr>
                </w:rPrChange>
              </w:rPr>
              <w:pPrChange w:id="10589" w:author="TinTin Kalaw" w:date="2014-08-19T08:23:00Z">
                <w:pPr>
                  <w:jc w:val="center"/>
                </w:pPr>
              </w:pPrChange>
            </w:pPr>
          </w:p>
        </w:tc>
      </w:tr>
      <w:tr w:rsidR="00690D69" w:rsidRPr="00BD695A" w:rsidTr="006E6440">
        <w:tblPrEx>
          <w:tblW w:w="0" w:type="auto"/>
          <w:tblInd w:w="1440" w:type="dxa"/>
          <w:tblPrExChange w:id="10590" w:author="TinTin Kalaw" w:date="2014-08-16T13:53:00Z">
            <w:tblPrEx>
              <w:tblW w:w="0" w:type="auto"/>
              <w:tblInd w:w="1440" w:type="dxa"/>
            </w:tblPrEx>
          </w:tblPrExChange>
        </w:tblPrEx>
        <w:trPr>
          <w:ins w:id="10591" w:author="Vilson Lu" w:date="2014-08-15T16:06:00Z"/>
          <w:trPrChange w:id="10592" w:author="TinTin Kalaw" w:date="2014-08-16T13:53:00Z">
            <w:trPr>
              <w:gridAfter w:val="0"/>
            </w:trPr>
          </w:trPrChange>
        </w:trPr>
        <w:tc>
          <w:tcPr>
            <w:tcW w:w="3935" w:type="dxa"/>
            <w:vAlign w:val="center"/>
            <w:tcPrChange w:id="10593" w:author="TinTin Kalaw" w:date="2014-08-16T13:53:00Z">
              <w:tcPr>
                <w:tcW w:w="3935" w:type="dxa"/>
                <w:gridSpan w:val="2"/>
              </w:tcPr>
            </w:tcPrChange>
          </w:tcPr>
          <w:p w:rsidR="00690D69" w:rsidRPr="00BD695A" w:rsidDel="006E6440" w:rsidRDefault="00690D69">
            <w:pPr>
              <w:jc w:val="center"/>
              <w:rPr>
                <w:ins w:id="10594" w:author="Vilson Lu" w:date="2014-08-15T16:06:00Z"/>
                <w:del w:id="10595" w:author="TinTin Kalaw" w:date="2014-08-16T13:52:00Z"/>
                <w:sz w:val="20"/>
                <w:szCs w:val="20"/>
                <w:lang w:val="en-PH" w:eastAsia="zh-CN"/>
                <w:rPrChange w:id="10596" w:author="TinTin Kalaw" w:date="2014-08-16T13:52:00Z">
                  <w:rPr>
                    <w:ins w:id="10597" w:author="Vilson Lu" w:date="2014-08-15T16:06:00Z"/>
                    <w:del w:id="10598" w:author="TinTin Kalaw" w:date="2014-08-16T13:52:00Z"/>
                    <w:b/>
                    <w:lang w:val="en-PH" w:eastAsia="zh-CN"/>
                  </w:rPr>
                </w:rPrChange>
              </w:rPr>
            </w:pPr>
          </w:p>
          <w:p w:rsidR="002F6E61" w:rsidRDefault="00372B98">
            <w:pPr>
              <w:spacing w:line="276" w:lineRule="auto"/>
              <w:contextualSpacing/>
              <w:jc w:val="both"/>
              <w:outlineLvl w:val="4"/>
              <w:rPr>
                <w:ins w:id="10599" w:author="Vilson Lu" w:date="2014-08-15T16:06:00Z"/>
                <w:rFonts w:ascii="Times New Roman" w:hAnsi="Times New Roman" w:cs="Times New Roman"/>
                <w:sz w:val="20"/>
                <w:szCs w:val="20"/>
                <w:lang w:val="en-PH" w:eastAsia="zh-CN"/>
                <w:rPrChange w:id="10600" w:author="TinTin Kalaw" w:date="2014-08-16T13:52:00Z">
                  <w:rPr>
                    <w:ins w:id="10601" w:author="Vilson Lu" w:date="2014-08-15T16:06:00Z"/>
                    <w:rFonts w:ascii="Times New Roman" w:hAnsi="Times New Roman" w:cs="Times New Roman"/>
                    <w:b/>
                    <w:lang w:val="en-PH" w:eastAsia="zh-CN"/>
                  </w:rPr>
                </w:rPrChange>
              </w:rPr>
              <w:pPrChange w:id="10602" w:author="TinTin Kalaw" w:date="2014-08-19T08:23:00Z">
                <w:pPr>
                  <w:spacing w:line="276" w:lineRule="auto"/>
                  <w:ind w:left="1080"/>
                  <w:contextualSpacing/>
                  <w:jc w:val="both"/>
                  <w:outlineLvl w:val="4"/>
                </w:pPr>
              </w:pPrChange>
            </w:pPr>
            <w:ins w:id="10603" w:author="Vilson Lu" w:date="2014-08-15T16:06:00Z">
              <w:r w:rsidRPr="00372B98">
                <w:rPr>
                  <w:sz w:val="20"/>
                  <w:szCs w:val="20"/>
                  <w:lang w:val="en-PH" w:eastAsia="zh-CN"/>
                  <w:rPrChange w:id="10604" w:author="TinTin Kalaw" w:date="2014-08-16T13:52:00Z">
                    <w:rPr>
                      <w:i/>
                      <w:lang w:val="en-PH" w:eastAsia="zh-CN"/>
                    </w:rPr>
                  </w:rPrChange>
                </w:rPr>
                <w:t>&lt;tweet&gt;</w:t>
              </w:r>
            </w:ins>
          </w:p>
          <w:p w:rsidR="002F6E61" w:rsidRDefault="00171EEB">
            <w:pPr>
              <w:spacing w:line="276" w:lineRule="auto"/>
              <w:ind w:left="1080"/>
              <w:contextualSpacing/>
              <w:outlineLvl w:val="4"/>
              <w:rPr>
                <w:ins w:id="10605" w:author="Vilson Lu" w:date="2014-08-15T16:06:00Z"/>
                <w:del w:id="10606" w:author="TinTin Kalaw" w:date="2014-08-16T13:52:00Z"/>
                <w:sz w:val="20"/>
                <w:szCs w:val="20"/>
                <w:lang w:val="en-PH" w:eastAsia="zh-CN"/>
                <w:rPrChange w:id="10607" w:author="TinTin Kalaw" w:date="2014-08-16T13:52:00Z">
                  <w:rPr>
                    <w:ins w:id="10608" w:author="Vilson Lu" w:date="2014-08-15T16:06:00Z"/>
                    <w:del w:id="10609" w:author="TinTin Kalaw" w:date="2014-08-16T13:52:00Z"/>
                    <w:b/>
                    <w:lang w:val="en-PH" w:eastAsia="zh-CN"/>
                  </w:rPr>
                </w:rPrChange>
              </w:rPr>
              <w:pPrChange w:id="10610" w:author="TinTin Kalaw" w:date="2014-08-19T08:23:00Z">
                <w:pPr>
                  <w:spacing w:line="276" w:lineRule="auto"/>
                  <w:ind w:left="1080"/>
                  <w:contextualSpacing/>
                  <w:jc w:val="both"/>
                  <w:outlineLvl w:val="4"/>
                </w:pPr>
              </w:pPrChange>
            </w:pPr>
            <w:ins w:id="10611" w:author="Vilson Lu" w:date="2014-08-22T05:32:00Z">
              <w:r>
                <w:rPr>
                  <w:rFonts w:ascii="Consolas" w:hAnsi="Consolas" w:cs="Consolas"/>
                  <w:color w:val="000000"/>
                  <w:sz w:val="20"/>
                  <w:szCs w:val="20"/>
                  <w:lang w:val="en-PH"/>
                </w:rPr>
                <w:t xml:space="preserve">"Kailangan_VOTF", "na_NA", "talaga_IRIA", "ng_NA", "military_NCOM", "efforts_NNS", "sa_NCOM", "most_JJS", "part_JJ", "of_IN", "Leyte_NPRO", "._PSNS", "Nagkakagulo", "na_NA", "._PSNS" </w:t>
              </w:r>
            </w:ins>
            <w:ins w:id="10612" w:author="Vilson Lu" w:date="2014-08-15T16:06:00Z">
              <w:r w:rsidR="00372B98" w:rsidRPr="00372B98">
                <w:rPr>
                  <w:sz w:val="20"/>
                  <w:szCs w:val="20"/>
                  <w:lang w:val="en-PH" w:eastAsia="zh-CN"/>
                  <w:rPrChange w:id="10613" w:author="TinTin Kalaw" w:date="2014-08-16T13:52:00Z">
                    <w:rPr>
                      <w:i/>
                      <w:lang w:val="en-PH" w:eastAsia="zh-CN"/>
                    </w:rPr>
                  </w:rPrChange>
                </w:rPr>
                <w:t>&lt;/tweet&gt;</w:t>
              </w:r>
            </w:ins>
          </w:p>
          <w:p w:rsidR="002F6E61" w:rsidRDefault="002F6E61">
            <w:pPr>
              <w:rPr>
                <w:ins w:id="10614" w:author="Vilson Lu" w:date="2014-08-15T16:06:00Z"/>
                <w:sz w:val="20"/>
                <w:szCs w:val="20"/>
                <w:lang w:val="en-PH" w:eastAsia="zh-CN"/>
                <w:rPrChange w:id="10615" w:author="TinTin Kalaw" w:date="2014-08-16T13:52:00Z">
                  <w:rPr>
                    <w:ins w:id="10616" w:author="Vilson Lu" w:date="2014-08-15T16:06:00Z"/>
                    <w:b/>
                    <w:lang w:val="en-PH" w:eastAsia="zh-CN"/>
                  </w:rPr>
                </w:rPrChange>
              </w:rPr>
              <w:pPrChange w:id="10617" w:author="TinTin Kalaw" w:date="2014-08-19T08:23:00Z">
                <w:pPr>
                  <w:jc w:val="center"/>
                </w:pPr>
              </w:pPrChange>
            </w:pPr>
          </w:p>
        </w:tc>
        <w:tc>
          <w:tcPr>
            <w:tcW w:w="3975" w:type="dxa"/>
            <w:vAlign w:val="center"/>
            <w:tcPrChange w:id="10618" w:author="TinTin Kalaw" w:date="2014-08-16T13:53:00Z">
              <w:tcPr>
                <w:tcW w:w="3975" w:type="dxa"/>
                <w:gridSpan w:val="2"/>
              </w:tcPr>
            </w:tcPrChange>
          </w:tcPr>
          <w:p w:rsidR="00690D69" w:rsidRPr="00BD695A" w:rsidDel="006E6440" w:rsidRDefault="00690D69">
            <w:pPr>
              <w:jc w:val="center"/>
              <w:rPr>
                <w:ins w:id="10619" w:author="Vilson Lu" w:date="2014-08-15T16:06:00Z"/>
                <w:del w:id="10620" w:author="TinTin Kalaw" w:date="2014-08-16T13:52:00Z"/>
                <w:sz w:val="20"/>
                <w:szCs w:val="20"/>
                <w:lang w:val="en-PH" w:eastAsia="zh-CN"/>
                <w:rPrChange w:id="10621" w:author="TinTin Kalaw" w:date="2014-08-16T13:52:00Z">
                  <w:rPr>
                    <w:ins w:id="10622" w:author="Vilson Lu" w:date="2014-08-15T16:06:00Z"/>
                    <w:del w:id="10623" w:author="TinTin Kalaw" w:date="2014-08-16T13:52:00Z"/>
                    <w:b/>
                    <w:lang w:val="en-PH" w:eastAsia="zh-CN"/>
                  </w:rPr>
                </w:rPrChange>
              </w:rPr>
            </w:pPr>
          </w:p>
          <w:p w:rsidR="002F6E61" w:rsidRDefault="00372B98">
            <w:pPr>
              <w:spacing w:line="276" w:lineRule="auto"/>
              <w:contextualSpacing/>
              <w:jc w:val="both"/>
              <w:outlineLvl w:val="4"/>
              <w:rPr>
                <w:ins w:id="10624" w:author="Vilson Lu" w:date="2014-08-15T16:06:00Z"/>
                <w:rFonts w:ascii="Times New Roman" w:hAnsi="Times New Roman" w:cs="Times New Roman"/>
                <w:sz w:val="20"/>
                <w:szCs w:val="20"/>
                <w:lang w:val="en-PH" w:eastAsia="zh-CN"/>
                <w:rPrChange w:id="10625" w:author="TinTin Kalaw" w:date="2014-08-16T13:52:00Z">
                  <w:rPr>
                    <w:ins w:id="10626" w:author="Vilson Lu" w:date="2014-08-15T16:06:00Z"/>
                    <w:rFonts w:ascii="Times New Roman" w:hAnsi="Times New Roman" w:cs="Times New Roman"/>
                    <w:b/>
                    <w:lang w:val="en-PH" w:eastAsia="zh-CN"/>
                  </w:rPr>
                </w:rPrChange>
              </w:rPr>
              <w:pPrChange w:id="10627" w:author="TinTin Kalaw" w:date="2014-08-19T08:23:00Z">
                <w:pPr>
                  <w:spacing w:line="276" w:lineRule="auto"/>
                  <w:ind w:left="1080"/>
                  <w:contextualSpacing/>
                  <w:jc w:val="both"/>
                  <w:outlineLvl w:val="4"/>
                </w:pPr>
              </w:pPrChange>
            </w:pPr>
            <w:ins w:id="10628" w:author="Vilson Lu" w:date="2014-08-15T16:06:00Z">
              <w:r w:rsidRPr="00372B98">
                <w:rPr>
                  <w:sz w:val="20"/>
                  <w:szCs w:val="20"/>
                  <w:lang w:val="en-PH" w:eastAsia="zh-CN"/>
                  <w:rPrChange w:id="10629" w:author="TinTin Kalaw" w:date="2014-08-16T13:52:00Z">
                    <w:rPr>
                      <w:i/>
                      <w:lang w:val="en-PH" w:eastAsia="zh-CN"/>
                    </w:rPr>
                  </w:rPrChange>
                </w:rPr>
                <w:t>&lt;tweet&gt;</w:t>
              </w:r>
            </w:ins>
          </w:p>
          <w:p w:rsidR="002F6E61" w:rsidRDefault="00DE0F88">
            <w:pPr>
              <w:spacing w:line="276" w:lineRule="auto"/>
              <w:ind w:left="1080"/>
              <w:contextualSpacing/>
              <w:outlineLvl w:val="4"/>
              <w:rPr>
                <w:ins w:id="10630" w:author="Vilson Lu" w:date="2014-08-15T16:14:00Z"/>
                <w:del w:id="10631" w:author="TinTin Kalaw" w:date="2014-08-16T13:52:00Z"/>
                <w:sz w:val="20"/>
                <w:szCs w:val="20"/>
                <w:lang w:val="en-PH" w:eastAsia="zh-CN"/>
                <w:rPrChange w:id="10632" w:author="TinTin Kalaw" w:date="2014-08-16T13:52:00Z">
                  <w:rPr>
                    <w:ins w:id="10633" w:author="Vilson Lu" w:date="2014-08-15T16:14:00Z"/>
                    <w:del w:id="10634" w:author="TinTin Kalaw" w:date="2014-08-16T13:52:00Z"/>
                    <w:b/>
                    <w:lang w:val="en-PH" w:eastAsia="zh-CN"/>
                  </w:rPr>
                </w:rPrChange>
              </w:rPr>
              <w:pPrChange w:id="10635" w:author="TinTin Kalaw" w:date="2014-08-19T08:23:00Z">
                <w:pPr>
                  <w:spacing w:line="276" w:lineRule="auto"/>
                  <w:ind w:left="1080"/>
                  <w:contextualSpacing/>
                  <w:jc w:val="both"/>
                  <w:outlineLvl w:val="4"/>
                </w:pPr>
              </w:pPrChange>
            </w:pPr>
            <w:ins w:id="10636" w:author="Vilson Lu" w:date="2014-08-22T05:26:00Z">
              <w:r>
                <w:rPr>
                  <w:rFonts w:ascii="Consolas" w:hAnsi="Consolas" w:cs="Consolas"/>
                  <w:color w:val="000000"/>
                  <w:sz w:val="20"/>
                  <w:szCs w:val="20"/>
                  <w:lang w:val="en-PH"/>
                </w:rPr>
                <w:t>"Kailangan_VOTF", "na_NA", "talaga_IRIA", "ng_NA", "military_NCOM", "efforts_NNS", "sa_NCOM", "most_JJS", "part_JJ", "of_IN", "&lt;location: Leyte/&gt;", "._PSNS", "Nagkakagulo", "na_NA" "._PSNS"</w:t>
              </w:r>
            </w:ins>
            <w:ins w:id="10637" w:author="Vilson Lu" w:date="2014-08-15T16:06:00Z">
              <w:r w:rsidR="00372B98" w:rsidRPr="00372B98">
                <w:rPr>
                  <w:sz w:val="20"/>
                  <w:szCs w:val="20"/>
                  <w:lang w:val="en-PH" w:eastAsia="zh-CN"/>
                  <w:rPrChange w:id="10638" w:author="TinTin Kalaw" w:date="2014-08-16T13:52:00Z">
                    <w:rPr>
                      <w:i/>
                      <w:lang w:val="en-PH" w:eastAsia="zh-CN"/>
                    </w:rPr>
                  </w:rPrChange>
                </w:rPr>
                <w:t>&lt;/tweet&gt;</w:t>
              </w:r>
            </w:ins>
          </w:p>
          <w:p w:rsidR="002F6E61" w:rsidRDefault="002F6E61">
            <w:pPr>
              <w:keepNext/>
              <w:rPr>
                <w:ins w:id="10639" w:author="Vilson Lu" w:date="2014-08-15T16:06:00Z"/>
                <w:rFonts w:ascii="Times New Roman" w:hAnsi="Times New Roman" w:cs="Times New Roman"/>
                <w:sz w:val="20"/>
                <w:szCs w:val="20"/>
                <w:lang w:val="en-PH" w:eastAsia="zh-CN"/>
                <w:rPrChange w:id="10640" w:author="TinTin Kalaw" w:date="2014-08-16T13:52:00Z">
                  <w:rPr>
                    <w:ins w:id="10641" w:author="Vilson Lu" w:date="2014-08-15T16:06:00Z"/>
                    <w:rFonts w:ascii="Times New Roman" w:hAnsi="Times New Roman" w:cs="Times New Roman"/>
                    <w:b/>
                    <w:lang w:val="en-PH" w:eastAsia="zh-CN"/>
                  </w:rPr>
                </w:rPrChange>
              </w:rPr>
              <w:pPrChange w:id="10642" w:author="Vilson Lu" w:date="2014-08-22T02:39:00Z">
                <w:pPr>
                  <w:jc w:val="center"/>
                </w:pPr>
              </w:pPrChange>
            </w:pPr>
          </w:p>
        </w:tc>
      </w:tr>
    </w:tbl>
    <w:p w:rsidR="002F6E61" w:rsidRDefault="00EC7FD0">
      <w:pPr>
        <w:pStyle w:val="Caption"/>
        <w:rPr>
          <w:ins w:id="10643" w:author="Vilson Lu" w:date="2014-08-22T02:39:00Z"/>
        </w:rPr>
        <w:pPrChange w:id="10644" w:author="Vilson Lu" w:date="2014-08-22T02:39:00Z">
          <w:pPr>
            <w:pStyle w:val="Content"/>
          </w:pPr>
        </w:pPrChange>
      </w:pPr>
      <w:bookmarkStart w:id="10645" w:name="_Ref396438716"/>
      <w:bookmarkStart w:id="10646" w:name="_Toc396489872"/>
      <w:ins w:id="10647" w:author="Vilson Lu" w:date="2014-08-22T02:39:00Z">
        <w:r>
          <w:t xml:space="preserve">Table </w:t>
        </w:r>
      </w:ins>
      <w:ins w:id="10648" w:author="Vilson Lu" w:date="2014-08-22T16:11:00Z">
        <w:r w:rsidR="00372B98">
          <w:fldChar w:fldCharType="begin"/>
        </w:r>
        <w:r w:rsidR="00D71339">
          <w:instrText xml:space="preserve"> STYLEREF 1 \s </w:instrText>
        </w:r>
      </w:ins>
      <w:r w:rsidR="00372B98">
        <w:fldChar w:fldCharType="separate"/>
      </w:r>
      <w:r w:rsidR="003160F5">
        <w:rPr>
          <w:noProof/>
        </w:rPr>
        <w:t>4</w:t>
      </w:r>
      <w:ins w:id="10649"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0650" w:author="Vilson Lu" w:date="2014-08-22T16:55:00Z">
        <w:r w:rsidR="003160F5">
          <w:rPr>
            <w:noProof/>
          </w:rPr>
          <w:t>4</w:t>
        </w:r>
      </w:ins>
      <w:ins w:id="10651" w:author="Vilson Lu" w:date="2014-08-22T16:11:00Z">
        <w:r w:rsidR="00372B98">
          <w:fldChar w:fldCharType="end"/>
        </w:r>
      </w:ins>
      <w:bookmarkEnd w:id="10645"/>
      <w:ins w:id="10652" w:author="Vilson Lu" w:date="2014-08-22T02:39:00Z">
        <w:r>
          <w:t>. Sample Input/Output Gazetteer</w:t>
        </w:r>
        <w:bookmarkEnd w:id="10646"/>
      </w:ins>
    </w:p>
    <w:p w:rsidR="002F6E61" w:rsidRDefault="00372B98">
      <w:pPr>
        <w:pStyle w:val="Content2"/>
        <w:ind w:left="0"/>
        <w:jc w:val="left"/>
        <w:rPr>
          <w:ins w:id="10653" w:author="Vilson Lu" w:date="2014-08-15T16:07:00Z"/>
          <w:del w:id="10654" w:author="TinTin Kalaw" w:date="2014-08-16T13:54:00Z"/>
        </w:rPr>
        <w:pPrChange w:id="10655" w:author="Vilson Lu" w:date="2014-08-22T11:05:00Z">
          <w:pPr>
            <w:pStyle w:val="Content"/>
            <w:ind w:left="2160"/>
          </w:pPr>
        </w:pPrChange>
      </w:pPr>
      <w:ins w:id="10656" w:author="TinTin Kalaw" w:date="2014-08-16T13:54:00Z">
        <w:del w:id="10657" w:author="Vilson Lu" w:date="2014-08-22T11:05:00Z">
          <w:r w:rsidDel="009E5957">
            <w:fldChar w:fldCharType="begin"/>
          </w:r>
          <w:r w:rsidR="006E6440" w:rsidDel="009E5957">
            <w:delInstrText xml:space="preserve"> REF _Ref395960619 \h </w:delInstrText>
          </w:r>
        </w:del>
      </w:ins>
      <w:del w:id="10658" w:author="Vilson Lu" w:date="2014-08-22T11:05:00Z">
        <w:r w:rsidDel="009E5957">
          <w:fldChar w:fldCharType="end"/>
        </w:r>
      </w:del>
    </w:p>
    <w:bookmarkStart w:id="10659" w:name="_Ref395960619"/>
    <w:bookmarkStart w:id="10660" w:name="_Toc395094933"/>
    <w:p w:rsidR="002F6E61" w:rsidRDefault="00372B98">
      <w:pPr>
        <w:pStyle w:val="Caption"/>
        <w:ind w:left="0"/>
        <w:jc w:val="left"/>
        <w:rPr>
          <w:ins w:id="10661" w:author="Vilson Lu" w:date="2014-08-22T10:50:00Z"/>
        </w:rPr>
        <w:pPrChange w:id="10662" w:author="Vilson Lu" w:date="2014-08-22T11:05:00Z">
          <w:pPr/>
        </w:pPrChange>
      </w:pPr>
      <w:ins w:id="10663" w:author="TinTin Kalaw" w:date="2014-08-16T13:59:00Z">
        <w:del w:id="10664" w:author="Vilson Lu" w:date="2014-08-21T17:51:00Z">
          <w:r w:rsidDel="005621E4">
            <w:fldChar w:fldCharType="begin"/>
          </w:r>
          <w:r w:rsidR="006E6440" w:rsidDel="005621E4">
            <w:delInstrText xml:space="preserve"> STYLEREF 1 \s </w:delInstrText>
          </w:r>
        </w:del>
      </w:ins>
      <w:del w:id="10665" w:author="Vilson Lu" w:date="2014-08-21T17:51:00Z">
        <w:r w:rsidDel="005621E4">
          <w:fldChar w:fldCharType="separate"/>
        </w:r>
        <w:r w:rsidR="0068488C" w:rsidDel="005621E4">
          <w:rPr>
            <w:noProof/>
          </w:rPr>
          <w:delText>4</w:delText>
        </w:r>
      </w:del>
      <w:ins w:id="10666" w:author="TinTin Kalaw" w:date="2014-08-16T13:59:00Z">
        <w:del w:id="10667" w:author="Vilson Lu" w:date="2014-08-21T17:51:00Z">
          <w:r w:rsidDel="005621E4">
            <w:fldChar w:fldCharType="end"/>
          </w:r>
          <w:r w:rsidR="006E6440" w:rsidDel="005621E4">
            <w:noBreakHyphen/>
          </w:r>
          <w:r w:rsidDel="005621E4">
            <w:fldChar w:fldCharType="begin"/>
          </w:r>
          <w:r w:rsidR="006E6440" w:rsidDel="005621E4">
            <w:delInstrText xml:space="preserve"> SEQ Table \* ARABIC \s 1 </w:delInstrText>
          </w:r>
        </w:del>
      </w:ins>
      <w:del w:id="10668" w:author="Vilson Lu" w:date="2014-08-21T17:51:00Z">
        <w:r w:rsidDel="005621E4">
          <w:fldChar w:fldCharType="end"/>
        </w:r>
      </w:del>
      <w:bookmarkEnd w:id="10659"/>
      <w:ins w:id="10669" w:author="TinTin Kalaw" w:date="2014-08-16T13:58:00Z">
        <w:del w:id="10670" w:author="Vilson Lu" w:date="2014-08-22T02:43:00Z">
          <w:r w:rsidR="006E6440" w:rsidDel="00F17C35">
            <w:delText xml:space="preserve">for </w:delText>
          </w:r>
        </w:del>
      </w:ins>
      <w:bookmarkEnd w:id="10660"/>
    </w:p>
    <w:p w:rsidR="009E5957" w:rsidRDefault="009E5957">
      <w:pPr>
        <w:pStyle w:val="Heading3"/>
        <w:rPr>
          <w:ins w:id="10671" w:author="Vilson Lu" w:date="2014-08-22T11:04:00Z"/>
        </w:rPr>
      </w:pPr>
      <w:bookmarkStart w:id="10672" w:name="_Toc396489725"/>
      <w:ins w:id="10673" w:author="Vilson Lu" w:date="2014-08-22T11:03:00Z">
        <w:r>
          <w:t>Feature Extraction Module</w:t>
        </w:r>
      </w:ins>
      <w:bookmarkEnd w:id="10672"/>
    </w:p>
    <w:p w:rsidR="009E5957" w:rsidRPr="00341E15" w:rsidRDefault="009E5957" w:rsidP="009E5957">
      <w:pPr>
        <w:pStyle w:val="Content2"/>
        <w:rPr>
          <w:ins w:id="10674" w:author="Vilson Lu" w:date="2014-08-22T11:04:00Z"/>
        </w:rPr>
      </w:pPr>
    </w:p>
    <w:p w:rsidR="009E5957" w:rsidRDefault="009E5957" w:rsidP="009E5957">
      <w:pPr>
        <w:pStyle w:val="Content2"/>
        <w:rPr>
          <w:ins w:id="10675" w:author="Vilson Lu" w:date="2014-08-22T11:04:00Z"/>
        </w:rPr>
      </w:pPr>
      <w:ins w:id="10676" w:author="Vilson Lu" w:date="2014-08-22T11:04:00Z">
        <w:r w:rsidRPr="00B95616">
          <w:t>This module is responsible for extracting the feature from the tweet. The module will extract the presence of disaster words, tweet length, character n-gram, user, location, and trusted accounts. The Feature Extraction Module will take the preprocessed tweets as inputs, then output the tweet with the features.</w:t>
        </w:r>
        <w:r>
          <w:t xml:space="preserve"> Table 4-13 shows a sample of the features and their respective values.</w:t>
        </w:r>
      </w:ins>
    </w:p>
    <w:p w:rsidR="009E5957" w:rsidRPr="00B95616" w:rsidRDefault="009E5957" w:rsidP="009E5957">
      <w:pPr>
        <w:pStyle w:val="Content2"/>
        <w:rPr>
          <w:ins w:id="10677" w:author="Vilson Lu" w:date="2014-08-22T11:04:00Z"/>
          <w:rFonts w:ascii="Times New Roman" w:hAnsi="Times New Roman" w:cs="Times New Roman"/>
        </w:rPr>
      </w:pPr>
    </w:p>
    <w:p w:rsidR="009E5957" w:rsidRPr="00B95616" w:rsidRDefault="009E5957" w:rsidP="009E5957">
      <w:pPr>
        <w:pStyle w:val="Heading4"/>
        <w:rPr>
          <w:ins w:id="10678" w:author="Vilson Lu" w:date="2014-08-22T11:04:00Z"/>
        </w:rPr>
      </w:pPr>
      <w:ins w:id="10679" w:author="Vilson Lu" w:date="2014-08-22T11:04:00Z">
        <w:r w:rsidRPr="00B95616">
          <w:rPr>
            <w:bCs/>
            <w:sz w:val="14"/>
            <w:szCs w:val="14"/>
          </w:rPr>
          <w:t> </w:t>
        </w:r>
        <w:r w:rsidRPr="00B95616">
          <w:t>Presence</w:t>
        </w:r>
      </w:ins>
    </w:p>
    <w:p w:rsidR="009E5957" w:rsidRPr="00B95616" w:rsidRDefault="009E5957" w:rsidP="009E5957">
      <w:pPr>
        <w:pStyle w:val="Content2"/>
        <w:rPr>
          <w:ins w:id="10680" w:author="Vilson Lu" w:date="2014-08-22T11:04:00Z"/>
        </w:rPr>
      </w:pPr>
    </w:p>
    <w:p w:rsidR="009E5957" w:rsidRPr="00B95616" w:rsidRDefault="009E5957" w:rsidP="009E5957">
      <w:pPr>
        <w:pStyle w:val="Content2"/>
        <w:rPr>
          <w:ins w:id="10681" w:author="Vilson Lu" w:date="2014-08-22T11:04:00Z"/>
        </w:rPr>
      </w:pPr>
      <w:ins w:id="10682" w:author="Vilson Lu" w:date="2014-08-22T11:04:00Z">
        <w:r w:rsidRPr="00B95616">
          <w:t>The Presence feature</w:t>
        </w:r>
        <w:r>
          <w:t xml:space="preserve"> is a binary feature that indicates the presence of </w:t>
        </w:r>
        <w:r w:rsidRPr="00B95616">
          <w:t xml:space="preserve">keywords like disaster words, </w:t>
        </w:r>
        <w:r>
          <w:t>mentions, hashtags, emoticons, retweets</w:t>
        </w:r>
        <w:r w:rsidRPr="00B95616">
          <w:t>, and Code Switching in the input tweet.</w:t>
        </w:r>
        <w:r>
          <w:t xml:space="preserve"> The value of “1” is given if the keyword is present</w:t>
        </w:r>
      </w:ins>
      <w:ins w:id="10683" w:author="PF" w:date="2015-03-02T04:38:00Z">
        <w:r w:rsidR="00E01C89">
          <w:t>;</w:t>
        </w:r>
      </w:ins>
      <w:ins w:id="10684" w:author="Vilson Lu" w:date="2014-08-22T11:04:00Z">
        <w:del w:id="10685" w:author="PF" w:date="2015-03-02T04:38:00Z">
          <w:r w:rsidDel="00E01C89">
            <w:delText>,</w:delText>
          </w:r>
        </w:del>
        <w:r>
          <w:t xml:space="preserve"> </w:t>
        </w:r>
      </w:ins>
      <w:ins w:id="10686" w:author="PF" w:date="2015-03-02T04:38:00Z">
        <w:r w:rsidR="00E01C89">
          <w:t>otherwise</w:t>
        </w:r>
      </w:ins>
      <w:ins w:id="10687" w:author="Vilson Lu" w:date="2014-08-22T11:04:00Z">
        <w:del w:id="10688" w:author="PF" w:date="2015-03-02T04:38:00Z">
          <w:r w:rsidDel="00E01C89">
            <w:delText>else</w:delText>
          </w:r>
        </w:del>
        <w:r>
          <w:t xml:space="preserve"> it is given “0”.</w:t>
        </w:r>
      </w:ins>
    </w:p>
    <w:p w:rsidR="002F6E61" w:rsidRDefault="002F6E61">
      <w:pPr>
        <w:pStyle w:val="Content2"/>
        <w:ind w:left="0"/>
        <w:rPr>
          <w:ins w:id="10689" w:author="Vilson Lu" w:date="2014-08-22T11:04:00Z"/>
        </w:rPr>
        <w:pPrChange w:id="10690" w:author="Vilson Lu" w:date="2014-08-22T11:05:00Z">
          <w:pPr>
            <w:pStyle w:val="Content2"/>
          </w:pPr>
        </w:pPrChange>
      </w:pPr>
    </w:p>
    <w:p w:rsidR="009E5957" w:rsidRPr="00B95616" w:rsidRDefault="009E5957" w:rsidP="009E5957">
      <w:pPr>
        <w:pStyle w:val="Heading4"/>
        <w:rPr>
          <w:ins w:id="10691" w:author="Vilson Lu" w:date="2014-08-22T11:04:00Z"/>
        </w:rPr>
      </w:pPr>
      <w:ins w:id="10692" w:author="Vilson Lu" w:date="2014-08-22T11:04:00Z">
        <w:r w:rsidRPr="00B95616">
          <w:t>Tweet Length</w:t>
        </w:r>
      </w:ins>
    </w:p>
    <w:p w:rsidR="009E5957" w:rsidRPr="00B95616" w:rsidRDefault="009E5957" w:rsidP="009E5957">
      <w:pPr>
        <w:pStyle w:val="Content"/>
        <w:rPr>
          <w:ins w:id="10693" w:author="Vilson Lu" w:date="2014-08-22T11:04:00Z"/>
        </w:rPr>
      </w:pPr>
    </w:p>
    <w:p w:rsidR="009E5957" w:rsidRPr="00B95616" w:rsidRDefault="009E5957" w:rsidP="009E5957">
      <w:pPr>
        <w:pStyle w:val="Content"/>
        <w:rPr>
          <w:ins w:id="10694" w:author="Vilson Lu" w:date="2014-08-22T11:04:00Z"/>
        </w:rPr>
      </w:pPr>
      <w:ins w:id="10695" w:author="Vilson Lu" w:date="2014-08-22T11:04:00Z">
        <w:r w:rsidRPr="00B95616">
          <w:t>The Tweet Length feature essentially counts the length of the input tweet.</w:t>
        </w:r>
      </w:ins>
    </w:p>
    <w:p w:rsidR="009E5957" w:rsidRPr="00B95616" w:rsidRDefault="009E5957" w:rsidP="009E5957">
      <w:pPr>
        <w:pStyle w:val="Content"/>
        <w:rPr>
          <w:ins w:id="10696" w:author="Vilson Lu" w:date="2014-08-22T11:04:00Z"/>
        </w:rPr>
      </w:pPr>
    </w:p>
    <w:p w:rsidR="009E5957" w:rsidRPr="00B95616" w:rsidRDefault="009E5957" w:rsidP="009E5957">
      <w:pPr>
        <w:pStyle w:val="Heading4"/>
        <w:rPr>
          <w:ins w:id="10697" w:author="Vilson Lu" w:date="2014-08-22T11:04:00Z"/>
        </w:rPr>
      </w:pPr>
      <w:ins w:id="10698" w:author="Vilson Lu" w:date="2014-08-22T11:04:00Z">
        <w:r w:rsidRPr="00B95616">
          <w:t>N-gram</w:t>
        </w:r>
      </w:ins>
    </w:p>
    <w:p w:rsidR="009E5957" w:rsidRPr="00B95616" w:rsidRDefault="009E5957" w:rsidP="009E5957">
      <w:pPr>
        <w:pStyle w:val="Content2"/>
        <w:rPr>
          <w:ins w:id="10699" w:author="Vilson Lu" w:date="2014-08-22T11:04:00Z"/>
        </w:rPr>
      </w:pPr>
    </w:p>
    <w:p w:rsidR="009E5957" w:rsidRDefault="009E5957" w:rsidP="009E5957">
      <w:pPr>
        <w:pStyle w:val="Content2"/>
        <w:rPr>
          <w:ins w:id="10700" w:author="Vilson Lu" w:date="2014-08-22T11:18:00Z"/>
        </w:rPr>
      </w:pPr>
      <w:ins w:id="10701" w:author="Vilson Lu" w:date="2014-08-22T11:04:00Z">
        <w:r w:rsidRPr="00B95616">
          <w:t xml:space="preserve">The N-gram feature is mainly responsible for generating/extracting the different n-grams for the input tweets, specifically, the bi-gram and the tri-gram of the input tweets. </w:t>
        </w:r>
        <w:del w:id="10702" w:author="PF" w:date="2015-03-02T04:38:00Z">
          <w:r w:rsidRPr="00B95616" w:rsidDel="00E01C89">
            <w:delText>In order t</w:delText>
          </w:r>
        </w:del>
      </w:ins>
      <w:ins w:id="10703" w:author="PF" w:date="2015-03-02T04:38:00Z">
        <w:r w:rsidR="00E01C89">
          <w:t>T</w:t>
        </w:r>
      </w:ins>
      <w:ins w:id="10704" w:author="Vilson Lu" w:date="2014-08-22T11:04:00Z">
        <w:r w:rsidRPr="00B95616">
          <w:t>o accomplish the n-gram generation/extraction tasks, the module will make use of the SRILM tool, which is specifically built for generating/extracting n-gram models.</w:t>
        </w:r>
      </w:ins>
    </w:p>
    <w:p w:rsidR="002F6E61" w:rsidRDefault="002F6E61">
      <w:pPr>
        <w:pStyle w:val="Content2"/>
        <w:ind w:left="0"/>
        <w:rPr>
          <w:ins w:id="10705" w:author="Vilson Lu" w:date="2014-08-22T11:04:00Z"/>
        </w:rPr>
        <w:pPrChange w:id="10706" w:author="Vilson Lu" w:date="2014-08-22T11:27:00Z">
          <w:pPr>
            <w:pStyle w:val="Content2"/>
          </w:pPr>
        </w:pPrChange>
      </w:pPr>
    </w:p>
    <w:p w:rsidR="009E5957" w:rsidRPr="00B95616" w:rsidRDefault="009E5957" w:rsidP="009E5957">
      <w:pPr>
        <w:pStyle w:val="Heading4"/>
        <w:rPr>
          <w:ins w:id="10707" w:author="Vilson Lu" w:date="2014-08-22T11:04:00Z"/>
        </w:rPr>
      </w:pPr>
      <w:ins w:id="10708" w:author="Vilson Lu" w:date="2014-08-22T11:04:00Z">
        <w:r w:rsidRPr="00B95616">
          <w:t>User</w:t>
        </w:r>
      </w:ins>
    </w:p>
    <w:p w:rsidR="009E5957" w:rsidRPr="00B95616" w:rsidRDefault="009E5957" w:rsidP="009E5957">
      <w:pPr>
        <w:pStyle w:val="Content"/>
        <w:rPr>
          <w:ins w:id="10709" w:author="Vilson Lu" w:date="2014-08-22T11:04:00Z"/>
        </w:rPr>
      </w:pPr>
    </w:p>
    <w:p w:rsidR="009E5957" w:rsidRPr="00B95616" w:rsidRDefault="009E5957" w:rsidP="009E5957">
      <w:pPr>
        <w:pStyle w:val="Content"/>
        <w:rPr>
          <w:ins w:id="10710" w:author="Vilson Lu" w:date="2014-08-22T11:04:00Z"/>
        </w:rPr>
      </w:pPr>
      <w:ins w:id="10711" w:author="Vilson Lu" w:date="2014-08-22T11:04:00Z">
        <w:r w:rsidRPr="00B95616">
          <w:t>The User feature will help in determining the type of disaster. For example, @dost_pagasa will tweet about typhoons.</w:t>
        </w:r>
      </w:ins>
    </w:p>
    <w:p w:rsidR="009E5957" w:rsidRPr="00B95616" w:rsidRDefault="009E5957" w:rsidP="009E5957">
      <w:pPr>
        <w:pStyle w:val="Content"/>
        <w:rPr>
          <w:ins w:id="10712" w:author="Vilson Lu" w:date="2014-08-22T11:04:00Z"/>
        </w:rPr>
      </w:pPr>
    </w:p>
    <w:p w:rsidR="009E5957" w:rsidRPr="00B95616" w:rsidRDefault="009E5957" w:rsidP="009E5957">
      <w:pPr>
        <w:pStyle w:val="Heading4"/>
        <w:rPr>
          <w:ins w:id="10713" w:author="Vilson Lu" w:date="2014-08-22T11:04:00Z"/>
        </w:rPr>
      </w:pPr>
      <w:ins w:id="10714" w:author="Vilson Lu" w:date="2014-08-22T11:04:00Z">
        <w:r w:rsidRPr="00B95616">
          <w:lastRenderedPageBreak/>
          <w:t>Location</w:t>
        </w:r>
      </w:ins>
    </w:p>
    <w:p w:rsidR="009E5957" w:rsidRPr="00B95616" w:rsidRDefault="009E5957" w:rsidP="009E5957">
      <w:pPr>
        <w:pStyle w:val="Content2"/>
        <w:rPr>
          <w:ins w:id="10715" w:author="Vilson Lu" w:date="2014-08-22T11:04:00Z"/>
        </w:rPr>
      </w:pPr>
    </w:p>
    <w:p w:rsidR="009E5957" w:rsidRDefault="009E5957" w:rsidP="009E5957">
      <w:pPr>
        <w:pStyle w:val="Content2"/>
        <w:rPr>
          <w:ins w:id="10716" w:author="Vilson Lu" w:date="2014-08-22T11:04:00Z"/>
        </w:rPr>
      </w:pPr>
      <w:ins w:id="10717" w:author="Vilson Lu" w:date="2014-08-22T11:04:00Z">
        <w:r w:rsidRPr="00B95616">
          <w:t xml:space="preserve">The location feature is where the disaster occurred. There are instances which are specific </w:t>
        </w:r>
        <w:del w:id="10718" w:author="PF" w:date="2015-03-02T04:39:00Z">
          <w:r w:rsidRPr="00B95616" w:rsidDel="00E01C89">
            <w:delText xml:space="preserve">for </w:delText>
          </w:r>
        </w:del>
      </w:ins>
      <w:ins w:id="10719" w:author="PF" w:date="2015-03-02T04:39:00Z">
        <w:r w:rsidR="00E01C89">
          <w:t xml:space="preserve">to </w:t>
        </w:r>
      </w:ins>
      <w:ins w:id="10720" w:author="Vilson Lu" w:date="2014-08-22T11:04:00Z">
        <w:r w:rsidRPr="00B95616">
          <w:t>certain disasters, for example</w:t>
        </w:r>
      </w:ins>
      <w:ins w:id="10721" w:author="PF" w:date="2015-03-02T04:39:00Z">
        <w:r w:rsidR="00E01C89">
          <w:t>,</w:t>
        </w:r>
      </w:ins>
      <w:ins w:id="10722" w:author="Vilson Lu" w:date="2014-08-22T11:04:00Z">
        <w:r w:rsidRPr="00B95616">
          <w:t xml:space="preserve"> the disaster is flood, and the location given is usually a street. It can be also be a region, city or province for typhoon</w:t>
        </w:r>
      </w:ins>
      <w:ins w:id="10723" w:author="PF" w:date="2015-03-02T04:39:00Z">
        <w:r w:rsidR="00E01C89">
          <w:t>-</w:t>
        </w:r>
      </w:ins>
      <w:ins w:id="10724" w:author="Vilson Lu" w:date="2014-08-22T11:04:00Z">
        <w:r w:rsidRPr="00B95616">
          <w:t xml:space="preserve"> or earthquake</w:t>
        </w:r>
      </w:ins>
      <w:ins w:id="10725" w:author="PF" w:date="2015-03-02T04:39:00Z">
        <w:r w:rsidR="00E01C89">
          <w:t>-</w:t>
        </w:r>
      </w:ins>
      <w:ins w:id="10726" w:author="Vilson Lu" w:date="2014-08-22T11:04:00Z">
        <w:r w:rsidRPr="00B95616">
          <w:t xml:space="preserve"> related tweets.</w:t>
        </w:r>
      </w:ins>
    </w:p>
    <w:p w:rsidR="002F6E61" w:rsidRDefault="002F6E61">
      <w:pPr>
        <w:rPr>
          <w:ins w:id="10727" w:author="Vilson Lu" w:date="2014-08-22T11:03:00Z"/>
        </w:rPr>
        <w:pPrChange w:id="10728" w:author="Vilson Lu" w:date="2014-08-22T11:04:00Z">
          <w:pPr>
            <w:pStyle w:val="Heading3"/>
          </w:pPr>
        </w:pPrChange>
      </w:pPr>
    </w:p>
    <w:p w:rsidR="002F6E61" w:rsidRDefault="00656494">
      <w:pPr>
        <w:pStyle w:val="Heading2"/>
        <w:rPr>
          <w:ins w:id="10729" w:author="Vilson Lu" w:date="2014-08-22T10:50:00Z"/>
        </w:rPr>
        <w:pPrChange w:id="10730" w:author="Vilson Lu" w:date="2014-08-22T16:36:00Z">
          <w:pPr/>
        </w:pPrChange>
      </w:pPr>
      <w:bookmarkStart w:id="10731" w:name="_Toc396489726"/>
      <w:ins w:id="10732" w:author="Vilson Lu" w:date="2014-08-22T10:50:00Z">
        <w:r>
          <w:t>Category Classifier Module</w:t>
        </w:r>
        <w:bookmarkEnd w:id="10731"/>
      </w:ins>
    </w:p>
    <w:p w:rsidR="000438F4" w:rsidRDefault="000438F4">
      <w:pPr>
        <w:rPr>
          <w:ins w:id="10733" w:author="Vilson Lu" w:date="2014-08-22T10:50:00Z"/>
        </w:rPr>
      </w:pPr>
    </w:p>
    <w:p w:rsidR="002F6E61" w:rsidRDefault="00BC4FEA">
      <w:pPr>
        <w:pStyle w:val="Content1"/>
        <w:rPr>
          <w:ins w:id="10734" w:author="Vilson Lu" w:date="2014-08-22T11:18:00Z"/>
        </w:rPr>
        <w:pPrChange w:id="10735" w:author="Vilson Lu" w:date="2014-08-22T16:36:00Z">
          <w:pPr/>
        </w:pPrChange>
      </w:pPr>
      <w:ins w:id="10736" w:author="Vilson Lu" w:date="2014-08-22T16:02:00Z">
        <w:r>
          <w:t>Using the extracted features, t</w:t>
        </w:r>
      </w:ins>
      <w:ins w:id="10737" w:author="Vilson Lu" w:date="2014-08-22T10:50:00Z">
        <w:r w:rsidR="00656494">
          <w:t>he Category Classifier Module will classify the tweets into the following categor</w:t>
        </w:r>
      </w:ins>
      <w:ins w:id="10738" w:author="PF" w:date="2015-03-02T04:39:00Z">
        <w:r w:rsidR="00E01C89">
          <w:t>ies</w:t>
        </w:r>
      </w:ins>
      <w:ins w:id="10739" w:author="Vilson Lu" w:date="2014-08-22T10:50:00Z">
        <w:del w:id="10740" w:author="PF" w:date="2015-03-02T04:39:00Z">
          <w:r w:rsidR="00656494" w:rsidDel="00E01C89">
            <w:delText>y</w:delText>
          </w:r>
        </w:del>
        <w:r w:rsidR="00656494">
          <w:t>: (1) caution and advice</w:t>
        </w:r>
      </w:ins>
      <w:ins w:id="10741" w:author="Vilson Lu" w:date="2014-08-22T10:52:00Z">
        <w:r w:rsidR="00656494">
          <w:t xml:space="preserve"> (CA)</w:t>
        </w:r>
      </w:ins>
      <w:ins w:id="10742" w:author="Vilson Lu" w:date="2014-08-22T10:50:00Z">
        <w:r w:rsidR="00656494">
          <w:t>, (2) donation</w:t>
        </w:r>
      </w:ins>
      <w:ins w:id="10743" w:author="Vilson Lu" w:date="2014-08-22T10:52:00Z">
        <w:r w:rsidR="00656494">
          <w:t xml:space="preserve"> (D)</w:t>
        </w:r>
      </w:ins>
      <w:ins w:id="10744" w:author="Vilson Lu" w:date="2014-08-22T10:50:00Z">
        <w:r w:rsidR="00656494">
          <w:t>, (3) casualties and damage</w:t>
        </w:r>
      </w:ins>
      <w:ins w:id="10745" w:author="Vilson Lu" w:date="2014-08-22T10:52:00Z">
        <w:r w:rsidR="00656494">
          <w:t xml:space="preserve"> (CD), and (4) others (O). </w:t>
        </w:r>
      </w:ins>
      <w:ins w:id="10746" w:author="Vilson Lu" w:date="2014-08-22T11:12:00Z">
        <w:r w:rsidR="009E5957">
          <w:t xml:space="preserve">The module will use Weka (Weka, n.d.) </w:t>
        </w:r>
        <w:r w:rsidR="00070F0F">
          <w:t>and will try out different classifiers</w:t>
        </w:r>
      </w:ins>
      <w:ins w:id="10747" w:author="Vilson Lu" w:date="2014-08-22T11:14:00Z">
        <w:r>
          <w:t>.</w:t>
        </w:r>
      </w:ins>
      <w:ins w:id="10748" w:author="PF" w:date="2015-03-02T04:40:00Z">
        <w:r w:rsidR="00E01C89">
          <w:t xml:space="preserve"> </w:t>
        </w:r>
      </w:ins>
      <w:ins w:id="10749" w:author="Vilson Lu" w:date="2014-08-22T11:19:00Z">
        <w:r w:rsidR="00372B98">
          <w:fldChar w:fldCharType="begin"/>
        </w:r>
        <w:r w:rsidR="00B95F67">
          <w:instrText xml:space="preserve"> REF _Ref396469715 \h </w:instrText>
        </w:r>
      </w:ins>
      <w:r w:rsidR="00372B98">
        <w:fldChar w:fldCharType="separate"/>
      </w:r>
      <w:ins w:id="10750" w:author="Vilson Lu" w:date="2014-08-22T16:55:00Z">
        <w:r w:rsidR="003160F5">
          <w:t xml:space="preserve">Table </w:t>
        </w:r>
        <w:r w:rsidR="003160F5">
          <w:rPr>
            <w:noProof/>
          </w:rPr>
          <w:t>4</w:t>
        </w:r>
        <w:r w:rsidR="003160F5">
          <w:noBreakHyphen/>
        </w:r>
        <w:r w:rsidR="003160F5">
          <w:rPr>
            <w:noProof/>
          </w:rPr>
          <w:t>5</w:t>
        </w:r>
      </w:ins>
      <w:ins w:id="10751" w:author="Vilson Lu" w:date="2014-08-22T11:19:00Z">
        <w:r w:rsidR="00372B98">
          <w:fldChar w:fldCharType="end"/>
        </w:r>
        <w:r w:rsidR="00B95F67">
          <w:t xml:space="preserve"> shows </w:t>
        </w:r>
        <w:del w:id="10752" w:author="PF" w:date="2015-03-02T04:40:00Z">
          <w:r w:rsidR="00B95F67" w:rsidDel="00E01C89">
            <w:delText xml:space="preserve">the </w:delText>
          </w:r>
        </w:del>
      </w:ins>
      <w:ins w:id="10753" w:author="PF" w:date="2015-03-02T04:40:00Z">
        <w:r w:rsidR="00E01C89">
          <w:t xml:space="preserve">a </w:t>
        </w:r>
      </w:ins>
      <w:ins w:id="10754" w:author="Vilson Lu" w:date="2014-08-22T11:19:00Z">
        <w:r w:rsidR="00B95F67">
          <w:t>sample input/output of the Category Classifier Module</w:t>
        </w:r>
      </w:ins>
      <w:ins w:id="10755" w:author="PF" w:date="2015-03-02T04:40:00Z">
        <w:r w:rsidR="00E01C89">
          <w:t>.</w:t>
        </w:r>
      </w:ins>
    </w:p>
    <w:p w:rsidR="002F6E61" w:rsidRDefault="002F6E61">
      <w:pPr>
        <w:pStyle w:val="Content1"/>
        <w:rPr>
          <w:ins w:id="10756" w:author="Vilson Lu" w:date="2014-08-22T11:18:00Z"/>
        </w:rPr>
        <w:pPrChange w:id="10757" w:author="Vilson Lu" w:date="2014-08-22T16:36:00Z">
          <w:pPr/>
        </w:pPrChange>
      </w:pPr>
    </w:p>
    <w:tbl>
      <w:tblPr>
        <w:tblStyle w:val="TableGrid"/>
        <w:tblW w:w="0" w:type="auto"/>
        <w:tblInd w:w="1440" w:type="dxa"/>
        <w:tblLook w:val="04A0"/>
      </w:tblPr>
      <w:tblGrid>
        <w:gridCol w:w="3935"/>
        <w:gridCol w:w="3975"/>
      </w:tblGrid>
      <w:tr w:rsidR="00B95F67" w:rsidRPr="00BD695A" w:rsidTr="001A0ADB">
        <w:trPr>
          <w:ins w:id="10758" w:author="Vilson Lu" w:date="2014-08-22T11:18:00Z"/>
        </w:trPr>
        <w:tc>
          <w:tcPr>
            <w:tcW w:w="3935" w:type="dxa"/>
          </w:tcPr>
          <w:p w:rsidR="000438F4" w:rsidRDefault="00B95F67">
            <w:pPr>
              <w:pStyle w:val="Content"/>
              <w:ind w:left="0"/>
              <w:jc w:val="center"/>
              <w:rPr>
                <w:ins w:id="10759" w:author="Vilson Lu" w:date="2014-08-22T11:18:00Z"/>
                <w:b/>
                <w:lang w:val="en-PH" w:eastAsia="zh-CN"/>
              </w:rPr>
            </w:pPr>
            <w:ins w:id="10760" w:author="Vilson Lu" w:date="2014-08-22T11:18:00Z">
              <w:r w:rsidRPr="00497EF3">
                <w:rPr>
                  <w:b/>
                  <w:lang w:val="en-PH" w:eastAsia="zh-CN"/>
                </w:rPr>
                <w:t>Input</w:t>
              </w:r>
            </w:ins>
          </w:p>
        </w:tc>
        <w:tc>
          <w:tcPr>
            <w:tcW w:w="3975" w:type="dxa"/>
          </w:tcPr>
          <w:p w:rsidR="000438F4" w:rsidRDefault="00B95F67">
            <w:pPr>
              <w:pStyle w:val="Content"/>
              <w:ind w:left="0"/>
              <w:jc w:val="center"/>
              <w:rPr>
                <w:ins w:id="10761" w:author="Vilson Lu" w:date="2014-08-22T11:18:00Z"/>
                <w:b/>
                <w:lang w:val="en-PH" w:eastAsia="zh-CN"/>
              </w:rPr>
            </w:pPr>
            <w:ins w:id="10762" w:author="Vilson Lu" w:date="2014-08-22T11:18:00Z">
              <w:r w:rsidRPr="00BD695A">
                <w:rPr>
                  <w:b/>
                  <w:lang w:val="en-PH" w:eastAsia="zh-CN"/>
                </w:rPr>
                <w:t>Output</w:t>
              </w:r>
            </w:ins>
          </w:p>
        </w:tc>
      </w:tr>
      <w:tr w:rsidR="00B95F67" w:rsidRPr="00BD695A" w:rsidTr="001A0ADB">
        <w:trPr>
          <w:ins w:id="10763" w:author="Vilson Lu" w:date="2014-08-22T11:18:00Z"/>
        </w:trPr>
        <w:tc>
          <w:tcPr>
            <w:tcW w:w="3935" w:type="dxa"/>
            <w:vAlign w:val="center"/>
          </w:tcPr>
          <w:p w:rsidR="002F6E61" w:rsidRDefault="00B95F67">
            <w:pPr>
              <w:spacing w:line="276" w:lineRule="auto"/>
              <w:contextualSpacing/>
              <w:jc w:val="both"/>
              <w:outlineLvl w:val="3"/>
              <w:rPr>
                <w:ins w:id="10764" w:author="Vilson Lu" w:date="2014-08-22T11:18:00Z"/>
                <w:rFonts w:ascii="Times New Roman" w:hAnsi="Times New Roman" w:cs="Times New Roman"/>
                <w:sz w:val="20"/>
                <w:szCs w:val="20"/>
                <w:lang w:val="en-PH" w:eastAsia="zh-CN"/>
              </w:rPr>
              <w:pPrChange w:id="10765" w:author="Vilson Lu" w:date="2014-08-22T16:36:00Z">
                <w:pPr>
                  <w:spacing w:line="276" w:lineRule="auto"/>
                  <w:contextualSpacing/>
                  <w:jc w:val="both"/>
                  <w:outlineLvl w:val="4"/>
                </w:pPr>
              </w:pPrChange>
            </w:pPr>
            <w:ins w:id="10766" w:author="Vilson Lu" w:date="2014-08-22T11:18:00Z">
              <w:r w:rsidRPr="008906AF">
                <w:rPr>
                  <w:sz w:val="20"/>
                  <w:szCs w:val="20"/>
                  <w:lang w:val="en-PH" w:eastAsia="zh-CN"/>
                </w:rPr>
                <w:t>&lt;tweet&gt;</w:t>
              </w:r>
            </w:ins>
          </w:p>
          <w:p w:rsidR="000438F4" w:rsidRDefault="00B95F67">
            <w:pPr>
              <w:rPr>
                <w:ins w:id="10767" w:author="Vilson Lu" w:date="2014-08-22T11:18:00Z"/>
                <w:sz w:val="20"/>
                <w:szCs w:val="20"/>
                <w:lang w:val="en-PH" w:eastAsia="zh-CN"/>
              </w:rPr>
            </w:pPr>
            <w:ins w:id="10768" w:author="Vilson Lu" w:date="2014-08-22T11:18: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r w:rsidRPr="008906AF">
                <w:rPr>
                  <w:sz w:val="20"/>
                  <w:szCs w:val="20"/>
                  <w:lang w:val="en-PH" w:eastAsia="zh-CN"/>
                </w:rPr>
                <w:t>&lt;/tweet&gt;</w:t>
              </w:r>
            </w:ins>
          </w:p>
        </w:tc>
        <w:tc>
          <w:tcPr>
            <w:tcW w:w="3975" w:type="dxa"/>
            <w:vAlign w:val="center"/>
          </w:tcPr>
          <w:p w:rsidR="002F6E61" w:rsidRDefault="00B95F67">
            <w:pPr>
              <w:spacing w:line="276" w:lineRule="auto"/>
              <w:contextualSpacing/>
              <w:jc w:val="both"/>
              <w:outlineLvl w:val="3"/>
              <w:rPr>
                <w:ins w:id="10769" w:author="Vilson Lu" w:date="2014-08-22T11:18:00Z"/>
                <w:rFonts w:ascii="Times New Roman" w:hAnsi="Times New Roman" w:cs="Times New Roman"/>
                <w:sz w:val="20"/>
                <w:szCs w:val="20"/>
                <w:lang w:val="en-PH" w:eastAsia="zh-CN"/>
              </w:rPr>
              <w:pPrChange w:id="10770" w:author="Vilson Lu" w:date="2014-08-22T16:36:00Z">
                <w:pPr>
                  <w:spacing w:line="276" w:lineRule="auto"/>
                  <w:contextualSpacing/>
                  <w:jc w:val="both"/>
                  <w:outlineLvl w:val="4"/>
                </w:pPr>
              </w:pPrChange>
            </w:pPr>
            <w:ins w:id="10771" w:author="Vilson Lu" w:date="2014-08-22T11:18:00Z">
              <w:r w:rsidRPr="008906AF">
                <w:rPr>
                  <w:sz w:val="20"/>
                  <w:szCs w:val="20"/>
                  <w:lang w:val="en-PH" w:eastAsia="zh-CN"/>
                </w:rPr>
                <w:t>&lt;twee</w:t>
              </w:r>
            </w:ins>
            <w:ins w:id="10772" w:author="Vilson Lu" w:date="2014-08-22T16:18:00Z">
              <w:r w:rsidR="00EB016A">
                <w:rPr>
                  <w:sz w:val="20"/>
                  <w:szCs w:val="20"/>
                  <w:lang w:val="en-PH" w:eastAsia="zh-CN"/>
                </w:rPr>
                <w:t>t</w:t>
              </w:r>
            </w:ins>
            <w:ins w:id="10773" w:author="Vilson Lu" w:date="2014-08-22T11:18:00Z">
              <w:r>
                <w:rPr>
                  <w:sz w:val="20"/>
                  <w:szCs w:val="20"/>
                  <w:lang w:val="en-PH" w:eastAsia="zh-CN"/>
                </w:rPr>
                <w:t xml:space="preserve"> type=”D”</w:t>
              </w:r>
              <w:r w:rsidRPr="008906AF">
                <w:rPr>
                  <w:sz w:val="20"/>
                  <w:szCs w:val="20"/>
                  <w:lang w:val="en-PH" w:eastAsia="zh-CN"/>
                </w:rPr>
                <w:t>&gt;</w:t>
              </w:r>
            </w:ins>
          </w:p>
          <w:p w:rsidR="000438F4" w:rsidRDefault="00B95F67">
            <w:pPr>
              <w:rPr>
                <w:ins w:id="10774" w:author="Vilson Lu" w:date="2014-08-22T11:18:00Z"/>
                <w:sz w:val="20"/>
                <w:szCs w:val="20"/>
                <w:lang w:val="en-PH" w:eastAsia="zh-CN"/>
              </w:rPr>
            </w:pPr>
            <w:ins w:id="10775" w:author="Vilson Lu" w:date="2014-08-22T11:18:00Z">
              <w:r>
                <w:rPr>
                  <w:rFonts w:ascii="Consolas" w:hAnsi="Consolas" w:cs="Consolas"/>
                  <w:color w:val="000000"/>
                  <w:sz w:val="20"/>
                  <w:szCs w:val="20"/>
                  <w:lang w:val="en-PH"/>
                </w:rPr>
                <w:t>"Dear_UH", "Adnu", "sana_VOTF", "po_MAHM", "damit_NCOM", "naman_ENCL", "ang_NA", "idonate", "natin_PNGP", "para_PRTA", "sa_NCOM", "mga_NA", "binagyo", "in_IN", "case_VBP", "na_NA", "may", "donation_NN:UN", "na_NA", "ganapin", "._PSNS", "Plus_JJ", "canned_JJ", "goods_NNS", "na_NA", "rin_ENCL", "._PSNS", "Haha_NN", "._PSNS"</w:t>
              </w:r>
              <w:r w:rsidRPr="008906AF">
                <w:rPr>
                  <w:sz w:val="20"/>
                  <w:szCs w:val="20"/>
                  <w:lang w:val="en-PH" w:eastAsia="zh-CN"/>
                </w:rPr>
                <w:t>&lt;/tweet&gt;</w:t>
              </w:r>
            </w:ins>
          </w:p>
        </w:tc>
      </w:tr>
      <w:tr w:rsidR="00B95F67" w:rsidRPr="00BD695A" w:rsidTr="001A0ADB">
        <w:trPr>
          <w:ins w:id="10776" w:author="Vilson Lu" w:date="2014-08-22T11:18:00Z"/>
        </w:trPr>
        <w:tc>
          <w:tcPr>
            <w:tcW w:w="3935" w:type="dxa"/>
            <w:vAlign w:val="center"/>
          </w:tcPr>
          <w:p w:rsidR="002F6E61" w:rsidRDefault="00B95F67">
            <w:pPr>
              <w:spacing w:line="276" w:lineRule="auto"/>
              <w:contextualSpacing/>
              <w:jc w:val="both"/>
              <w:outlineLvl w:val="3"/>
              <w:rPr>
                <w:ins w:id="10777" w:author="Vilson Lu" w:date="2014-08-22T11:18:00Z"/>
                <w:rFonts w:ascii="Times New Roman" w:hAnsi="Times New Roman" w:cs="Times New Roman"/>
                <w:sz w:val="20"/>
                <w:szCs w:val="20"/>
                <w:lang w:val="en-PH" w:eastAsia="zh-CN"/>
              </w:rPr>
              <w:pPrChange w:id="10778" w:author="Vilson Lu" w:date="2014-08-22T16:36:00Z">
                <w:pPr>
                  <w:spacing w:line="276" w:lineRule="auto"/>
                  <w:contextualSpacing/>
                  <w:jc w:val="both"/>
                  <w:outlineLvl w:val="4"/>
                </w:pPr>
              </w:pPrChange>
            </w:pPr>
            <w:ins w:id="10779" w:author="Vilson Lu" w:date="2014-08-22T11:18:00Z">
              <w:r w:rsidRPr="008906AF">
                <w:rPr>
                  <w:sz w:val="20"/>
                  <w:szCs w:val="20"/>
                  <w:lang w:val="en-PH" w:eastAsia="zh-CN"/>
                </w:rPr>
                <w:t>&lt;tweet&gt;</w:t>
              </w:r>
            </w:ins>
          </w:p>
          <w:p w:rsidR="000438F4" w:rsidRDefault="00B95F67">
            <w:pPr>
              <w:rPr>
                <w:ins w:id="10780" w:author="Vilson Lu" w:date="2014-08-22T11:18:00Z"/>
                <w:sz w:val="20"/>
                <w:szCs w:val="20"/>
                <w:lang w:val="en-PH" w:eastAsia="zh-CN"/>
              </w:rPr>
            </w:pPr>
            <w:ins w:id="10781" w:author="Vilson Lu" w:date="2014-08-22T11:18:00Z">
              <w:r>
                <w:rPr>
                  <w:rFonts w:ascii="Consolas" w:hAnsi="Consolas" w:cs="Consolas"/>
                  <w:color w:val="000000"/>
                  <w:sz w:val="20"/>
                  <w:szCs w:val="20"/>
                  <w:lang w:val="en-PH"/>
                </w:rPr>
                <w:t xml:space="preserve">"Kailangan_VOTF", "na_NA", "talaga_IRIA", "ng_NA", "military_NCOM", "efforts_NNS", "sa_NCOM", "most_JJS", "part_JJ", "of_IN", "Leyte_NPRO", "._PSNS", "Nagkakagulo", "na_NA", "._PSNS" </w:t>
              </w:r>
              <w:r w:rsidRPr="008906AF">
                <w:rPr>
                  <w:sz w:val="20"/>
                  <w:szCs w:val="20"/>
                  <w:lang w:val="en-PH" w:eastAsia="zh-CN"/>
                </w:rPr>
                <w:t>&lt;/tweet&gt;</w:t>
              </w:r>
            </w:ins>
          </w:p>
        </w:tc>
        <w:tc>
          <w:tcPr>
            <w:tcW w:w="3975" w:type="dxa"/>
            <w:vAlign w:val="center"/>
          </w:tcPr>
          <w:p w:rsidR="002F6E61" w:rsidRDefault="00B95F67">
            <w:pPr>
              <w:spacing w:line="276" w:lineRule="auto"/>
              <w:contextualSpacing/>
              <w:jc w:val="both"/>
              <w:outlineLvl w:val="3"/>
              <w:rPr>
                <w:ins w:id="10782" w:author="Vilson Lu" w:date="2014-08-22T11:18:00Z"/>
                <w:rFonts w:ascii="Times New Roman" w:hAnsi="Times New Roman" w:cs="Times New Roman"/>
                <w:sz w:val="20"/>
                <w:szCs w:val="20"/>
                <w:lang w:val="en-PH" w:eastAsia="zh-CN"/>
              </w:rPr>
              <w:pPrChange w:id="10783" w:author="Vilson Lu" w:date="2014-08-22T16:36:00Z">
                <w:pPr>
                  <w:spacing w:line="276" w:lineRule="auto"/>
                  <w:contextualSpacing/>
                  <w:jc w:val="both"/>
                  <w:outlineLvl w:val="4"/>
                </w:pPr>
              </w:pPrChange>
            </w:pPr>
            <w:ins w:id="10784" w:author="Vilson Lu" w:date="2014-08-22T11:18:00Z">
              <w:r w:rsidRPr="008906AF">
                <w:rPr>
                  <w:sz w:val="20"/>
                  <w:szCs w:val="20"/>
                  <w:lang w:val="en-PH" w:eastAsia="zh-CN"/>
                </w:rPr>
                <w:t>&lt;tweet</w:t>
              </w:r>
              <w:r>
                <w:rPr>
                  <w:sz w:val="20"/>
                  <w:szCs w:val="20"/>
                  <w:lang w:val="en-PH" w:eastAsia="zh-CN"/>
                </w:rPr>
                <w:t xml:space="preserve"> type=”D”</w:t>
              </w:r>
              <w:r w:rsidRPr="008906AF">
                <w:rPr>
                  <w:sz w:val="20"/>
                  <w:szCs w:val="20"/>
                  <w:lang w:val="en-PH" w:eastAsia="zh-CN"/>
                </w:rPr>
                <w:t>&gt;</w:t>
              </w:r>
            </w:ins>
          </w:p>
          <w:p w:rsidR="000438F4" w:rsidRDefault="00B95F67">
            <w:pPr>
              <w:keepNext/>
              <w:rPr>
                <w:ins w:id="10785" w:author="Vilson Lu" w:date="2014-08-22T11:18:00Z"/>
                <w:rFonts w:ascii="Times New Roman" w:hAnsi="Times New Roman" w:cs="Times New Roman"/>
                <w:sz w:val="20"/>
                <w:szCs w:val="20"/>
                <w:lang w:val="en-PH" w:eastAsia="zh-CN"/>
              </w:rPr>
            </w:pPr>
            <w:ins w:id="10786" w:author="Vilson Lu" w:date="2014-08-22T11:18:00Z">
              <w:r>
                <w:rPr>
                  <w:rFonts w:ascii="Consolas" w:hAnsi="Consolas" w:cs="Consolas"/>
                  <w:color w:val="000000"/>
                  <w:sz w:val="20"/>
                  <w:szCs w:val="20"/>
                  <w:lang w:val="en-PH"/>
                </w:rPr>
                <w:t>"Kailangan_VOTF", "na_NA", "talaga_IRIA", "ng_NA", "military_NCOM", "efforts_NNS", "sa_NCOM", "most_JJS", "part_JJ", "of_IN", "&lt;location: Leyte/&gt;", "._PSNS", "Nagkakagulo", "na_NA" "._PSNS"</w:t>
              </w:r>
              <w:r w:rsidRPr="008906AF">
                <w:rPr>
                  <w:sz w:val="20"/>
                  <w:szCs w:val="20"/>
                  <w:lang w:val="en-PH" w:eastAsia="zh-CN"/>
                </w:rPr>
                <w:t>&lt;/tweet&gt;</w:t>
              </w:r>
            </w:ins>
          </w:p>
        </w:tc>
      </w:tr>
    </w:tbl>
    <w:p w:rsidR="002F6E61" w:rsidRDefault="00B95F67">
      <w:pPr>
        <w:pStyle w:val="Caption"/>
        <w:rPr>
          <w:ins w:id="10787" w:author="Vilson Lu" w:date="2014-08-22T10:50:00Z"/>
        </w:rPr>
        <w:pPrChange w:id="10788" w:author="Vilson Lu" w:date="2014-08-22T16:36:00Z">
          <w:pPr/>
        </w:pPrChange>
      </w:pPr>
      <w:bookmarkStart w:id="10789" w:name="_Ref396469715"/>
      <w:bookmarkStart w:id="10790" w:name="_Toc396489873"/>
      <w:ins w:id="10791" w:author="Vilson Lu" w:date="2014-08-22T11:18:00Z">
        <w:r>
          <w:t xml:space="preserve">Table </w:t>
        </w:r>
      </w:ins>
      <w:ins w:id="10792" w:author="Vilson Lu" w:date="2014-08-22T16:11:00Z">
        <w:r w:rsidR="00372B98">
          <w:fldChar w:fldCharType="begin"/>
        </w:r>
        <w:r w:rsidR="00D71339">
          <w:instrText xml:space="preserve"> STYLEREF 1 \s </w:instrText>
        </w:r>
      </w:ins>
      <w:r w:rsidR="00372B98">
        <w:fldChar w:fldCharType="separate"/>
      </w:r>
      <w:r w:rsidR="003160F5">
        <w:rPr>
          <w:noProof/>
        </w:rPr>
        <w:t>4</w:t>
      </w:r>
      <w:ins w:id="10793"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0794" w:author="Vilson Lu" w:date="2014-08-22T16:55:00Z">
        <w:r w:rsidR="003160F5">
          <w:rPr>
            <w:noProof/>
          </w:rPr>
          <w:t>5</w:t>
        </w:r>
      </w:ins>
      <w:ins w:id="10795" w:author="Vilson Lu" w:date="2014-08-22T16:11:00Z">
        <w:r w:rsidR="00372B98">
          <w:fldChar w:fldCharType="end"/>
        </w:r>
      </w:ins>
      <w:bookmarkEnd w:id="10789"/>
      <w:ins w:id="10796" w:author="Vilson Lu" w:date="2014-08-22T11:18:00Z">
        <w:r>
          <w:t>. Sample Input/Output</w:t>
        </w:r>
      </w:ins>
      <w:ins w:id="10797" w:author="PF" w:date="2015-03-02T04:40:00Z">
        <w:r w:rsidR="00E01C89">
          <w:t xml:space="preserve"> </w:t>
        </w:r>
      </w:ins>
      <w:ins w:id="10798" w:author="Vilson Lu" w:date="2014-08-22T11:18:00Z">
        <w:r>
          <w:t>Category Classifier</w:t>
        </w:r>
      </w:ins>
      <w:ins w:id="10799" w:author="Vilson Lu" w:date="2014-08-22T11:21:00Z">
        <w:r>
          <w:t xml:space="preserve"> Module</w:t>
        </w:r>
      </w:ins>
      <w:bookmarkEnd w:id="10790"/>
    </w:p>
    <w:p w:rsidR="002F6E61" w:rsidRDefault="002F6E61">
      <w:pPr>
        <w:pStyle w:val="Content1"/>
        <w:rPr>
          <w:ins w:id="10800" w:author="Vilson Lu" w:date="2014-08-15T16:08:00Z"/>
        </w:rPr>
        <w:pPrChange w:id="10801" w:author="Vilson Lu" w:date="2014-08-22T16:36:00Z">
          <w:pPr/>
        </w:pPrChange>
      </w:pPr>
    </w:p>
    <w:p w:rsidR="002F6E61" w:rsidRDefault="002F6E61">
      <w:pPr>
        <w:pStyle w:val="Content2"/>
        <w:rPr>
          <w:ins w:id="10802" w:author="TinTin Kalaw" w:date="2014-08-19T08:24:00Z"/>
          <w:del w:id="10803" w:author="Vilson Lu" w:date="2014-08-21T23:27:00Z"/>
        </w:rPr>
        <w:pPrChange w:id="10804" w:author="Vilson Lu" w:date="2014-08-22T16:36:00Z">
          <w:pPr>
            <w:pStyle w:val="Content"/>
          </w:pPr>
        </w:pPrChange>
      </w:pPr>
      <w:bookmarkStart w:id="10805" w:name="_Toc396445042"/>
      <w:bookmarkStart w:id="10806" w:name="_Toc396453126"/>
      <w:bookmarkStart w:id="10807" w:name="_Toc396476223"/>
      <w:bookmarkStart w:id="10808" w:name="_Toc396478282"/>
      <w:bookmarkStart w:id="10809" w:name="_Toc396489727"/>
      <w:bookmarkEnd w:id="10805"/>
      <w:bookmarkEnd w:id="10806"/>
      <w:bookmarkEnd w:id="10807"/>
      <w:bookmarkEnd w:id="10808"/>
      <w:bookmarkEnd w:id="10809"/>
    </w:p>
    <w:p w:rsidR="002F6E61" w:rsidRDefault="00372B98">
      <w:pPr>
        <w:pStyle w:val="Content2"/>
        <w:rPr>
          <w:ins w:id="10810" w:author="TinTin Kalaw" w:date="2014-08-19T08:24:00Z"/>
          <w:del w:id="10811" w:author="Vilson Lu" w:date="2014-08-21T23:27:00Z"/>
        </w:rPr>
        <w:pPrChange w:id="10812" w:author="Vilson Lu" w:date="2014-08-22T16:36:00Z">
          <w:pPr>
            <w:pStyle w:val="Content"/>
          </w:pPr>
        </w:pPrChange>
      </w:pPr>
      <w:ins w:id="10813" w:author="TinTin Kalaw" w:date="2014-08-19T08:25:00Z">
        <w:del w:id="10814" w:author="Vilson Lu" w:date="2014-08-21T23:27:00Z">
          <w:r w:rsidDel="00241E8B">
            <w:fldChar w:fldCharType="begin"/>
          </w:r>
          <w:r w:rsidR="006F08F4" w:rsidDel="00241E8B">
            <w:delInstrText xml:space="preserve"> REF _Ref396200035 \h </w:delInstrText>
          </w:r>
        </w:del>
      </w:ins>
      <w:del w:id="10815" w:author="Vilson Lu" w:date="2014-08-21T23:27:00Z">
        <w:r w:rsidDel="00241E8B">
          <w:fldChar w:fldCharType="separate"/>
        </w:r>
      </w:del>
      <w:ins w:id="10816" w:author="TinTin Kalaw" w:date="2014-08-19T08:25:00Z">
        <w:del w:id="10817" w:author="Vilson Lu" w:date="2014-08-21T23:27:00Z">
          <w:r w:rsidR="006F08F4" w:rsidDel="00241E8B">
            <w:delText xml:space="preserve">Table </w:delText>
          </w:r>
          <w:r w:rsidR="006F08F4" w:rsidDel="00241E8B">
            <w:rPr>
              <w:noProof/>
            </w:rPr>
            <w:delText>4</w:delText>
          </w:r>
          <w:r w:rsidR="006F08F4" w:rsidDel="00241E8B">
            <w:noBreakHyphen/>
          </w:r>
          <w:r w:rsidR="006F08F4" w:rsidDel="00241E8B">
            <w:rPr>
              <w:noProof/>
            </w:rPr>
            <w:delText>9</w:delText>
          </w:r>
          <w:r w:rsidDel="00241E8B">
            <w:fldChar w:fldCharType="end"/>
          </w:r>
        </w:del>
      </w:ins>
      <w:bookmarkStart w:id="10818" w:name="_Toc396445043"/>
      <w:bookmarkStart w:id="10819" w:name="_Toc396453127"/>
      <w:bookmarkStart w:id="10820" w:name="_Toc396476224"/>
      <w:bookmarkStart w:id="10821" w:name="_Toc396478283"/>
      <w:bookmarkStart w:id="10822" w:name="_Toc396489728"/>
      <w:bookmarkEnd w:id="10818"/>
      <w:bookmarkEnd w:id="10819"/>
      <w:bookmarkEnd w:id="10820"/>
      <w:bookmarkEnd w:id="10821"/>
      <w:bookmarkEnd w:id="10822"/>
    </w:p>
    <w:bookmarkStart w:id="10823" w:name="_Ref396200035"/>
    <w:bookmarkStart w:id="10824" w:name="_Toc395094934"/>
    <w:p w:rsidR="002F6E61" w:rsidRDefault="00372B98">
      <w:pPr>
        <w:pStyle w:val="Caption"/>
        <w:rPr>
          <w:ins w:id="10825" w:author="TinTin Kalaw" w:date="2014-08-16T13:59:00Z"/>
          <w:del w:id="10826" w:author="Vilson Lu" w:date="2014-08-19T06:42:00Z"/>
        </w:rPr>
        <w:pPrChange w:id="10827" w:author="Vilson Lu" w:date="2014-08-22T16:36:00Z">
          <w:pPr/>
        </w:pPrChange>
      </w:pPr>
      <w:ins w:id="10828" w:author="TinTin Kalaw" w:date="2014-08-16T13:59:00Z">
        <w:del w:id="10829" w:author="Vilson Lu" w:date="2014-08-21T17:51:00Z">
          <w:r w:rsidDel="005621E4">
            <w:fldChar w:fldCharType="begin"/>
          </w:r>
          <w:r w:rsidR="006E6440" w:rsidDel="005621E4">
            <w:delInstrText xml:space="preserve"> STYLEREF 1 \s </w:delInstrText>
          </w:r>
        </w:del>
      </w:ins>
      <w:del w:id="10830" w:author="Vilson Lu" w:date="2014-08-21T17:51:00Z">
        <w:r w:rsidDel="005621E4">
          <w:fldChar w:fldCharType="separate"/>
        </w:r>
        <w:r w:rsidR="0068488C" w:rsidDel="005621E4">
          <w:rPr>
            <w:noProof/>
          </w:rPr>
          <w:delText>4</w:delText>
        </w:r>
      </w:del>
      <w:ins w:id="10831" w:author="TinTin Kalaw" w:date="2014-08-16T13:59:00Z">
        <w:del w:id="10832" w:author="Vilson Lu" w:date="2014-08-21T17:51:00Z">
          <w:r w:rsidDel="005621E4">
            <w:fldChar w:fldCharType="end"/>
          </w:r>
          <w:r w:rsidR="006E6440" w:rsidDel="005621E4">
            <w:noBreakHyphen/>
          </w:r>
          <w:r w:rsidDel="005621E4">
            <w:fldChar w:fldCharType="begin"/>
          </w:r>
          <w:r w:rsidR="006E6440" w:rsidDel="005621E4">
            <w:delInstrText xml:space="preserve"> SEQ Table \* ARABIC \s 1 </w:delInstrText>
          </w:r>
        </w:del>
      </w:ins>
      <w:del w:id="10833" w:author="Vilson Lu" w:date="2014-08-21T17:51:00Z">
        <w:r w:rsidDel="005621E4">
          <w:fldChar w:fldCharType="end"/>
        </w:r>
      </w:del>
      <w:bookmarkEnd w:id="10823"/>
      <w:bookmarkEnd w:id="10824"/>
      <w:ins w:id="10834" w:author="TinTin Kalaw" w:date="2014-08-16T13:59:00Z">
        <w:del w:id="10835" w:author="Vilson Lu" w:date="2014-08-19T06:42:00Z">
          <w:r w:rsidDel="006549BA">
            <w:fldChar w:fldCharType="begin"/>
          </w:r>
          <w:r w:rsidR="006E6440" w:rsidDel="006549BA">
            <w:delInstrText xml:space="preserve"> REF _Ref395960909 \h </w:delInstrText>
          </w:r>
        </w:del>
      </w:ins>
      <w:del w:id="10836" w:author="Vilson Lu" w:date="2014-08-19T06:42:00Z">
        <w:r w:rsidDel="006549BA">
          <w:fldChar w:fldCharType="end"/>
        </w:r>
      </w:del>
      <w:ins w:id="10837" w:author="TinTin Kalaw" w:date="2014-08-16T13:59:00Z">
        <w:del w:id="10838" w:author="Vilson Lu" w:date="2014-08-19T06:42:00Z">
          <w:r w:rsidR="006E6440" w:rsidDel="006549BA">
            <w:delText xml:space="preserve"> shows the sample input and output for the tweet classifier.</w:delText>
          </w:r>
          <w:bookmarkStart w:id="10839" w:name="_Ref395960909"/>
          <w:r w:rsidR="006E6440" w:rsidDel="006549BA">
            <w:delText xml:space="preserve">Table </w:delText>
          </w:r>
          <w:r w:rsidDel="006549BA">
            <w:fldChar w:fldCharType="begin"/>
          </w:r>
          <w:r w:rsidR="006E6440" w:rsidDel="006549BA">
            <w:delInstrText xml:space="preserve"> STYLEREF 1 \s </w:delInstrText>
          </w:r>
        </w:del>
      </w:ins>
      <w:del w:id="10840" w:author="Vilson Lu" w:date="2014-08-19T06:42:00Z">
        <w:r w:rsidDel="006549BA">
          <w:fldChar w:fldCharType="separate"/>
        </w:r>
        <w:r w:rsidR="0068488C" w:rsidDel="006549BA">
          <w:rPr>
            <w:noProof/>
          </w:rPr>
          <w:delText>4</w:delText>
        </w:r>
      </w:del>
      <w:ins w:id="10841" w:author="TinTin Kalaw" w:date="2014-08-16T13:59:00Z">
        <w:del w:id="10842" w:author="Vilson Lu" w:date="2014-08-19T06:42:00Z">
          <w:r w:rsidDel="006549BA">
            <w:fldChar w:fldCharType="end"/>
          </w:r>
          <w:r w:rsidR="006E6440" w:rsidDel="006549BA">
            <w:noBreakHyphen/>
          </w:r>
          <w:r w:rsidDel="006549BA">
            <w:fldChar w:fldCharType="begin"/>
          </w:r>
          <w:r w:rsidR="006E6440" w:rsidDel="006549BA">
            <w:delInstrText xml:space="preserve"> SEQ Table \* ARABIC \s 1 </w:delInstrText>
          </w:r>
        </w:del>
      </w:ins>
      <w:del w:id="10843" w:author="Vilson Lu" w:date="2014-08-19T06:42:00Z">
        <w:r w:rsidDel="006549BA">
          <w:fldChar w:fldCharType="end"/>
        </w:r>
      </w:del>
      <w:bookmarkEnd w:id="10839"/>
      <w:ins w:id="10844" w:author="TinTin Kalaw" w:date="2014-08-16T13:59:00Z">
        <w:del w:id="10845" w:author="Vilson Lu" w:date="2014-08-19T06:42:00Z">
          <w:r w:rsidR="006E6440" w:rsidDel="006549BA">
            <w:delText xml:space="preserve">. </w:delText>
          </w:r>
          <w:r w:rsidR="006E6440" w:rsidRPr="00B15988" w:rsidDel="006549BA">
            <w:delText xml:space="preserve">Sample </w:delText>
          </w:r>
          <w:r w:rsidR="006E6440" w:rsidDel="006549BA">
            <w:delText>Input/Output for Tweet Classifier</w:delText>
          </w:r>
          <w:bookmarkStart w:id="10846" w:name="_Toc396445044"/>
          <w:bookmarkStart w:id="10847" w:name="_Toc396453128"/>
          <w:bookmarkStart w:id="10848" w:name="_Toc396476225"/>
          <w:bookmarkStart w:id="10849" w:name="_Toc396478284"/>
          <w:bookmarkStart w:id="10850" w:name="_Toc396489729"/>
          <w:bookmarkEnd w:id="10846"/>
          <w:bookmarkEnd w:id="10847"/>
          <w:bookmarkEnd w:id="10848"/>
          <w:bookmarkEnd w:id="10849"/>
          <w:bookmarkEnd w:id="10850"/>
        </w:del>
      </w:ins>
    </w:p>
    <w:p w:rsidR="002F6E61" w:rsidRDefault="00372B98">
      <w:pPr>
        <w:pStyle w:val="Caption"/>
        <w:ind w:left="0"/>
        <w:jc w:val="left"/>
        <w:rPr>
          <w:del w:id="10851" w:author="Vilson Lu" w:date="2014-08-22T16:36:00Z"/>
        </w:rPr>
        <w:pPrChange w:id="10852" w:author="Vilson Lu" w:date="2014-08-22T16:36:00Z">
          <w:pPr>
            <w:pStyle w:val="Caption"/>
            <w:ind w:left="720" w:firstLine="720"/>
          </w:pPr>
        </w:pPrChange>
      </w:pPr>
      <w:ins w:id="10853" w:author="TinTin Kalaw" w:date="2014-08-16T14:00:00Z">
        <w:del w:id="10854" w:author="Vilson Lu" w:date="2014-08-22T02:45:00Z">
          <w:r w:rsidDel="00F17C35">
            <w:fldChar w:fldCharType="begin"/>
          </w:r>
          <w:r w:rsidR="006E6440" w:rsidDel="00F17C35">
            <w:delInstrText xml:space="preserve"> REF _Ref395960972 \h </w:delInstrText>
          </w:r>
        </w:del>
      </w:ins>
      <w:del w:id="10855" w:author="Vilson Lu" w:date="2014-08-22T02:45:00Z">
        <w:r w:rsidDel="00F17C35">
          <w:fldChar w:fldCharType="end"/>
        </w:r>
      </w:del>
      <w:bookmarkStart w:id="10856" w:name="_Ref395960972"/>
      <w:bookmarkStart w:id="10857" w:name="_Toc395094936"/>
      <w:ins w:id="10858" w:author="TinTin Kalaw" w:date="2014-08-16T13:59:00Z">
        <w:del w:id="10859" w:author="Vilson Lu" w:date="2014-08-21T17:51:00Z">
          <w:r w:rsidDel="005621E4">
            <w:fldChar w:fldCharType="begin"/>
          </w:r>
          <w:r w:rsidR="006E6440" w:rsidDel="005621E4">
            <w:delInstrText xml:space="preserve"> STYLEREF 1 \s </w:delInstrText>
          </w:r>
        </w:del>
      </w:ins>
      <w:del w:id="10860" w:author="Vilson Lu" w:date="2014-08-21T17:51:00Z">
        <w:r w:rsidDel="005621E4">
          <w:fldChar w:fldCharType="separate"/>
        </w:r>
        <w:r w:rsidR="0068488C" w:rsidDel="005621E4">
          <w:rPr>
            <w:noProof/>
          </w:rPr>
          <w:delText>4</w:delText>
        </w:r>
      </w:del>
      <w:ins w:id="10861" w:author="TinTin Kalaw" w:date="2014-08-16T13:59:00Z">
        <w:del w:id="10862" w:author="Vilson Lu" w:date="2014-08-21T17:51:00Z">
          <w:r w:rsidDel="005621E4">
            <w:fldChar w:fldCharType="end"/>
          </w:r>
          <w:r w:rsidR="006E6440" w:rsidDel="005621E4">
            <w:noBreakHyphen/>
          </w:r>
        </w:del>
        <w:del w:id="10863" w:author="Vilson Lu" w:date="2014-08-19T06:44:00Z">
          <w:r w:rsidDel="006E319B">
            <w:fldChar w:fldCharType="begin"/>
          </w:r>
          <w:r w:rsidR="006E6440" w:rsidDel="006E319B">
            <w:delInstrText xml:space="preserve"> SEQ Table \* ARABIC \s 1 </w:delInstrText>
          </w:r>
        </w:del>
      </w:ins>
      <w:del w:id="10864" w:author="Vilson Lu" w:date="2014-08-19T06:44:00Z">
        <w:r w:rsidDel="006E319B">
          <w:fldChar w:fldCharType="end"/>
        </w:r>
      </w:del>
      <w:bookmarkEnd w:id="10856"/>
      <w:del w:id="10865" w:author="Vilson Lu" w:date="2014-08-22T00:59:00Z">
        <w:r w:rsidDel="00D75233">
          <w:fldChar w:fldCharType="begin"/>
        </w:r>
        <w:r w:rsidR="000F02B8" w:rsidDel="00D75233">
          <w:delInstrText xml:space="preserve"> STYLEREF 1 \s </w:delInstrText>
        </w:r>
        <w:r w:rsidDel="00D75233">
          <w:fldChar w:fldCharType="separate"/>
        </w:r>
        <w:r w:rsidR="000F02B8" w:rsidDel="00D75233">
          <w:rPr>
            <w:noProof/>
          </w:rPr>
          <w:delText>4</w:delText>
        </w:r>
        <w:r w:rsidDel="00D75233">
          <w:rPr>
            <w:noProof/>
          </w:rPr>
          <w:fldChar w:fldCharType="end"/>
        </w:r>
        <w:r w:rsidR="000F02B8" w:rsidDel="00D75233">
          <w:noBreakHyphen/>
        </w:r>
        <w:r w:rsidDel="00D75233">
          <w:fldChar w:fldCharType="begin"/>
        </w:r>
        <w:r w:rsidR="000F02B8" w:rsidDel="00D75233">
          <w:delInstrText xml:space="preserve"> SEQ Table \* ARABIC \s 1 </w:delInstrText>
        </w:r>
        <w:r w:rsidDel="00D75233">
          <w:fldChar w:fldCharType="separate"/>
        </w:r>
        <w:r w:rsidR="000F02B8" w:rsidDel="00D75233">
          <w:rPr>
            <w:noProof/>
          </w:rPr>
          <w:delText>15</w:delText>
        </w:r>
        <w:r w:rsidDel="00D75233">
          <w:rPr>
            <w:noProof/>
          </w:rPr>
          <w:fldChar w:fldCharType="end"/>
        </w:r>
        <w:r w:rsidR="000F02B8" w:rsidDel="00D75233">
          <w:delText>. Sample Generated Rules</w:delText>
        </w:r>
      </w:del>
      <w:bookmarkStart w:id="10866" w:name="_Toc396489730"/>
      <w:bookmarkEnd w:id="10857"/>
      <w:bookmarkEnd w:id="10866"/>
    </w:p>
    <w:tbl>
      <w:tblPr>
        <w:tblStyle w:val="TableGrid"/>
        <w:tblW w:w="0" w:type="auto"/>
        <w:tblInd w:w="1440" w:type="dxa"/>
        <w:tblLook w:val="04A0"/>
      </w:tblPr>
      <w:tblGrid>
        <w:gridCol w:w="3962"/>
        <w:gridCol w:w="3948"/>
        <w:tblGridChange w:id="10867">
          <w:tblGrid>
            <w:gridCol w:w="1440"/>
            <w:gridCol w:w="2522"/>
            <w:gridCol w:w="1440"/>
            <w:gridCol w:w="2508"/>
            <w:gridCol w:w="1440"/>
          </w:tblGrid>
        </w:tblGridChange>
      </w:tblGrid>
      <w:tr w:rsidR="000F02B8" w:rsidDel="00070F0F" w:rsidTr="00BF4C5E">
        <w:trPr>
          <w:del w:id="10868" w:author="Vilson Lu" w:date="2014-08-22T16:36:00Z"/>
        </w:trPr>
        <w:tc>
          <w:tcPr>
            <w:tcW w:w="3962" w:type="dxa"/>
          </w:tcPr>
          <w:p w:rsidR="002F6E61" w:rsidRDefault="000F02B8">
            <w:pPr>
              <w:pStyle w:val="Content"/>
              <w:ind w:left="0"/>
              <w:jc w:val="center"/>
              <w:rPr>
                <w:del w:id="10869" w:author="Vilson Lu" w:date="2014-08-22T16:36:00Z"/>
                <w:b/>
              </w:rPr>
              <w:pPrChange w:id="10870" w:author="Vilson Lu" w:date="2014-08-22T16:36:00Z">
                <w:pPr>
                  <w:pStyle w:val="Content"/>
                  <w:spacing w:line="276" w:lineRule="auto"/>
                  <w:ind w:left="0"/>
                  <w:contextualSpacing/>
                  <w:outlineLvl w:val="4"/>
                </w:pPr>
              </w:pPrChange>
            </w:pPr>
            <w:del w:id="10871" w:author="Vilson Lu" w:date="2014-08-22T16:36:00Z">
              <w:r w:rsidRPr="00CE6C9E" w:rsidDel="00070F0F">
                <w:rPr>
                  <w:b/>
                </w:rPr>
                <w:delText>Tweet</w:delText>
              </w:r>
              <w:bookmarkStart w:id="10872" w:name="_Toc396489731"/>
              <w:bookmarkEnd w:id="10872"/>
            </w:del>
          </w:p>
        </w:tc>
        <w:tc>
          <w:tcPr>
            <w:tcW w:w="3948" w:type="dxa"/>
          </w:tcPr>
          <w:p w:rsidR="002F6E61" w:rsidRDefault="000F02B8">
            <w:pPr>
              <w:pStyle w:val="Content"/>
              <w:ind w:left="0"/>
              <w:jc w:val="center"/>
              <w:rPr>
                <w:del w:id="10873" w:author="Vilson Lu" w:date="2014-08-22T16:36:00Z"/>
                <w:b/>
              </w:rPr>
              <w:pPrChange w:id="10874" w:author="Vilson Lu" w:date="2014-08-22T16:36:00Z">
                <w:pPr>
                  <w:pStyle w:val="Content"/>
                  <w:spacing w:line="276" w:lineRule="auto"/>
                  <w:ind w:left="0"/>
                  <w:contextualSpacing/>
                  <w:outlineLvl w:val="4"/>
                </w:pPr>
              </w:pPrChange>
            </w:pPr>
            <w:del w:id="10875" w:author="Vilson Lu" w:date="2014-08-22T16:36:00Z">
              <w:r w:rsidRPr="00CE6C9E" w:rsidDel="00070F0F">
                <w:rPr>
                  <w:b/>
                </w:rPr>
                <w:delText>Sample Rules</w:delText>
              </w:r>
              <w:bookmarkStart w:id="10876" w:name="_Toc396489732"/>
              <w:bookmarkEnd w:id="10876"/>
            </w:del>
          </w:p>
        </w:tc>
        <w:bookmarkStart w:id="10877" w:name="_Toc396489733"/>
        <w:bookmarkEnd w:id="10877"/>
      </w:tr>
      <w:tr w:rsidR="005D6953" w:rsidRPr="006E6440" w:rsidDel="00070F0F" w:rsidTr="00F17C35">
        <w:tblPrEx>
          <w:tblW w:w="0" w:type="auto"/>
          <w:tblInd w:w="1440" w:type="dxa"/>
          <w:tblPrExChange w:id="10878" w:author="Vilson Lu" w:date="2014-08-22T02:43:00Z">
            <w:tblPrEx>
              <w:tblW w:w="0" w:type="auto"/>
              <w:tblInd w:w="1440" w:type="dxa"/>
            </w:tblPrEx>
          </w:tblPrExChange>
        </w:tblPrEx>
        <w:trPr>
          <w:trHeight w:val="1592"/>
          <w:del w:id="10879" w:author="Vilson Lu" w:date="2014-08-22T16:36:00Z"/>
          <w:trPrChange w:id="10880" w:author="Vilson Lu" w:date="2014-08-22T02:43:00Z">
            <w:trPr>
              <w:gridAfter w:val="0"/>
            </w:trPr>
          </w:trPrChange>
        </w:trPr>
        <w:tc>
          <w:tcPr>
            <w:tcW w:w="3962" w:type="dxa"/>
            <w:vMerge w:val="restart"/>
            <w:vAlign w:val="center"/>
            <w:tcPrChange w:id="10881" w:author="Vilson Lu" w:date="2014-08-22T02:43:00Z">
              <w:tcPr>
                <w:tcW w:w="3962" w:type="dxa"/>
                <w:gridSpan w:val="2"/>
                <w:vMerge w:val="restart"/>
                <w:vAlign w:val="center"/>
              </w:tcPr>
            </w:tcPrChange>
          </w:tcPr>
          <w:p w:rsidR="000438F4" w:rsidRDefault="00372B98">
            <w:pPr>
              <w:rPr>
                <w:del w:id="10882" w:author="Vilson Lu" w:date="2014-08-22T01:08:00Z"/>
                <w:rFonts w:ascii="Times New Roman" w:hAnsi="Times New Roman" w:cs="Times New Roman"/>
                <w:sz w:val="20"/>
                <w:szCs w:val="20"/>
                <w:lang w:val="en-PH" w:eastAsia="zh-CN"/>
                <w:rPrChange w:id="10883" w:author="TinTin Kalaw" w:date="2014-08-19T08:25:00Z">
                  <w:rPr>
                    <w:del w:id="10884" w:author="Vilson Lu" w:date="2014-08-22T01:08:00Z"/>
                    <w:rFonts w:ascii="Times New Roman" w:hAnsi="Times New Roman" w:cs="Times New Roman"/>
                    <w:lang w:val="en-PH" w:eastAsia="zh-CN"/>
                  </w:rPr>
                </w:rPrChange>
              </w:rPr>
            </w:pPr>
            <w:del w:id="10885" w:author="Vilson Lu" w:date="2014-08-22T01:08:00Z">
              <w:r w:rsidRPr="00372B98">
                <w:rPr>
                  <w:sz w:val="20"/>
                  <w:szCs w:val="20"/>
                  <w:lang w:val="en-PH" w:eastAsia="zh-CN"/>
                  <w:rPrChange w:id="10886" w:author="TinTin Kalaw" w:date="2014-08-19T08:25:00Z">
                    <w:rPr>
                      <w:i/>
                      <w:sz w:val="20"/>
                      <w:szCs w:val="20"/>
                      <w:lang w:val="en-PH" w:eastAsia="zh-CN"/>
                    </w:rPr>
                  </w:rPrChange>
                </w:rPr>
                <w:delText>&lt;tweet</w:delText>
              </w:r>
            </w:del>
            <w:del w:id="10887" w:author="Vilson Lu" w:date="2014-08-19T06:22:00Z">
              <w:r w:rsidRPr="00372B98">
                <w:rPr>
                  <w:sz w:val="20"/>
                  <w:szCs w:val="20"/>
                  <w:lang w:val="en-PH" w:eastAsia="zh-CN"/>
                  <w:rPrChange w:id="10888" w:author="TinTin Kalaw" w:date="2014-08-19T08:25:00Z">
                    <w:rPr>
                      <w:i/>
                      <w:sz w:val="20"/>
                      <w:szCs w:val="20"/>
                      <w:lang w:val="en-PH" w:eastAsia="zh-CN"/>
                    </w:rPr>
                  </w:rPrChange>
                </w:rPr>
                <w:delText xml:space="preserve"> disaster=”earthquake”</w:delText>
              </w:r>
            </w:del>
            <w:del w:id="10889" w:author="Vilson Lu" w:date="2014-08-22T01:08:00Z">
              <w:r w:rsidRPr="00372B98">
                <w:rPr>
                  <w:sz w:val="20"/>
                  <w:szCs w:val="20"/>
                  <w:lang w:val="en-PH" w:eastAsia="zh-CN"/>
                  <w:rPrChange w:id="10890" w:author="TinTin Kalaw" w:date="2014-08-19T08:25:00Z">
                    <w:rPr>
                      <w:i/>
                      <w:sz w:val="20"/>
                      <w:szCs w:val="20"/>
                      <w:lang w:val="en-PH" w:eastAsia="zh-CN"/>
                    </w:rPr>
                  </w:rPrChange>
                </w:rPr>
                <w:delText>&gt;</w:delText>
              </w:r>
              <w:bookmarkStart w:id="10891" w:name="_Toc396489734"/>
              <w:bookmarkEnd w:id="10891"/>
            </w:del>
          </w:p>
          <w:p w:rsidR="000438F4" w:rsidRDefault="00372B98">
            <w:pPr>
              <w:rPr>
                <w:del w:id="10892" w:author="Vilson Lu" w:date="2014-08-22T01:08:00Z"/>
                <w:rFonts w:ascii="Times New Roman" w:hAnsi="Times New Roman" w:cs="Times New Roman"/>
                <w:sz w:val="20"/>
                <w:szCs w:val="20"/>
                <w:lang w:val="en-PH" w:eastAsia="zh-CN"/>
                <w:rPrChange w:id="10893" w:author="TinTin Kalaw" w:date="2014-08-19T08:25:00Z">
                  <w:rPr>
                    <w:del w:id="10894" w:author="Vilson Lu" w:date="2014-08-22T01:08:00Z"/>
                    <w:rFonts w:ascii="Times New Roman" w:hAnsi="Times New Roman" w:cs="Times New Roman"/>
                    <w:lang w:val="en-PH" w:eastAsia="zh-CN"/>
                  </w:rPr>
                </w:rPrChange>
              </w:rPr>
            </w:pPr>
            <w:del w:id="10895" w:author="Vilson Lu" w:date="2014-08-22T01:08:00Z">
              <w:r w:rsidRPr="00372B98">
                <w:rPr>
                  <w:sz w:val="20"/>
                  <w:szCs w:val="20"/>
                  <w:lang w:val="en-PH"/>
                  <w:rPrChange w:id="10896" w:author="TinTin Kalaw" w:date="2014-08-19T08:25:00Z">
                    <w:rPr>
                      <w:i/>
                      <w:sz w:val="20"/>
                      <w:szCs w:val="20"/>
                      <w:lang w:val="en-PH"/>
                    </w:rPr>
                  </w:rPrChange>
                </w:rPr>
                <w:delText>[“Kawawa_ADUN”, “naman_NPRO”, “&lt;disaster=nilindol/&gt;”, “sa_DECN”, “&lt;location=”Antique_NN/”&gt;, “._PSNS”]</w:delText>
              </w:r>
              <w:bookmarkStart w:id="10897" w:name="_Toc396489735"/>
              <w:bookmarkEnd w:id="10897"/>
            </w:del>
          </w:p>
          <w:p w:rsidR="000438F4" w:rsidRDefault="00372B98">
            <w:pPr>
              <w:rPr>
                <w:del w:id="10898" w:author="Vilson Lu" w:date="2014-08-22T16:36:00Z"/>
                <w:sz w:val="20"/>
                <w:szCs w:val="20"/>
                <w:lang w:val="en-PH" w:eastAsia="zh-CN"/>
                <w:rPrChange w:id="10899" w:author="TinTin Kalaw" w:date="2014-08-19T08:25:00Z">
                  <w:rPr>
                    <w:del w:id="10900" w:author="Vilson Lu" w:date="2014-08-22T16:36:00Z"/>
                    <w:lang w:val="en-PH" w:eastAsia="zh-CN"/>
                  </w:rPr>
                </w:rPrChange>
              </w:rPr>
            </w:pPr>
            <w:del w:id="10901" w:author="Vilson Lu" w:date="2014-08-22T01:08:00Z">
              <w:r w:rsidRPr="00372B98">
                <w:rPr>
                  <w:sz w:val="20"/>
                  <w:szCs w:val="20"/>
                  <w:lang w:val="en-PH" w:eastAsia="zh-CN"/>
                  <w:rPrChange w:id="10902" w:author="TinTin Kalaw" w:date="2014-08-19T08:25:00Z">
                    <w:rPr>
                      <w:i/>
                      <w:sz w:val="20"/>
                      <w:szCs w:val="20"/>
                      <w:lang w:val="en-PH" w:eastAsia="zh-CN"/>
                    </w:rPr>
                  </w:rPrChange>
                </w:rPr>
                <w:delText>&lt;/tweet&gt;</w:delText>
              </w:r>
            </w:del>
            <w:bookmarkStart w:id="10903" w:name="_Toc396489736"/>
            <w:bookmarkEnd w:id="10903"/>
          </w:p>
        </w:tc>
        <w:tc>
          <w:tcPr>
            <w:tcW w:w="3948" w:type="dxa"/>
            <w:vAlign w:val="center"/>
            <w:tcPrChange w:id="10904" w:author="Vilson Lu" w:date="2014-08-22T02:43:00Z">
              <w:tcPr>
                <w:tcW w:w="3948" w:type="dxa"/>
                <w:gridSpan w:val="2"/>
                <w:vAlign w:val="center"/>
              </w:tcPr>
            </w:tcPrChange>
          </w:tcPr>
          <w:p w:rsidR="002F6E61" w:rsidRDefault="005D6953">
            <w:pPr>
              <w:pStyle w:val="Content"/>
              <w:ind w:left="0"/>
              <w:jc w:val="left"/>
              <w:rPr>
                <w:del w:id="10905" w:author="Vilson Lu" w:date="2014-08-22T16:36:00Z"/>
                <w:b/>
              </w:rPr>
              <w:pPrChange w:id="10906" w:author="Vilson Lu" w:date="2014-08-22T16:36:00Z">
                <w:pPr>
                  <w:pStyle w:val="Content"/>
                  <w:spacing w:line="276" w:lineRule="auto"/>
                  <w:ind w:left="0"/>
                  <w:contextualSpacing/>
                  <w:outlineLvl w:val="4"/>
                </w:pPr>
              </w:pPrChange>
            </w:pPr>
            <w:del w:id="10907" w:author="Vilson Lu" w:date="2014-08-22T01:09:00Z">
              <w:r w:rsidRPr="00497EF3" w:rsidDel="005D6953">
                <w:delText>&lt;string: sa&gt;&lt;location&gt;&lt;string: “.”&gt;AS Location</w:delText>
              </w:r>
            </w:del>
            <w:bookmarkStart w:id="10908" w:name="_Toc396489737"/>
            <w:bookmarkEnd w:id="10908"/>
          </w:p>
        </w:tc>
        <w:bookmarkStart w:id="10909" w:name="_Toc396489738"/>
        <w:bookmarkEnd w:id="10909"/>
      </w:tr>
      <w:tr w:rsidR="00F17C35" w:rsidRPr="006E6440" w:rsidDel="00070F0F" w:rsidTr="00F900FB">
        <w:trPr>
          <w:trHeight w:val="940"/>
          <w:del w:id="10910" w:author="Vilson Lu" w:date="2014-08-22T16:36:00Z"/>
        </w:trPr>
        <w:tc>
          <w:tcPr>
            <w:tcW w:w="3962" w:type="dxa"/>
            <w:vMerge/>
            <w:vAlign w:val="center"/>
          </w:tcPr>
          <w:p w:rsidR="002F6E61" w:rsidRDefault="002F6E61">
            <w:pPr>
              <w:pStyle w:val="Content"/>
              <w:ind w:left="0"/>
              <w:jc w:val="left"/>
              <w:rPr>
                <w:del w:id="10911" w:author="Vilson Lu" w:date="2014-08-22T16:36:00Z"/>
                <w:rPrChange w:id="10912" w:author="TinTin Kalaw" w:date="2014-08-19T08:25:00Z">
                  <w:rPr>
                    <w:del w:id="10913" w:author="Vilson Lu" w:date="2014-08-22T16:36:00Z"/>
                    <w:b/>
                  </w:rPr>
                </w:rPrChange>
              </w:rPr>
              <w:pPrChange w:id="10914" w:author="Vilson Lu" w:date="2014-08-22T16:36:00Z">
                <w:pPr>
                  <w:pStyle w:val="Content"/>
                  <w:ind w:left="0"/>
                </w:pPr>
              </w:pPrChange>
            </w:pPr>
            <w:bookmarkStart w:id="10915" w:name="_Toc396489739"/>
            <w:bookmarkEnd w:id="10915"/>
          </w:p>
        </w:tc>
        <w:tc>
          <w:tcPr>
            <w:tcW w:w="3948" w:type="dxa"/>
            <w:vAlign w:val="center"/>
          </w:tcPr>
          <w:p w:rsidR="002F6E61" w:rsidRDefault="00F17C35">
            <w:pPr>
              <w:pStyle w:val="Content"/>
              <w:ind w:left="0"/>
              <w:jc w:val="left"/>
              <w:rPr>
                <w:del w:id="10916" w:author="Vilson Lu" w:date="2014-08-22T16:36:00Z"/>
                <w:b/>
              </w:rPr>
              <w:pPrChange w:id="10917" w:author="Vilson Lu" w:date="2014-08-22T16:36:00Z">
                <w:pPr>
                  <w:pStyle w:val="Content"/>
                  <w:spacing w:line="276" w:lineRule="auto"/>
                  <w:ind w:left="0"/>
                  <w:contextualSpacing/>
                  <w:outlineLvl w:val="4"/>
                </w:pPr>
              </w:pPrChange>
            </w:pPr>
            <w:del w:id="10918" w:author="Vilson Lu" w:date="2014-08-22T01:10:00Z">
              <w:r w:rsidRPr="006E6440" w:rsidDel="005D6953">
                <w:delText>&lt;string: naman&gt;&lt;disaster&gt;&lt;string:sa&gt; AS Disaster</w:delText>
              </w:r>
            </w:del>
            <w:bookmarkStart w:id="10919" w:name="_Toc396489740"/>
            <w:bookmarkEnd w:id="10919"/>
          </w:p>
        </w:tc>
        <w:bookmarkStart w:id="10920" w:name="_Toc396489741"/>
        <w:bookmarkEnd w:id="10920"/>
      </w:tr>
      <w:tr w:rsidR="000F02B8" w:rsidRPr="006E6440" w:rsidDel="00070F0F" w:rsidTr="00171EEB">
        <w:tblPrEx>
          <w:tblW w:w="0" w:type="auto"/>
          <w:tblInd w:w="1440" w:type="dxa"/>
          <w:tblPrExChange w:id="10921" w:author="Vilson Lu" w:date="2014-08-22T05:37:00Z">
            <w:tblPrEx>
              <w:tblW w:w="0" w:type="auto"/>
              <w:tblInd w:w="1440" w:type="dxa"/>
            </w:tblPrEx>
          </w:tblPrExChange>
        </w:tblPrEx>
        <w:trPr>
          <w:trHeight w:val="1088"/>
          <w:del w:id="10922" w:author="Vilson Lu" w:date="2014-08-22T16:36:00Z"/>
          <w:trPrChange w:id="10923" w:author="Vilson Lu" w:date="2014-08-22T05:37:00Z">
            <w:trPr>
              <w:gridAfter w:val="0"/>
            </w:trPr>
          </w:trPrChange>
        </w:trPr>
        <w:tc>
          <w:tcPr>
            <w:tcW w:w="3962" w:type="dxa"/>
            <w:vMerge w:val="restart"/>
            <w:vAlign w:val="center"/>
            <w:tcPrChange w:id="10924" w:author="Vilson Lu" w:date="2014-08-22T05:37:00Z">
              <w:tcPr>
                <w:tcW w:w="3962" w:type="dxa"/>
                <w:gridSpan w:val="2"/>
                <w:vMerge w:val="restart"/>
              </w:tcPr>
            </w:tcPrChange>
          </w:tcPr>
          <w:p w:rsidR="000438F4" w:rsidRDefault="00372B98">
            <w:pPr>
              <w:rPr>
                <w:del w:id="10925" w:author="Vilson Lu" w:date="2014-08-22T16:36:00Z"/>
                <w:rFonts w:ascii="Times New Roman" w:hAnsi="Times New Roman" w:cs="Times New Roman"/>
                <w:sz w:val="20"/>
                <w:szCs w:val="20"/>
                <w:lang w:val="en-PH" w:eastAsia="zh-CN"/>
                <w:rPrChange w:id="10926" w:author="TinTin Kalaw" w:date="2014-08-19T08:25:00Z">
                  <w:rPr>
                    <w:del w:id="10927" w:author="Vilson Lu" w:date="2014-08-22T16:36:00Z"/>
                    <w:rFonts w:ascii="Times New Roman" w:hAnsi="Times New Roman" w:cs="Times New Roman"/>
                    <w:lang w:val="en-PH" w:eastAsia="zh-CN"/>
                  </w:rPr>
                </w:rPrChange>
              </w:rPr>
            </w:pPr>
            <w:del w:id="10928" w:author="Vilson Lu" w:date="2014-08-22T16:36:00Z">
              <w:r w:rsidRPr="00372B98">
                <w:rPr>
                  <w:sz w:val="20"/>
                  <w:szCs w:val="20"/>
                  <w:lang w:val="en-PH" w:eastAsia="zh-CN"/>
                  <w:rPrChange w:id="10929" w:author="TinTin Kalaw" w:date="2014-08-19T08:25:00Z">
                    <w:rPr>
                      <w:i/>
                      <w:sz w:val="20"/>
                      <w:szCs w:val="20"/>
                      <w:lang w:val="en-PH" w:eastAsia="zh-CN"/>
                    </w:rPr>
                  </w:rPrChange>
                </w:rPr>
                <w:delText>&lt;tweet</w:delText>
              </w:r>
            </w:del>
            <w:del w:id="10930" w:author="Vilson Lu" w:date="2014-08-19T06:22:00Z">
              <w:r w:rsidRPr="00372B98">
                <w:rPr>
                  <w:sz w:val="20"/>
                  <w:szCs w:val="20"/>
                  <w:lang w:val="en-PH" w:eastAsia="zh-CN"/>
                  <w:rPrChange w:id="10931" w:author="TinTin Kalaw" w:date="2014-08-19T08:25:00Z">
                    <w:rPr>
                      <w:i/>
                      <w:sz w:val="20"/>
                      <w:szCs w:val="20"/>
                      <w:lang w:val="en-PH" w:eastAsia="zh-CN"/>
                    </w:rPr>
                  </w:rPrChange>
                </w:rPr>
                <w:delText xml:space="preserve"> disaster=”earthquake”</w:delText>
              </w:r>
            </w:del>
            <w:del w:id="10932" w:author="Vilson Lu" w:date="2014-08-22T16:36:00Z">
              <w:r w:rsidRPr="00372B98">
                <w:rPr>
                  <w:sz w:val="20"/>
                  <w:szCs w:val="20"/>
                  <w:lang w:val="en-PH" w:eastAsia="zh-CN"/>
                  <w:rPrChange w:id="10933" w:author="TinTin Kalaw" w:date="2014-08-19T08:25:00Z">
                    <w:rPr>
                      <w:i/>
                      <w:sz w:val="20"/>
                      <w:szCs w:val="20"/>
                      <w:lang w:val="en-PH" w:eastAsia="zh-CN"/>
                    </w:rPr>
                  </w:rPrChange>
                </w:rPr>
                <w:delText>&gt;</w:delText>
              </w:r>
              <w:bookmarkStart w:id="10934" w:name="_Toc396489742"/>
              <w:bookmarkEnd w:id="10934"/>
            </w:del>
          </w:p>
          <w:p w:rsidR="000438F4" w:rsidRDefault="00372B98">
            <w:pPr>
              <w:rPr>
                <w:del w:id="10935" w:author="Vilson Lu" w:date="2014-08-22T16:36:00Z"/>
                <w:rFonts w:ascii="Times New Roman" w:hAnsi="Times New Roman" w:cs="Times New Roman"/>
                <w:sz w:val="20"/>
                <w:szCs w:val="20"/>
                <w:lang w:val="en-PH" w:eastAsia="zh-CN"/>
                <w:rPrChange w:id="10936" w:author="TinTin Kalaw" w:date="2014-08-19T08:25:00Z">
                  <w:rPr>
                    <w:del w:id="10937" w:author="Vilson Lu" w:date="2014-08-22T16:36:00Z"/>
                    <w:rFonts w:ascii="Times New Roman" w:hAnsi="Times New Roman" w:cs="Times New Roman"/>
                    <w:lang w:val="en-PH" w:eastAsia="zh-CN"/>
                  </w:rPr>
                </w:rPrChange>
              </w:rPr>
            </w:pPr>
            <w:del w:id="10938" w:author="Vilson Lu" w:date="2014-08-22T05:33:00Z">
              <w:r w:rsidRPr="00372B98">
                <w:rPr>
                  <w:sz w:val="20"/>
                  <w:szCs w:val="20"/>
                  <w:lang w:val="en-PH"/>
                  <w:rPrChange w:id="10939" w:author="TinTin Kalaw" w:date="2014-08-19T08:25:00Z">
                    <w:rPr>
                      <w:i/>
                      <w:sz w:val="20"/>
                      <w:szCs w:val="20"/>
                      <w:lang w:val="en-PH"/>
                    </w:rPr>
                  </w:rPrChange>
                </w:rPr>
                <w:delText xml:space="preserve">[“Magnitude_NN:U”, “4.3”, “quake_NN”, “jolts_NNS”, &lt;location=“Antique_NN”&gt;, “,_PSNS”, &lt;location=“Boracay”&gt;, &lt;disaster=“Lindol”&gt;, “everywhere_RB” </w:delText>
              </w:r>
            </w:del>
            <w:del w:id="10940" w:author="Vilson Lu" w:date="2014-08-22T16:36:00Z">
              <w:r w:rsidRPr="00372B98">
                <w:rPr>
                  <w:sz w:val="20"/>
                  <w:szCs w:val="20"/>
                  <w:lang w:val="en-PH" w:eastAsia="zh-CN"/>
                  <w:rPrChange w:id="10941" w:author="TinTin Kalaw" w:date="2014-08-19T08:25:00Z">
                    <w:rPr>
                      <w:i/>
                      <w:sz w:val="20"/>
                      <w:szCs w:val="20"/>
                      <w:lang w:val="en-PH" w:eastAsia="zh-CN"/>
                    </w:rPr>
                  </w:rPrChange>
                </w:rPr>
                <w:delText>&lt;/tweet&gt;</w:delText>
              </w:r>
              <w:bookmarkStart w:id="10942" w:name="_Toc396489743"/>
              <w:bookmarkEnd w:id="10942"/>
            </w:del>
          </w:p>
        </w:tc>
        <w:tc>
          <w:tcPr>
            <w:tcW w:w="3948" w:type="dxa"/>
            <w:vAlign w:val="center"/>
            <w:tcPrChange w:id="10943" w:author="Vilson Lu" w:date="2014-08-22T05:37:00Z">
              <w:tcPr>
                <w:tcW w:w="3948" w:type="dxa"/>
                <w:gridSpan w:val="2"/>
              </w:tcPr>
            </w:tcPrChange>
          </w:tcPr>
          <w:p w:rsidR="002F6E61" w:rsidRDefault="000F02B8">
            <w:pPr>
              <w:pStyle w:val="Content"/>
              <w:ind w:left="0"/>
              <w:jc w:val="left"/>
              <w:rPr>
                <w:del w:id="10944" w:author="Vilson Lu" w:date="2014-08-22T16:36:00Z"/>
                <w:b/>
              </w:rPr>
              <w:pPrChange w:id="10945" w:author="Vilson Lu" w:date="2014-08-22T16:36:00Z">
                <w:pPr>
                  <w:pStyle w:val="Content"/>
                  <w:spacing w:line="276" w:lineRule="auto"/>
                  <w:ind w:left="0"/>
                  <w:contextualSpacing/>
                  <w:outlineLvl w:val="4"/>
                </w:pPr>
              </w:pPrChange>
            </w:pPr>
            <w:del w:id="10946" w:author="Vilson Lu" w:date="2014-08-22T05:35:00Z">
              <w:r w:rsidRPr="00497EF3" w:rsidDel="00171EEB">
                <w:delText>&lt;</w:delText>
              </w:r>
            </w:del>
            <w:del w:id="10947" w:author="Vilson Lu" w:date="2014-08-22T05:33:00Z">
              <w:r w:rsidRPr="00497EF3" w:rsidDel="00171EEB">
                <w:delText>string: magnitude&gt;&lt;number&gt;AS Intensity</w:delText>
              </w:r>
            </w:del>
            <w:bookmarkStart w:id="10948" w:name="_Toc396489744"/>
            <w:bookmarkEnd w:id="10948"/>
          </w:p>
        </w:tc>
        <w:bookmarkStart w:id="10949" w:name="_Toc396489745"/>
        <w:bookmarkEnd w:id="10949"/>
      </w:tr>
      <w:tr w:rsidR="00171EEB" w:rsidRPr="006E6440" w:rsidDel="00070F0F" w:rsidTr="00F27329">
        <w:trPr>
          <w:trHeight w:val="940"/>
          <w:del w:id="10950" w:author="Vilson Lu" w:date="2014-08-22T16:36:00Z"/>
        </w:trPr>
        <w:tc>
          <w:tcPr>
            <w:tcW w:w="3962" w:type="dxa"/>
            <w:vMerge/>
            <w:vAlign w:val="center"/>
          </w:tcPr>
          <w:p w:rsidR="000438F4" w:rsidRDefault="000438F4">
            <w:pPr>
              <w:jc w:val="center"/>
              <w:rPr>
                <w:del w:id="10951" w:author="Vilson Lu" w:date="2014-08-22T16:36:00Z"/>
                <w:sz w:val="20"/>
                <w:szCs w:val="20"/>
                <w:lang w:val="en-PH" w:eastAsia="zh-CN"/>
                <w:rPrChange w:id="10952" w:author="TinTin Kalaw" w:date="2014-08-16T14:01:00Z">
                  <w:rPr>
                    <w:del w:id="10953" w:author="Vilson Lu" w:date="2014-08-22T16:36:00Z"/>
                    <w:b/>
                    <w:lang w:val="en-PH" w:eastAsia="zh-CN"/>
                  </w:rPr>
                </w:rPrChange>
              </w:rPr>
            </w:pPr>
            <w:bookmarkStart w:id="10954" w:name="_Toc396489746"/>
            <w:bookmarkEnd w:id="10954"/>
          </w:p>
        </w:tc>
        <w:tc>
          <w:tcPr>
            <w:tcW w:w="3948" w:type="dxa"/>
            <w:vAlign w:val="center"/>
          </w:tcPr>
          <w:p w:rsidR="000438F4" w:rsidRDefault="00171EEB">
            <w:pPr>
              <w:pStyle w:val="Content"/>
              <w:ind w:left="0"/>
              <w:jc w:val="left"/>
              <w:rPr>
                <w:del w:id="10955" w:author="Vilson Lu" w:date="2014-08-22T16:36:00Z"/>
                <w:b/>
                <w:lang w:val="en-PH"/>
              </w:rPr>
            </w:pPr>
            <w:del w:id="10956" w:author="Vilson Lu" w:date="2014-08-22T05:36:00Z">
              <w:r w:rsidRPr="00497EF3" w:rsidDel="00171EEB">
                <w:rPr>
                  <w:lang w:val="en-PH"/>
                </w:rPr>
                <w:delText>&lt;POS: NNS&gt;&lt;location&gt;&lt;POS: PSNS&gt;AS Location</w:delText>
              </w:r>
            </w:del>
            <w:bookmarkStart w:id="10957" w:name="_Toc396489747"/>
            <w:bookmarkEnd w:id="10957"/>
          </w:p>
          <w:p w:rsidR="000438F4" w:rsidRDefault="00171EEB">
            <w:pPr>
              <w:pStyle w:val="Content"/>
              <w:ind w:left="0"/>
              <w:jc w:val="left"/>
              <w:rPr>
                <w:del w:id="10958" w:author="Vilson Lu" w:date="2014-08-22T16:36:00Z"/>
                <w:b/>
              </w:rPr>
            </w:pPr>
            <w:del w:id="10959" w:author="Vilson Lu" w:date="2014-08-22T05:37:00Z">
              <w:r w:rsidRPr="00497EF3" w:rsidDel="00171EEB">
                <w:delText>&lt;POS: PSNS&gt;&lt;location&gt;&lt;disaster&gt; AS Location</w:delText>
              </w:r>
            </w:del>
            <w:bookmarkStart w:id="10960" w:name="_Toc396489748"/>
            <w:bookmarkEnd w:id="10960"/>
          </w:p>
          <w:p w:rsidR="002F6E61" w:rsidRDefault="00171EEB">
            <w:pPr>
              <w:pStyle w:val="Content"/>
              <w:keepNext/>
              <w:ind w:left="0"/>
              <w:jc w:val="left"/>
              <w:rPr>
                <w:del w:id="10961" w:author="Vilson Lu" w:date="2014-08-22T16:36:00Z"/>
                <w:b/>
                <w:lang w:val="en-PH"/>
              </w:rPr>
              <w:pPrChange w:id="10962" w:author="Vilson Lu" w:date="2014-08-22T16:36:00Z">
                <w:pPr>
                  <w:pStyle w:val="Content"/>
                  <w:spacing w:line="276" w:lineRule="auto"/>
                  <w:ind w:left="0"/>
                  <w:contextualSpacing/>
                  <w:outlineLvl w:val="4"/>
                </w:pPr>
              </w:pPrChange>
            </w:pPr>
            <w:del w:id="10963" w:author="Vilson Lu" w:date="2014-08-22T05:37:00Z">
              <w:r w:rsidRPr="00497EF3" w:rsidDel="00171EEB">
                <w:delText>&lt;location&gt;&lt;disaster&gt;&lt;string: everywhere&gt; AS Disaster</w:delText>
              </w:r>
            </w:del>
            <w:bookmarkStart w:id="10964" w:name="_Toc396489749"/>
            <w:bookmarkEnd w:id="10964"/>
          </w:p>
        </w:tc>
        <w:bookmarkStart w:id="10965" w:name="_Toc396489750"/>
        <w:bookmarkEnd w:id="10965"/>
      </w:tr>
    </w:tbl>
    <w:p w:rsidR="000438F4" w:rsidRDefault="000438F4">
      <w:pPr>
        <w:pStyle w:val="Content"/>
        <w:ind w:left="0"/>
        <w:rPr>
          <w:del w:id="10966" w:author="Vilson Lu" w:date="2014-08-16T16:14:00Z"/>
        </w:rPr>
      </w:pPr>
      <w:bookmarkStart w:id="10967" w:name="_Toc396489751"/>
      <w:bookmarkEnd w:id="10967"/>
    </w:p>
    <w:p w:rsidR="000438F4" w:rsidRDefault="000438F4">
      <w:pPr>
        <w:rPr>
          <w:del w:id="10968" w:author="Vilson Lu" w:date="2014-08-19T06:54:00Z"/>
        </w:rPr>
      </w:pPr>
      <w:bookmarkStart w:id="10969" w:name="_Toc396489752"/>
      <w:bookmarkEnd w:id="10969"/>
    </w:p>
    <w:p w:rsidR="000438F4" w:rsidRDefault="000F02B8">
      <w:pPr>
        <w:pStyle w:val="Heading4"/>
        <w:rPr>
          <w:del w:id="10970" w:author="Vilson Lu" w:date="2014-08-22T16:36:00Z"/>
        </w:rPr>
      </w:pPr>
      <w:del w:id="10971" w:author="Vilson Lu" w:date="2014-08-22T16:36:00Z">
        <w:r w:rsidRPr="00B95616" w:rsidDel="00070F0F">
          <w:delText>Rule Validator</w:delText>
        </w:r>
        <w:bookmarkStart w:id="10972" w:name="_Toc396489753"/>
        <w:bookmarkEnd w:id="10972"/>
      </w:del>
    </w:p>
    <w:p w:rsidR="000438F4" w:rsidRDefault="000438F4">
      <w:pPr>
        <w:rPr>
          <w:del w:id="10973" w:author="Vilson Lu" w:date="2014-08-22T16:36:00Z"/>
        </w:rPr>
      </w:pPr>
      <w:bookmarkStart w:id="10974" w:name="_Toc396489754"/>
      <w:bookmarkEnd w:id="10974"/>
    </w:p>
    <w:p w:rsidR="002F6E61" w:rsidRDefault="000F02B8">
      <w:pPr>
        <w:pStyle w:val="Caption"/>
        <w:rPr>
          <w:del w:id="10975" w:author="Vilson Lu" w:date="2014-08-22T16:36:00Z"/>
        </w:rPr>
        <w:pPrChange w:id="10976" w:author="Vilson Lu" w:date="2014-08-22T16:36:00Z">
          <w:pPr>
            <w:pStyle w:val="Content"/>
          </w:pPr>
        </w:pPrChange>
      </w:pPr>
      <w:del w:id="10977" w:author="Vilson Lu" w:date="2014-08-22T16:36:00Z">
        <w:r w:rsidRPr="00B95616" w:rsidDel="00070F0F">
          <w:delText xml:space="preserve">The Rule Validator module is responsible for cleaning up the excess rules. This is </w:delText>
        </w:r>
      </w:del>
      <w:ins w:id="10978" w:author="JP Garcia" w:date="2014-08-20T21:38:00Z">
        <w:del w:id="10979" w:author="Vilson Lu" w:date="2014-08-22T16:36:00Z">
          <w:r w:rsidR="000978A2" w:rsidDel="00070F0F">
            <w:delText xml:space="preserve">automatically </w:delText>
          </w:r>
        </w:del>
      </w:ins>
      <w:del w:id="10980" w:author="Vilson Lu" w:date="2014-08-22T16:36:00Z">
        <w:r w:rsidRPr="00B95616" w:rsidDel="00070F0F">
          <w:delText>done</w:delText>
        </w:r>
      </w:del>
      <w:ins w:id="10981" w:author="JP Garcia" w:date="2014-08-20T21:38:00Z">
        <w:del w:id="10982" w:author="Vilson Lu" w:date="2014-08-22T16:36:00Z">
          <w:r w:rsidR="000978A2" w:rsidDel="00070F0F">
            <w:delText xml:space="preserve"> by the system</w:delText>
          </w:r>
        </w:del>
      </w:ins>
      <w:del w:id="10983" w:author="Vilson Lu" w:date="2014-08-22T16:36:00Z">
        <w:r w:rsidRPr="00B95616" w:rsidDel="00070F0F">
          <w:delText xml:space="preserve"> to improve the </w:delText>
        </w:r>
        <w:commentRangeStart w:id="10984"/>
        <w:commentRangeStart w:id="10985"/>
        <w:r w:rsidRPr="00B95616" w:rsidDel="00070F0F">
          <w:delText xml:space="preserve">performance </w:delText>
        </w:r>
        <w:commentRangeEnd w:id="10984"/>
        <w:r w:rsidR="00473C78" w:rsidDel="00070F0F">
          <w:rPr>
            <w:rStyle w:val="CommentReference"/>
          </w:rPr>
          <w:commentReference w:id="10984"/>
        </w:r>
        <w:commentRangeEnd w:id="10985"/>
        <w:r w:rsidR="000978A2" w:rsidDel="00070F0F">
          <w:rPr>
            <w:rStyle w:val="CommentReference"/>
          </w:rPr>
          <w:commentReference w:id="10985"/>
        </w:r>
        <w:r w:rsidRPr="00B95616" w:rsidDel="00070F0F">
          <w:delText>of the information extraction rules. Rules that are too specific will be removed, because the rules can only affect small part of the dataset. Rules that are too general will also be removed, because they might extract unwanted information. Rules are specific if they only occurred once in the rule extractor. Rules are general if they extract more than the occurrence count.</w:delText>
        </w:r>
        <w:bookmarkStart w:id="10986" w:name="_Toc396489755"/>
        <w:bookmarkEnd w:id="10986"/>
      </w:del>
    </w:p>
    <w:p w:rsidR="000438F4" w:rsidRDefault="000438F4">
      <w:pPr>
        <w:pStyle w:val="Content"/>
        <w:ind w:left="0"/>
        <w:rPr>
          <w:del w:id="10987" w:author="Vilson Lu" w:date="2014-08-22T16:36:00Z"/>
        </w:rPr>
      </w:pPr>
      <w:bookmarkStart w:id="10988" w:name="_Toc396489756"/>
      <w:bookmarkEnd w:id="10988"/>
    </w:p>
    <w:p w:rsidR="002F6E61" w:rsidRDefault="000F02B8">
      <w:pPr>
        <w:pStyle w:val="Heading3"/>
        <w:pPrChange w:id="10989" w:author="Vilson Lu" w:date="2014-08-22T16:36:00Z">
          <w:pPr>
            <w:pStyle w:val="Heading4"/>
          </w:pPr>
        </w:pPrChange>
      </w:pPr>
      <w:bookmarkStart w:id="10990" w:name="_Toc396489757"/>
      <w:r w:rsidRPr="00B95616">
        <w:t>Rule Inductor</w:t>
      </w:r>
      <w:bookmarkEnd w:id="10990"/>
    </w:p>
    <w:p w:rsidR="000F02B8" w:rsidRPr="00B95616" w:rsidRDefault="000F02B8" w:rsidP="000F02B8"/>
    <w:p w:rsidR="000F02B8" w:rsidRDefault="000F02B8">
      <w:pPr>
        <w:pStyle w:val="Content"/>
      </w:pPr>
      <w:r w:rsidRPr="00B95616">
        <w:t>The Rule Inductor module will accept</w:t>
      </w:r>
      <w:ins w:id="10991" w:author="PF" w:date="2015-03-02T04:40:00Z">
        <w:r w:rsidR="00E01C89">
          <w:t xml:space="preserve"> </w:t>
        </w:r>
      </w:ins>
      <w:del w:id="10992" w:author="PF" w:date="2015-03-02T04:40:00Z">
        <w:r w:rsidRPr="00B95616" w:rsidDel="00E01C89">
          <w:delText xml:space="preserve"> a </w:delText>
        </w:r>
      </w:del>
      <w:r w:rsidRPr="00B95616">
        <w:t xml:space="preserve">tokenized and tagged tweets. </w:t>
      </w:r>
      <w:ins w:id="10993" w:author="Vilson Lu" w:date="2014-08-19T06:23:00Z">
        <w:r w:rsidR="00A956C8">
          <w:t>I</w:t>
        </w:r>
      </w:ins>
      <w:ins w:id="10994" w:author="Vilson Lu" w:date="2014-08-19T06:24:00Z">
        <w:r w:rsidR="005621E4">
          <w:t xml:space="preserve">t will now apply the </w:t>
        </w:r>
        <w:r w:rsidR="00070F0F">
          <w:t>rules coming from the database</w:t>
        </w:r>
        <w:r w:rsidR="00A956C8">
          <w:t xml:space="preserve">. </w:t>
        </w:r>
      </w:ins>
      <w:ins w:id="10995" w:author="Vilson Lu" w:date="2014-08-19T06:25:00Z">
        <w:r w:rsidR="00A956C8">
          <w:t xml:space="preserve">It will look for patterns in the text and apply the classification. </w:t>
        </w:r>
      </w:ins>
      <w:ins w:id="10996" w:author="Vilson Lu" w:date="2014-08-19T06:26:00Z">
        <w:r w:rsidR="00A956C8">
          <w:t>It will generate the instances that will be used to populate the ontology.</w:t>
        </w:r>
      </w:ins>
      <w:del w:id="10997" w:author="Vilson Lu" w:date="2014-08-19T06:23:00Z">
        <w:r w:rsidRPr="00B95616" w:rsidDel="00A956C8">
          <w:delText xml:space="preserve">The tweets contain XML tags that tells </w:delText>
        </w:r>
      </w:del>
      <w:del w:id="10998" w:author="Vilson Lu" w:date="2014-08-19T06:21:00Z">
        <w:r w:rsidRPr="00B95616" w:rsidDel="006673DB">
          <w:delText>the type of disaster, location, time and other information. The, the plan is to generate rules using machine learning techniques and apply the rules to extract the information needed.</w:delText>
        </w:r>
      </w:del>
    </w:p>
    <w:p w:rsidR="000F02B8" w:rsidRDefault="000F02B8" w:rsidP="000F02B8">
      <w:pPr>
        <w:pStyle w:val="Content"/>
        <w:rPr>
          <w:ins w:id="10999" w:author="Vilson Lu" w:date="2014-08-22T16:48:00Z"/>
        </w:rPr>
      </w:pPr>
    </w:p>
    <w:p w:rsidR="00CB1536" w:rsidRDefault="00CB1536" w:rsidP="000F02B8">
      <w:pPr>
        <w:pStyle w:val="Content"/>
        <w:rPr>
          <w:ins w:id="11000" w:author="Vilson Lu" w:date="2014-08-22T16:48:00Z"/>
        </w:rPr>
      </w:pPr>
    </w:p>
    <w:p w:rsidR="00CB1536" w:rsidRDefault="00CB1536" w:rsidP="000F02B8">
      <w:pPr>
        <w:pStyle w:val="Content"/>
      </w:pPr>
    </w:p>
    <w:p w:rsidR="002F6E61" w:rsidRDefault="000F02B8">
      <w:pPr>
        <w:pStyle w:val="Heading3"/>
        <w:rPr>
          <w:del w:id="11001" w:author="Vilson Lu" w:date="2014-08-22T01:13:00Z"/>
        </w:rPr>
        <w:pPrChange w:id="11002" w:author="Vilson Lu" w:date="2014-08-15T22:14:00Z">
          <w:pPr>
            <w:pStyle w:val="Content"/>
          </w:pPr>
        </w:pPrChange>
      </w:pPr>
      <w:del w:id="11003" w:author="Vilson Lu" w:date="2014-08-22T01:13:00Z">
        <w:r w:rsidDel="00EE1DDC">
          <w:delText>Ontology</w:delText>
        </w:r>
        <w:bookmarkStart w:id="11004" w:name="_Toc396445046"/>
        <w:bookmarkStart w:id="11005" w:name="_Toc396453130"/>
        <w:bookmarkStart w:id="11006" w:name="_Toc396476227"/>
        <w:bookmarkStart w:id="11007" w:name="_Toc396478286"/>
        <w:bookmarkStart w:id="11008" w:name="_Toc396489758"/>
        <w:bookmarkEnd w:id="11004"/>
        <w:bookmarkEnd w:id="11005"/>
        <w:bookmarkEnd w:id="11006"/>
        <w:bookmarkEnd w:id="11007"/>
        <w:bookmarkEnd w:id="11008"/>
      </w:del>
    </w:p>
    <w:p w:rsidR="002F6E61" w:rsidRDefault="002F6E61">
      <w:pPr>
        <w:pStyle w:val="Content1"/>
        <w:rPr>
          <w:del w:id="11009" w:author="Vilson Lu" w:date="2014-08-19T06:20:00Z"/>
        </w:rPr>
        <w:pPrChange w:id="11010" w:author="Vilson Lu" w:date="2014-08-15T22:22:00Z">
          <w:pPr>
            <w:pStyle w:val="Content"/>
          </w:pPr>
        </w:pPrChange>
      </w:pPr>
      <w:bookmarkStart w:id="11011" w:name="_Toc396445047"/>
      <w:bookmarkStart w:id="11012" w:name="_Toc396453131"/>
      <w:bookmarkStart w:id="11013" w:name="_Toc396476228"/>
      <w:bookmarkStart w:id="11014" w:name="_Toc396478287"/>
      <w:bookmarkStart w:id="11015" w:name="_Toc396489759"/>
      <w:bookmarkEnd w:id="11011"/>
      <w:bookmarkEnd w:id="11012"/>
      <w:bookmarkEnd w:id="11013"/>
      <w:bookmarkEnd w:id="11014"/>
      <w:bookmarkEnd w:id="11015"/>
    </w:p>
    <w:p w:rsidR="002F6E61" w:rsidRDefault="00944F87">
      <w:pPr>
        <w:pStyle w:val="Heading3"/>
        <w:rPr>
          <w:ins w:id="11016" w:author="Vilson Lu" w:date="2014-08-19T06:21:00Z"/>
        </w:rPr>
        <w:pPrChange w:id="11017" w:author="Vilson Lu" w:date="2014-08-19T06:21:00Z">
          <w:pPr>
            <w:pStyle w:val="Content"/>
          </w:pPr>
        </w:pPrChange>
      </w:pPr>
      <w:del w:id="11018" w:author="Vilson Lu" w:date="2014-08-19T06:20:00Z">
        <w:r w:rsidDel="006673DB">
          <w:delText>The extracted information will now be represented in the ontology.</w:delText>
        </w:r>
      </w:del>
      <w:bookmarkStart w:id="11019" w:name="_Toc396445048"/>
      <w:bookmarkStart w:id="11020" w:name="_Toc396489760"/>
      <w:ins w:id="11021" w:author="Vilson Lu" w:date="2014-08-19T06:21:00Z">
        <w:r w:rsidR="006673DB">
          <w:t>Ontology Population Module</w:t>
        </w:r>
        <w:bookmarkEnd w:id="11019"/>
        <w:bookmarkEnd w:id="11020"/>
      </w:ins>
    </w:p>
    <w:p w:rsidR="002F6E61" w:rsidRDefault="002F6E61">
      <w:pPr>
        <w:rPr>
          <w:ins w:id="11022" w:author="Vilson Lu" w:date="2014-08-19T06:21:00Z"/>
        </w:rPr>
        <w:pPrChange w:id="11023" w:author="Vilson Lu" w:date="2014-08-19T06:21:00Z">
          <w:pPr>
            <w:pStyle w:val="Content"/>
          </w:pPr>
        </w:pPrChange>
      </w:pPr>
    </w:p>
    <w:p w:rsidR="002F6E61" w:rsidRDefault="006E319B">
      <w:pPr>
        <w:pStyle w:val="Content2"/>
        <w:rPr>
          <w:ins w:id="11024" w:author="Vilson Lu" w:date="2014-08-19T06:48:00Z"/>
        </w:rPr>
        <w:pPrChange w:id="11025" w:author="Vilson Lu" w:date="2014-08-19T06:47:00Z">
          <w:pPr>
            <w:pStyle w:val="Caption"/>
          </w:pPr>
        </w:pPrChange>
      </w:pPr>
      <w:ins w:id="11026" w:author="Vilson Lu" w:date="2014-08-19T06:46:00Z">
        <w:r>
          <w:t>The ontology population module is responsible for filling up the ontology with instances</w:t>
        </w:r>
      </w:ins>
      <w:ins w:id="11027" w:author="Vilson Lu" w:date="2014-08-19T06:47:00Z">
        <w:r>
          <w:t>. It has two modules: Refinements and Ontology Population</w:t>
        </w:r>
      </w:ins>
      <w:ins w:id="11028" w:author="Vilson Lu" w:date="2014-08-19T06:48:00Z">
        <w:r>
          <w:t>.</w:t>
        </w:r>
      </w:ins>
    </w:p>
    <w:p w:rsidR="002F6E61" w:rsidRDefault="002F6E61">
      <w:pPr>
        <w:pStyle w:val="Content2"/>
        <w:rPr>
          <w:ins w:id="11029" w:author="Vilson Lu" w:date="2014-08-19T06:48:00Z"/>
        </w:rPr>
        <w:pPrChange w:id="11030" w:author="Vilson Lu" w:date="2014-08-19T06:47:00Z">
          <w:pPr>
            <w:pStyle w:val="Caption"/>
          </w:pPr>
        </w:pPrChange>
      </w:pPr>
    </w:p>
    <w:p w:rsidR="002F6E61" w:rsidRDefault="006E319B">
      <w:pPr>
        <w:pStyle w:val="Heading4"/>
        <w:rPr>
          <w:ins w:id="11031" w:author="Vilson Lu" w:date="2014-08-19T06:48:00Z"/>
        </w:rPr>
        <w:pPrChange w:id="11032" w:author="Vilson Lu" w:date="2014-08-19T06:48:00Z">
          <w:pPr>
            <w:pStyle w:val="Caption"/>
          </w:pPr>
        </w:pPrChange>
      </w:pPr>
      <w:ins w:id="11033" w:author="Vilson Lu" w:date="2014-08-19T06:48:00Z">
        <w:r>
          <w:t>Refinements</w:t>
        </w:r>
      </w:ins>
    </w:p>
    <w:p w:rsidR="002F6E61" w:rsidRDefault="002F6E61">
      <w:pPr>
        <w:pStyle w:val="Content2"/>
        <w:rPr>
          <w:ins w:id="11034" w:author="Vilson Lu" w:date="2014-08-19T06:48:00Z"/>
        </w:rPr>
        <w:pPrChange w:id="11035" w:author="Vilson Lu" w:date="2014-08-19T06:48:00Z">
          <w:pPr>
            <w:pStyle w:val="Caption"/>
          </w:pPr>
        </w:pPrChange>
      </w:pPr>
    </w:p>
    <w:p w:rsidR="002F6E61" w:rsidRDefault="006E319B">
      <w:pPr>
        <w:pStyle w:val="Content2"/>
        <w:rPr>
          <w:ins w:id="11036" w:author="Vilson Lu" w:date="2014-08-19T06:52:00Z"/>
        </w:rPr>
        <w:pPrChange w:id="11037" w:author="Vilson Lu" w:date="2014-08-19T06:48:00Z">
          <w:pPr>
            <w:pStyle w:val="Caption"/>
          </w:pPr>
        </w:pPrChange>
      </w:pPr>
      <w:ins w:id="11038" w:author="Vilson Lu" w:date="2014-08-19T06:48:00Z">
        <w:r>
          <w:t xml:space="preserve">The Refinements module will be responsible for </w:t>
        </w:r>
      </w:ins>
      <w:ins w:id="11039" w:author="Vilson Lu" w:date="2014-08-19T06:49:00Z">
        <w:r>
          <w:t xml:space="preserve">checking the instance’s uniqueness. If the instance is not found in the ontology, it will be placed </w:t>
        </w:r>
      </w:ins>
      <w:ins w:id="11040" w:author="Vilson Lu" w:date="2014-08-19T06:50:00Z">
        <w:r>
          <w:t xml:space="preserve">in a container </w:t>
        </w:r>
      </w:ins>
      <w:ins w:id="11041" w:author="Vilson Lu" w:date="2014-08-19T06:51:00Z">
        <w:r>
          <w:rPr>
            <w:i/>
          </w:rPr>
          <w:t>I</w:t>
        </w:r>
        <w:r>
          <w:t xml:space="preserve">. If it is found, it will see if the instance in </w:t>
        </w:r>
        <w:r>
          <w:rPr>
            <w:i/>
          </w:rPr>
          <w:t>I</w:t>
        </w:r>
        <w:r>
          <w:t xml:space="preserve"> needs to be updated. </w:t>
        </w:r>
      </w:ins>
      <w:ins w:id="11042" w:author="Vilson Lu" w:date="2014-08-19T06:52:00Z">
        <w:r>
          <w:t xml:space="preserve">If the instance needs to be updated, it will be added in </w:t>
        </w:r>
        <w:r>
          <w:rPr>
            <w:i/>
          </w:rPr>
          <w:t>I</w:t>
        </w:r>
        <w:r>
          <w:t>.</w:t>
        </w:r>
        <w:del w:id="11043" w:author="PF" w:date="2015-03-02T04:41:00Z">
          <w:r w:rsidDel="00E01C89">
            <w:delText xml:space="preserve"> Else</w:delText>
          </w:r>
        </w:del>
      </w:ins>
      <w:ins w:id="11044" w:author="PF" w:date="2015-03-02T04:41:00Z">
        <w:r w:rsidR="00E01C89">
          <w:t xml:space="preserve"> Otherwise</w:t>
        </w:r>
      </w:ins>
      <w:ins w:id="11045" w:author="Vilson Lu" w:date="2014-08-19T06:52:00Z">
        <w:r>
          <w:t>, it will be discarded.</w:t>
        </w:r>
      </w:ins>
    </w:p>
    <w:p w:rsidR="002F6E61" w:rsidRDefault="002F6E61">
      <w:pPr>
        <w:pStyle w:val="Content2"/>
        <w:rPr>
          <w:ins w:id="11046" w:author="Vilson Lu" w:date="2014-08-19T06:52:00Z"/>
        </w:rPr>
        <w:pPrChange w:id="11047" w:author="Vilson Lu" w:date="2014-08-19T06:48:00Z">
          <w:pPr>
            <w:pStyle w:val="Caption"/>
          </w:pPr>
        </w:pPrChange>
      </w:pPr>
    </w:p>
    <w:p w:rsidR="002F6E61" w:rsidRDefault="00CE0596">
      <w:pPr>
        <w:pStyle w:val="Heading4"/>
        <w:rPr>
          <w:ins w:id="11048" w:author="Vilson Lu" w:date="2014-08-19T06:52:00Z"/>
        </w:rPr>
        <w:pPrChange w:id="11049" w:author="Vilson Lu" w:date="2014-08-19T06:52:00Z">
          <w:pPr>
            <w:pStyle w:val="Caption"/>
          </w:pPr>
        </w:pPrChange>
      </w:pPr>
      <w:ins w:id="11050" w:author="Vilson Lu" w:date="2014-08-19T06:52:00Z">
        <w:r>
          <w:t>Ontology Population</w:t>
        </w:r>
      </w:ins>
    </w:p>
    <w:p w:rsidR="002F6E61" w:rsidRDefault="002F6E61">
      <w:pPr>
        <w:rPr>
          <w:ins w:id="11051" w:author="Vilson Lu" w:date="2014-08-19T06:52:00Z"/>
        </w:rPr>
        <w:pPrChange w:id="11052" w:author="Vilson Lu" w:date="2014-08-19T06:52:00Z">
          <w:pPr>
            <w:pStyle w:val="Caption"/>
          </w:pPr>
        </w:pPrChange>
      </w:pPr>
    </w:p>
    <w:p w:rsidR="002F6E61" w:rsidRDefault="00CE0596">
      <w:pPr>
        <w:pStyle w:val="Content2"/>
        <w:rPr>
          <w:del w:id="11053" w:author="Vilson Lu" w:date="2014-08-22T05:09:00Z"/>
        </w:rPr>
        <w:pPrChange w:id="11054" w:author="Vilson Lu" w:date="2014-08-15T22:22:00Z">
          <w:pPr>
            <w:pStyle w:val="Content"/>
          </w:pPr>
        </w:pPrChange>
      </w:pPr>
      <w:ins w:id="11055" w:author="Vilson Lu" w:date="2014-08-19T06:52:00Z">
        <w:r>
          <w:t xml:space="preserve">After the Refinements module, the Ontology Population module will receive the instances in </w:t>
        </w:r>
      </w:ins>
      <w:ins w:id="11056" w:author="Vilson Lu" w:date="2014-08-19T06:53:00Z">
        <w:r>
          <w:rPr>
            <w:i/>
          </w:rPr>
          <w:t>I</w:t>
        </w:r>
        <w:r>
          <w:t xml:space="preserve">. For each instance in </w:t>
        </w:r>
        <w:r>
          <w:rPr>
            <w:i/>
          </w:rPr>
          <w:t>I</w:t>
        </w:r>
        <w:r>
          <w:t xml:space="preserve">, it will look for </w:t>
        </w:r>
        <w:del w:id="11057" w:author="PF" w:date="2015-03-02T04:06:00Z">
          <w:r w:rsidDel="001551E7">
            <w:delText xml:space="preserve">the </w:delText>
          </w:r>
        </w:del>
      </w:ins>
      <w:ins w:id="11058" w:author="PF" w:date="2015-03-02T04:06:00Z">
        <w:r w:rsidR="001551E7">
          <w:t xml:space="preserve">its </w:t>
        </w:r>
      </w:ins>
      <w:ins w:id="11059" w:author="Vilson Lu" w:date="2014-08-19T06:53:00Z">
        <w:r>
          <w:t>matching class</w:t>
        </w:r>
        <w:del w:id="11060" w:author="PF" w:date="2015-03-02T04:06:00Z">
          <w:r w:rsidDel="001551E7">
            <w:delText xml:space="preserve"> for it</w:delText>
          </w:r>
        </w:del>
        <w:r>
          <w:t xml:space="preserve">. If </w:t>
        </w:r>
      </w:ins>
      <w:ins w:id="11061" w:author="PF" w:date="2015-03-02T04:06:00Z">
        <w:r w:rsidR="001551E7">
          <w:t xml:space="preserve">a match is </w:t>
        </w:r>
      </w:ins>
      <w:ins w:id="11062" w:author="Vilson Lu" w:date="2014-08-19T06:53:00Z">
        <w:del w:id="11063" w:author="PF" w:date="2015-03-02T04:06:00Z">
          <w:r w:rsidDel="001551E7">
            <w:delText xml:space="preserve">it </w:delText>
          </w:r>
        </w:del>
        <w:r>
          <w:t>found</w:t>
        </w:r>
      </w:ins>
      <w:ins w:id="11064" w:author="PF" w:date="2015-03-02T04:06:00Z">
        <w:r w:rsidR="001551E7">
          <w:t>,</w:t>
        </w:r>
      </w:ins>
      <w:ins w:id="11065" w:author="Vilson Lu" w:date="2014-08-19T06:53:00Z">
        <w:del w:id="11066" w:author="PF" w:date="2015-03-02T04:06:00Z">
          <w:r w:rsidDel="001551E7">
            <w:delText xml:space="preserve"> a match,</w:delText>
          </w:r>
        </w:del>
        <w:r>
          <w:t xml:space="preserve"> the instance will be added </w:t>
        </w:r>
      </w:ins>
      <w:ins w:id="11067" w:author="Vilson Lu" w:date="2014-08-19T06:54:00Z">
        <w:r>
          <w:t>to the ontology.</w:t>
        </w:r>
      </w:ins>
    </w:p>
    <w:p w:rsidR="002F6E61" w:rsidRDefault="002F6E61">
      <w:pPr>
        <w:pStyle w:val="Content2"/>
        <w:rPr>
          <w:ins w:id="11068" w:author="Vilson Lu" w:date="2014-08-22T05:10:00Z"/>
        </w:rPr>
        <w:pPrChange w:id="11069" w:author="Vilson Lu" w:date="2014-08-22T05:09:00Z">
          <w:pPr/>
        </w:pPrChange>
      </w:pPr>
    </w:p>
    <w:p w:rsidR="002F6E61" w:rsidRDefault="002F6E61">
      <w:pPr>
        <w:pStyle w:val="Content2"/>
        <w:rPr>
          <w:ins w:id="11070" w:author="Vilson Lu" w:date="2014-08-22T05:09:00Z"/>
        </w:rPr>
        <w:pPrChange w:id="11071" w:author="Vilson Lu" w:date="2014-08-22T05:09:00Z">
          <w:pPr/>
        </w:pPrChange>
      </w:pPr>
    </w:p>
    <w:p w:rsidR="002F6E61" w:rsidRDefault="002F6E61">
      <w:pPr>
        <w:rPr>
          <w:del w:id="11072" w:author="Vilson Lu" w:date="2014-08-22T05:09:00Z"/>
        </w:rPr>
        <w:pPrChange w:id="11073" w:author="Vilson Lu" w:date="2014-08-15T22:14:00Z">
          <w:pPr>
            <w:pStyle w:val="Content"/>
          </w:pPr>
        </w:pPrChange>
      </w:pPr>
      <w:bookmarkStart w:id="11074" w:name="_Toc396453133"/>
      <w:bookmarkStart w:id="11075" w:name="_Toc396476230"/>
      <w:bookmarkStart w:id="11076" w:name="_Toc396478289"/>
      <w:bookmarkStart w:id="11077" w:name="_Toc396489761"/>
      <w:bookmarkEnd w:id="11074"/>
      <w:bookmarkEnd w:id="11075"/>
      <w:bookmarkEnd w:id="11076"/>
      <w:bookmarkEnd w:id="11077"/>
    </w:p>
    <w:p w:rsidR="00EE1DDC" w:rsidRDefault="00EE1DDC" w:rsidP="00EE1DDC">
      <w:pPr>
        <w:pStyle w:val="Heading3"/>
        <w:rPr>
          <w:ins w:id="11078" w:author="Vilson Lu" w:date="2014-08-22T01:14:00Z"/>
        </w:rPr>
      </w:pPr>
      <w:bookmarkStart w:id="11079" w:name="_Toc396445049"/>
      <w:bookmarkStart w:id="11080" w:name="_Toc396489762"/>
      <w:bookmarkStart w:id="11081" w:name="_Toc395181728"/>
      <w:ins w:id="11082" w:author="Vilson Lu" w:date="2014-08-22T01:14:00Z">
        <w:r>
          <w:t>Data Source</w:t>
        </w:r>
        <w:bookmarkEnd w:id="11079"/>
        <w:bookmarkEnd w:id="11080"/>
      </w:ins>
    </w:p>
    <w:p w:rsidR="00EE1DDC" w:rsidRPr="00483CE5" w:rsidRDefault="00EE1DDC" w:rsidP="00EE1DDC">
      <w:pPr>
        <w:rPr>
          <w:ins w:id="11083" w:author="Vilson Lu" w:date="2014-08-22T01:14:00Z"/>
        </w:rPr>
      </w:pPr>
    </w:p>
    <w:p w:rsidR="00EE1DDC" w:rsidRDefault="00EE1DDC" w:rsidP="00EE1DDC">
      <w:pPr>
        <w:pStyle w:val="Content1"/>
        <w:rPr>
          <w:ins w:id="11084" w:author="Vilson Lu" w:date="2014-08-22T01:14:00Z"/>
        </w:rPr>
      </w:pPr>
      <w:ins w:id="11085" w:author="Vilson Lu" w:date="2014-08-22T01:14:00Z">
        <w:r w:rsidRPr="00F722EE">
          <w:t xml:space="preserve">The data that will be collected will come from the </w:t>
        </w:r>
      </w:ins>
      <w:ins w:id="11086" w:author="Vilson Lu" w:date="2014-08-22T11:22:00Z">
        <w:r w:rsidR="00B95F67">
          <w:t>filtered tweets</w:t>
        </w:r>
      </w:ins>
      <w:ins w:id="11087" w:author="Vilson Lu" w:date="2014-08-22T01:14:00Z">
        <w:r w:rsidRPr="00690D69">
          <w:t xml:space="preserve">. Some of </w:t>
        </w:r>
        <w:del w:id="11088" w:author="PF" w:date="2015-03-02T04:05:00Z">
          <w:r w:rsidRPr="00690D69" w:rsidDel="001551E7">
            <w:delText>it</w:delText>
          </w:r>
        </w:del>
      </w:ins>
      <w:ins w:id="11089" w:author="PF" w:date="2015-03-02T04:05:00Z">
        <w:r w:rsidR="001551E7">
          <w:t>these</w:t>
        </w:r>
      </w:ins>
      <w:ins w:id="11090" w:author="Vilson Lu" w:date="2014-08-22T01:14:00Z">
        <w:r w:rsidRPr="00690D69">
          <w:t xml:space="preserve"> will be provided by the Twitter Web Crawler developed by the De La Salle – College of Computer Studied, while the rest will come from the Crawler module to be discussed in the next section. The list of trusted Twitter accounts is based on the list provided by SOMIDIA.</w:t>
        </w:r>
      </w:ins>
    </w:p>
    <w:p w:rsidR="00EE1DDC" w:rsidRDefault="00EE1DDC" w:rsidP="00EE1DDC">
      <w:pPr>
        <w:pStyle w:val="Content1"/>
        <w:rPr>
          <w:ins w:id="11091" w:author="Vilson Lu" w:date="2014-08-22T01:14:00Z"/>
        </w:rPr>
      </w:pPr>
    </w:p>
    <w:p w:rsidR="00EE1DDC" w:rsidRPr="00690D69" w:rsidRDefault="00EE1DDC" w:rsidP="00EE1DDC">
      <w:pPr>
        <w:pStyle w:val="Content1"/>
        <w:rPr>
          <w:ins w:id="11092" w:author="Vilson Lu" w:date="2014-08-22T01:14:00Z"/>
        </w:rPr>
      </w:pPr>
      <w:ins w:id="11093" w:author="Vilson Lu" w:date="2014-08-22T01:14:00Z">
        <w:r>
          <w:t>To be able to crawl the tweets that are strictly related to disaster relief operations, the researchers will make use of certain national official hashtags that are used by a number of relief organizations in the</w:t>
        </w:r>
        <w:r w:rsidR="00B95F67">
          <w:t xml:space="preserve"> country. </w:t>
        </w:r>
      </w:ins>
      <w:ins w:id="11094" w:author="Vilson Lu" w:date="2014-08-22T11:23:00Z">
        <w:r w:rsidR="002A37C7">
          <w:t>Examples of the unified hashtags are</w:t>
        </w:r>
      </w:ins>
      <w:ins w:id="11095" w:author="Vilson Lu" w:date="2014-08-22T01:14:00Z">
        <w:r>
          <w:t xml:space="preserve"> #Relief</w:t>
        </w:r>
        <w:r w:rsidR="00B95F67">
          <w:t xml:space="preserve">PH, #RescuePH, #PHalert </w:t>
        </w:r>
      </w:ins>
    </w:p>
    <w:p w:rsidR="00EE1DDC" w:rsidRPr="00690D69" w:rsidRDefault="00EE1DDC" w:rsidP="00EE1DDC">
      <w:pPr>
        <w:pStyle w:val="Content1"/>
        <w:rPr>
          <w:ins w:id="11096" w:author="Vilson Lu" w:date="2014-08-22T01:14:00Z"/>
        </w:rPr>
      </w:pPr>
    </w:p>
    <w:p w:rsidR="00EE1DDC" w:rsidRPr="00F722EE" w:rsidRDefault="00EE1DDC" w:rsidP="00EE1DDC">
      <w:pPr>
        <w:pStyle w:val="Content1"/>
        <w:rPr>
          <w:ins w:id="11097" w:author="Vilson Lu" w:date="2014-08-22T01:14:00Z"/>
        </w:rPr>
      </w:pPr>
      <w:commentRangeStart w:id="11098"/>
      <w:commentRangeStart w:id="11099"/>
      <w:ins w:id="11100" w:author="Vilson Lu" w:date="2014-08-22T01:14:00Z">
        <w:r w:rsidRPr="00FD5B88">
          <w:t>The output of the crawler will be saved in a CSV file. Each entry in the CSV file will have the following content: &lt;tweet ID&gt;,</w:t>
        </w:r>
        <w:r w:rsidRPr="00F722EE">
          <w:t>&lt;username&gt;,”&lt;tweet&gt;”,”&lt;date and time it was tweeted&gt;”,&lt;longitude&gt;,&lt;latitude&gt;</w:t>
        </w:r>
        <w:commentRangeEnd w:id="11098"/>
        <w:r w:rsidRPr="0063049B">
          <w:rPr>
            <w:rStyle w:val="CommentReference"/>
            <w:sz w:val="20"/>
            <w:szCs w:val="20"/>
          </w:rPr>
          <w:commentReference w:id="11098"/>
        </w:r>
        <w:commentRangeEnd w:id="11099"/>
        <w:r w:rsidRPr="00F722EE">
          <w:t xml:space="preserve">. </w:t>
        </w:r>
        <w:r w:rsidR="00372B98">
          <w:fldChar w:fldCharType="begin"/>
        </w:r>
        <w:r>
          <w:instrText xml:space="preserve"> REF _Ref395959989 \h </w:instrText>
        </w:r>
      </w:ins>
      <w:ins w:id="11101" w:author="Vilson Lu" w:date="2014-08-22T01:14:00Z">
        <w:r w:rsidR="00372B98">
          <w:fldChar w:fldCharType="end"/>
        </w:r>
        <w:r w:rsidRPr="00F722EE">
          <w:t xml:space="preserve"> shows a sample of what can be seen in the CSV file.</w:t>
        </w:r>
        <w:r w:rsidRPr="0063049B">
          <w:rPr>
            <w:rStyle w:val="CommentReference"/>
            <w:sz w:val="20"/>
            <w:szCs w:val="20"/>
          </w:rPr>
          <w:commentReference w:id="11099"/>
        </w:r>
      </w:ins>
    </w:p>
    <w:p w:rsidR="00EE1DDC" w:rsidRDefault="00EE1DDC" w:rsidP="00EE1DDC">
      <w:pPr>
        <w:pStyle w:val="Caption"/>
        <w:rPr>
          <w:ins w:id="11102" w:author="Vilson Lu" w:date="2014-08-22T01:14:00Z"/>
        </w:rPr>
      </w:pPr>
    </w:p>
    <w:tbl>
      <w:tblPr>
        <w:tblStyle w:val="TableGrid"/>
        <w:tblW w:w="0" w:type="auto"/>
        <w:tblInd w:w="1440" w:type="dxa"/>
        <w:tblLook w:val="04A0"/>
      </w:tblPr>
      <w:tblGrid>
        <w:gridCol w:w="535"/>
        <w:gridCol w:w="7375"/>
      </w:tblGrid>
      <w:tr w:rsidR="00EE1DDC" w:rsidTr="007C3DF4">
        <w:trPr>
          <w:ins w:id="11103" w:author="Vilson Lu" w:date="2014-08-22T01:14:00Z"/>
        </w:trPr>
        <w:tc>
          <w:tcPr>
            <w:tcW w:w="535" w:type="dxa"/>
            <w:vAlign w:val="center"/>
          </w:tcPr>
          <w:p w:rsidR="00EE1DDC" w:rsidRPr="00E232DB" w:rsidRDefault="00EE1DDC" w:rsidP="007C3DF4">
            <w:pPr>
              <w:pStyle w:val="Content"/>
              <w:ind w:left="0"/>
              <w:jc w:val="center"/>
              <w:rPr>
                <w:ins w:id="11104" w:author="Vilson Lu" w:date="2014-08-22T01:14:00Z"/>
                <w:b/>
              </w:rPr>
            </w:pPr>
            <w:ins w:id="11105" w:author="Vilson Lu" w:date="2014-08-22T01:14:00Z">
              <w:r w:rsidRPr="00E232DB">
                <w:rPr>
                  <w:b/>
                </w:rPr>
                <w:t>#</w:t>
              </w:r>
            </w:ins>
          </w:p>
        </w:tc>
        <w:tc>
          <w:tcPr>
            <w:tcW w:w="7375" w:type="dxa"/>
            <w:vAlign w:val="center"/>
          </w:tcPr>
          <w:p w:rsidR="00EE1DDC" w:rsidRPr="00E232DB" w:rsidRDefault="00EE1DDC" w:rsidP="007C3DF4">
            <w:pPr>
              <w:pStyle w:val="Content"/>
              <w:ind w:left="0"/>
              <w:jc w:val="center"/>
              <w:rPr>
                <w:ins w:id="11106" w:author="Vilson Lu" w:date="2014-08-22T01:14:00Z"/>
                <w:b/>
              </w:rPr>
            </w:pPr>
            <w:ins w:id="11107" w:author="Vilson Lu" w:date="2014-08-22T01:14:00Z">
              <w:r w:rsidRPr="00E232DB">
                <w:rPr>
                  <w:b/>
                </w:rPr>
                <w:t>Sample Output</w:t>
              </w:r>
            </w:ins>
          </w:p>
        </w:tc>
      </w:tr>
      <w:tr w:rsidR="00EE1DDC" w:rsidTr="007C3DF4">
        <w:trPr>
          <w:ins w:id="11108" w:author="Vilson Lu" w:date="2014-08-22T01:14:00Z"/>
        </w:trPr>
        <w:tc>
          <w:tcPr>
            <w:tcW w:w="535" w:type="dxa"/>
            <w:vAlign w:val="center"/>
          </w:tcPr>
          <w:p w:rsidR="00EE1DDC" w:rsidRDefault="00EE1DDC" w:rsidP="007C3DF4">
            <w:pPr>
              <w:pStyle w:val="Content"/>
              <w:ind w:left="0"/>
              <w:jc w:val="left"/>
              <w:rPr>
                <w:ins w:id="11109" w:author="Vilson Lu" w:date="2014-08-22T01:14:00Z"/>
              </w:rPr>
            </w:pPr>
            <w:ins w:id="11110" w:author="Vilson Lu" w:date="2014-08-22T01:14:00Z">
              <w:r>
                <w:t>1</w:t>
              </w:r>
            </w:ins>
          </w:p>
        </w:tc>
        <w:tc>
          <w:tcPr>
            <w:tcW w:w="7375" w:type="dxa"/>
            <w:vAlign w:val="center"/>
          </w:tcPr>
          <w:p w:rsidR="002F6E61" w:rsidRDefault="00372B98">
            <w:pPr>
              <w:pStyle w:val="NoSpacing"/>
              <w:rPr>
                <w:ins w:id="11111" w:author="Vilson Lu" w:date="2014-08-22T01:14:00Z"/>
              </w:rPr>
              <w:pPrChange w:id="11112" w:author="Vilson Lu" w:date="2014-08-22T03:41:00Z">
                <w:pPr>
                  <w:pStyle w:val="Content"/>
                  <w:ind w:left="0"/>
                  <w:jc w:val="left"/>
                </w:pPr>
              </w:pPrChange>
            </w:pPr>
            <w:ins w:id="11113" w:author="Vilson Lu" w:date="2014-08-22T03:40:00Z">
              <w:r w:rsidRPr="00372B98">
                <w:rPr>
                  <w:rPrChange w:id="11114" w:author="Vilson Lu" w:date="2014-08-22T03:40:00Z">
                    <w:rPr>
                      <w:i/>
                      <w:shd w:val="clear" w:color="auto" w:fill="F7F7F7"/>
                    </w:rPr>
                  </w:rPrChange>
                </w:rPr>
                <w:t>5280d16567833c59e17ebb66, SandyCervas, Dear Adnu sana po damit naman ang idonate natin para sa mga binagyo in case na may donation na ganapin. Plus canned goods na rin. Haha. :) , 11/11/2013 8:45, 13.7053384, 123.1980436</w:t>
              </w:r>
            </w:ins>
          </w:p>
        </w:tc>
      </w:tr>
      <w:tr w:rsidR="00EE1DDC" w:rsidTr="007C3DF4">
        <w:trPr>
          <w:ins w:id="11115" w:author="Vilson Lu" w:date="2014-08-22T01:14:00Z"/>
        </w:trPr>
        <w:tc>
          <w:tcPr>
            <w:tcW w:w="535" w:type="dxa"/>
            <w:vAlign w:val="center"/>
          </w:tcPr>
          <w:p w:rsidR="00EE1DDC" w:rsidRDefault="00EE1DDC" w:rsidP="007C3DF4">
            <w:pPr>
              <w:pStyle w:val="Content"/>
              <w:ind w:left="0"/>
              <w:jc w:val="left"/>
              <w:rPr>
                <w:ins w:id="11116" w:author="Vilson Lu" w:date="2014-08-22T01:14:00Z"/>
              </w:rPr>
            </w:pPr>
            <w:ins w:id="11117" w:author="Vilson Lu" w:date="2014-08-22T01:14:00Z">
              <w:r>
                <w:t>2</w:t>
              </w:r>
            </w:ins>
          </w:p>
        </w:tc>
        <w:tc>
          <w:tcPr>
            <w:tcW w:w="7375" w:type="dxa"/>
            <w:vAlign w:val="center"/>
          </w:tcPr>
          <w:p w:rsidR="002F6E61" w:rsidRDefault="00EE1DDC">
            <w:pPr>
              <w:pStyle w:val="Content"/>
              <w:keepNext/>
              <w:ind w:left="0"/>
              <w:jc w:val="left"/>
              <w:rPr>
                <w:ins w:id="11118" w:author="Vilson Lu" w:date="2014-08-22T01:14:00Z"/>
              </w:rPr>
              <w:pPrChange w:id="11119" w:author="Vilson Lu" w:date="2014-08-22T03:36:00Z">
                <w:pPr>
                  <w:pStyle w:val="Content"/>
                  <w:ind w:left="0"/>
                  <w:jc w:val="left"/>
                </w:pPr>
              </w:pPrChange>
            </w:pPr>
            <w:ins w:id="11120" w:author="Vilson Lu" w:date="2014-08-22T01:14:00Z">
              <w:r w:rsidRPr="00E232DB">
                <w:t>414017377517326337,Ehmai123,"""@ANCALERTS: Magnitude 4.3 quake jolts Antique, Boracay http://t.co/c2BczJEa6Y"" Lindol everywhere :3","Fri Dec 20 21:00:09 CST 2013",14.527157,121.0033549</w:t>
              </w:r>
            </w:ins>
          </w:p>
        </w:tc>
      </w:tr>
    </w:tbl>
    <w:p w:rsidR="002F6E61" w:rsidRDefault="008A5840">
      <w:pPr>
        <w:pStyle w:val="Caption"/>
        <w:rPr>
          <w:ins w:id="11121" w:author="Vilson Lu" w:date="2014-08-22T01:14:00Z"/>
        </w:rPr>
        <w:pPrChange w:id="11122" w:author="Vilson Lu" w:date="2014-08-22T03:36:00Z">
          <w:pPr>
            <w:pStyle w:val="Content"/>
          </w:pPr>
        </w:pPrChange>
      </w:pPr>
      <w:bookmarkStart w:id="11123" w:name="_Toc396489874"/>
      <w:ins w:id="11124" w:author="Vilson Lu" w:date="2014-08-22T03:36:00Z">
        <w:r>
          <w:t xml:space="preserve">Table </w:t>
        </w:r>
      </w:ins>
      <w:ins w:id="11125" w:author="Vilson Lu" w:date="2014-08-22T16:11:00Z">
        <w:r w:rsidR="00372B98">
          <w:fldChar w:fldCharType="begin"/>
        </w:r>
        <w:r w:rsidR="00D71339">
          <w:instrText xml:space="preserve"> STYLEREF 1 \s </w:instrText>
        </w:r>
      </w:ins>
      <w:r w:rsidR="00372B98">
        <w:fldChar w:fldCharType="separate"/>
      </w:r>
      <w:r w:rsidR="003160F5">
        <w:rPr>
          <w:noProof/>
        </w:rPr>
        <w:t>4</w:t>
      </w:r>
      <w:ins w:id="11126"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1127" w:author="Vilson Lu" w:date="2014-08-22T16:55:00Z">
        <w:r w:rsidR="003160F5">
          <w:rPr>
            <w:noProof/>
          </w:rPr>
          <w:t>6</w:t>
        </w:r>
      </w:ins>
      <w:ins w:id="11128" w:author="Vilson Lu" w:date="2014-08-22T16:11:00Z">
        <w:r w:rsidR="00372B98">
          <w:fldChar w:fldCharType="end"/>
        </w:r>
      </w:ins>
      <w:ins w:id="11129" w:author="Vilson Lu" w:date="2014-08-22T03:36:00Z">
        <w:r>
          <w:t xml:space="preserve">. </w:t>
        </w:r>
        <w:r w:rsidRPr="007F647B">
          <w:t>Sample Entries of Tweets in CSV File</w:t>
        </w:r>
      </w:ins>
      <w:bookmarkEnd w:id="11123"/>
    </w:p>
    <w:p w:rsidR="00EE1DDC" w:rsidRDefault="00EE1DDC" w:rsidP="00EE1DDC">
      <w:pPr>
        <w:pStyle w:val="Content"/>
        <w:rPr>
          <w:ins w:id="11130" w:author="Vilson Lu" w:date="2014-08-22T01:14:00Z"/>
        </w:rPr>
      </w:pPr>
    </w:p>
    <w:p w:rsidR="00EE1DDC" w:rsidRDefault="00EE1DDC" w:rsidP="00EE1DDC">
      <w:pPr>
        <w:pStyle w:val="Heading4"/>
        <w:rPr>
          <w:ins w:id="11131" w:author="Vilson Lu" w:date="2014-08-22T01:14:00Z"/>
        </w:rPr>
      </w:pPr>
      <w:commentRangeStart w:id="11132"/>
      <w:commentRangeStart w:id="11133"/>
      <w:commentRangeStart w:id="11134"/>
      <w:ins w:id="11135" w:author="Vilson Lu" w:date="2014-08-22T01:14:00Z">
        <w:r>
          <w:t>Gazetteer</w:t>
        </w:r>
        <w:commentRangeEnd w:id="11132"/>
        <w:r>
          <w:rPr>
            <w:rStyle w:val="CommentReference"/>
            <w:b w:val="0"/>
          </w:rPr>
          <w:commentReference w:id="11132"/>
        </w:r>
        <w:commentRangeEnd w:id="11133"/>
        <w:r>
          <w:rPr>
            <w:rStyle w:val="CommentReference"/>
            <w:b w:val="0"/>
          </w:rPr>
          <w:commentReference w:id="11133"/>
        </w:r>
        <w:commentRangeEnd w:id="11134"/>
        <w:r>
          <w:rPr>
            <w:rStyle w:val="CommentReference"/>
            <w:b w:val="0"/>
          </w:rPr>
          <w:commentReference w:id="11134"/>
        </w:r>
      </w:ins>
    </w:p>
    <w:p w:rsidR="00EE1DDC" w:rsidRPr="00E232DB" w:rsidRDefault="00EE1DDC" w:rsidP="00EE1DDC">
      <w:pPr>
        <w:rPr>
          <w:ins w:id="11136" w:author="Vilson Lu" w:date="2014-08-22T01:14:00Z"/>
        </w:rPr>
      </w:pPr>
    </w:p>
    <w:p w:rsidR="00EE1DDC" w:rsidRDefault="00EE1DDC" w:rsidP="00EE1DDC">
      <w:pPr>
        <w:pStyle w:val="Content"/>
        <w:rPr>
          <w:ins w:id="11137" w:author="Vilson Lu" w:date="2014-08-22T01:14:00Z"/>
        </w:rPr>
      </w:pPr>
      <w:ins w:id="11138" w:author="Vilson Lu" w:date="2014-08-22T01:14:00Z">
        <w:r>
          <w:t>The gazetteer is a text file that contains the list of names and locations to identify the proper nouns in the tweets. This will be used for the Filipino NER module. The plan is to update and use SOMIDIA’s gazetteer.</w:t>
        </w:r>
      </w:ins>
      <w:ins w:id="11139" w:author="PF" w:date="2015-03-02T04:05:00Z">
        <w:r w:rsidR="001551E7">
          <w:t xml:space="preserve"> </w:t>
        </w:r>
      </w:ins>
      <w:ins w:id="11140" w:author="Vilson Lu" w:date="2014-08-22T03:41:00Z">
        <w:r w:rsidR="00372B98">
          <w:fldChar w:fldCharType="begin"/>
        </w:r>
        <w:r w:rsidR="00F900FB">
          <w:instrText xml:space="preserve"> REF _Ref396442233 \h </w:instrText>
        </w:r>
      </w:ins>
      <w:r w:rsidR="00372B98">
        <w:fldChar w:fldCharType="separate"/>
      </w:r>
      <w:ins w:id="11141" w:author="Vilson Lu" w:date="2014-08-22T16:55:00Z">
        <w:r w:rsidR="003160F5">
          <w:t xml:space="preserve">Table </w:t>
        </w:r>
        <w:r w:rsidR="003160F5">
          <w:rPr>
            <w:noProof/>
          </w:rPr>
          <w:t>4</w:t>
        </w:r>
        <w:r w:rsidR="003160F5">
          <w:noBreakHyphen/>
        </w:r>
        <w:r w:rsidR="003160F5">
          <w:rPr>
            <w:noProof/>
          </w:rPr>
          <w:t>7</w:t>
        </w:r>
      </w:ins>
      <w:ins w:id="11142" w:author="Vilson Lu" w:date="2014-08-22T03:41:00Z">
        <w:r w:rsidR="00372B98">
          <w:fldChar w:fldCharType="end"/>
        </w:r>
      </w:ins>
      <w:ins w:id="11143" w:author="Vilson Lu" w:date="2014-08-22T01:14:00Z">
        <w:r w:rsidR="00372B98">
          <w:fldChar w:fldCharType="begin"/>
        </w:r>
        <w:r>
          <w:instrText xml:space="preserve"> REF _Ref395959999 \h </w:instrText>
        </w:r>
      </w:ins>
      <w:ins w:id="11144" w:author="Vilson Lu" w:date="2014-08-22T01:14:00Z">
        <w:r w:rsidR="00372B98">
          <w:fldChar w:fldCharType="end"/>
        </w:r>
        <w:r>
          <w:t xml:space="preserve"> shows a sample gazetteer for the storm names in the Philippines.</w:t>
        </w:r>
      </w:ins>
    </w:p>
    <w:p w:rsidR="002F6E61" w:rsidRDefault="002F6E61">
      <w:pPr>
        <w:pStyle w:val="Caption"/>
        <w:ind w:left="0"/>
        <w:jc w:val="left"/>
        <w:rPr>
          <w:ins w:id="11145" w:author="Vilson Lu" w:date="2014-08-22T01:14:00Z"/>
        </w:rPr>
        <w:pPrChange w:id="11146" w:author="Vilson Lu" w:date="2014-08-22T03:35:00Z">
          <w:pPr>
            <w:pStyle w:val="Caption"/>
            <w:ind w:left="720" w:firstLine="720"/>
          </w:pPr>
        </w:pPrChange>
      </w:pPr>
    </w:p>
    <w:tbl>
      <w:tblPr>
        <w:tblStyle w:val="TableGrid"/>
        <w:tblW w:w="0" w:type="auto"/>
        <w:tblInd w:w="1440" w:type="dxa"/>
        <w:tblLook w:val="04A0"/>
      </w:tblPr>
      <w:tblGrid>
        <w:gridCol w:w="1706"/>
        <w:gridCol w:w="1551"/>
        <w:gridCol w:w="1551"/>
        <w:gridCol w:w="1551"/>
        <w:gridCol w:w="1551"/>
      </w:tblGrid>
      <w:tr w:rsidR="00EE1DDC" w:rsidTr="007C3DF4">
        <w:trPr>
          <w:ins w:id="11147" w:author="Vilson Lu" w:date="2014-08-22T01:14:00Z"/>
        </w:trPr>
        <w:tc>
          <w:tcPr>
            <w:tcW w:w="1706" w:type="dxa"/>
          </w:tcPr>
          <w:p w:rsidR="00EE1DDC" w:rsidRDefault="00EE1DDC" w:rsidP="007C3DF4">
            <w:pPr>
              <w:pStyle w:val="Content"/>
              <w:ind w:left="0"/>
              <w:rPr>
                <w:ins w:id="11148" w:author="Vilson Lu" w:date="2014-08-22T01:14:00Z"/>
              </w:rPr>
            </w:pPr>
            <w:ins w:id="11149" w:author="Vilson Lu" w:date="2014-08-22T01:14:00Z">
              <w:r>
                <w:t>Agaton</w:t>
              </w:r>
            </w:ins>
          </w:p>
          <w:p w:rsidR="00EE1DDC" w:rsidRDefault="00EE1DDC" w:rsidP="007C3DF4">
            <w:pPr>
              <w:pStyle w:val="Content"/>
              <w:ind w:left="0"/>
              <w:rPr>
                <w:ins w:id="11150" w:author="Vilson Lu" w:date="2014-08-22T01:14:00Z"/>
              </w:rPr>
            </w:pPr>
            <w:ins w:id="11151" w:author="Vilson Lu" w:date="2014-08-22T01:14:00Z">
              <w:r>
                <w:t>Amang</w:t>
              </w:r>
            </w:ins>
          </w:p>
          <w:p w:rsidR="00EE1DDC" w:rsidRDefault="00EE1DDC" w:rsidP="007C3DF4">
            <w:pPr>
              <w:pStyle w:val="Content"/>
              <w:ind w:left="0"/>
              <w:rPr>
                <w:ins w:id="11152" w:author="Vilson Lu" w:date="2014-08-22T01:14:00Z"/>
              </w:rPr>
            </w:pPr>
            <w:ins w:id="11153" w:author="Vilson Lu" w:date="2014-08-22T01:14:00Z">
              <w:r>
                <w:t>Ambo</w:t>
              </w:r>
            </w:ins>
          </w:p>
          <w:p w:rsidR="00EE1DDC" w:rsidRDefault="00EE1DDC" w:rsidP="007C3DF4">
            <w:pPr>
              <w:pStyle w:val="Content"/>
              <w:ind w:left="0"/>
              <w:rPr>
                <w:ins w:id="11154" w:author="Vilson Lu" w:date="2014-08-22T01:14:00Z"/>
              </w:rPr>
            </w:pPr>
            <w:ins w:id="11155" w:author="Vilson Lu" w:date="2014-08-22T01:14:00Z">
              <w:r>
                <w:t>Auring</w:t>
              </w:r>
            </w:ins>
          </w:p>
          <w:p w:rsidR="00EE1DDC" w:rsidRDefault="00EE1DDC" w:rsidP="007C3DF4">
            <w:pPr>
              <w:pStyle w:val="Content"/>
              <w:ind w:left="0"/>
              <w:rPr>
                <w:ins w:id="11156" w:author="Vilson Lu" w:date="2014-08-22T01:14:00Z"/>
              </w:rPr>
            </w:pPr>
            <w:ins w:id="11157" w:author="Vilson Lu" w:date="2014-08-22T01:14:00Z">
              <w:r>
                <w:t>Basyang</w:t>
              </w:r>
            </w:ins>
          </w:p>
          <w:p w:rsidR="00EE1DDC" w:rsidRDefault="00EE1DDC" w:rsidP="007C3DF4">
            <w:pPr>
              <w:pStyle w:val="Content"/>
              <w:ind w:left="0"/>
              <w:rPr>
                <w:ins w:id="11158" w:author="Vilson Lu" w:date="2014-08-22T01:14:00Z"/>
              </w:rPr>
            </w:pPr>
            <w:ins w:id="11159" w:author="Vilson Lu" w:date="2014-08-22T01:14:00Z">
              <w:r>
                <w:t>Bebeng</w:t>
              </w:r>
            </w:ins>
          </w:p>
          <w:p w:rsidR="00EE1DDC" w:rsidRDefault="00EE1DDC" w:rsidP="007C3DF4">
            <w:pPr>
              <w:pStyle w:val="Content"/>
              <w:ind w:left="0"/>
              <w:rPr>
                <w:ins w:id="11160" w:author="Vilson Lu" w:date="2014-08-22T01:14:00Z"/>
              </w:rPr>
            </w:pPr>
            <w:ins w:id="11161" w:author="Vilson Lu" w:date="2014-08-22T01:14:00Z">
              <w:r>
                <w:t>Bising</w:t>
              </w:r>
            </w:ins>
          </w:p>
          <w:p w:rsidR="00EE1DDC" w:rsidRDefault="00EE1DDC" w:rsidP="007C3DF4">
            <w:pPr>
              <w:pStyle w:val="Content"/>
              <w:ind w:left="0"/>
              <w:rPr>
                <w:ins w:id="11162" w:author="Vilson Lu" w:date="2014-08-22T01:14:00Z"/>
              </w:rPr>
            </w:pPr>
            <w:ins w:id="11163" w:author="Vilson Lu" w:date="2014-08-22T01:14:00Z">
              <w:r>
                <w:t>Butchoy</w:t>
              </w:r>
            </w:ins>
          </w:p>
          <w:p w:rsidR="00EE1DDC" w:rsidRDefault="00EE1DDC" w:rsidP="007C3DF4">
            <w:pPr>
              <w:pStyle w:val="Content"/>
              <w:ind w:left="0"/>
              <w:rPr>
                <w:ins w:id="11164" w:author="Vilson Lu" w:date="2014-08-22T01:14:00Z"/>
              </w:rPr>
            </w:pPr>
            <w:ins w:id="11165" w:author="Vilson Lu" w:date="2014-08-22T01:14:00Z">
              <w:r>
                <w:t>Caloy</w:t>
              </w:r>
            </w:ins>
          </w:p>
          <w:p w:rsidR="00EE1DDC" w:rsidRDefault="00EE1DDC" w:rsidP="007C3DF4">
            <w:pPr>
              <w:pStyle w:val="Content"/>
              <w:ind w:left="0"/>
              <w:rPr>
                <w:ins w:id="11166" w:author="Vilson Lu" w:date="2014-08-22T01:14:00Z"/>
              </w:rPr>
            </w:pPr>
            <w:ins w:id="11167" w:author="Vilson Lu" w:date="2014-08-22T01:14:00Z">
              <w:r>
                <w:t>Chedeng</w:t>
              </w:r>
            </w:ins>
          </w:p>
          <w:p w:rsidR="00EE1DDC" w:rsidRDefault="00EE1DDC" w:rsidP="007C3DF4">
            <w:pPr>
              <w:pStyle w:val="Content"/>
              <w:ind w:left="0"/>
              <w:rPr>
                <w:ins w:id="11168" w:author="Vilson Lu" w:date="2014-08-22T01:14:00Z"/>
              </w:rPr>
            </w:pPr>
            <w:ins w:id="11169" w:author="Vilson Lu" w:date="2014-08-22T01:14:00Z">
              <w:r>
                <w:t>Cosme</w:t>
              </w:r>
            </w:ins>
          </w:p>
          <w:p w:rsidR="00EE1DDC" w:rsidRDefault="00EE1DDC" w:rsidP="007C3DF4">
            <w:pPr>
              <w:pStyle w:val="Content"/>
              <w:ind w:left="0"/>
              <w:rPr>
                <w:ins w:id="11170" w:author="Vilson Lu" w:date="2014-08-22T01:14:00Z"/>
              </w:rPr>
            </w:pPr>
            <w:ins w:id="11171" w:author="Vilson Lu" w:date="2014-08-22T01:14:00Z">
              <w:r>
                <w:t>Crising</w:t>
              </w:r>
            </w:ins>
          </w:p>
          <w:p w:rsidR="00EE1DDC" w:rsidRDefault="00EE1DDC" w:rsidP="007C3DF4">
            <w:pPr>
              <w:pStyle w:val="Content"/>
              <w:ind w:left="0"/>
              <w:rPr>
                <w:ins w:id="11172" w:author="Vilson Lu" w:date="2014-08-22T01:14:00Z"/>
              </w:rPr>
            </w:pPr>
            <w:ins w:id="11173" w:author="Vilson Lu" w:date="2014-08-22T01:14:00Z">
              <w:r>
                <w:t>Dante</w:t>
              </w:r>
            </w:ins>
          </w:p>
          <w:p w:rsidR="00EE1DDC" w:rsidRDefault="00EE1DDC" w:rsidP="007C3DF4">
            <w:pPr>
              <w:pStyle w:val="Content"/>
              <w:ind w:left="0"/>
              <w:rPr>
                <w:ins w:id="11174" w:author="Vilson Lu" w:date="2014-08-22T01:14:00Z"/>
              </w:rPr>
            </w:pPr>
            <w:ins w:id="11175" w:author="Vilson Lu" w:date="2014-08-22T01:14:00Z">
              <w:r>
                <w:t>Dindo</w:t>
              </w:r>
            </w:ins>
          </w:p>
          <w:p w:rsidR="00EE1DDC" w:rsidRDefault="00EE1DDC" w:rsidP="007C3DF4">
            <w:pPr>
              <w:pStyle w:val="Content"/>
              <w:ind w:left="0"/>
              <w:rPr>
                <w:ins w:id="11176" w:author="Vilson Lu" w:date="2014-08-22T01:14:00Z"/>
              </w:rPr>
            </w:pPr>
            <w:ins w:id="11177" w:author="Vilson Lu" w:date="2014-08-22T01:14:00Z">
              <w:r>
                <w:t>Dodong</w:t>
              </w:r>
            </w:ins>
          </w:p>
          <w:p w:rsidR="00EE1DDC" w:rsidRDefault="00EE1DDC" w:rsidP="007C3DF4">
            <w:pPr>
              <w:pStyle w:val="Content"/>
              <w:ind w:left="0"/>
              <w:rPr>
                <w:ins w:id="11178" w:author="Vilson Lu" w:date="2014-08-22T01:14:00Z"/>
              </w:rPr>
            </w:pPr>
            <w:ins w:id="11179" w:author="Vilson Lu" w:date="2014-08-22T01:14:00Z">
              <w:r>
                <w:lastRenderedPageBreak/>
                <w:t>Domeng</w:t>
              </w:r>
            </w:ins>
          </w:p>
          <w:p w:rsidR="00EE1DDC" w:rsidRDefault="00EE1DDC" w:rsidP="007C3DF4">
            <w:pPr>
              <w:pStyle w:val="Content"/>
              <w:ind w:left="0"/>
              <w:rPr>
                <w:ins w:id="11180" w:author="Vilson Lu" w:date="2014-08-22T01:14:00Z"/>
              </w:rPr>
            </w:pPr>
            <w:ins w:id="11181" w:author="Vilson Lu" w:date="2014-08-22T01:14:00Z">
              <w:r>
                <w:t>Egay</w:t>
              </w:r>
            </w:ins>
          </w:p>
          <w:p w:rsidR="00EE1DDC" w:rsidRDefault="00EE1DDC" w:rsidP="007C3DF4">
            <w:pPr>
              <w:pStyle w:val="Content"/>
              <w:ind w:left="0"/>
              <w:rPr>
                <w:ins w:id="11182" w:author="Vilson Lu" w:date="2014-08-22T01:14:00Z"/>
              </w:rPr>
            </w:pPr>
            <w:ins w:id="11183" w:author="Vilson Lu" w:date="2014-08-22T01:14:00Z">
              <w:r>
                <w:t>Emong</w:t>
              </w:r>
            </w:ins>
          </w:p>
          <w:p w:rsidR="00EE1DDC" w:rsidRDefault="00EE1DDC" w:rsidP="007C3DF4">
            <w:pPr>
              <w:pStyle w:val="Content"/>
              <w:ind w:left="0"/>
              <w:rPr>
                <w:ins w:id="11184" w:author="Vilson Lu" w:date="2014-08-22T01:14:00Z"/>
              </w:rPr>
            </w:pPr>
            <w:ins w:id="11185" w:author="Vilson Lu" w:date="2014-08-22T01:14:00Z">
              <w:r>
                <w:t>Enteng</w:t>
              </w:r>
            </w:ins>
          </w:p>
          <w:p w:rsidR="00EE1DDC" w:rsidRDefault="00EE1DDC" w:rsidP="007C3DF4">
            <w:pPr>
              <w:pStyle w:val="Content"/>
              <w:ind w:left="0"/>
              <w:rPr>
                <w:ins w:id="11186" w:author="Vilson Lu" w:date="2014-08-22T01:14:00Z"/>
              </w:rPr>
            </w:pPr>
            <w:ins w:id="11187" w:author="Vilson Lu" w:date="2014-08-22T01:14:00Z">
              <w:r>
                <w:t>Ester</w:t>
              </w:r>
            </w:ins>
          </w:p>
        </w:tc>
        <w:tc>
          <w:tcPr>
            <w:tcW w:w="1551" w:type="dxa"/>
          </w:tcPr>
          <w:p w:rsidR="00EE1DDC" w:rsidRDefault="00EE1DDC" w:rsidP="007C3DF4">
            <w:pPr>
              <w:pStyle w:val="Content"/>
              <w:ind w:left="0"/>
              <w:rPr>
                <w:ins w:id="11188" w:author="Vilson Lu" w:date="2014-08-22T01:14:00Z"/>
              </w:rPr>
            </w:pPr>
            <w:ins w:id="11189" w:author="Vilson Lu" w:date="2014-08-22T01:14:00Z">
              <w:r>
                <w:lastRenderedPageBreak/>
                <w:t>Falcon</w:t>
              </w:r>
            </w:ins>
          </w:p>
          <w:p w:rsidR="00EE1DDC" w:rsidRDefault="00EE1DDC" w:rsidP="007C3DF4">
            <w:pPr>
              <w:pStyle w:val="Content"/>
              <w:ind w:left="0"/>
              <w:rPr>
                <w:ins w:id="11190" w:author="Vilson Lu" w:date="2014-08-22T01:14:00Z"/>
              </w:rPr>
            </w:pPr>
            <w:ins w:id="11191" w:author="Vilson Lu" w:date="2014-08-22T01:14:00Z">
              <w:r>
                <w:t>Feria</w:t>
              </w:r>
            </w:ins>
          </w:p>
          <w:p w:rsidR="00EE1DDC" w:rsidRDefault="00EE1DDC" w:rsidP="007C3DF4">
            <w:pPr>
              <w:pStyle w:val="Content"/>
              <w:ind w:left="0"/>
              <w:rPr>
                <w:ins w:id="11192" w:author="Vilson Lu" w:date="2014-08-22T01:14:00Z"/>
              </w:rPr>
            </w:pPr>
            <w:ins w:id="11193" w:author="Vilson Lu" w:date="2014-08-22T01:14:00Z">
              <w:r>
                <w:t>Florita</w:t>
              </w:r>
            </w:ins>
          </w:p>
          <w:p w:rsidR="00EE1DDC" w:rsidRDefault="00EE1DDC" w:rsidP="007C3DF4">
            <w:pPr>
              <w:pStyle w:val="Content"/>
              <w:ind w:left="0"/>
              <w:rPr>
                <w:ins w:id="11194" w:author="Vilson Lu" w:date="2014-08-22T01:14:00Z"/>
              </w:rPr>
            </w:pPr>
            <w:ins w:id="11195" w:author="Vilson Lu" w:date="2014-08-22T01:14:00Z">
              <w:r>
                <w:t>Frank</w:t>
              </w:r>
            </w:ins>
          </w:p>
          <w:p w:rsidR="00EE1DDC" w:rsidRDefault="00EE1DDC" w:rsidP="007C3DF4">
            <w:pPr>
              <w:pStyle w:val="Content"/>
              <w:ind w:left="0"/>
              <w:rPr>
                <w:ins w:id="11196" w:author="Vilson Lu" w:date="2014-08-22T01:14:00Z"/>
              </w:rPr>
            </w:pPr>
            <w:ins w:id="11197" w:author="Vilson Lu" w:date="2014-08-22T01:14:00Z">
              <w:r>
                <w:t>Gener</w:t>
              </w:r>
            </w:ins>
          </w:p>
          <w:p w:rsidR="00EE1DDC" w:rsidRDefault="00EE1DDC" w:rsidP="007C3DF4">
            <w:pPr>
              <w:pStyle w:val="Content"/>
              <w:ind w:left="0"/>
              <w:rPr>
                <w:ins w:id="11198" w:author="Vilson Lu" w:date="2014-08-22T01:14:00Z"/>
              </w:rPr>
            </w:pPr>
            <w:ins w:id="11199" w:author="Vilson Lu" w:date="2014-08-22T01:14:00Z">
              <w:r>
                <w:t>Gloria</w:t>
              </w:r>
            </w:ins>
          </w:p>
          <w:p w:rsidR="00EE1DDC" w:rsidRDefault="00EE1DDC" w:rsidP="007C3DF4">
            <w:pPr>
              <w:pStyle w:val="Content"/>
              <w:ind w:left="0"/>
              <w:rPr>
                <w:ins w:id="11200" w:author="Vilson Lu" w:date="2014-08-22T01:14:00Z"/>
              </w:rPr>
            </w:pPr>
            <w:ins w:id="11201" w:author="Vilson Lu" w:date="2014-08-22T01:14:00Z">
              <w:r>
                <w:t>Goring</w:t>
              </w:r>
            </w:ins>
          </w:p>
          <w:p w:rsidR="00EE1DDC" w:rsidRDefault="00EE1DDC" w:rsidP="007C3DF4">
            <w:pPr>
              <w:pStyle w:val="Content"/>
              <w:ind w:left="0"/>
              <w:rPr>
                <w:ins w:id="11202" w:author="Vilson Lu" w:date="2014-08-22T01:14:00Z"/>
              </w:rPr>
            </w:pPr>
            <w:ins w:id="11203" w:author="Vilson Lu" w:date="2014-08-22T01:14:00Z">
              <w:r>
                <w:t>Gorio</w:t>
              </w:r>
            </w:ins>
          </w:p>
          <w:p w:rsidR="00EE1DDC" w:rsidRDefault="00EE1DDC" w:rsidP="007C3DF4">
            <w:pPr>
              <w:pStyle w:val="Content"/>
              <w:ind w:left="0"/>
              <w:rPr>
                <w:ins w:id="11204" w:author="Vilson Lu" w:date="2014-08-22T01:14:00Z"/>
              </w:rPr>
            </w:pPr>
            <w:ins w:id="11205" w:author="Vilson Lu" w:date="2014-08-22T01:14:00Z">
              <w:r>
                <w:t>Hanna</w:t>
              </w:r>
            </w:ins>
          </w:p>
          <w:p w:rsidR="00EE1DDC" w:rsidRDefault="00EE1DDC" w:rsidP="007C3DF4">
            <w:pPr>
              <w:pStyle w:val="Content"/>
              <w:ind w:left="0"/>
              <w:rPr>
                <w:ins w:id="11206" w:author="Vilson Lu" w:date="2014-08-22T01:14:00Z"/>
              </w:rPr>
            </w:pPr>
            <w:ins w:id="11207" w:author="Vilson Lu" w:date="2014-08-22T01:14:00Z">
              <w:r>
                <w:t>Helen</w:t>
              </w:r>
            </w:ins>
          </w:p>
          <w:p w:rsidR="00EE1DDC" w:rsidRDefault="00EE1DDC" w:rsidP="007C3DF4">
            <w:pPr>
              <w:pStyle w:val="Content"/>
              <w:ind w:left="0"/>
              <w:rPr>
                <w:ins w:id="11208" w:author="Vilson Lu" w:date="2014-08-22T01:14:00Z"/>
              </w:rPr>
            </w:pPr>
            <w:ins w:id="11209" w:author="Vilson Lu" w:date="2014-08-22T01:14:00Z">
              <w:r>
                <w:t>Henry</w:t>
              </w:r>
            </w:ins>
          </w:p>
          <w:p w:rsidR="00EE1DDC" w:rsidRDefault="00EE1DDC" w:rsidP="007C3DF4">
            <w:pPr>
              <w:pStyle w:val="Content"/>
              <w:ind w:left="0"/>
              <w:rPr>
                <w:ins w:id="11210" w:author="Vilson Lu" w:date="2014-08-22T01:14:00Z"/>
              </w:rPr>
            </w:pPr>
            <w:ins w:id="11211" w:author="Vilson Lu" w:date="2014-08-22T01:14:00Z">
              <w:r>
                <w:t>Huaning</w:t>
              </w:r>
            </w:ins>
          </w:p>
          <w:p w:rsidR="00EE1DDC" w:rsidRDefault="00EE1DDC" w:rsidP="007C3DF4">
            <w:pPr>
              <w:pStyle w:val="Content"/>
              <w:ind w:left="0"/>
              <w:rPr>
                <w:ins w:id="11212" w:author="Vilson Lu" w:date="2014-08-22T01:14:00Z"/>
              </w:rPr>
            </w:pPr>
            <w:ins w:id="11213" w:author="Vilson Lu" w:date="2014-08-22T01:14:00Z">
              <w:r>
                <w:t>Igme</w:t>
              </w:r>
            </w:ins>
          </w:p>
          <w:p w:rsidR="00EE1DDC" w:rsidRDefault="00EE1DDC" w:rsidP="007C3DF4">
            <w:pPr>
              <w:pStyle w:val="Content"/>
              <w:ind w:left="0"/>
              <w:rPr>
                <w:ins w:id="11214" w:author="Vilson Lu" w:date="2014-08-22T01:14:00Z"/>
              </w:rPr>
            </w:pPr>
            <w:ins w:id="11215" w:author="Vilson Lu" w:date="2014-08-22T01:14:00Z">
              <w:r>
                <w:t>Inday</w:t>
              </w:r>
            </w:ins>
          </w:p>
          <w:p w:rsidR="00EE1DDC" w:rsidRDefault="00EE1DDC" w:rsidP="007C3DF4">
            <w:pPr>
              <w:pStyle w:val="Content"/>
              <w:ind w:left="0"/>
              <w:rPr>
                <w:ins w:id="11216" w:author="Vilson Lu" w:date="2014-08-22T01:14:00Z"/>
              </w:rPr>
            </w:pPr>
            <w:ins w:id="11217" w:author="Vilson Lu" w:date="2014-08-22T01:14:00Z">
              <w:r>
                <w:t>Ineng</w:t>
              </w:r>
            </w:ins>
          </w:p>
          <w:p w:rsidR="00EE1DDC" w:rsidRDefault="00EE1DDC" w:rsidP="007C3DF4">
            <w:pPr>
              <w:pStyle w:val="Content"/>
              <w:ind w:left="0"/>
              <w:rPr>
                <w:ins w:id="11218" w:author="Vilson Lu" w:date="2014-08-22T01:14:00Z"/>
              </w:rPr>
            </w:pPr>
            <w:ins w:id="11219" w:author="Vilson Lu" w:date="2014-08-22T01:14:00Z">
              <w:r>
                <w:lastRenderedPageBreak/>
                <w:t>Isang</w:t>
              </w:r>
            </w:ins>
          </w:p>
          <w:p w:rsidR="00EE1DDC" w:rsidRDefault="00EE1DDC" w:rsidP="007C3DF4">
            <w:pPr>
              <w:pStyle w:val="Content"/>
              <w:ind w:left="0"/>
              <w:rPr>
                <w:ins w:id="11220" w:author="Vilson Lu" w:date="2014-08-22T01:14:00Z"/>
              </w:rPr>
            </w:pPr>
            <w:ins w:id="11221" w:author="Vilson Lu" w:date="2014-08-22T01:14:00Z">
              <w:r>
                <w:t>Jolina</w:t>
              </w:r>
            </w:ins>
          </w:p>
          <w:p w:rsidR="00EE1DDC" w:rsidRDefault="00EE1DDC" w:rsidP="007C3DF4">
            <w:pPr>
              <w:pStyle w:val="Content"/>
              <w:ind w:left="0"/>
              <w:rPr>
                <w:ins w:id="11222" w:author="Vilson Lu" w:date="2014-08-22T01:14:00Z"/>
              </w:rPr>
            </w:pPr>
            <w:ins w:id="11223" w:author="Vilson Lu" w:date="2014-08-22T01:14:00Z">
              <w:r>
                <w:t>Juan</w:t>
              </w:r>
            </w:ins>
          </w:p>
          <w:p w:rsidR="00EE1DDC" w:rsidRDefault="00EE1DDC" w:rsidP="007C3DF4">
            <w:pPr>
              <w:pStyle w:val="Content"/>
              <w:ind w:left="0"/>
              <w:rPr>
                <w:ins w:id="11224" w:author="Vilson Lu" w:date="2014-08-22T01:14:00Z"/>
              </w:rPr>
            </w:pPr>
            <w:ins w:id="11225" w:author="Vilson Lu" w:date="2014-08-22T01:14:00Z">
              <w:r>
                <w:t>Juaning</w:t>
              </w:r>
            </w:ins>
          </w:p>
          <w:p w:rsidR="00EE1DDC" w:rsidRDefault="00EE1DDC" w:rsidP="007C3DF4">
            <w:pPr>
              <w:pStyle w:val="Content"/>
              <w:ind w:left="0"/>
              <w:rPr>
                <w:ins w:id="11226" w:author="Vilson Lu" w:date="2014-08-22T01:14:00Z"/>
              </w:rPr>
            </w:pPr>
            <w:ins w:id="11227" w:author="Vilson Lu" w:date="2014-08-22T01:14:00Z">
              <w:r>
                <w:t>Julian</w:t>
              </w:r>
            </w:ins>
          </w:p>
        </w:tc>
        <w:tc>
          <w:tcPr>
            <w:tcW w:w="1551" w:type="dxa"/>
          </w:tcPr>
          <w:p w:rsidR="00EE1DDC" w:rsidRDefault="00EE1DDC" w:rsidP="007C3DF4">
            <w:pPr>
              <w:pStyle w:val="Content"/>
              <w:ind w:left="0"/>
              <w:rPr>
                <w:ins w:id="11228" w:author="Vilson Lu" w:date="2014-08-22T01:14:00Z"/>
              </w:rPr>
            </w:pPr>
            <w:ins w:id="11229" w:author="Vilson Lu" w:date="2014-08-22T01:14:00Z">
              <w:r>
                <w:lastRenderedPageBreak/>
                <w:t>Kabayan</w:t>
              </w:r>
            </w:ins>
          </w:p>
          <w:p w:rsidR="00EE1DDC" w:rsidRDefault="00EE1DDC" w:rsidP="007C3DF4">
            <w:pPr>
              <w:pStyle w:val="Content"/>
              <w:ind w:left="0"/>
              <w:rPr>
                <w:ins w:id="11230" w:author="Vilson Lu" w:date="2014-08-22T01:14:00Z"/>
              </w:rPr>
            </w:pPr>
            <w:ins w:id="11231" w:author="Vilson Lu" w:date="2014-08-22T01:14:00Z">
              <w:r>
                <w:t>Karen</w:t>
              </w:r>
            </w:ins>
          </w:p>
          <w:p w:rsidR="00EE1DDC" w:rsidRDefault="00EE1DDC" w:rsidP="007C3DF4">
            <w:pPr>
              <w:pStyle w:val="Content"/>
              <w:ind w:left="0"/>
              <w:rPr>
                <w:ins w:id="11232" w:author="Vilson Lu" w:date="2014-08-22T01:14:00Z"/>
              </w:rPr>
            </w:pPr>
            <w:ins w:id="11233" w:author="Vilson Lu" w:date="2014-08-22T01:14:00Z">
              <w:r>
                <w:t>Katring</w:t>
              </w:r>
            </w:ins>
          </w:p>
          <w:p w:rsidR="00EE1DDC" w:rsidRDefault="00EE1DDC" w:rsidP="007C3DF4">
            <w:pPr>
              <w:pStyle w:val="Content"/>
              <w:ind w:left="0"/>
              <w:rPr>
                <w:ins w:id="11234" w:author="Vilson Lu" w:date="2014-08-22T01:14:00Z"/>
              </w:rPr>
            </w:pPr>
            <w:ins w:id="11235" w:author="Vilson Lu" w:date="2014-08-22T01:14:00Z">
              <w:r>
                <w:t>Kiko</w:t>
              </w:r>
            </w:ins>
          </w:p>
          <w:p w:rsidR="00EE1DDC" w:rsidRDefault="00EE1DDC" w:rsidP="007C3DF4">
            <w:pPr>
              <w:pStyle w:val="Content"/>
              <w:ind w:left="0"/>
              <w:rPr>
                <w:ins w:id="11236" w:author="Vilson Lu" w:date="2014-08-22T01:14:00Z"/>
              </w:rPr>
            </w:pPr>
            <w:ins w:id="11237" w:author="Vilson Lu" w:date="2014-08-22T01:14:00Z">
              <w:r>
                <w:t>Labuyo</w:t>
              </w:r>
            </w:ins>
          </w:p>
          <w:p w:rsidR="00EE1DDC" w:rsidRDefault="00EE1DDC" w:rsidP="007C3DF4">
            <w:pPr>
              <w:pStyle w:val="Content"/>
              <w:ind w:left="0"/>
              <w:rPr>
                <w:ins w:id="11238" w:author="Vilson Lu" w:date="2014-08-22T01:14:00Z"/>
              </w:rPr>
            </w:pPr>
            <w:ins w:id="11239" w:author="Vilson Lu" w:date="2014-08-22T01:14:00Z">
              <w:r>
                <w:t>Lando</w:t>
              </w:r>
            </w:ins>
          </w:p>
          <w:p w:rsidR="00EE1DDC" w:rsidRDefault="00EE1DDC" w:rsidP="007C3DF4">
            <w:pPr>
              <w:pStyle w:val="Content"/>
              <w:ind w:left="0"/>
              <w:rPr>
                <w:ins w:id="11240" w:author="Vilson Lu" w:date="2014-08-22T01:14:00Z"/>
              </w:rPr>
            </w:pPr>
            <w:ins w:id="11241" w:author="Vilson Lu" w:date="2014-08-22T01:14:00Z">
              <w:r>
                <w:t>Lawin</w:t>
              </w:r>
            </w:ins>
          </w:p>
          <w:p w:rsidR="00EE1DDC" w:rsidRDefault="00EE1DDC" w:rsidP="007C3DF4">
            <w:pPr>
              <w:pStyle w:val="Content"/>
              <w:ind w:left="0"/>
              <w:rPr>
                <w:ins w:id="11242" w:author="Vilson Lu" w:date="2014-08-22T01:14:00Z"/>
              </w:rPr>
            </w:pPr>
            <w:ins w:id="11243" w:author="Vilson Lu" w:date="2014-08-22T01:14:00Z">
              <w:r>
                <w:t>Luis</w:t>
              </w:r>
            </w:ins>
          </w:p>
          <w:p w:rsidR="00EE1DDC" w:rsidRDefault="00EE1DDC" w:rsidP="007C3DF4">
            <w:pPr>
              <w:pStyle w:val="Content"/>
              <w:ind w:left="0"/>
              <w:rPr>
                <w:ins w:id="11244" w:author="Vilson Lu" w:date="2014-08-22T01:14:00Z"/>
              </w:rPr>
            </w:pPr>
            <w:ins w:id="11245" w:author="Vilson Lu" w:date="2014-08-22T01:14:00Z">
              <w:r>
                <w:t>Marce</w:t>
              </w:r>
            </w:ins>
          </w:p>
          <w:p w:rsidR="00EE1DDC" w:rsidRDefault="00EE1DDC" w:rsidP="007C3DF4">
            <w:pPr>
              <w:pStyle w:val="Content"/>
              <w:ind w:left="0"/>
              <w:rPr>
                <w:ins w:id="11246" w:author="Vilson Lu" w:date="2014-08-22T01:14:00Z"/>
              </w:rPr>
            </w:pPr>
            <w:ins w:id="11247" w:author="Vilson Lu" w:date="2014-08-22T01:14:00Z">
              <w:r>
                <w:t>Maring</w:t>
              </w:r>
            </w:ins>
          </w:p>
          <w:p w:rsidR="00EE1DDC" w:rsidRDefault="00EE1DDC" w:rsidP="007C3DF4">
            <w:pPr>
              <w:pStyle w:val="Content"/>
              <w:ind w:left="0"/>
              <w:rPr>
                <w:ins w:id="11248" w:author="Vilson Lu" w:date="2014-08-22T01:14:00Z"/>
              </w:rPr>
            </w:pPr>
            <w:ins w:id="11249" w:author="Vilson Lu" w:date="2014-08-22T01:14:00Z">
              <w:r>
                <w:t>Milenyo</w:t>
              </w:r>
            </w:ins>
          </w:p>
          <w:p w:rsidR="00EE1DDC" w:rsidRDefault="00EE1DDC" w:rsidP="007C3DF4">
            <w:pPr>
              <w:pStyle w:val="Content"/>
              <w:ind w:left="0"/>
              <w:rPr>
                <w:ins w:id="11250" w:author="Vilson Lu" w:date="2014-08-22T01:14:00Z"/>
              </w:rPr>
            </w:pPr>
            <w:ins w:id="11251" w:author="Vilson Lu" w:date="2014-08-22T01:14:00Z">
              <w:r>
                <w:t>Mina</w:t>
              </w:r>
            </w:ins>
          </w:p>
          <w:p w:rsidR="00EE1DDC" w:rsidRDefault="00EE1DDC" w:rsidP="007C3DF4">
            <w:pPr>
              <w:pStyle w:val="Content"/>
              <w:ind w:left="0"/>
              <w:rPr>
                <w:ins w:id="11252" w:author="Vilson Lu" w:date="2014-08-22T01:14:00Z"/>
              </w:rPr>
            </w:pPr>
            <w:ins w:id="11253" w:author="Vilson Lu" w:date="2014-08-22T01:14:00Z">
              <w:r>
                <w:t>Nando</w:t>
              </w:r>
            </w:ins>
          </w:p>
          <w:p w:rsidR="00EE1DDC" w:rsidRDefault="00EE1DDC" w:rsidP="007C3DF4">
            <w:pPr>
              <w:pStyle w:val="Content"/>
              <w:ind w:left="0"/>
              <w:rPr>
                <w:ins w:id="11254" w:author="Vilson Lu" w:date="2014-08-22T01:14:00Z"/>
              </w:rPr>
            </w:pPr>
            <w:ins w:id="11255" w:author="Vilson Lu" w:date="2014-08-22T01:14:00Z">
              <w:r>
                <w:t>Neneng</w:t>
              </w:r>
            </w:ins>
          </w:p>
          <w:p w:rsidR="00EE1DDC" w:rsidRDefault="00EE1DDC" w:rsidP="007C3DF4">
            <w:pPr>
              <w:pStyle w:val="Content"/>
              <w:ind w:left="0"/>
              <w:rPr>
                <w:ins w:id="11256" w:author="Vilson Lu" w:date="2014-08-22T01:14:00Z"/>
              </w:rPr>
            </w:pPr>
            <w:ins w:id="11257" w:author="Vilson Lu" w:date="2014-08-22T01:14:00Z">
              <w:r>
                <w:t>Nina</w:t>
              </w:r>
            </w:ins>
          </w:p>
          <w:p w:rsidR="00EE1DDC" w:rsidRDefault="00EE1DDC" w:rsidP="007C3DF4">
            <w:pPr>
              <w:pStyle w:val="Content"/>
              <w:ind w:left="0"/>
              <w:rPr>
                <w:ins w:id="11258" w:author="Vilson Lu" w:date="2014-08-22T01:14:00Z"/>
              </w:rPr>
            </w:pPr>
            <w:ins w:id="11259" w:author="Vilson Lu" w:date="2014-08-22T01:14:00Z">
              <w:r>
                <w:lastRenderedPageBreak/>
                <w:t>Nonoy</w:t>
              </w:r>
            </w:ins>
          </w:p>
          <w:p w:rsidR="00EE1DDC" w:rsidRDefault="00EE1DDC" w:rsidP="007C3DF4">
            <w:pPr>
              <w:pStyle w:val="Content"/>
              <w:ind w:left="0"/>
              <w:rPr>
                <w:ins w:id="11260" w:author="Vilson Lu" w:date="2014-08-22T01:14:00Z"/>
              </w:rPr>
            </w:pPr>
            <w:ins w:id="11261" w:author="Vilson Lu" w:date="2014-08-22T01:14:00Z">
              <w:r>
                <w:t>Ofel</w:t>
              </w:r>
            </w:ins>
          </w:p>
          <w:p w:rsidR="00EE1DDC" w:rsidRDefault="00EE1DDC" w:rsidP="007C3DF4">
            <w:pPr>
              <w:pStyle w:val="Content"/>
              <w:ind w:left="0"/>
              <w:rPr>
                <w:ins w:id="11262" w:author="Vilson Lu" w:date="2014-08-22T01:14:00Z"/>
              </w:rPr>
            </w:pPr>
            <w:ins w:id="11263" w:author="Vilson Lu" w:date="2014-08-22T01:14:00Z">
              <w:r>
                <w:t>Ompong</w:t>
              </w:r>
            </w:ins>
          </w:p>
          <w:p w:rsidR="00EE1DDC" w:rsidRDefault="00EE1DDC" w:rsidP="007C3DF4">
            <w:pPr>
              <w:pStyle w:val="Content"/>
              <w:ind w:left="0"/>
              <w:rPr>
                <w:ins w:id="11264" w:author="Vilson Lu" w:date="2014-08-22T01:14:00Z"/>
              </w:rPr>
            </w:pPr>
            <w:ins w:id="11265" w:author="Vilson Lu" w:date="2014-08-22T01:14:00Z">
              <w:r>
                <w:t>Ondoy</w:t>
              </w:r>
            </w:ins>
          </w:p>
          <w:p w:rsidR="00EE1DDC" w:rsidRDefault="00EE1DDC" w:rsidP="007C3DF4">
            <w:pPr>
              <w:pStyle w:val="Content"/>
              <w:ind w:left="0"/>
              <w:rPr>
                <w:ins w:id="11266" w:author="Vilson Lu" w:date="2014-08-22T01:14:00Z"/>
              </w:rPr>
            </w:pPr>
            <w:ins w:id="11267" w:author="Vilson Lu" w:date="2014-08-22T01:14:00Z">
              <w:r>
                <w:t>Onyok</w:t>
              </w:r>
            </w:ins>
          </w:p>
        </w:tc>
        <w:tc>
          <w:tcPr>
            <w:tcW w:w="1551" w:type="dxa"/>
          </w:tcPr>
          <w:p w:rsidR="00EE1DDC" w:rsidRDefault="00EE1DDC" w:rsidP="007C3DF4">
            <w:pPr>
              <w:pStyle w:val="Content"/>
              <w:ind w:left="0"/>
              <w:rPr>
                <w:ins w:id="11268" w:author="Vilson Lu" w:date="2014-08-22T01:14:00Z"/>
              </w:rPr>
            </w:pPr>
            <w:ins w:id="11269" w:author="Vilson Lu" w:date="2014-08-22T01:14:00Z">
              <w:r>
                <w:lastRenderedPageBreak/>
                <w:t>Pablo</w:t>
              </w:r>
            </w:ins>
          </w:p>
          <w:p w:rsidR="00EE1DDC" w:rsidRDefault="00EE1DDC" w:rsidP="007C3DF4">
            <w:pPr>
              <w:pStyle w:val="Content"/>
              <w:ind w:left="0"/>
              <w:rPr>
                <w:ins w:id="11270" w:author="Vilson Lu" w:date="2014-08-22T01:14:00Z"/>
              </w:rPr>
            </w:pPr>
            <w:ins w:id="11271" w:author="Vilson Lu" w:date="2014-08-22T01:14:00Z">
              <w:r>
                <w:t>Paeng</w:t>
              </w:r>
            </w:ins>
          </w:p>
          <w:p w:rsidR="00EE1DDC" w:rsidRDefault="00EE1DDC" w:rsidP="007C3DF4">
            <w:pPr>
              <w:pStyle w:val="Content"/>
              <w:ind w:left="0"/>
              <w:rPr>
                <w:ins w:id="11272" w:author="Vilson Lu" w:date="2014-08-22T01:14:00Z"/>
              </w:rPr>
            </w:pPr>
            <w:ins w:id="11273" w:author="Vilson Lu" w:date="2014-08-22T01:14:00Z">
              <w:r>
                <w:t>Pedning</w:t>
              </w:r>
            </w:ins>
          </w:p>
          <w:p w:rsidR="00EE1DDC" w:rsidRDefault="00EE1DDC" w:rsidP="007C3DF4">
            <w:pPr>
              <w:pStyle w:val="Content"/>
              <w:ind w:left="0"/>
              <w:rPr>
                <w:ins w:id="11274" w:author="Vilson Lu" w:date="2014-08-22T01:14:00Z"/>
              </w:rPr>
            </w:pPr>
            <w:ins w:id="11275" w:author="Vilson Lu" w:date="2014-08-22T01:14:00Z">
              <w:r>
                <w:t>Pepeng</w:t>
              </w:r>
            </w:ins>
          </w:p>
          <w:p w:rsidR="00EE1DDC" w:rsidRDefault="00EE1DDC" w:rsidP="007C3DF4">
            <w:pPr>
              <w:pStyle w:val="Content"/>
              <w:ind w:left="0"/>
              <w:rPr>
                <w:ins w:id="11276" w:author="Vilson Lu" w:date="2014-08-22T01:14:00Z"/>
              </w:rPr>
            </w:pPr>
            <w:ins w:id="11277" w:author="Vilson Lu" w:date="2014-08-22T01:14:00Z">
              <w:r>
                <w:t>Quedan</w:t>
              </w:r>
            </w:ins>
          </w:p>
          <w:p w:rsidR="00EE1DDC" w:rsidRDefault="00EE1DDC" w:rsidP="007C3DF4">
            <w:pPr>
              <w:pStyle w:val="Content"/>
              <w:ind w:left="0"/>
              <w:rPr>
                <w:ins w:id="11278" w:author="Vilson Lu" w:date="2014-08-22T01:14:00Z"/>
              </w:rPr>
            </w:pPr>
            <w:ins w:id="11279" w:author="Vilson Lu" w:date="2014-08-22T01:14:00Z">
              <w:r>
                <w:t>Queenie</w:t>
              </w:r>
            </w:ins>
          </w:p>
          <w:p w:rsidR="00EE1DDC" w:rsidRDefault="00EE1DDC" w:rsidP="007C3DF4">
            <w:pPr>
              <w:pStyle w:val="Content"/>
              <w:ind w:left="0"/>
              <w:rPr>
                <w:ins w:id="11280" w:author="Vilson Lu" w:date="2014-08-22T01:14:00Z"/>
              </w:rPr>
            </w:pPr>
            <w:ins w:id="11281" w:author="Vilson Lu" w:date="2014-08-22T01:14:00Z">
              <w:r>
                <w:t>Quiel</w:t>
              </w:r>
            </w:ins>
          </w:p>
          <w:p w:rsidR="00EE1DDC" w:rsidRDefault="00EE1DDC" w:rsidP="007C3DF4">
            <w:pPr>
              <w:pStyle w:val="Content"/>
              <w:ind w:left="0"/>
              <w:rPr>
                <w:ins w:id="11282" w:author="Vilson Lu" w:date="2014-08-22T01:14:00Z"/>
              </w:rPr>
            </w:pPr>
            <w:ins w:id="11283" w:author="Vilson Lu" w:date="2014-08-22T01:14:00Z">
              <w:r>
                <w:t>Quinta</w:t>
              </w:r>
            </w:ins>
          </w:p>
          <w:p w:rsidR="00EE1DDC" w:rsidRDefault="00EE1DDC" w:rsidP="007C3DF4">
            <w:pPr>
              <w:pStyle w:val="Content"/>
              <w:ind w:left="0"/>
              <w:rPr>
                <w:ins w:id="11284" w:author="Vilson Lu" w:date="2014-08-22T01:14:00Z"/>
              </w:rPr>
            </w:pPr>
            <w:ins w:id="11285" w:author="Vilson Lu" w:date="2014-08-22T01:14:00Z">
              <w:r>
                <w:t>Ramil</w:t>
              </w:r>
            </w:ins>
          </w:p>
          <w:p w:rsidR="00EE1DDC" w:rsidRDefault="00EE1DDC" w:rsidP="007C3DF4">
            <w:pPr>
              <w:pStyle w:val="Content"/>
              <w:ind w:left="0"/>
              <w:rPr>
                <w:ins w:id="11286" w:author="Vilson Lu" w:date="2014-08-22T01:14:00Z"/>
              </w:rPr>
            </w:pPr>
            <w:ins w:id="11287" w:author="Vilson Lu" w:date="2014-08-22T01:14:00Z">
              <w:r>
                <w:t>Ramon</w:t>
              </w:r>
            </w:ins>
          </w:p>
          <w:p w:rsidR="00EE1DDC" w:rsidRDefault="00EE1DDC" w:rsidP="007C3DF4">
            <w:pPr>
              <w:pStyle w:val="Content"/>
              <w:ind w:left="0"/>
              <w:rPr>
                <w:ins w:id="11288" w:author="Vilson Lu" w:date="2014-08-22T01:14:00Z"/>
              </w:rPr>
            </w:pPr>
            <w:ins w:id="11289" w:author="Vilson Lu" w:date="2014-08-22T01:14:00Z">
              <w:r>
                <w:t>Reming</w:t>
              </w:r>
            </w:ins>
          </w:p>
          <w:p w:rsidR="00EE1DDC" w:rsidRDefault="00EE1DDC" w:rsidP="007C3DF4">
            <w:pPr>
              <w:pStyle w:val="Content"/>
              <w:ind w:left="0"/>
              <w:rPr>
                <w:ins w:id="11290" w:author="Vilson Lu" w:date="2014-08-22T01:14:00Z"/>
              </w:rPr>
            </w:pPr>
            <w:ins w:id="11291" w:author="Vilson Lu" w:date="2014-08-22T01:14:00Z">
              <w:r>
                <w:t>Rolly</w:t>
              </w:r>
            </w:ins>
          </w:p>
          <w:p w:rsidR="00EE1DDC" w:rsidRDefault="00EE1DDC" w:rsidP="007C3DF4">
            <w:pPr>
              <w:pStyle w:val="Content"/>
              <w:ind w:left="0"/>
              <w:rPr>
                <w:ins w:id="11292" w:author="Vilson Lu" w:date="2014-08-22T01:14:00Z"/>
              </w:rPr>
            </w:pPr>
            <w:ins w:id="11293" w:author="Vilson Lu" w:date="2014-08-22T01:14:00Z">
              <w:r>
                <w:t>Santi</w:t>
              </w:r>
            </w:ins>
          </w:p>
          <w:p w:rsidR="00EE1DDC" w:rsidRDefault="00EE1DDC" w:rsidP="007C3DF4">
            <w:pPr>
              <w:pStyle w:val="Content"/>
              <w:ind w:left="0"/>
              <w:rPr>
                <w:ins w:id="11294" w:author="Vilson Lu" w:date="2014-08-22T01:14:00Z"/>
              </w:rPr>
            </w:pPr>
            <w:ins w:id="11295" w:author="Vilson Lu" w:date="2014-08-22T01:14:00Z">
              <w:r>
                <w:t>Seiang</w:t>
              </w:r>
            </w:ins>
          </w:p>
          <w:p w:rsidR="00EE1DDC" w:rsidRDefault="00EE1DDC" w:rsidP="007C3DF4">
            <w:pPr>
              <w:pStyle w:val="Content"/>
              <w:ind w:left="0"/>
              <w:rPr>
                <w:ins w:id="11296" w:author="Vilson Lu" w:date="2014-08-22T01:14:00Z"/>
              </w:rPr>
            </w:pPr>
            <w:ins w:id="11297" w:author="Vilson Lu" w:date="2014-08-22T01:14:00Z">
              <w:r>
                <w:t>Sendong</w:t>
              </w:r>
            </w:ins>
          </w:p>
          <w:p w:rsidR="00EE1DDC" w:rsidRDefault="00EE1DDC" w:rsidP="007C3DF4">
            <w:pPr>
              <w:pStyle w:val="Content"/>
              <w:ind w:left="0"/>
              <w:rPr>
                <w:ins w:id="11298" w:author="Vilson Lu" w:date="2014-08-22T01:14:00Z"/>
              </w:rPr>
            </w:pPr>
            <w:ins w:id="11299" w:author="Vilson Lu" w:date="2014-08-22T01:14:00Z">
              <w:r>
                <w:lastRenderedPageBreak/>
                <w:t>Siony</w:t>
              </w:r>
            </w:ins>
          </w:p>
          <w:p w:rsidR="00EE1DDC" w:rsidRDefault="00EE1DDC" w:rsidP="007C3DF4">
            <w:pPr>
              <w:pStyle w:val="Content"/>
              <w:ind w:left="0"/>
              <w:rPr>
                <w:ins w:id="11300" w:author="Vilson Lu" w:date="2014-08-22T01:14:00Z"/>
              </w:rPr>
            </w:pPr>
            <w:ins w:id="11301" w:author="Vilson Lu" w:date="2014-08-22T01:14:00Z">
              <w:r>
                <w:t>Tino</w:t>
              </w:r>
            </w:ins>
          </w:p>
          <w:p w:rsidR="00EE1DDC" w:rsidRDefault="00EE1DDC" w:rsidP="007C3DF4">
            <w:pPr>
              <w:pStyle w:val="Content"/>
              <w:ind w:left="0"/>
              <w:rPr>
                <w:ins w:id="11302" w:author="Vilson Lu" w:date="2014-08-22T01:14:00Z"/>
              </w:rPr>
            </w:pPr>
            <w:ins w:id="11303" w:author="Vilson Lu" w:date="2014-08-22T01:14:00Z">
              <w:r>
                <w:t>Tisoy</w:t>
              </w:r>
            </w:ins>
          </w:p>
          <w:p w:rsidR="00EE1DDC" w:rsidRDefault="00EE1DDC" w:rsidP="007C3DF4">
            <w:pPr>
              <w:pStyle w:val="Content"/>
              <w:ind w:left="0"/>
              <w:rPr>
                <w:ins w:id="11304" w:author="Vilson Lu" w:date="2014-08-22T01:14:00Z"/>
              </w:rPr>
            </w:pPr>
            <w:ins w:id="11305" w:author="Vilson Lu" w:date="2014-08-22T01:14:00Z">
              <w:r>
                <w:t>Tomas</w:t>
              </w:r>
            </w:ins>
          </w:p>
          <w:p w:rsidR="00EE1DDC" w:rsidRDefault="00EE1DDC" w:rsidP="007C3DF4">
            <w:pPr>
              <w:pStyle w:val="Content"/>
              <w:ind w:left="0"/>
              <w:rPr>
                <w:ins w:id="11306" w:author="Vilson Lu" w:date="2014-08-22T01:14:00Z"/>
              </w:rPr>
            </w:pPr>
            <w:ins w:id="11307" w:author="Vilson Lu" w:date="2014-08-22T01:14:00Z">
              <w:r>
                <w:t>Tonyo</w:t>
              </w:r>
            </w:ins>
          </w:p>
        </w:tc>
        <w:tc>
          <w:tcPr>
            <w:tcW w:w="1551" w:type="dxa"/>
          </w:tcPr>
          <w:p w:rsidR="00EE1DDC" w:rsidRDefault="00EE1DDC" w:rsidP="007C3DF4">
            <w:pPr>
              <w:pStyle w:val="Content"/>
              <w:ind w:left="0"/>
              <w:rPr>
                <w:ins w:id="11308" w:author="Vilson Lu" w:date="2014-08-22T01:14:00Z"/>
              </w:rPr>
            </w:pPr>
            <w:ins w:id="11309" w:author="Vilson Lu" w:date="2014-08-22T01:14:00Z">
              <w:r>
                <w:lastRenderedPageBreak/>
                <w:t>Udang</w:t>
              </w:r>
            </w:ins>
          </w:p>
          <w:p w:rsidR="00EE1DDC" w:rsidRDefault="00EE1DDC" w:rsidP="007C3DF4">
            <w:pPr>
              <w:pStyle w:val="Content"/>
              <w:ind w:left="0"/>
              <w:rPr>
                <w:ins w:id="11310" w:author="Vilson Lu" w:date="2014-08-22T01:14:00Z"/>
              </w:rPr>
            </w:pPr>
            <w:ins w:id="11311" w:author="Vilson Lu" w:date="2014-08-22T01:14:00Z">
              <w:r>
                <w:t>Unding</w:t>
              </w:r>
            </w:ins>
          </w:p>
          <w:p w:rsidR="00EE1DDC" w:rsidRDefault="00EE1DDC" w:rsidP="007C3DF4">
            <w:pPr>
              <w:pStyle w:val="Content"/>
              <w:ind w:left="0"/>
              <w:rPr>
                <w:ins w:id="11312" w:author="Vilson Lu" w:date="2014-08-22T01:14:00Z"/>
              </w:rPr>
            </w:pPr>
            <w:ins w:id="11313" w:author="Vilson Lu" w:date="2014-08-22T01:14:00Z">
              <w:r>
                <w:t>Ursula</w:t>
              </w:r>
            </w:ins>
          </w:p>
          <w:p w:rsidR="00EE1DDC" w:rsidRDefault="00EE1DDC" w:rsidP="007C3DF4">
            <w:pPr>
              <w:pStyle w:val="Content"/>
              <w:ind w:left="0"/>
              <w:rPr>
                <w:ins w:id="11314" w:author="Vilson Lu" w:date="2014-08-22T01:14:00Z"/>
              </w:rPr>
            </w:pPr>
            <w:ins w:id="11315" w:author="Vilson Lu" w:date="2014-08-22T01:14:00Z">
              <w:r>
                <w:t>Usman</w:t>
              </w:r>
            </w:ins>
          </w:p>
          <w:p w:rsidR="00EE1DDC" w:rsidRDefault="00EE1DDC" w:rsidP="007C3DF4">
            <w:pPr>
              <w:pStyle w:val="Content"/>
              <w:ind w:left="0"/>
              <w:rPr>
                <w:ins w:id="11316" w:author="Vilson Lu" w:date="2014-08-22T01:14:00Z"/>
              </w:rPr>
            </w:pPr>
            <w:ins w:id="11317" w:author="Vilson Lu" w:date="2014-08-22T01:14:00Z">
              <w:r>
                <w:t>Venus</w:t>
              </w:r>
            </w:ins>
          </w:p>
          <w:p w:rsidR="00EE1DDC" w:rsidRDefault="00EE1DDC" w:rsidP="007C3DF4">
            <w:pPr>
              <w:pStyle w:val="Content"/>
              <w:ind w:left="0"/>
              <w:rPr>
                <w:ins w:id="11318" w:author="Vilson Lu" w:date="2014-08-22T01:14:00Z"/>
              </w:rPr>
            </w:pPr>
            <w:ins w:id="11319" w:author="Vilson Lu" w:date="2014-08-22T01:14:00Z">
              <w:r>
                <w:t>Vinta</w:t>
              </w:r>
            </w:ins>
          </w:p>
          <w:p w:rsidR="00EE1DDC" w:rsidRDefault="00EE1DDC" w:rsidP="007C3DF4">
            <w:pPr>
              <w:pStyle w:val="Content"/>
              <w:ind w:left="0"/>
              <w:rPr>
                <w:ins w:id="11320" w:author="Vilson Lu" w:date="2014-08-22T01:14:00Z"/>
              </w:rPr>
            </w:pPr>
            <w:ins w:id="11321" w:author="Vilson Lu" w:date="2014-08-22T01:14:00Z">
              <w:r>
                <w:t>Violeta</w:t>
              </w:r>
            </w:ins>
          </w:p>
          <w:p w:rsidR="00EE1DDC" w:rsidRDefault="00EE1DDC" w:rsidP="007C3DF4">
            <w:pPr>
              <w:pStyle w:val="Content"/>
              <w:ind w:left="0"/>
              <w:rPr>
                <w:ins w:id="11322" w:author="Vilson Lu" w:date="2014-08-22T01:14:00Z"/>
              </w:rPr>
            </w:pPr>
            <w:ins w:id="11323" w:author="Vilson Lu" w:date="2014-08-22T01:14:00Z">
              <w:r>
                <w:t>Viring</w:t>
              </w:r>
            </w:ins>
          </w:p>
          <w:p w:rsidR="00EE1DDC" w:rsidRDefault="00EE1DDC" w:rsidP="007C3DF4">
            <w:pPr>
              <w:pStyle w:val="Content"/>
              <w:ind w:left="0"/>
              <w:rPr>
                <w:ins w:id="11324" w:author="Vilson Lu" w:date="2014-08-22T01:14:00Z"/>
              </w:rPr>
            </w:pPr>
            <w:ins w:id="11325" w:author="Vilson Lu" w:date="2014-08-22T01:14:00Z">
              <w:r>
                <w:t>Waldo</w:t>
              </w:r>
            </w:ins>
          </w:p>
          <w:p w:rsidR="00EE1DDC" w:rsidRDefault="00EE1DDC" w:rsidP="007C3DF4">
            <w:pPr>
              <w:pStyle w:val="Content"/>
              <w:ind w:left="0"/>
              <w:rPr>
                <w:ins w:id="11326" w:author="Vilson Lu" w:date="2014-08-22T01:14:00Z"/>
              </w:rPr>
            </w:pPr>
            <w:ins w:id="11327" w:author="Vilson Lu" w:date="2014-08-22T01:14:00Z">
              <w:r>
                <w:t>Weng</w:t>
              </w:r>
            </w:ins>
          </w:p>
          <w:p w:rsidR="00EE1DDC" w:rsidRDefault="00EE1DDC" w:rsidP="007C3DF4">
            <w:pPr>
              <w:pStyle w:val="Content"/>
              <w:ind w:left="0"/>
              <w:rPr>
                <w:ins w:id="11328" w:author="Vilson Lu" w:date="2014-08-22T01:14:00Z"/>
              </w:rPr>
            </w:pPr>
            <w:ins w:id="11329" w:author="Vilson Lu" w:date="2014-08-22T01:14:00Z">
              <w:r>
                <w:t>Wilma</w:t>
              </w:r>
            </w:ins>
          </w:p>
          <w:p w:rsidR="00EE1DDC" w:rsidRDefault="00EE1DDC" w:rsidP="007C3DF4">
            <w:pPr>
              <w:pStyle w:val="Content"/>
              <w:ind w:left="0"/>
              <w:rPr>
                <w:ins w:id="11330" w:author="Vilson Lu" w:date="2014-08-22T01:14:00Z"/>
              </w:rPr>
            </w:pPr>
            <w:ins w:id="11331" w:author="Vilson Lu" w:date="2014-08-22T01:14:00Z">
              <w:r>
                <w:t>Winnie</w:t>
              </w:r>
            </w:ins>
          </w:p>
          <w:p w:rsidR="00EE1DDC" w:rsidRDefault="00EE1DDC" w:rsidP="007C3DF4">
            <w:pPr>
              <w:pStyle w:val="Content"/>
              <w:ind w:left="0"/>
              <w:rPr>
                <w:ins w:id="11332" w:author="Vilson Lu" w:date="2014-08-22T01:14:00Z"/>
              </w:rPr>
            </w:pPr>
            <w:ins w:id="11333" w:author="Vilson Lu" w:date="2014-08-22T01:14:00Z">
              <w:r>
                <w:t>Yayang</w:t>
              </w:r>
            </w:ins>
          </w:p>
          <w:p w:rsidR="00EE1DDC" w:rsidRDefault="00EE1DDC" w:rsidP="007C3DF4">
            <w:pPr>
              <w:pStyle w:val="Content"/>
              <w:ind w:left="0"/>
              <w:rPr>
                <w:ins w:id="11334" w:author="Vilson Lu" w:date="2014-08-22T01:14:00Z"/>
              </w:rPr>
            </w:pPr>
            <w:ins w:id="11335" w:author="Vilson Lu" w:date="2014-08-22T01:14:00Z">
              <w:r>
                <w:t>Yolanda</w:t>
              </w:r>
            </w:ins>
          </w:p>
          <w:p w:rsidR="00EE1DDC" w:rsidRDefault="00EE1DDC" w:rsidP="007C3DF4">
            <w:pPr>
              <w:pStyle w:val="Content"/>
              <w:ind w:left="0"/>
              <w:rPr>
                <w:ins w:id="11336" w:author="Vilson Lu" w:date="2014-08-22T01:14:00Z"/>
              </w:rPr>
            </w:pPr>
            <w:ins w:id="11337" w:author="Vilson Lu" w:date="2014-08-22T01:14:00Z">
              <w:r>
                <w:t>Yoyong</w:t>
              </w:r>
            </w:ins>
          </w:p>
          <w:p w:rsidR="00EE1DDC" w:rsidRDefault="00EE1DDC" w:rsidP="007C3DF4">
            <w:pPr>
              <w:pStyle w:val="Content"/>
              <w:ind w:left="0"/>
              <w:rPr>
                <w:ins w:id="11338" w:author="Vilson Lu" w:date="2014-08-22T01:14:00Z"/>
              </w:rPr>
            </w:pPr>
            <w:ins w:id="11339" w:author="Vilson Lu" w:date="2014-08-22T01:14:00Z">
              <w:r>
                <w:lastRenderedPageBreak/>
                <w:t>Yoyoy</w:t>
              </w:r>
            </w:ins>
          </w:p>
          <w:p w:rsidR="00EE1DDC" w:rsidRDefault="00EE1DDC" w:rsidP="007C3DF4">
            <w:pPr>
              <w:pStyle w:val="Content"/>
              <w:ind w:left="0"/>
              <w:rPr>
                <w:ins w:id="11340" w:author="Vilson Lu" w:date="2014-08-22T01:14:00Z"/>
              </w:rPr>
            </w:pPr>
            <w:ins w:id="11341" w:author="Vilson Lu" w:date="2014-08-22T01:14:00Z">
              <w:r>
                <w:t>Zeny</w:t>
              </w:r>
            </w:ins>
          </w:p>
          <w:p w:rsidR="00EE1DDC" w:rsidRDefault="00EE1DDC" w:rsidP="007C3DF4">
            <w:pPr>
              <w:pStyle w:val="Content"/>
              <w:ind w:left="0"/>
              <w:rPr>
                <w:ins w:id="11342" w:author="Vilson Lu" w:date="2014-08-22T01:14:00Z"/>
              </w:rPr>
            </w:pPr>
            <w:ins w:id="11343" w:author="Vilson Lu" w:date="2014-08-22T01:14:00Z">
              <w:r>
                <w:t>Zigzag</w:t>
              </w:r>
            </w:ins>
          </w:p>
          <w:p w:rsidR="00EE1DDC" w:rsidRDefault="00EE1DDC" w:rsidP="007C3DF4">
            <w:pPr>
              <w:pStyle w:val="Content"/>
              <w:ind w:left="0"/>
              <w:rPr>
                <w:ins w:id="11344" w:author="Vilson Lu" w:date="2014-08-22T01:14:00Z"/>
              </w:rPr>
            </w:pPr>
            <w:ins w:id="11345" w:author="Vilson Lu" w:date="2014-08-22T01:14:00Z">
              <w:r>
                <w:t>Zoraida</w:t>
              </w:r>
            </w:ins>
          </w:p>
          <w:p w:rsidR="002F6E61" w:rsidRDefault="00EE1DDC">
            <w:pPr>
              <w:pStyle w:val="Content"/>
              <w:keepNext/>
              <w:ind w:left="0"/>
              <w:rPr>
                <w:ins w:id="11346" w:author="Vilson Lu" w:date="2014-08-22T01:14:00Z"/>
              </w:rPr>
              <w:pPrChange w:id="11347" w:author="Vilson Lu" w:date="2014-08-22T03:35:00Z">
                <w:pPr>
                  <w:pStyle w:val="Content"/>
                  <w:ind w:left="0"/>
                </w:pPr>
              </w:pPrChange>
            </w:pPr>
            <w:ins w:id="11348" w:author="Vilson Lu" w:date="2014-08-22T01:14:00Z">
              <w:r>
                <w:t>Zosimo</w:t>
              </w:r>
            </w:ins>
          </w:p>
        </w:tc>
      </w:tr>
    </w:tbl>
    <w:p w:rsidR="008A5840" w:rsidRDefault="008A5840">
      <w:pPr>
        <w:pStyle w:val="Caption"/>
        <w:rPr>
          <w:ins w:id="11349" w:author="Vilson Lu" w:date="2014-08-22T05:10:00Z"/>
        </w:rPr>
      </w:pPr>
      <w:bookmarkStart w:id="11350" w:name="_Ref396442233"/>
      <w:bookmarkStart w:id="11351" w:name="_Ref396442225"/>
      <w:bookmarkStart w:id="11352" w:name="_Toc396489875"/>
      <w:ins w:id="11353" w:author="Vilson Lu" w:date="2014-08-22T03:35:00Z">
        <w:r>
          <w:lastRenderedPageBreak/>
          <w:t xml:space="preserve">Table </w:t>
        </w:r>
      </w:ins>
      <w:ins w:id="11354" w:author="Vilson Lu" w:date="2014-08-22T16:11:00Z">
        <w:r w:rsidR="00372B98">
          <w:fldChar w:fldCharType="begin"/>
        </w:r>
        <w:r w:rsidR="00D71339">
          <w:instrText xml:space="preserve"> STYLEREF 1 \s </w:instrText>
        </w:r>
      </w:ins>
      <w:r w:rsidR="00372B98">
        <w:fldChar w:fldCharType="separate"/>
      </w:r>
      <w:r w:rsidR="003160F5">
        <w:rPr>
          <w:noProof/>
        </w:rPr>
        <w:t>4</w:t>
      </w:r>
      <w:ins w:id="11355"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1356" w:author="Vilson Lu" w:date="2014-08-22T16:55:00Z">
        <w:r w:rsidR="003160F5">
          <w:rPr>
            <w:noProof/>
          </w:rPr>
          <w:t>7</w:t>
        </w:r>
      </w:ins>
      <w:ins w:id="11357" w:author="Vilson Lu" w:date="2014-08-22T16:11:00Z">
        <w:r w:rsidR="00372B98">
          <w:fldChar w:fldCharType="end"/>
        </w:r>
      </w:ins>
      <w:bookmarkEnd w:id="11350"/>
      <w:ins w:id="11358" w:author="Vilson Lu" w:date="2014-08-22T03:35:00Z">
        <w:r>
          <w:t xml:space="preserve">. </w:t>
        </w:r>
        <w:r w:rsidRPr="00080B67">
          <w:t>Sample Gazetteer for Storm Names (Philippines)</w:t>
        </w:r>
      </w:ins>
      <w:bookmarkEnd w:id="11351"/>
      <w:bookmarkEnd w:id="11352"/>
    </w:p>
    <w:p w:rsidR="002F6E61" w:rsidRDefault="002F6E61">
      <w:pPr>
        <w:rPr>
          <w:ins w:id="11359" w:author="Vilson Lu" w:date="2014-08-22T03:35:00Z"/>
        </w:rPr>
        <w:pPrChange w:id="11360" w:author="Vilson Lu" w:date="2014-08-22T05:10:00Z">
          <w:pPr>
            <w:pStyle w:val="Caption"/>
          </w:pPr>
        </w:pPrChange>
      </w:pPr>
    </w:p>
    <w:p w:rsidR="00EE1DDC" w:rsidRDefault="00EE1DDC" w:rsidP="00EE1DDC">
      <w:pPr>
        <w:pStyle w:val="Heading4"/>
        <w:rPr>
          <w:ins w:id="11361" w:author="Vilson Lu" w:date="2014-08-22T01:14:00Z"/>
        </w:rPr>
      </w:pPr>
      <w:commentRangeStart w:id="11362"/>
      <w:ins w:id="11363" w:author="Vilson Lu" w:date="2014-08-22T01:14:00Z">
        <w:r>
          <w:t>Rules</w:t>
        </w:r>
        <w:commentRangeEnd w:id="11362"/>
        <w:r>
          <w:rPr>
            <w:rStyle w:val="CommentReference"/>
            <w:b w:val="0"/>
          </w:rPr>
          <w:commentReference w:id="11362"/>
        </w:r>
      </w:ins>
    </w:p>
    <w:p w:rsidR="00EE1DDC" w:rsidRDefault="00EE1DDC" w:rsidP="00EE1DDC">
      <w:pPr>
        <w:rPr>
          <w:ins w:id="11364" w:author="Vilson Lu" w:date="2014-08-22T16:37:00Z"/>
        </w:rPr>
      </w:pPr>
    </w:p>
    <w:p w:rsidR="002F6E61" w:rsidRDefault="00070F0F">
      <w:pPr>
        <w:pStyle w:val="Content2"/>
        <w:rPr>
          <w:ins w:id="11365" w:author="Vilson Lu" w:date="2014-08-22T01:14:00Z"/>
        </w:rPr>
        <w:pPrChange w:id="11366" w:author="Vilson Lu" w:date="2014-08-22T16:40:00Z">
          <w:pPr>
            <w:pStyle w:val="Content"/>
          </w:pPr>
        </w:pPrChange>
      </w:pPr>
      <w:ins w:id="11367" w:author="Vilson Lu" w:date="2014-08-22T16:37:00Z">
        <w:r>
          <w:t xml:space="preserve">Based on the tweets, the rules will be handcrafted using JAPE. </w:t>
        </w:r>
      </w:ins>
      <w:ins w:id="11368" w:author="Vilson Lu" w:date="2014-08-22T16:38:00Z">
        <w:r>
          <w:t>Then</w:t>
        </w:r>
      </w:ins>
      <w:ins w:id="11369" w:author="Vilson Lu" w:date="2014-08-22T16:39:00Z">
        <w:r>
          <w:t>, the rules will now be stored in the database which will be used for extracting the information.</w:t>
        </w:r>
      </w:ins>
      <w:ins w:id="11370" w:author="PF" w:date="2015-03-02T04:04:00Z">
        <w:r w:rsidR="001551E7">
          <w:t xml:space="preserve"> </w:t>
        </w:r>
      </w:ins>
      <w:ins w:id="11371" w:author="Vilson Lu" w:date="2014-08-22T03:42:00Z">
        <w:r w:rsidR="00372B98">
          <w:fldChar w:fldCharType="begin"/>
        </w:r>
        <w:r w:rsidR="00F900FB">
          <w:instrText xml:space="preserve"> REF _Ref396442260 \h </w:instrText>
        </w:r>
      </w:ins>
      <w:r>
        <w:instrText xml:space="preserve"> \* MERGEFORMAT </w:instrText>
      </w:r>
      <w:r w:rsidR="00372B98">
        <w:fldChar w:fldCharType="separate"/>
      </w:r>
      <w:ins w:id="11372" w:author="Vilson Lu" w:date="2014-08-22T16:55:00Z">
        <w:r w:rsidR="003160F5">
          <w:t xml:space="preserve">Table </w:t>
        </w:r>
        <w:r w:rsidR="003160F5">
          <w:rPr>
            <w:noProof/>
          </w:rPr>
          <w:t>4</w:t>
        </w:r>
        <w:r w:rsidR="003160F5">
          <w:rPr>
            <w:noProof/>
          </w:rPr>
          <w:noBreakHyphen/>
          <w:t>8</w:t>
        </w:r>
      </w:ins>
      <w:ins w:id="11373" w:author="Vilson Lu" w:date="2014-08-22T03:42:00Z">
        <w:r w:rsidR="00372B98">
          <w:fldChar w:fldCharType="end"/>
        </w:r>
      </w:ins>
      <w:ins w:id="11374" w:author="PF" w:date="2015-03-02T04:04:00Z">
        <w:r w:rsidR="001551E7">
          <w:t xml:space="preserve"> </w:t>
        </w:r>
      </w:ins>
      <w:ins w:id="11375" w:author="Vilson Lu" w:date="2014-08-22T01:14:00Z">
        <w:r w:rsidR="003E48B6">
          <w:t>shows a sample of the rules.</w:t>
        </w:r>
      </w:ins>
    </w:p>
    <w:p w:rsidR="00EE1DDC" w:rsidRDefault="00EE1DDC" w:rsidP="00EE1DDC">
      <w:pPr>
        <w:pStyle w:val="Caption"/>
        <w:rPr>
          <w:ins w:id="11376" w:author="Vilson Lu" w:date="2014-08-22T01:14:00Z"/>
        </w:rPr>
      </w:pPr>
    </w:p>
    <w:tbl>
      <w:tblPr>
        <w:tblStyle w:val="TableGrid"/>
        <w:tblW w:w="0" w:type="auto"/>
        <w:tblInd w:w="1440" w:type="dxa"/>
        <w:tblLayout w:type="fixed"/>
        <w:tblLook w:val="04A0"/>
        <w:tblPrChange w:id="11377" w:author="Vilson Lu" w:date="2014-08-22T16:39:00Z">
          <w:tblPr>
            <w:tblStyle w:val="TableGrid"/>
            <w:tblW w:w="0" w:type="auto"/>
            <w:tblInd w:w="1440" w:type="dxa"/>
            <w:tblLayout w:type="fixed"/>
            <w:tblLook w:val="04A0"/>
          </w:tblPr>
        </w:tblPrChange>
      </w:tblPr>
      <w:tblGrid>
        <w:gridCol w:w="7891"/>
        <w:tblGridChange w:id="11378">
          <w:tblGrid>
            <w:gridCol w:w="5551"/>
          </w:tblGrid>
        </w:tblGridChange>
      </w:tblGrid>
      <w:tr w:rsidR="00070F0F" w:rsidRPr="00BD695A" w:rsidTr="00070F0F">
        <w:trPr>
          <w:trHeight w:val="252"/>
          <w:ins w:id="11379" w:author="Vilson Lu" w:date="2014-08-22T01:14:00Z"/>
        </w:trPr>
        <w:tc>
          <w:tcPr>
            <w:tcW w:w="7891" w:type="dxa"/>
            <w:tcPrChange w:id="11380" w:author="Vilson Lu" w:date="2014-08-22T16:39:00Z">
              <w:tcPr>
                <w:tcW w:w="5551" w:type="dxa"/>
              </w:tcPr>
            </w:tcPrChange>
          </w:tcPr>
          <w:p w:rsidR="00070F0F" w:rsidRPr="00B01F13" w:rsidRDefault="00070F0F" w:rsidP="007C3DF4">
            <w:pPr>
              <w:pStyle w:val="Content"/>
              <w:ind w:left="0"/>
              <w:jc w:val="center"/>
              <w:rPr>
                <w:ins w:id="11381" w:author="Vilson Lu" w:date="2014-08-22T01:14:00Z"/>
                <w:b/>
              </w:rPr>
            </w:pPr>
            <w:ins w:id="11382" w:author="Vilson Lu" w:date="2014-08-22T01:14:00Z">
              <w:r w:rsidRPr="00B01F13">
                <w:rPr>
                  <w:b/>
                </w:rPr>
                <w:t>Rules</w:t>
              </w:r>
            </w:ins>
          </w:p>
        </w:tc>
      </w:tr>
      <w:tr w:rsidR="00070F0F" w:rsidTr="00070F0F">
        <w:trPr>
          <w:trHeight w:val="252"/>
          <w:ins w:id="11383" w:author="Vilson Lu" w:date="2014-08-22T01:14:00Z"/>
        </w:trPr>
        <w:tc>
          <w:tcPr>
            <w:tcW w:w="7891" w:type="dxa"/>
            <w:tcPrChange w:id="11384" w:author="Vilson Lu" w:date="2014-08-22T16:39:00Z">
              <w:tcPr>
                <w:tcW w:w="5551" w:type="dxa"/>
              </w:tcPr>
            </w:tcPrChange>
          </w:tcPr>
          <w:p w:rsidR="00070F0F" w:rsidRDefault="00070F0F" w:rsidP="007C3DF4">
            <w:pPr>
              <w:pStyle w:val="Content"/>
              <w:ind w:left="0"/>
              <w:rPr>
                <w:ins w:id="11385" w:author="Vilson Lu" w:date="2014-08-22T01:14:00Z"/>
              </w:rPr>
            </w:pPr>
            <w:ins w:id="11386" w:author="Vilson Lu" w:date="2014-08-22T01:14:00Z">
              <w:r>
                <w:t>&lt;string: naman&gt;&lt;disaster&gt;&lt;string:sa&gt; AS Disaster</w:t>
              </w:r>
            </w:ins>
          </w:p>
        </w:tc>
      </w:tr>
      <w:tr w:rsidR="00070F0F" w:rsidTr="00070F0F">
        <w:trPr>
          <w:trHeight w:val="252"/>
          <w:ins w:id="11387" w:author="Vilson Lu" w:date="2014-08-22T01:14:00Z"/>
        </w:trPr>
        <w:tc>
          <w:tcPr>
            <w:tcW w:w="7891" w:type="dxa"/>
            <w:tcPrChange w:id="11388" w:author="Vilson Lu" w:date="2014-08-22T16:39:00Z">
              <w:tcPr>
                <w:tcW w:w="5551" w:type="dxa"/>
              </w:tcPr>
            </w:tcPrChange>
          </w:tcPr>
          <w:p w:rsidR="00070F0F" w:rsidRDefault="00070F0F" w:rsidP="007C3DF4">
            <w:pPr>
              <w:pStyle w:val="Content"/>
              <w:ind w:left="0"/>
              <w:rPr>
                <w:ins w:id="11389" w:author="Vilson Lu" w:date="2014-08-22T01:14:00Z"/>
              </w:rPr>
            </w:pPr>
            <w:ins w:id="11390" w:author="Vilson Lu" w:date="2014-08-22T01:14:00Z">
              <w:r>
                <w:t>&lt;string: magnitude&gt;&lt;number&gt;AS Intensity</w:t>
              </w:r>
            </w:ins>
          </w:p>
        </w:tc>
      </w:tr>
      <w:tr w:rsidR="00070F0F" w:rsidRPr="002F6E61" w:rsidTr="00070F0F">
        <w:trPr>
          <w:trHeight w:val="252"/>
          <w:ins w:id="11391" w:author="Vilson Lu" w:date="2014-08-22T01:14:00Z"/>
        </w:trPr>
        <w:tc>
          <w:tcPr>
            <w:tcW w:w="7891" w:type="dxa"/>
            <w:tcPrChange w:id="11392" w:author="Vilson Lu" w:date="2014-08-22T16:39:00Z">
              <w:tcPr>
                <w:tcW w:w="5551" w:type="dxa"/>
              </w:tcPr>
            </w:tcPrChange>
          </w:tcPr>
          <w:p w:rsidR="00070F0F" w:rsidRPr="000438F4" w:rsidRDefault="00372B98" w:rsidP="007C3DF4">
            <w:pPr>
              <w:pStyle w:val="Content"/>
              <w:ind w:left="0"/>
              <w:rPr>
                <w:ins w:id="11393" w:author="Vilson Lu" w:date="2014-08-22T01:14:00Z"/>
                <w:lang w:val="fr-FR"/>
                <w:rPrChange w:id="11394" w:author="PF" w:date="2014-11-10T06:26:00Z">
                  <w:rPr>
                    <w:ins w:id="11395" w:author="Vilson Lu" w:date="2014-08-22T01:14:00Z"/>
                  </w:rPr>
                </w:rPrChange>
              </w:rPr>
            </w:pPr>
            <w:ins w:id="11396" w:author="Vilson Lu" w:date="2014-08-22T01:14:00Z">
              <w:r w:rsidRPr="00372B98">
                <w:rPr>
                  <w:lang w:val="fr-FR"/>
                  <w:rPrChange w:id="11397" w:author="PF" w:date="2014-11-10T06:26:00Z">
                    <w:rPr>
                      <w:i/>
                      <w:lang w:val="en-PH"/>
                    </w:rPr>
                  </w:rPrChange>
                </w:rPr>
                <w:t>&lt;POS: NNS&gt;&lt;location&gt;&lt;POS: PSNS&gt;AS Location</w:t>
              </w:r>
            </w:ins>
          </w:p>
        </w:tc>
      </w:tr>
    </w:tbl>
    <w:p w:rsidR="002F6E61" w:rsidRDefault="008A5840">
      <w:pPr>
        <w:pStyle w:val="Caption"/>
        <w:rPr>
          <w:ins w:id="11398" w:author="Vilson Lu" w:date="2014-08-22T01:14:00Z"/>
        </w:rPr>
        <w:pPrChange w:id="11399" w:author="Vilson Lu" w:date="2014-08-22T03:36:00Z">
          <w:pPr/>
        </w:pPrChange>
      </w:pPr>
      <w:bookmarkStart w:id="11400" w:name="_Ref396442260"/>
      <w:bookmarkStart w:id="11401" w:name="_Toc396489876"/>
      <w:ins w:id="11402" w:author="Vilson Lu" w:date="2014-08-22T03:36:00Z">
        <w:r>
          <w:t xml:space="preserve">Table </w:t>
        </w:r>
      </w:ins>
      <w:ins w:id="11403" w:author="Vilson Lu" w:date="2014-08-22T16:11:00Z">
        <w:r w:rsidR="00372B98">
          <w:fldChar w:fldCharType="begin"/>
        </w:r>
        <w:r w:rsidR="00D71339">
          <w:instrText xml:space="preserve"> STYLEREF 1 \s </w:instrText>
        </w:r>
      </w:ins>
      <w:r w:rsidR="00372B98">
        <w:fldChar w:fldCharType="separate"/>
      </w:r>
      <w:r w:rsidR="003160F5">
        <w:rPr>
          <w:noProof/>
        </w:rPr>
        <w:t>4</w:t>
      </w:r>
      <w:ins w:id="11404"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1405" w:author="Vilson Lu" w:date="2014-08-22T16:55:00Z">
        <w:r w:rsidR="003160F5">
          <w:rPr>
            <w:noProof/>
          </w:rPr>
          <w:t>8</w:t>
        </w:r>
      </w:ins>
      <w:ins w:id="11406" w:author="Vilson Lu" w:date="2014-08-22T16:11:00Z">
        <w:r w:rsidR="00372B98">
          <w:fldChar w:fldCharType="end"/>
        </w:r>
      </w:ins>
      <w:bookmarkEnd w:id="11400"/>
      <w:ins w:id="11407" w:author="Vilson Lu" w:date="2014-08-22T03:36:00Z">
        <w:r>
          <w:t>. Sample Extracted Rules</w:t>
        </w:r>
      </w:ins>
      <w:bookmarkEnd w:id="11401"/>
    </w:p>
    <w:p w:rsidR="00EE1DDC" w:rsidRDefault="00EE1DDC" w:rsidP="00EE1DDC">
      <w:pPr>
        <w:pStyle w:val="Heading4"/>
        <w:rPr>
          <w:ins w:id="11408" w:author="Vilson Lu" w:date="2014-08-22T01:14:00Z"/>
        </w:rPr>
      </w:pPr>
      <w:bookmarkStart w:id="11409" w:name="_Ref396442376"/>
      <w:ins w:id="11410" w:author="Vilson Lu" w:date="2014-08-22T01:14:00Z">
        <w:r>
          <w:t>Seed Words</w:t>
        </w:r>
        <w:bookmarkEnd w:id="11409"/>
      </w:ins>
    </w:p>
    <w:p w:rsidR="00EE1DDC" w:rsidRDefault="00EE1DDC" w:rsidP="00EE1DDC">
      <w:pPr>
        <w:pStyle w:val="Content2"/>
        <w:rPr>
          <w:ins w:id="11411" w:author="Vilson Lu" w:date="2014-08-22T01:14:00Z"/>
        </w:rPr>
      </w:pPr>
    </w:p>
    <w:p w:rsidR="00EE1DDC" w:rsidRDefault="00EE1DDC" w:rsidP="00EE1DDC">
      <w:pPr>
        <w:pStyle w:val="Content2"/>
        <w:rPr>
          <w:ins w:id="11412" w:author="Vilson Lu" w:date="2014-08-22T01:14:00Z"/>
        </w:rPr>
      </w:pPr>
      <w:ins w:id="11413" w:author="Vilson Lu" w:date="2014-08-22T01:14:00Z">
        <w:r>
          <w:t>The seed words will be used for generating the rules. The list of seed words will be stored in a text file.</w:t>
        </w:r>
      </w:ins>
      <w:ins w:id="11414" w:author="Vilson Lu" w:date="2014-08-22T03:38:00Z">
        <w:r w:rsidR="008A5840">
          <w:t xml:space="preserve"> It will SOMIDIA’s seed word and will update it.</w:t>
        </w:r>
      </w:ins>
      <w:ins w:id="11415" w:author="PF" w:date="2015-03-02T04:03:00Z">
        <w:r w:rsidR="001551E7">
          <w:t xml:space="preserve"> </w:t>
        </w:r>
      </w:ins>
      <w:ins w:id="11416" w:author="Vilson Lu" w:date="2014-08-22T03:43:00Z">
        <w:r w:rsidR="00372B98">
          <w:fldChar w:fldCharType="begin"/>
        </w:r>
        <w:r w:rsidR="00F900FB">
          <w:instrText xml:space="preserve"> REF _Ref396426364 \h </w:instrText>
        </w:r>
      </w:ins>
      <w:r w:rsidR="00372B98">
        <w:fldChar w:fldCharType="separate"/>
      </w:r>
      <w:ins w:id="11417" w:author="Vilson Lu" w:date="2014-08-22T16:55:00Z">
        <w:r w:rsidR="003160F5">
          <w:t xml:space="preserve">Table </w:t>
        </w:r>
        <w:r w:rsidR="003160F5">
          <w:rPr>
            <w:noProof/>
          </w:rPr>
          <w:t>4</w:t>
        </w:r>
        <w:r w:rsidR="003160F5">
          <w:noBreakHyphen/>
        </w:r>
        <w:r w:rsidR="003160F5">
          <w:rPr>
            <w:noProof/>
          </w:rPr>
          <w:t>9</w:t>
        </w:r>
      </w:ins>
      <w:ins w:id="11418" w:author="Vilson Lu" w:date="2014-08-22T03:43:00Z">
        <w:r w:rsidR="00372B98">
          <w:fldChar w:fldCharType="end"/>
        </w:r>
      </w:ins>
      <w:ins w:id="11419" w:author="PF" w:date="2015-03-02T04:04:00Z">
        <w:r w:rsidR="001551E7">
          <w:t xml:space="preserve"> </w:t>
        </w:r>
      </w:ins>
      <w:ins w:id="11420" w:author="Vilson Lu" w:date="2014-08-22T01:14:00Z">
        <w:r>
          <w:t>shows the excerpts of the list of seed words.</w:t>
        </w:r>
      </w:ins>
    </w:p>
    <w:p w:rsidR="00EE1DDC" w:rsidRDefault="00EE1DDC" w:rsidP="00EE1DDC">
      <w:pPr>
        <w:pStyle w:val="Content2"/>
        <w:rPr>
          <w:ins w:id="11421" w:author="Vilson Lu" w:date="2014-08-22T01:14:00Z"/>
        </w:rPr>
      </w:pPr>
    </w:p>
    <w:tbl>
      <w:tblPr>
        <w:tblStyle w:val="TableGrid"/>
        <w:tblW w:w="0" w:type="auto"/>
        <w:tblInd w:w="1440" w:type="dxa"/>
        <w:tblLook w:val="04A0"/>
      </w:tblPr>
      <w:tblGrid>
        <w:gridCol w:w="2735"/>
        <w:gridCol w:w="2749"/>
        <w:gridCol w:w="2426"/>
      </w:tblGrid>
      <w:tr w:rsidR="00EE1DDC" w:rsidTr="007C3DF4">
        <w:trPr>
          <w:trHeight w:val="2983"/>
          <w:ins w:id="11422" w:author="Vilson Lu" w:date="2014-08-22T01:14:00Z"/>
        </w:trPr>
        <w:tc>
          <w:tcPr>
            <w:tcW w:w="2735" w:type="dxa"/>
          </w:tcPr>
          <w:p w:rsidR="00EE1DDC" w:rsidRDefault="00EE1DDC" w:rsidP="007C3DF4">
            <w:pPr>
              <w:pStyle w:val="Content"/>
              <w:ind w:left="0"/>
              <w:rPr>
                <w:ins w:id="11423" w:author="Vilson Lu" w:date="2014-08-22T01:14:00Z"/>
              </w:rPr>
            </w:pPr>
            <w:ins w:id="11424" w:author="Vilson Lu" w:date="2014-08-22T01:14:00Z">
              <w:r>
                <w:t>tubig</w:t>
              </w:r>
            </w:ins>
          </w:p>
          <w:p w:rsidR="00EE1DDC" w:rsidRDefault="00EE1DDC" w:rsidP="007C3DF4">
            <w:pPr>
              <w:pStyle w:val="Content"/>
              <w:ind w:left="0"/>
              <w:rPr>
                <w:ins w:id="11425" w:author="Vilson Lu" w:date="2014-08-22T01:14:00Z"/>
              </w:rPr>
            </w:pPr>
            <w:ins w:id="11426" w:author="Vilson Lu" w:date="2014-08-22T01:14:00Z">
              <w:r>
                <w:t>kuryente</w:t>
              </w:r>
            </w:ins>
          </w:p>
          <w:p w:rsidR="00EE1DDC" w:rsidRDefault="00EE1DDC" w:rsidP="007C3DF4">
            <w:pPr>
              <w:pStyle w:val="Content"/>
              <w:ind w:left="0"/>
              <w:rPr>
                <w:ins w:id="11427" w:author="Vilson Lu" w:date="2014-08-22T01:14:00Z"/>
              </w:rPr>
            </w:pPr>
            <w:ins w:id="11428" w:author="Vilson Lu" w:date="2014-08-22T01:14:00Z">
              <w:r>
                <w:t>pagkain</w:t>
              </w:r>
            </w:ins>
          </w:p>
          <w:p w:rsidR="00EE1DDC" w:rsidRDefault="00EE1DDC" w:rsidP="007C3DF4">
            <w:pPr>
              <w:pStyle w:val="Content"/>
              <w:ind w:left="0"/>
              <w:rPr>
                <w:ins w:id="11429" w:author="Vilson Lu" w:date="2014-08-22T01:14:00Z"/>
              </w:rPr>
            </w:pPr>
            <w:ins w:id="11430" w:author="Vilson Lu" w:date="2014-08-22T01:14:00Z">
              <w:r>
                <w:t>tulong</w:t>
              </w:r>
            </w:ins>
          </w:p>
          <w:p w:rsidR="00EE1DDC" w:rsidRDefault="00EE1DDC" w:rsidP="007C3DF4">
            <w:pPr>
              <w:pStyle w:val="Content"/>
              <w:ind w:left="0"/>
              <w:rPr>
                <w:ins w:id="11431" w:author="Vilson Lu" w:date="2014-08-22T01:14:00Z"/>
              </w:rPr>
            </w:pPr>
            <w:ins w:id="11432" w:author="Vilson Lu" w:date="2014-08-22T01:14:00Z">
              <w:r>
                <w:t>donation</w:t>
              </w:r>
            </w:ins>
          </w:p>
          <w:p w:rsidR="00EE1DDC" w:rsidRDefault="00EE1DDC" w:rsidP="007C3DF4">
            <w:pPr>
              <w:pStyle w:val="Content"/>
              <w:ind w:left="0"/>
              <w:rPr>
                <w:ins w:id="11433" w:author="Vilson Lu" w:date="2014-08-22T01:14:00Z"/>
              </w:rPr>
            </w:pPr>
            <w:ins w:id="11434" w:author="Vilson Lu" w:date="2014-08-22T01:14:00Z">
              <w:r>
                <w:t>damit</w:t>
              </w:r>
            </w:ins>
          </w:p>
          <w:p w:rsidR="00EE1DDC" w:rsidRDefault="00EE1DDC" w:rsidP="007C3DF4">
            <w:pPr>
              <w:pStyle w:val="Content"/>
              <w:ind w:left="0"/>
              <w:rPr>
                <w:ins w:id="11435" w:author="Vilson Lu" w:date="2014-08-22T01:14:00Z"/>
              </w:rPr>
            </w:pPr>
            <w:ins w:id="11436" w:author="Vilson Lu" w:date="2014-08-22T01:14:00Z">
              <w:r>
                <w:t>gutom</w:t>
              </w:r>
            </w:ins>
          </w:p>
          <w:p w:rsidR="00EE1DDC" w:rsidRDefault="00EE1DDC" w:rsidP="007C3DF4">
            <w:pPr>
              <w:pStyle w:val="Content"/>
              <w:ind w:left="0"/>
              <w:rPr>
                <w:ins w:id="11437" w:author="Vilson Lu" w:date="2014-08-22T01:14:00Z"/>
              </w:rPr>
            </w:pPr>
            <w:ins w:id="11438" w:author="Vilson Lu" w:date="2014-08-22T01:14:00Z">
              <w:r>
                <w:t>water</w:t>
              </w:r>
            </w:ins>
          </w:p>
          <w:p w:rsidR="00EE1DDC" w:rsidRDefault="00EE1DDC" w:rsidP="007C3DF4">
            <w:pPr>
              <w:pStyle w:val="Content"/>
              <w:ind w:left="0"/>
              <w:rPr>
                <w:ins w:id="11439" w:author="Vilson Lu" w:date="2014-08-22T01:14:00Z"/>
              </w:rPr>
            </w:pPr>
            <w:ins w:id="11440" w:author="Vilson Lu" w:date="2014-08-22T01:14:00Z">
              <w:r>
                <w:t>clothes</w:t>
              </w:r>
            </w:ins>
          </w:p>
          <w:p w:rsidR="00EE1DDC" w:rsidRDefault="00EE1DDC" w:rsidP="007C3DF4">
            <w:pPr>
              <w:pStyle w:val="Content"/>
              <w:ind w:left="0"/>
              <w:rPr>
                <w:ins w:id="11441" w:author="Vilson Lu" w:date="2014-08-22T01:14:00Z"/>
              </w:rPr>
            </w:pPr>
            <w:ins w:id="11442" w:author="Vilson Lu" w:date="2014-08-22T01:14:00Z">
              <w:r>
                <w:t>food</w:t>
              </w:r>
            </w:ins>
          </w:p>
          <w:p w:rsidR="00EE1DDC" w:rsidRDefault="00EE1DDC" w:rsidP="007C3DF4">
            <w:pPr>
              <w:pStyle w:val="Content"/>
              <w:ind w:left="0"/>
              <w:rPr>
                <w:ins w:id="11443" w:author="Vilson Lu" w:date="2014-08-22T01:14:00Z"/>
              </w:rPr>
            </w:pPr>
            <w:ins w:id="11444" w:author="Vilson Lu" w:date="2014-08-22T01:14:00Z">
              <w:r>
                <w:t>help</w:t>
              </w:r>
            </w:ins>
          </w:p>
          <w:p w:rsidR="00EE1DDC" w:rsidRDefault="00EE1DDC" w:rsidP="007C3DF4">
            <w:pPr>
              <w:pStyle w:val="Content"/>
              <w:ind w:left="0"/>
              <w:rPr>
                <w:ins w:id="11445" w:author="Vilson Lu" w:date="2014-08-22T01:14:00Z"/>
              </w:rPr>
            </w:pPr>
            <w:ins w:id="11446" w:author="Vilson Lu" w:date="2014-08-22T01:14:00Z">
              <w:r>
                <w:t>bahay</w:t>
              </w:r>
            </w:ins>
          </w:p>
        </w:tc>
        <w:tc>
          <w:tcPr>
            <w:tcW w:w="2749" w:type="dxa"/>
          </w:tcPr>
          <w:p w:rsidR="00EE1DDC" w:rsidRDefault="00EE1DDC" w:rsidP="007C3DF4">
            <w:pPr>
              <w:pStyle w:val="Content"/>
              <w:keepNext/>
              <w:ind w:left="0"/>
              <w:rPr>
                <w:ins w:id="11447" w:author="Vilson Lu" w:date="2014-08-22T01:14:00Z"/>
              </w:rPr>
            </w:pPr>
            <w:ins w:id="11448" w:author="Vilson Lu" w:date="2014-08-22T01:14:00Z">
              <w:r>
                <w:t>rice</w:t>
              </w:r>
            </w:ins>
          </w:p>
          <w:p w:rsidR="00EE1DDC" w:rsidRDefault="00EE1DDC" w:rsidP="007C3DF4">
            <w:pPr>
              <w:pStyle w:val="Content"/>
              <w:keepNext/>
              <w:ind w:left="0"/>
              <w:rPr>
                <w:ins w:id="11449" w:author="Vilson Lu" w:date="2014-08-22T01:14:00Z"/>
              </w:rPr>
            </w:pPr>
            <w:ins w:id="11450" w:author="Vilson Lu" w:date="2014-08-22T01:14:00Z">
              <w:r>
                <w:t>kanin</w:t>
              </w:r>
            </w:ins>
          </w:p>
          <w:p w:rsidR="00EE1DDC" w:rsidRDefault="00EE1DDC" w:rsidP="007C3DF4">
            <w:pPr>
              <w:pStyle w:val="Content"/>
              <w:keepNext/>
              <w:ind w:left="0"/>
              <w:rPr>
                <w:ins w:id="11451" w:author="Vilson Lu" w:date="2014-08-22T01:14:00Z"/>
              </w:rPr>
            </w:pPr>
            <w:ins w:id="11452" w:author="Vilson Lu" w:date="2014-08-22T01:14:00Z">
              <w:r>
                <w:t>bigas</w:t>
              </w:r>
            </w:ins>
          </w:p>
          <w:p w:rsidR="00EE1DDC" w:rsidRDefault="00EE1DDC" w:rsidP="007C3DF4">
            <w:pPr>
              <w:pStyle w:val="Content"/>
              <w:keepNext/>
              <w:ind w:left="0"/>
              <w:rPr>
                <w:ins w:id="11453" w:author="Vilson Lu" w:date="2014-08-22T01:14:00Z"/>
              </w:rPr>
            </w:pPr>
            <w:ins w:id="11454" w:author="Vilson Lu" w:date="2014-08-22T01:14:00Z">
              <w:r>
                <w:t>inumin</w:t>
              </w:r>
            </w:ins>
          </w:p>
          <w:p w:rsidR="00EE1DDC" w:rsidRDefault="00EE1DDC" w:rsidP="007C3DF4">
            <w:pPr>
              <w:pStyle w:val="Content"/>
              <w:keepNext/>
              <w:ind w:left="0"/>
              <w:rPr>
                <w:ins w:id="11455" w:author="Vilson Lu" w:date="2014-08-22T01:14:00Z"/>
              </w:rPr>
            </w:pPr>
            <w:ins w:id="11456" w:author="Vilson Lu" w:date="2014-08-22T01:14:00Z">
              <w:r>
                <w:t>sardinas</w:t>
              </w:r>
            </w:ins>
          </w:p>
          <w:p w:rsidR="00EE1DDC" w:rsidRDefault="00EE1DDC" w:rsidP="007C3DF4">
            <w:pPr>
              <w:pStyle w:val="Content"/>
              <w:keepNext/>
              <w:ind w:left="0"/>
              <w:rPr>
                <w:ins w:id="11457" w:author="Vilson Lu" w:date="2014-08-22T01:14:00Z"/>
              </w:rPr>
            </w:pPr>
            <w:ins w:id="11458" w:author="Vilson Lu" w:date="2014-08-22T01:14:00Z">
              <w:r>
                <w:t>sardines</w:t>
              </w:r>
            </w:ins>
          </w:p>
          <w:p w:rsidR="00EE1DDC" w:rsidRDefault="00EE1DDC" w:rsidP="007C3DF4">
            <w:pPr>
              <w:pStyle w:val="Content"/>
              <w:keepNext/>
              <w:ind w:left="0"/>
              <w:rPr>
                <w:ins w:id="11459" w:author="Vilson Lu" w:date="2014-08-22T01:14:00Z"/>
              </w:rPr>
            </w:pPr>
            <w:ins w:id="11460" w:author="Vilson Lu" w:date="2014-08-22T01:14:00Z">
              <w:r>
                <w:t>canned goods</w:t>
              </w:r>
            </w:ins>
          </w:p>
          <w:p w:rsidR="00EE1DDC" w:rsidRDefault="00EE1DDC" w:rsidP="007C3DF4">
            <w:pPr>
              <w:pStyle w:val="Content"/>
              <w:keepNext/>
              <w:ind w:left="0"/>
              <w:rPr>
                <w:ins w:id="11461" w:author="Vilson Lu" w:date="2014-08-22T01:14:00Z"/>
              </w:rPr>
            </w:pPr>
            <w:ins w:id="11462" w:author="Vilson Lu" w:date="2014-08-22T01:14:00Z">
              <w:r>
                <w:t>instant noodles</w:t>
              </w:r>
            </w:ins>
          </w:p>
          <w:p w:rsidR="00EE1DDC" w:rsidRDefault="00EE1DDC" w:rsidP="007C3DF4">
            <w:pPr>
              <w:pStyle w:val="Content"/>
              <w:keepNext/>
              <w:ind w:left="0"/>
              <w:rPr>
                <w:ins w:id="11463" w:author="Vilson Lu" w:date="2014-08-22T01:14:00Z"/>
              </w:rPr>
            </w:pPr>
            <w:ins w:id="11464" w:author="Vilson Lu" w:date="2014-08-22T01:14:00Z">
              <w:r>
                <w:t>damit</w:t>
              </w:r>
            </w:ins>
          </w:p>
          <w:p w:rsidR="00EE1DDC" w:rsidRDefault="00EE1DDC" w:rsidP="007C3DF4">
            <w:pPr>
              <w:pStyle w:val="Content"/>
              <w:keepNext/>
              <w:ind w:left="0"/>
              <w:rPr>
                <w:ins w:id="11465" w:author="Vilson Lu" w:date="2014-08-22T01:14:00Z"/>
              </w:rPr>
            </w:pPr>
            <w:ins w:id="11466" w:author="Vilson Lu" w:date="2014-08-22T01:14:00Z">
              <w:r>
                <w:t>pera</w:t>
              </w:r>
            </w:ins>
          </w:p>
          <w:p w:rsidR="00EE1DDC" w:rsidRDefault="00EE1DDC" w:rsidP="007C3DF4">
            <w:pPr>
              <w:pStyle w:val="Content"/>
              <w:keepNext/>
              <w:ind w:left="0"/>
              <w:rPr>
                <w:ins w:id="11467" w:author="Vilson Lu" w:date="2014-08-22T01:14:00Z"/>
              </w:rPr>
            </w:pPr>
            <w:ins w:id="11468" w:author="Vilson Lu" w:date="2014-08-22T01:14:00Z">
              <w:r>
                <w:t>gamot</w:t>
              </w:r>
            </w:ins>
          </w:p>
          <w:p w:rsidR="00EE1DDC" w:rsidRDefault="00EE1DDC" w:rsidP="007C3DF4">
            <w:pPr>
              <w:pStyle w:val="Content"/>
              <w:keepNext/>
              <w:ind w:left="0"/>
              <w:rPr>
                <w:ins w:id="11469" w:author="Vilson Lu" w:date="2014-08-22T01:14:00Z"/>
              </w:rPr>
            </w:pPr>
            <w:ins w:id="11470" w:author="Vilson Lu" w:date="2014-08-22T01:14:00Z">
              <w:r>
                <w:t>medicine</w:t>
              </w:r>
            </w:ins>
          </w:p>
        </w:tc>
        <w:tc>
          <w:tcPr>
            <w:tcW w:w="2426" w:type="dxa"/>
          </w:tcPr>
          <w:p w:rsidR="00EE1DDC" w:rsidRDefault="00EE1DDC" w:rsidP="007C3DF4">
            <w:pPr>
              <w:pStyle w:val="Content"/>
              <w:keepNext/>
              <w:ind w:left="0"/>
              <w:rPr>
                <w:ins w:id="11471" w:author="Vilson Lu" w:date="2014-08-22T01:14:00Z"/>
              </w:rPr>
            </w:pPr>
            <w:ins w:id="11472" w:author="Vilson Lu" w:date="2014-08-22T01:14:00Z">
              <w:r>
                <w:t>health kit</w:t>
              </w:r>
            </w:ins>
          </w:p>
          <w:p w:rsidR="00EE1DDC" w:rsidRDefault="00EE1DDC" w:rsidP="007C3DF4">
            <w:pPr>
              <w:pStyle w:val="Content"/>
              <w:keepNext/>
              <w:ind w:left="0"/>
              <w:rPr>
                <w:ins w:id="11473" w:author="Vilson Lu" w:date="2014-08-22T01:14:00Z"/>
              </w:rPr>
            </w:pPr>
            <w:ins w:id="11474" w:author="Vilson Lu" w:date="2014-08-22T01:14:00Z">
              <w:r>
                <w:t>medical kit</w:t>
              </w:r>
            </w:ins>
          </w:p>
          <w:p w:rsidR="00EE1DDC" w:rsidRDefault="00EE1DDC" w:rsidP="007C3DF4">
            <w:pPr>
              <w:pStyle w:val="Content"/>
              <w:keepNext/>
              <w:ind w:left="0"/>
              <w:rPr>
                <w:ins w:id="11475" w:author="Vilson Lu" w:date="2014-08-22T01:14:00Z"/>
              </w:rPr>
            </w:pPr>
            <w:ins w:id="11476" w:author="Vilson Lu" w:date="2014-08-22T01:14:00Z">
              <w:r>
                <w:t>relief goods</w:t>
              </w:r>
            </w:ins>
          </w:p>
          <w:p w:rsidR="00EE1DDC" w:rsidRDefault="00EE1DDC" w:rsidP="007C3DF4">
            <w:pPr>
              <w:pStyle w:val="Content"/>
              <w:keepNext/>
              <w:ind w:left="0"/>
              <w:rPr>
                <w:ins w:id="11477" w:author="Vilson Lu" w:date="2014-08-22T01:14:00Z"/>
              </w:rPr>
            </w:pPr>
            <w:ins w:id="11478" w:author="Vilson Lu" w:date="2014-08-22T01:14:00Z">
              <w:r>
                <w:t>kasuotan</w:t>
              </w:r>
            </w:ins>
          </w:p>
          <w:p w:rsidR="00EE1DDC" w:rsidRDefault="00EE1DDC" w:rsidP="007C3DF4">
            <w:pPr>
              <w:pStyle w:val="Content"/>
              <w:keepNext/>
              <w:ind w:left="0"/>
              <w:rPr>
                <w:ins w:id="11479" w:author="Vilson Lu" w:date="2014-08-22T01:14:00Z"/>
              </w:rPr>
            </w:pPr>
          </w:p>
        </w:tc>
      </w:tr>
    </w:tbl>
    <w:p w:rsidR="00EE1DDC" w:rsidRDefault="00EE1DDC" w:rsidP="00EE1DDC">
      <w:pPr>
        <w:pStyle w:val="Caption"/>
        <w:rPr>
          <w:ins w:id="11480" w:author="Vilson Lu" w:date="2014-08-22T01:14:00Z"/>
        </w:rPr>
      </w:pPr>
      <w:bookmarkStart w:id="11481" w:name="_Ref396426364"/>
      <w:bookmarkStart w:id="11482" w:name="_Toc396489877"/>
      <w:ins w:id="11483" w:author="Vilson Lu" w:date="2014-08-22T01:14:00Z">
        <w:r>
          <w:t xml:space="preserve">Table </w:t>
        </w:r>
      </w:ins>
      <w:ins w:id="11484" w:author="Vilson Lu" w:date="2014-08-22T16:11:00Z">
        <w:r w:rsidR="00372B98">
          <w:fldChar w:fldCharType="begin"/>
        </w:r>
        <w:r w:rsidR="00D71339">
          <w:instrText xml:space="preserve"> STYLEREF 1 \s </w:instrText>
        </w:r>
      </w:ins>
      <w:r w:rsidR="00372B98">
        <w:fldChar w:fldCharType="separate"/>
      </w:r>
      <w:r w:rsidR="003160F5">
        <w:rPr>
          <w:noProof/>
        </w:rPr>
        <w:t>4</w:t>
      </w:r>
      <w:ins w:id="11485"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1486" w:author="Vilson Lu" w:date="2014-08-22T16:55:00Z">
        <w:r w:rsidR="003160F5">
          <w:rPr>
            <w:noProof/>
          </w:rPr>
          <w:t>9</w:t>
        </w:r>
      </w:ins>
      <w:ins w:id="11487" w:author="Vilson Lu" w:date="2014-08-22T16:11:00Z">
        <w:r w:rsidR="00372B98">
          <w:fldChar w:fldCharType="end"/>
        </w:r>
      </w:ins>
      <w:bookmarkEnd w:id="11481"/>
      <w:ins w:id="11488" w:author="Vilson Lu" w:date="2014-08-22T01:14:00Z">
        <w:r>
          <w:t xml:space="preserve">. Excerpts of the </w:t>
        </w:r>
        <w:del w:id="11489" w:author="PF" w:date="2015-03-02T04:04:00Z">
          <w:r w:rsidDel="001551E7">
            <w:delText>l</w:delText>
          </w:r>
        </w:del>
      </w:ins>
      <w:ins w:id="11490" w:author="PF" w:date="2015-03-02T04:04:00Z">
        <w:r w:rsidR="001551E7">
          <w:t>L</w:t>
        </w:r>
      </w:ins>
      <w:ins w:id="11491" w:author="Vilson Lu" w:date="2014-08-22T01:14:00Z">
        <w:r>
          <w:t xml:space="preserve">ist of </w:t>
        </w:r>
        <w:del w:id="11492" w:author="PF" w:date="2015-03-02T04:04:00Z">
          <w:r w:rsidDel="001551E7">
            <w:delText>s</w:delText>
          </w:r>
        </w:del>
      </w:ins>
      <w:ins w:id="11493" w:author="PF" w:date="2015-03-02T04:04:00Z">
        <w:r w:rsidR="001551E7">
          <w:t>S</w:t>
        </w:r>
      </w:ins>
      <w:ins w:id="11494" w:author="Vilson Lu" w:date="2014-08-22T01:14:00Z">
        <w:r>
          <w:t xml:space="preserve">eed </w:t>
        </w:r>
        <w:del w:id="11495" w:author="PF" w:date="2015-03-02T04:04:00Z">
          <w:r w:rsidDel="001551E7">
            <w:delText>w</w:delText>
          </w:r>
        </w:del>
      </w:ins>
      <w:ins w:id="11496" w:author="PF" w:date="2015-03-02T04:04:00Z">
        <w:r w:rsidR="001551E7">
          <w:t>W</w:t>
        </w:r>
      </w:ins>
      <w:ins w:id="11497" w:author="Vilson Lu" w:date="2014-08-22T01:14:00Z">
        <w:r>
          <w:t>ords</w:t>
        </w:r>
        <w:bookmarkEnd w:id="11482"/>
      </w:ins>
    </w:p>
    <w:p w:rsidR="002F6E61" w:rsidRDefault="002F6E61">
      <w:pPr>
        <w:pStyle w:val="Content2"/>
        <w:ind w:left="0"/>
        <w:rPr>
          <w:ins w:id="11498" w:author="Vilson Lu" w:date="2014-08-22T16:49:00Z"/>
        </w:rPr>
        <w:pPrChange w:id="11499" w:author="Vilson Lu" w:date="2014-08-22T03:39:00Z">
          <w:pPr>
            <w:pStyle w:val="Content2"/>
          </w:pPr>
        </w:pPrChange>
      </w:pPr>
    </w:p>
    <w:p w:rsidR="002F6E61" w:rsidRDefault="002F6E61">
      <w:pPr>
        <w:pStyle w:val="Content2"/>
        <w:ind w:left="0"/>
        <w:rPr>
          <w:ins w:id="11500" w:author="Vilson Lu" w:date="2014-08-22T16:49:00Z"/>
        </w:rPr>
        <w:pPrChange w:id="11501" w:author="Vilson Lu" w:date="2014-08-22T03:39:00Z">
          <w:pPr>
            <w:pStyle w:val="Content2"/>
          </w:pPr>
        </w:pPrChange>
      </w:pPr>
    </w:p>
    <w:p w:rsidR="002F6E61" w:rsidRDefault="002F6E61">
      <w:pPr>
        <w:pStyle w:val="Content2"/>
        <w:ind w:left="0"/>
        <w:rPr>
          <w:ins w:id="11502" w:author="Vilson Lu" w:date="2014-08-22T16:49:00Z"/>
        </w:rPr>
        <w:pPrChange w:id="11503" w:author="Vilson Lu" w:date="2014-08-22T03:39:00Z">
          <w:pPr>
            <w:pStyle w:val="Content2"/>
          </w:pPr>
        </w:pPrChange>
      </w:pPr>
    </w:p>
    <w:p w:rsidR="002F6E61" w:rsidRDefault="002F6E61">
      <w:pPr>
        <w:pStyle w:val="Content2"/>
        <w:ind w:left="0"/>
        <w:rPr>
          <w:ins w:id="11504" w:author="Vilson Lu" w:date="2014-08-22T01:14:00Z"/>
        </w:rPr>
        <w:pPrChange w:id="11505" w:author="Vilson Lu" w:date="2014-08-22T03:39:00Z">
          <w:pPr>
            <w:pStyle w:val="Content2"/>
          </w:pPr>
        </w:pPrChange>
      </w:pPr>
    </w:p>
    <w:p w:rsidR="00F27329" w:rsidRDefault="00F27329">
      <w:pPr>
        <w:pStyle w:val="Heading4"/>
        <w:rPr>
          <w:ins w:id="11506" w:author="Vilson Lu" w:date="2014-08-22T12:09:00Z"/>
        </w:rPr>
      </w:pPr>
      <w:ins w:id="11507" w:author="Vilson Lu" w:date="2014-08-22T08:48:00Z">
        <w:r>
          <w:t>POS Dictionary</w:t>
        </w:r>
      </w:ins>
    </w:p>
    <w:p w:rsidR="002F6E61" w:rsidRDefault="002F6E61">
      <w:pPr>
        <w:rPr>
          <w:ins w:id="11508" w:author="Vilson Lu" w:date="2014-08-22T08:48:00Z"/>
        </w:rPr>
        <w:pPrChange w:id="11509" w:author="Vilson Lu" w:date="2014-08-22T12:09:00Z">
          <w:pPr>
            <w:pStyle w:val="Heading4"/>
          </w:pPr>
        </w:pPrChange>
      </w:pPr>
    </w:p>
    <w:p w:rsidR="002F6E61" w:rsidRDefault="00F64801">
      <w:pPr>
        <w:pStyle w:val="Content2"/>
        <w:rPr>
          <w:ins w:id="11510" w:author="Vilson Lu" w:date="2014-08-22T08:49:00Z"/>
        </w:rPr>
        <w:pPrChange w:id="11511" w:author="Vilson Lu" w:date="2014-08-22T08:48:00Z">
          <w:pPr>
            <w:pStyle w:val="Heading4"/>
          </w:pPr>
        </w:pPrChange>
      </w:pPr>
      <w:ins w:id="11512" w:author="Vilson Lu" w:date="2014-08-22T08:48:00Z">
        <w:r>
          <w:t xml:space="preserve">The POS Dictionary is a dictionary that contains a list of words with its POS tag. </w:t>
        </w:r>
      </w:ins>
      <w:ins w:id="11513" w:author="Vilson Lu" w:date="2014-08-22T08:49:00Z">
        <w:r>
          <w:t>This will be used in the POS Lookup. The dictionary is stored in a file.</w:t>
        </w:r>
      </w:ins>
      <w:ins w:id="11514" w:author="Vilson Lu" w:date="2014-08-22T08:52:00Z">
        <w:r>
          <w:t xml:space="preserve"> It contains a list of English and Filipino words. </w:t>
        </w:r>
      </w:ins>
      <w:ins w:id="11515" w:author="Vilson Lu" w:date="2014-08-22T08:54:00Z">
        <w:r w:rsidR="00372B98">
          <w:fldChar w:fldCharType="begin"/>
        </w:r>
        <w:r>
          <w:instrText xml:space="preserve"> REF _Ref396461026 \h </w:instrText>
        </w:r>
      </w:ins>
      <w:r w:rsidR="00372B98">
        <w:fldChar w:fldCharType="separate"/>
      </w:r>
      <w:ins w:id="11516" w:author="Vilson Lu" w:date="2014-08-22T16:55:00Z">
        <w:r w:rsidR="003160F5">
          <w:t xml:space="preserve">Table </w:t>
        </w:r>
        <w:r w:rsidR="003160F5">
          <w:rPr>
            <w:noProof/>
          </w:rPr>
          <w:t>4</w:t>
        </w:r>
        <w:r w:rsidR="003160F5">
          <w:noBreakHyphen/>
        </w:r>
        <w:r w:rsidR="003160F5">
          <w:rPr>
            <w:noProof/>
          </w:rPr>
          <w:t>10</w:t>
        </w:r>
      </w:ins>
      <w:ins w:id="11517" w:author="Vilson Lu" w:date="2014-08-22T08:54:00Z">
        <w:r w:rsidR="00372B98">
          <w:fldChar w:fldCharType="end"/>
        </w:r>
      </w:ins>
      <w:ins w:id="11518" w:author="Vilson Lu" w:date="2014-08-22T08:55:00Z">
        <w:r>
          <w:t xml:space="preserve"> shows a sample of the excerpts of the POS dictionary</w:t>
        </w:r>
      </w:ins>
    </w:p>
    <w:p w:rsidR="002F6E61" w:rsidRDefault="002F6E61">
      <w:pPr>
        <w:pStyle w:val="Content2"/>
        <w:rPr>
          <w:ins w:id="11519" w:author="Vilson Lu" w:date="2014-08-22T08:50:00Z"/>
        </w:rPr>
        <w:pPrChange w:id="11520" w:author="Vilson Lu" w:date="2014-08-22T08:48:00Z">
          <w:pPr>
            <w:pStyle w:val="Heading4"/>
          </w:pPr>
        </w:pPrChange>
      </w:pPr>
    </w:p>
    <w:tbl>
      <w:tblPr>
        <w:tblStyle w:val="TableGrid"/>
        <w:tblW w:w="0" w:type="auto"/>
        <w:tblInd w:w="1440" w:type="dxa"/>
        <w:tblLook w:val="04A0"/>
      </w:tblPr>
      <w:tblGrid>
        <w:gridCol w:w="8136"/>
      </w:tblGrid>
      <w:tr w:rsidR="00F64801" w:rsidTr="00F64801">
        <w:trPr>
          <w:ins w:id="11521" w:author="Vilson Lu" w:date="2014-08-22T08:50:00Z"/>
        </w:trPr>
        <w:tc>
          <w:tcPr>
            <w:tcW w:w="9576" w:type="dxa"/>
          </w:tcPr>
          <w:p w:rsidR="00F64801" w:rsidRDefault="00F64801" w:rsidP="00F64801">
            <w:pPr>
              <w:autoSpaceDE w:val="0"/>
              <w:autoSpaceDN w:val="0"/>
              <w:adjustRightInd w:val="0"/>
              <w:rPr>
                <w:ins w:id="11522" w:author="Vilson Lu" w:date="2014-08-22T08:52:00Z"/>
                <w:rFonts w:ascii="Consolas" w:hAnsi="Consolas" w:cs="Consolas"/>
                <w:sz w:val="20"/>
                <w:szCs w:val="20"/>
                <w:lang w:val="en-PH"/>
              </w:rPr>
            </w:pPr>
            <w:ins w:id="11523" w:author="Vilson Lu" w:date="2014-08-22T08:52:00Z">
              <w:r>
                <w:rPr>
                  <w:rFonts w:ascii="Consolas" w:hAnsi="Consolas" w:cs="Consolas"/>
                  <w:sz w:val="20"/>
                  <w:szCs w:val="20"/>
                  <w:lang w:val="en-PH"/>
                </w:rPr>
                <w:t>storms</w:t>
              </w:r>
              <w:r>
                <w:rPr>
                  <w:rFonts w:ascii="Consolas" w:hAnsi="Consolas" w:cs="Consolas"/>
                  <w:sz w:val="20"/>
                  <w:szCs w:val="20"/>
                  <w:lang w:val="en-PH"/>
                </w:rPr>
                <w:tab/>
                <w:t>storm</w:t>
              </w:r>
              <w:r>
                <w:rPr>
                  <w:rFonts w:ascii="Consolas" w:hAnsi="Consolas" w:cs="Consolas"/>
                  <w:sz w:val="20"/>
                  <w:szCs w:val="20"/>
                  <w:lang w:val="en-PH"/>
                </w:rPr>
                <w:tab/>
                <w:t>ENG NNS</w:t>
              </w:r>
            </w:ins>
          </w:p>
          <w:p w:rsidR="00F64801" w:rsidRDefault="00F64801" w:rsidP="00F64801">
            <w:pPr>
              <w:autoSpaceDE w:val="0"/>
              <w:autoSpaceDN w:val="0"/>
              <w:adjustRightInd w:val="0"/>
              <w:rPr>
                <w:ins w:id="11524" w:author="Vilson Lu" w:date="2014-08-22T08:52:00Z"/>
                <w:rFonts w:ascii="Consolas" w:hAnsi="Consolas" w:cs="Consolas"/>
                <w:sz w:val="20"/>
                <w:szCs w:val="20"/>
                <w:lang w:val="en-PH"/>
              </w:rPr>
            </w:pPr>
            <w:ins w:id="11525" w:author="Vilson Lu" w:date="2014-08-22T08:52:00Z">
              <w:r>
                <w:rPr>
                  <w:rFonts w:ascii="Consolas" w:hAnsi="Consolas" w:cs="Consolas"/>
                  <w:sz w:val="20"/>
                  <w:szCs w:val="20"/>
                  <w:lang w:val="en-PH"/>
                </w:rPr>
                <w:t>storms</w:t>
              </w:r>
              <w:r>
                <w:rPr>
                  <w:rFonts w:ascii="Consolas" w:hAnsi="Consolas" w:cs="Consolas"/>
                  <w:sz w:val="20"/>
                  <w:szCs w:val="20"/>
                  <w:lang w:val="en-PH"/>
                </w:rPr>
                <w:tab/>
                <w:t>storm</w:t>
              </w:r>
              <w:r>
                <w:rPr>
                  <w:rFonts w:ascii="Consolas" w:hAnsi="Consolas" w:cs="Consolas"/>
                  <w:sz w:val="20"/>
                  <w:szCs w:val="20"/>
                  <w:lang w:val="en-PH"/>
                </w:rPr>
                <w:tab/>
                <w:t>ENG VBZ</w:t>
              </w:r>
            </w:ins>
          </w:p>
          <w:p w:rsidR="00F64801" w:rsidRDefault="00F64801" w:rsidP="00F64801">
            <w:pPr>
              <w:autoSpaceDE w:val="0"/>
              <w:autoSpaceDN w:val="0"/>
              <w:adjustRightInd w:val="0"/>
              <w:rPr>
                <w:ins w:id="11526" w:author="Vilson Lu" w:date="2014-08-22T08:52:00Z"/>
                <w:rFonts w:ascii="Consolas" w:hAnsi="Consolas" w:cs="Consolas"/>
                <w:sz w:val="20"/>
                <w:szCs w:val="20"/>
                <w:lang w:val="en-PH"/>
              </w:rPr>
            </w:pPr>
            <w:ins w:id="11527" w:author="Vilson Lu" w:date="2014-08-22T08:52:00Z">
              <w:r>
                <w:rPr>
                  <w:rFonts w:ascii="Consolas" w:hAnsi="Consolas" w:cs="Consolas"/>
                  <w:sz w:val="20"/>
                  <w:szCs w:val="20"/>
                  <w:lang w:val="en-PH"/>
                </w:rPr>
                <w:t>storm</w:t>
              </w:r>
              <w:r>
                <w:rPr>
                  <w:rFonts w:ascii="Consolas" w:hAnsi="Consolas" w:cs="Consolas"/>
                  <w:sz w:val="20"/>
                  <w:szCs w:val="20"/>
                  <w:lang w:val="en-PH"/>
                </w:rPr>
                <w:tab/>
                <w:t>storm</w:t>
              </w:r>
              <w:r>
                <w:rPr>
                  <w:rFonts w:ascii="Consolas" w:hAnsi="Consolas" w:cs="Consolas"/>
                  <w:sz w:val="20"/>
                  <w:szCs w:val="20"/>
                  <w:lang w:val="en-PH"/>
                </w:rPr>
                <w:tab/>
                <w:t>ENG NN</w:t>
              </w:r>
            </w:ins>
          </w:p>
          <w:p w:rsidR="002F6E61" w:rsidRDefault="00F64801">
            <w:pPr>
              <w:pStyle w:val="Content2"/>
              <w:keepNext/>
              <w:ind w:left="0"/>
              <w:rPr>
                <w:ins w:id="11528" w:author="Vilson Lu" w:date="2014-08-22T08:54:00Z"/>
                <w:rFonts w:ascii="Consolas" w:hAnsi="Consolas" w:cs="Consolas"/>
                <w:lang w:val="en-PH"/>
              </w:rPr>
              <w:pPrChange w:id="11529" w:author="Vilson Lu" w:date="2014-08-22T08:50:00Z">
                <w:pPr>
                  <w:pStyle w:val="Content2"/>
                  <w:ind w:left="0"/>
                </w:pPr>
              </w:pPrChange>
            </w:pPr>
            <w:ins w:id="11530" w:author="Vilson Lu" w:date="2014-08-22T08:52:00Z">
              <w:r>
                <w:rPr>
                  <w:rFonts w:ascii="Consolas" w:hAnsi="Consolas" w:cs="Consolas"/>
                  <w:lang w:val="en-PH"/>
                </w:rPr>
                <w:t>storm</w:t>
              </w:r>
              <w:r>
                <w:rPr>
                  <w:rFonts w:ascii="Consolas" w:hAnsi="Consolas" w:cs="Consolas"/>
                  <w:lang w:val="en-PH"/>
                </w:rPr>
                <w:tab/>
                <w:t>storm</w:t>
              </w:r>
              <w:r>
                <w:rPr>
                  <w:rFonts w:ascii="Consolas" w:hAnsi="Consolas" w:cs="Consolas"/>
                  <w:lang w:val="en-PH"/>
                </w:rPr>
                <w:tab/>
                <w:t>ENG VB</w:t>
              </w:r>
            </w:ins>
          </w:p>
          <w:p w:rsidR="00F64801" w:rsidRDefault="00F64801" w:rsidP="00F64801">
            <w:pPr>
              <w:autoSpaceDE w:val="0"/>
              <w:autoSpaceDN w:val="0"/>
              <w:adjustRightInd w:val="0"/>
              <w:rPr>
                <w:ins w:id="11531" w:author="Vilson Lu" w:date="2014-08-22T08:54:00Z"/>
                <w:rFonts w:ascii="Consolas" w:hAnsi="Consolas" w:cs="Consolas"/>
                <w:sz w:val="20"/>
                <w:szCs w:val="20"/>
                <w:lang w:val="en-PH"/>
              </w:rPr>
            </w:pPr>
            <w:ins w:id="11532" w:author="Vilson Lu" w:date="2014-08-22T08:54:00Z">
              <w:r>
                <w:rPr>
                  <w:rFonts w:ascii="Consolas" w:hAnsi="Consolas" w:cs="Consolas"/>
                  <w:sz w:val="20"/>
                  <w:szCs w:val="20"/>
                  <w:lang w:val="en-PH"/>
                </w:rPr>
                <w:t>bukid</w:t>
              </w:r>
              <w:r>
                <w:rPr>
                  <w:rFonts w:ascii="Consolas" w:hAnsi="Consolas" w:cs="Consolas"/>
                  <w:sz w:val="20"/>
                  <w:szCs w:val="20"/>
                  <w:lang w:val="en-PH"/>
                </w:rPr>
                <w:tab/>
                <w:t>bukid</w:t>
              </w:r>
              <w:r>
                <w:rPr>
                  <w:rFonts w:ascii="Consolas" w:hAnsi="Consolas" w:cs="Consolas"/>
                  <w:sz w:val="20"/>
                  <w:szCs w:val="20"/>
                  <w:lang w:val="en-PH"/>
                </w:rPr>
                <w:tab/>
                <w:t>TAG NCOM 2</w:t>
              </w:r>
            </w:ins>
          </w:p>
          <w:p w:rsidR="00F64801" w:rsidRDefault="00F64801" w:rsidP="00F64801">
            <w:pPr>
              <w:autoSpaceDE w:val="0"/>
              <w:autoSpaceDN w:val="0"/>
              <w:adjustRightInd w:val="0"/>
              <w:rPr>
                <w:ins w:id="11533" w:author="Vilson Lu" w:date="2014-08-22T08:54:00Z"/>
                <w:rFonts w:ascii="Consolas" w:hAnsi="Consolas" w:cs="Consolas"/>
                <w:sz w:val="20"/>
                <w:szCs w:val="20"/>
                <w:lang w:val="en-PH"/>
              </w:rPr>
            </w:pPr>
            <w:ins w:id="11534" w:author="Vilson Lu" w:date="2014-08-22T08:54:00Z">
              <w:r>
                <w:rPr>
                  <w:rFonts w:ascii="Consolas" w:hAnsi="Consolas" w:cs="Consolas"/>
                  <w:sz w:val="20"/>
                  <w:szCs w:val="20"/>
                  <w:lang w:val="en-PH"/>
                </w:rPr>
                <w:lastRenderedPageBreak/>
                <w:t>bukirin</w:t>
              </w:r>
              <w:r>
                <w:rPr>
                  <w:rFonts w:ascii="Consolas" w:hAnsi="Consolas" w:cs="Consolas"/>
                  <w:sz w:val="20"/>
                  <w:szCs w:val="20"/>
                  <w:lang w:val="en-PH"/>
                </w:rPr>
                <w:tab/>
                <w:t>bukirin</w:t>
              </w:r>
              <w:r>
                <w:rPr>
                  <w:rFonts w:ascii="Consolas" w:hAnsi="Consolas" w:cs="Consolas"/>
                  <w:sz w:val="20"/>
                  <w:szCs w:val="20"/>
                  <w:lang w:val="en-PH"/>
                </w:rPr>
                <w:tab/>
                <w:t>TAG NCOM 2</w:t>
              </w:r>
            </w:ins>
          </w:p>
          <w:p w:rsidR="00F64801" w:rsidRDefault="00F64801" w:rsidP="00F64801">
            <w:pPr>
              <w:autoSpaceDE w:val="0"/>
              <w:autoSpaceDN w:val="0"/>
              <w:adjustRightInd w:val="0"/>
              <w:rPr>
                <w:ins w:id="11535" w:author="Vilson Lu" w:date="2014-08-22T08:54:00Z"/>
                <w:rFonts w:ascii="Consolas" w:hAnsi="Consolas" w:cs="Consolas"/>
                <w:sz w:val="20"/>
                <w:szCs w:val="20"/>
                <w:lang w:val="en-PH"/>
              </w:rPr>
            </w:pPr>
            <w:ins w:id="11536" w:author="Vilson Lu" w:date="2014-08-22T08:54:00Z">
              <w:r>
                <w:rPr>
                  <w:rFonts w:ascii="Consolas" w:hAnsi="Consolas" w:cs="Consolas"/>
                  <w:sz w:val="20"/>
                  <w:szCs w:val="20"/>
                  <w:lang w:val="en-PH"/>
                </w:rPr>
                <w:t>buko</w:t>
              </w:r>
              <w:r>
                <w:rPr>
                  <w:rFonts w:ascii="Consolas" w:hAnsi="Consolas" w:cs="Consolas"/>
                  <w:sz w:val="20"/>
                  <w:szCs w:val="20"/>
                  <w:lang w:val="en-PH"/>
                </w:rPr>
                <w:tab/>
                <w:t>buko</w:t>
              </w:r>
              <w:r>
                <w:rPr>
                  <w:rFonts w:ascii="Consolas" w:hAnsi="Consolas" w:cs="Consolas"/>
                  <w:sz w:val="20"/>
                  <w:szCs w:val="20"/>
                  <w:lang w:val="en-PH"/>
                </w:rPr>
                <w:tab/>
                <w:t>TAG NCOM 2</w:t>
              </w:r>
            </w:ins>
          </w:p>
          <w:p w:rsidR="00F64801" w:rsidRDefault="00F64801" w:rsidP="00F64801">
            <w:pPr>
              <w:autoSpaceDE w:val="0"/>
              <w:autoSpaceDN w:val="0"/>
              <w:adjustRightInd w:val="0"/>
              <w:rPr>
                <w:ins w:id="11537" w:author="Vilson Lu" w:date="2014-08-22T08:54:00Z"/>
                <w:rFonts w:ascii="Consolas" w:hAnsi="Consolas" w:cs="Consolas"/>
                <w:sz w:val="20"/>
                <w:szCs w:val="20"/>
                <w:lang w:val="en-PH"/>
              </w:rPr>
            </w:pPr>
            <w:ins w:id="11538" w:author="Vilson Lu" w:date="2014-08-22T08:54:00Z">
              <w:r>
                <w:rPr>
                  <w:rFonts w:ascii="Consolas" w:hAnsi="Consolas" w:cs="Consolas"/>
                  <w:sz w:val="20"/>
                  <w:szCs w:val="20"/>
                  <w:lang w:val="en-PH"/>
                </w:rPr>
                <w:t>bula</w:t>
              </w:r>
              <w:r>
                <w:rPr>
                  <w:rFonts w:ascii="Consolas" w:hAnsi="Consolas" w:cs="Consolas"/>
                  <w:sz w:val="20"/>
                  <w:szCs w:val="20"/>
                  <w:lang w:val="en-PH"/>
                </w:rPr>
                <w:tab/>
                <w:t>bula</w:t>
              </w:r>
              <w:r>
                <w:rPr>
                  <w:rFonts w:ascii="Consolas" w:hAnsi="Consolas" w:cs="Consolas"/>
                  <w:sz w:val="20"/>
                  <w:szCs w:val="20"/>
                  <w:lang w:val="en-PH"/>
                </w:rPr>
                <w:tab/>
                <w:t>TAG NCOM 2</w:t>
              </w:r>
            </w:ins>
          </w:p>
          <w:p w:rsidR="00F64801" w:rsidRDefault="00F64801" w:rsidP="00F64801">
            <w:pPr>
              <w:autoSpaceDE w:val="0"/>
              <w:autoSpaceDN w:val="0"/>
              <w:adjustRightInd w:val="0"/>
              <w:rPr>
                <w:ins w:id="11539" w:author="Vilson Lu" w:date="2014-08-22T08:54:00Z"/>
                <w:rFonts w:ascii="Consolas" w:hAnsi="Consolas" w:cs="Consolas"/>
                <w:sz w:val="20"/>
                <w:szCs w:val="20"/>
                <w:lang w:val="en-PH"/>
              </w:rPr>
            </w:pPr>
            <w:ins w:id="11540" w:author="Vilson Lu" w:date="2014-08-22T08:54:00Z">
              <w:r>
                <w:rPr>
                  <w:rFonts w:ascii="Consolas" w:hAnsi="Consolas" w:cs="Consolas"/>
                  <w:sz w:val="20"/>
                  <w:szCs w:val="20"/>
                  <w:lang w:val="en-PH"/>
                </w:rPr>
                <w:t>bulag</w:t>
              </w:r>
              <w:r>
                <w:rPr>
                  <w:rFonts w:ascii="Consolas" w:hAnsi="Consolas" w:cs="Consolas"/>
                  <w:sz w:val="20"/>
                  <w:szCs w:val="20"/>
                  <w:lang w:val="en-PH"/>
                </w:rPr>
                <w:tab/>
                <w:t>bulag</w:t>
              </w:r>
              <w:r>
                <w:rPr>
                  <w:rFonts w:ascii="Consolas" w:hAnsi="Consolas" w:cs="Consolas"/>
                  <w:sz w:val="20"/>
                  <w:szCs w:val="20"/>
                  <w:lang w:val="en-PH"/>
                </w:rPr>
                <w:tab/>
                <w:t>TAG NCOM 2</w:t>
              </w:r>
            </w:ins>
          </w:p>
          <w:p w:rsidR="00F64801" w:rsidRDefault="00F64801" w:rsidP="00F64801">
            <w:pPr>
              <w:autoSpaceDE w:val="0"/>
              <w:autoSpaceDN w:val="0"/>
              <w:adjustRightInd w:val="0"/>
              <w:rPr>
                <w:ins w:id="11541" w:author="Vilson Lu" w:date="2014-08-22T08:54:00Z"/>
                <w:rFonts w:ascii="Consolas" w:hAnsi="Consolas" w:cs="Consolas"/>
                <w:sz w:val="20"/>
                <w:szCs w:val="20"/>
                <w:lang w:val="en-PH"/>
              </w:rPr>
            </w:pPr>
            <w:ins w:id="11542" w:author="Vilson Lu" w:date="2014-08-22T08:54:00Z">
              <w:r>
                <w:rPr>
                  <w:rFonts w:ascii="Consolas" w:hAnsi="Consolas" w:cs="Consolas"/>
                  <w:sz w:val="20"/>
                  <w:szCs w:val="20"/>
                  <w:lang w:val="en-PH"/>
                </w:rPr>
                <w:t>bulak</w:t>
              </w:r>
              <w:r>
                <w:rPr>
                  <w:rFonts w:ascii="Consolas" w:hAnsi="Consolas" w:cs="Consolas"/>
                  <w:sz w:val="20"/>
                  <w:szCs w:val="20"/>
                  <w:lang w:val="en-PH"/>
                </w:rPr>
                <w:tab/>
                <w:t>bulak</w:t>
              </w:r>
              <w:r>
                <w:rPr>
                  <w:rFonts w:ascii="Consolas" w:hAnsi="Consolas" w:cs="Consolas"/>
                  <w:sz w:val="20"/>
                  <w:szCs w:val="20"/>
                  <w:lang w:val="en-PH"/>
                </w:rPr>
                <w:tab/>
                <w:t>TAG NCOM 2</w:t>
              </w:r>
            </w:ins>
          </w:p>
          <w:p w:rsidR="002F6E61" w:rsidRDefault="00F64801">
            <w:pPr>
              <w:pStyle w:val="Content2"/>
              <w:keepNext/>
              <w:ind w:left="0"/>
              <w:rPr>
                <w:ins w:id="11543" w:author="Vilson Lu" w:date="2014-08-22T08:50:00Z"/>
              </w:rPr>
              <w:pPrChange w:id="11544" w:author="Vilson Lu" w:date="2014-08-22T08:50:00Z">
                <w:pPr>
                  <w:pStyle w:val="Content2"/>
                  <w:ind w:left="0"/>
                </w:pPr>
              </w:pPrChange>
            </w:pPr>
            <w:ins w:id="11545" w:author="Vilson Lu" w:date="2014-08-22T08:54:00Z">
              <w:r>
                <w:rPr>
                  <w:rFonts w:ascii="Consolas" w:hAnsi="Consolas" w:cs="Consolas"/>
                  <w:lang w:val="en-PH"/>
                </w:rPr>
                <w:t>bulalas</w:t>
              </w:r>
              <w:r>
                <w:rPr>
                  <w:rFonts w:ascii="Consolas" w:hAnsi="Consolas" w:cs="Consolas"/>
                  <w:lang w:val="en-PH"/>
                </w:rPr>
                <w:tab/>
                <w:t>bulalas</w:t>
              </w:r>
              <w:r>
                <w:rPr>
                  <w:rFonts w:ascii="Consolas" w:hAnsi="Consolas" w:cs="Consolas"/>
                  <w:lang w:val="en-PH"/>
                </w:rPr>
                <w:tab/>
                <w:t>TAG NCOM 2</w:t>
              </w:r>
            </w:ins>
          </w:p>
        </w:tc>
      </w:tr>
    </w:tbl>
    <w:p w:rsidR="002F6E61" w:rsidRDefault="00F64801">
      <w:pPr>
        <w:pStyle w:val="Caption"/>
        <w:rPr>
          <w:ins w:id="11546" w:author="Vilson Lu" w:date="2014-08-22T16:49:00Z"/>
        </w:rPr>
        <w:pPrChange w:id="11547" w:author="Vilson Lu" w:date="2014-08-22T08:50:00Z">
          <w:pPr>
            <w:pStyle w:val="Heading4"/>
          </w:pPr>
        </w:pPrChange>
      </w:pPr>
      <w:bookmarkStart w:id="11548" w:name="_Ref396461026"/>
      <w:bookmarkStart w:id="11549" w:name="_Toc396489878"/>
      <w:ins w:id="11550" w:author="Vilson Lu" w:date="2014-08-22T08:50:00Z">
        <w:r>
          <w:lastRenderedPageBreak/>
          <w:t xml:space="preserve">Table </w:t>
        </w:r>
      </w:ins>
      <w:ins w:id="11551" w:author="Vilson Lu" w:date="2014-08-22T16:11:00Z">
        <w:r w:rsidR="00372B98">
          <w:fldChar w:fldCharType="begin"/>
        </w:r>
        <w:r w:rsidR="00D71339">
          <w:instrText xml:space="preserve"> STYLEREF 1 \s </w:instrText>
        </w:r>
      </w:ins>
      <w:r w:rsidR="00372B98">
        <w:fldChar w:fldCharType="separate"/>
      </w:r>
      <w:r w:rsidR="003160F5">
        <w:rPr>
          <w:noProof/>
        </w:rPr>
        <w:t>4</w:t>
      </w:r>
      <w:ins w:id="11552"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1553" w:author="Vilson Lu" w:date="2014-08-22T16:55:00Z">
        <w:r w:rsidR="003160F5">
          <w:rPr>
            <w:noProof/>
          </w:rPr>
          <w:t>10</w:t>
        </w:r>
      </w:ins>
      <w:ins w:id="11554" w:author="Vilson Lu" w:date="2014-08-22T16:11:00Z">
        <w:r w:rsidR="00372B98">
          <w:fldChar w:fldCharType="end"/>
        </w:r>
      </w:ins>
      <w:bookmarkEnd w:id="11548"/>
      <w:ins w:id="11555" w:author="Vilson Lu" w:date="2014-08-22T08:50:00Z">
        <w:r>
          <w:t>. Excerpts of the POS Dictionary</w:t>
        </w:r>
      </w:ins>
      <w:bookmarkEnd w:id="11549"/>
    </w:p>
    <w:p w:rsidR="002F6E61" w:rsidRDefault="002F6E61">
      <w:pPr>
        <w:rPr>
          <w:ins w:id="11556" w:author="Vilson Lu" w:date="2014-08-22T08:48:00Z"/>
        </w:rPr>
        <w:pPrChange w:id="11557" w:author="Vilson Lu" w:date="2014-08-22T16:49:00Z">
          <w:pPr>
            <w:pStyle w:val="Heading4"/>
          </w:pPr>
        </w:pPrChange>
      </w:pPr>
    </w:p>
    <w:p w:rsidR="00EE1DDC" w:rsidRDefault="00EE1DDC" w:rsidP="00EE1DDC">
      <w:pPr>
        <w:pStyle w:val="Heading4"/>
        <w:rPr>
          <w:ins w:id="11558" w:author="Vilson Lu" w:date="2014-08-22T01:14:00Z"/>
        </w:rPr>
      </w:pPr>
      <w:commentRangeStart w:id="11559"/>
      <w:ins w:id="11560" w:author="Vilson Lu" w:date="2014-08-22T01:14:00Z">
        <w:r>
          <w:t xml:space="preserve">Ontology </w:t>
        </w:r>
        <w:commentRangeEnd w:id="11559"/>
        <w:r>
          <w:rPr>
            <w:rStyle w:val="CommentReference"/>
            <w:b w:val="0"/>
          </w:rPr>
          <w:commentReference w:id="11559"/>
        </w:r>
      </w:ins>
    </w:p>
    <w:p w:rsidR="00EE1DDC" w:rsidRDefault="00EE1DDC" w:rsidP="00EE1DDC">
      <w:pPr>
        <w:pStyle w:val="Content2"/>
        <w:ind w:left="0"/>
        <w:rPr>
          <w:ins w:id="11561" w:author="Vilson Lu" w:date="2014-08-22T01:14:00Z"/>
        </w:rPr>
      </w:pPr>
    </w:p>
    <w:p w:rsidR="00EE1DDC" w:rsidRDefault="00EE1DDC" w:rsidP="00EE1DDC">
      <w:pPr>
        <w:pStyle w:val="Content2"/>
        <w:rPr>
          <w:ins w:id="11562" w:author="Vilson Lu" w:date="2014-08-22T05:09:00Z"/>
        </w:rPr>
      </w:pPr>
      <w:ins w:id="11563" w:author="Vilson Lu" w:date="2014-08-22T01:14:00Z">
        <w:r>
          <w:t xml:space="preserve">For the ontology, this will be </w:t>
        </w:r>
      </w:ins>
      <w:ins w:id="11564" w:author="Vilson Lu" w:date="2014-08-22T09:01:00Z">
        <w:r w:rsidR="00F64801">
          <w:t>created</w:t>
        </w:r>
      </w:ins>
      <w:ins w:id="11565" w:author="Vilson Lu" w:date="2014-08-22T01:14:00Z">
        <w:r>
          <w:t xml:space="preserve"> manually. The domain of the ontology will be disaster, specifically for relief operations. </w:t>
        </w:r>
        <w:del w:id="11566" w:author="PF" w:date="2015-03-02T04:00:00Z">
          <w:r w:rsidDel="002B485F">
            <w:delText>Then, t</w:delText>
          </w:r>
        </w:del>
      </w:ins>
      <w:ins w:id="11567" w:author="PF" w:date="2015-03-02T04:00:00Z">
        <w:r w:rsidR="002B485F">
          <w:t>T</w:t>
        </w:r>
      </w:ins>
      <w:ins w:id="11568" w:author="Vilson Lu" w:date="2014-08-22T01:14:00Z">
        <w:r>
          <w:t>he next step would be identification of the terms. After identifying the terms, the concept, properties, and constraints will be defined.</w:t>
        </w:r>
      </w:ins>
      <w:ins w:id="11569" w:author="PF" w:date="2015-03-02T04:00:00Z">
        <w:r w:rsidR="002B485F">
          <w:t xml:space="preserve"> </w:t>
        </w:r>
      </w:ins>
      <w:ins w:id="11570" w:author="Vilson Lu" w:date="2014-08-22T01:14:00Z">
        <w:del w:id="11571" w:author="PF" w:date="2015-03-02T04:00:00Z">
          <w:r w:rsidDel="002B485F">
            <w:delText xml:space="preserve"> Next would be the c</w:delText>
          </w:r>
        </w:del>
      </w:ins>
      <w:ins w:id="11572" w:author="PF" w:date="2015-03-02T04:00:00Z">
        <w:r w:rsidR="002B485F">
          <w:t>C</w:t>
        </w:r>
      </w:ins>
      <w:ins w:id="11573" w:author="Vilson Lu" w:date="2014-08-22T01:14:00Z">
        <w:r>
          <w:t>lass instantiations</w:t>
        </w:r>
      </w:ins>
      <w:ins w:id="11574" w:author="PF" w:date="2015-03-02T04:00:00Z">
        <w:r w:rsidR="002B485F">
          <w:t xml:space="preserve"> then follo</w:t>
        </w:r>
      </w:ins>
      <w:ins w:id="11575" w:author="PF" w:date="2015-03-02T04:01:00Z">
        <w:r w:rsidR="002B485F">
          <w:t>w</w:t>
        </w:r>
      </w:ins>
      <w:ins w:id="11576" w:author="Vilson Lu" w:date="2014-08-22T01:14:00Z">
        <w:r>
          <w:t>.</w:t>
        </w:r>
      </w:ins>
      <w:ins w:id="11577" w:author="Vilson Lu" w:date="2014-08-22T05:44:00Z">
        <w:r w:rsidR="003E48B6">
          <w:t xml:space="preserve"> The format of the ontology will be in OWL</w:t>
        </w:r>
      </w:ins>
      <w:ins w:id="11578" w:author="Vilson Lu" w:date="2014-08-22T08:41:00Z">
        <w:r w:rsidR="00F27329">
          <w:t xml:space="preserve"> (</w:t>
        </w:r>
        <w:r w:rsidR="00372B98">
          <w:fldChar w:fldCharType="begin"/>
        </w:r>
        <w:r w:rsidR="00F27329">
          <w:instrText xml:space="preserve"> REF _Ref396460234 \h </w:instrText>
        </w:r>
      </w:ins>
      <w:r w:rsidR="00372B98">
        <w:fldChar w:fldCharType="separate"/>
      </w:r>
      <w:ins w:id="11579" w:author="Vilson Lu" w:date="2014-08-22T16:55:00Z">
        <w:r w:rsidR="003160F5">
          <w:t xml:space="preserve">Code Listing </w:t>
        </w:r>
        <w:r w:rsidR="003160F5">
          <w:rPr>
            <w:noProof/>
          </w:rPr>
          <w:t>6</w:t>
        </w:r>
        <w:r w:rsidR="003160F5">
          <w:noBreakHyphen/>
        </w:r>
        <w:r w:rsidR="003160F5">
          <w:rPr>
            <w:noProof/>
          </w:rPr>
          <w:t>1</w:t>
        </w:r>
      </w:ins>
      <w:ins w:id="11580" w:author="Vilson Lu" w:date="2014-08-22T08:41:00Z">
        <w:r w:rsidR="00372B98">
          <w:fldChar w:fldCharType="end"/>
        </w:r>
      </w:ins>
      <w:ins w:id="11581" w:author="Vilson Lu" w:date="2014-08-22T08:42:00Z">
        <w:r w:rsidR="00F27329">
          <w:t>)</w:t>
        </w:r>
      </w:ins>
      <w:ins w:id="11582" w:author="Vilson Lu" w:date="2014-08-22T05:44:00Z">
        <w:r w:rsidR="003E48B6">
          <w:t>.</w:t>
        </w:r>
      </w:ins>
      <w:ins w:id="11583" w:author="PF" w:date="2015-03-02T04:01:00Z">
        <w:r w:rsidR="002B485F">
          <w:t xml:space="preserve"> </w:t>
        </w:r>
      </w:ins>
      <w:ins w:id="11584" w:author="Vilson Lu" w:date="2014-08-22T05:13:00Z">
        <w:r w:rsidR="00372B98">
          <w:fldChar w:fldCharType="begin"/>
        </w:r>
        <w:r w:rsidR="00C81FB8">
          <w:instrText xml:space="preserve"> REF _Ref396447718 \h </w:instrText>
        </w:r>
      </w:ins>
      <w:r w:rsidR="00372B98">
        <w:fldChar w:fldCharType="separate"/>
      </w:r>
      <w:ins w:id="11585" w:author="Vilson Lu" w:date="2014-08-22T16:55:00Z">
        <w:r w:rsidR="003160F5">
          <w:t xml:space="preserve">Figure </w:t>
        </w:r>
        <w:r w:rsidR="003160F5">
          <w:rPr>
            <w:noProof/>
          </w:rPr>
          <w:t>4</w:t>
        </w:r>
        <w:r w:rsidR="003160F5">
          <w:noBreakHyphen/>
        </w:r>
        <w:r w:rsidR="003160F5">
          <w:rPr>
            <w:noProof/>
          </w:rPr>
          <w:t>2</w:t>
        </w:r>
      </w:ins>
      <w:ins w:id="11586" w:author="Vilson Lu" w:date="2014-08-22T05:13:00Z">
        <w:r w:rsidR="00372B98">
          <w:fldChar w:fldCharType="end"/>
        </w:r>
        <w:r w:rsidR="00C81FB8">
          <w:t xml:space="preserve"> shows the ontology of the system</w:t>
        </w:r>
      </w:ins>
      <w:ins w:id="11587" w:author="PF" w:date="2015-03-02T04:01:00Z">
        <w:r w:rsidR="002B485F">
          <w:t>.</w:t>
        </w:r>
      </w:ins>
    </w:p>
    <w:p w:rsidR="002F6E61" w:rsidRDefault="002F6E61">
      <w:pPr>
        <w:pStyle w:val="Content2"/>
        <w:keepNext/>
        <w:jc w:val="center"/>
        <w:rPr>
          <w:ins w:id="11588" w:author="Vilson Lu" w:date="2014-08-22T05:10:00Z"/>
        </w:rPr>
        <w:pPrChange w:id="11589" w:author="Vilson Lu" w:date="2014-08-22T05:10:00Z">
          <w:pPr>
            <w:pStyle w:val="Content2"/>
            <w:jc w:val="center"/>
          </w:pPr>
        </w:pPrChange>
      </w:pPr>
      <w:ins w:id="11590" w:author="Vilson Lu" w:date="2014-08-22T16:44:00Z">
        <w:r>
          <w:rPr>
            <w:noProof/>
            <w:rPrChange w:id="11591" w:author="Unknown">
              <w:rPr>
                <w:i/>
                <w:noProof/>
              </w:rPr>
            </w:rPrChange>
          </w:rPr>
          <w:lastRenderedPageBreak/>
          <w:drawing>
            <wp:inline distT="0" distB="0" distL="0" distR="0">
              <wp:extent cx="4899916" cy="6105525"/>
              <wp:effectExtent l="38100" t="38100" r="3429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ntology.png"/>
                      <pic:cNvPicPr/>
                    </pic:nvPicPr>
                    <pic:blipFill>
                      <a:blip r:embed="rId26">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4904370" cy="6111075"/>
                      </a:xfrm>
                      <a:prstGeom prst="rect">
                        <a:avLst/>
                      </a:prstGeom>
                      <a:ln w="28575">
                        <a:solidFill>
                          <a:schemeClr val="tx1"/>
                        </a:solidFill>
                      </a:ln>
                    </pic:spPr>
                  </pic:pic>
                </a:graphicData>
              </a:graphic>
            </wp:inline>
          </w:drawing>
        </w:r>
      </w:ins>
    </w:p>
    <w:p w:rsidR="002F6E61" w:rsidRDefault="00C81FB8">
      <w:pPr>
        <w:pStyle w:val="Caption"/>
        <w:rPr>
          <w:ins w:id="11592" w:author="Vilson Lu" w:date="2014-08-22T01:14:00Z"/>
        </w:rPr>
        <w:pPrChange w:id="11593" w:author="Vilson Lu" w:date="2014-08-22T05:10:00Z">
          <w:pPr>
            <w:pStyle w:val="Content2"/>
          </w:pPr>
        </w:pPrChange>
      </w:pPr>
      <w:bookmarkStart w:id="11594" w:name="_Ref396447718"/>
      <w:bookmarkStart w:id="11595" w:name="_Toc396489893"/>
      <w:commentRangeStart w:id="11596"/>
      <w:ins w:id="11597" w:author="Vilson Lu" w:date="2014-08-22T05:10:00Z">
        <w:r>
          <w:t xml:space="preserve">Figure </w:t>
        </w:r>
      </w:ins>
      <w:ins w:id="11598" w:author="Vilson Lu" w:date="2014-08-22T13:34:00Z">
        <w:r w:rsidR="00372B98">
          <w:fldChar w:fldCharType="begin"/>
        </w:r>
        <w:r w:rsidR="00956A9D">
          <w:instrText xml:space="preserve"> STYLEREF 1 \s </w:instrText>
        </w:r>
      </w:ins>
      <w:r w:rsidR="00372B98">
        <w:fldChar w:fldCharType="separate"/>
      </w:r>
      <w:r w:rsidR="003160F5">
        <w:rPr>
          <w:noProof/>
        </w:rPr>
        <w:t>4</w:t>
      </w:r>
      <w:ins w:id="11599"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11600" w:author="Vilson Lu" w:date="2014-08-22T16:55:00Z">
        <w:r w:rsidR="003160F5">
          <w:rPr>
            <w:noProof/>
          </w:rPr>
          <w:t>2</w:t>
        </w:r>
      </w:ins>
      <w:ins w:id="11601" w:author="Vilson Lu" w:date="2014-08-22T13:34:00Z">
        <w:r w:rsidR="00372B98">
          <w:fldChar w:fldCharType="end"/>
        </w:r>
      </w:ins>
      <w:bookmarkEnd w:id="11594"/>
      <w:ins w:id="11602" w:author="Vilson Lu" w:date="2014-08-22T05:10:00Z">
        <w:r>
          <w:t>. FILIET Ontology</w:t>
        </w:r>
      </w:ins>
      <w:bookmarkEnd w:id="11595"/>
      <w:commentRangeEnd w:id="11596"/>
      <w:r w:rsidR="002B485F">
        <w:rPr>
          <w:rStyle w:val="CommentReference"/>
          <w:b w:val="0"/>
          <w:i w:val="0"/>
        </w:rPr>
        <w:commentReference w:id="11596"/>
      </w:r>
    </w:p>
    <w:p w:rsidR="00EE1DDC" w:rsidRDefault="00EE1DDC" w:rsidP="00EE1DDC">
      <w:pPr>
        <w:pStyle w:val="Content2"/>
        <w:ind w:left="0"/>
        <w:rPr>
          <w:ins w:id="11603" w:author="Vilson Lu" w:date="2014-08-22T01:14:00Z"/>
        </w:rPr>
      </w:pPr>
    </w:p>
    <w:p w:rsidR="00F17C35" w:rsidRDefault="00F17C35">
      <w:pPr>
        <w:pStyle w:val="Heading2"/>
        <w:jc w:val="left"/>
        <w:rPr>
          <w:ins w:id="11604" w:author="Vilson Lu" w:date="2014-08-22T13:10:00Z"/>
        </w:rPr>
      </w:pPr>
      <w:bookmarkStart w:id="11605" w:name="_Toc396445050"/>
      <w:bookmarkStart w:id="11606" w:name="_Toc396489763"/>
      <w:ins w:id="11607" w:author="Vilson Lu" w:date="2014-08-22T02:46:00Z">
        <w:r>
          <w:t>System Functions</w:t>
        </w:r>
      </w:ins>
      <w:bookmarkEnd w:id="11605"/>
      <w:bookmarkEnd w:id="11606"/>
    </w:p>
    <w:p w:rsidR="002F6E61" w:rsidRDefault="002F6E61">
      <w:pPr>
        <w:rPr>
          <w:ins w:id="11608" w:author="Vilson Lu" w:date="2014-08-22T09:10:00Z"/>
        </w:rPr>
        <w:pPrChange w:id="11609" w:author="Vilson Lu" w:date="2014-08-22T13:10:00Z">
          <w:pPr>
            <w:pStyle w:val="Heading2"/>
            <w:jc w:val="left"/>
          </w:pPr>
        </w:pPrChange>
      </w:pPr>
    </w:p>
    <w:p w:rsidR="002F6E61" w:rsidRDefault="001A0ADB">
      <w:pPr>
        <w:pStyle w:val="Content1"/>
        <w:rPr>
          <w:ins w:id="11610" w:author="Vilson Lu" w:date="2014-08-22T13:10:00Z"/>
        </w:rPr>
        <w:pPrChange w:id="11611" w:author="Vilson Lu" w:date="2014-08-22T13:10:00Z">
          <w:pPr>
            <w:pStyle w:val="Heading2"/>
            <w:jc w:val="left"/>
          </w:pPr>
        </w:pPrChange>
      </w:pPr>
      <w:ins w:id="11612" w:author="Vilson Lu" w:date="2014-08-22T13:08:00Z">
        <w:r>
          <w:t xml:space="preserve">This section discusses the functions of the proposed systems. </w:t>
        </w:r>
      </w:ins>
    </w:p>
    <w:p w:rsidR="002F6E61" w:rsidRDefault="002F6E61">
      <w:pPr>
        <w:pStyle w:val="Content1"/>
        <w:rPr>
          <w:ins w:id="11613" w:author="Vilson Lu" w:date="2014-08-22T09:10:00Z"/>
        </w:rPr>
        <w:pPrChange w:id="11614" w:author="Vilson Lu" w:date="2014-08-22T13:10:00Z">
          <w:pPr>
            <w:pStyle w:val="Heading2"/>
            <w:jc w:val="left"/>
          </w:pPr>
        </w:pPrChange>
      </w:pPr>
    </w:p>
    <w:p w:rsidR="002F6E61" w:rsidRDefault="001A0ADB">
      <w:pPr>
        <w:pStyle w:val="Heading3"/>
        <w:rPr>
          <w:ins w:id="11615" w:author="Vilson Lu" w:date="2014-08-22T13:07:00Z"/>
        </w:rPr>
        <w:pPrChange w:id="11616" w:author="Vilson Lu" w:date="2014-08-22T13:07:00Z">
          <w:pPr>
            <w:pStyle w:val="ListParagraph"/>
            <w:numPr>
              <w:numId w:val="37"/>
            </w:numPr>
            <w:ind w:hanging="360"/>
          </w:pPr>
        </w:pPrChange>
      </w:pPr>
      <w:bookmarkStart w:id="11617" w:name="_Toc396489764"/>
      <w:ins w:id="11618" w:author="Vilson Lu" w:date="2014-08-22T13:07:00Z">
        <w:r>
          <w:t xml:space="preserve">Tweet </w:t>
        </w:r>
        <w:del w:id="11619" w:author="PF" w:date="2015-03-02T03:59:00Z">
          <w:r w:rsidDel="002B485F">
            <w:delText>r</w:delText>
          </w:r>
        </w:del>
      </w:ins>
      <w:ins w:id="11620" w:author="PF" w:date="2015-03-02T03:59:00Z">
        <w:r w:rsidR="002B485F">
          <w:t>R</w:t>
        </w:r>
      </w:ins>
      <w:ins w:id="11621" w:author="Vilson Lu" w:date="2014-08-22T13:07:00Z">
        <w:r>
          <w:t>etrieval</w:t>
        </w:r>
        <w:bookmarkEnd w:id="11617"/>
      </w:ins>
    </w:p>
    <w:p w:rsidR="002F6E61" w:rsidRDefault="002F6E61">
      <w:pPr>
        <w:pStyle w:val="Content2"/>
        <w:rPr>
          <w:ins w:id="11622" w:author="Vilson Lu" w:date="2014-08-22T13:08:00Z"/>
        </w:rPr>
        <w:pPrChange w:id="11623" w:author="Vilson Lu" w:date="2014-08-22T13:08:00Z">
          <w:pPr>
            <w:pStyle w:val="ListParagraph"/>
            <w:numPr>
              <w:ilvl w:val="1"/>
              <w:numId w:val="37"/>
            </w:numPr>
            <w:ind w:left="1440" w:hanging="360"/>
          </w:pPr>
        </w:pPrChange>
      </w:pPr>
    </w:p>
    <w:p w:rsidR="002F6E61" w:rsidRDefault="001A0ADB">
      <w:pPr>
        <w:pStyle w:val="Content2"/>
        <w:rPr>
          <w:ins w:id="11624" w:author="Vilson Lu" w:date="2014-08-22T13:26:00Z"/>
        </w:rPr>
        <w:pPrChange w:id="11625" w:author="Vilson Lu" w:date="2014-08-22T13:08:00Z">
          <w:pPr>
            <w:pStyle w:val="ListParagraph"/>
            <w:numPr>
              <w:ilvl w:val="1"/>
              <w:numId w:val="37"/>
            </w:numPr>
            <w:ind w:left="1440" w:hanging="360"/>
          </w:pPr>
        </w:pPrChange>
      </w:pPr>
      <w:ins w:id="11626" w:author="Vilson Lu" w:date="2014-08-22T13:07:00Z">
        <w:r>
          <w:t>In this function, the system will access the tweets that were stored in the database by the Twitter crawler.</w:t>
        </w:r>
      </w:ins>
      <w:ins w:id="11627" w:author="Vilson Lu" w:date="2014-08-22T13:31:00Z">
        <w:r w:rsidR="000C7E06">
          <w:t xml:space="preserve"> The user</w:t>
        </w:r>
        <w:r w:rsidR="00956A9D">
          <w:t xml:space="preserve"> can opt to filter the tweets </w:t>
        </w:r>
        <w:del w:id="11628" w:author="PF" w:date="2015-03-02T03:59:00Z">
          <w:r w:rsidR="00956A9D" w:rsidDel="002B485F">
            <w:delText xml:space="preserve">he would want to </w:delText>
          </w:r>
        </w:del>
      </w:ins>
      <w:ins w:id="11629" w:author="PF" w:date="2015-03-02T03:59:00Z">
        <w:r w:rsidR="002B485F">
          <w:t xml:space="preserve">for </w:t>
        </w:r>
      </w:ins>
      <w:ins w:id="11630" w:author="Vilson Lu" w:date="2014-08-22T13:31:00Z">
        <w:r w:rsidR="00956A9D">
          <w:t>retriev</w:t>
        </w:r>
      </w:ins>
      <w:ins w:id="11631" w:author="PF" w:date="2015-03-02T03:59:00Z">
        <w:r w:rsidR="002B485F">
          <w:t>al</w:t>
        </w:r>
      </w:ins>
      <w:ins w:id="11632" w:author="Vilson Lu" w:date="2014-08-22T13:31:00Z">
        <w:del w:id="11633" w:author="PF" w:date="2015-03-02T03:59:00Z">
          <w:r w:rsidR="00956A9D" w:rsidDel="002B485F">
            <w:delText>e</w:delText>
          </w:r>
        </w:del>
        <w:r w:rsidR="00956A9D">
          <w:t xml:space="preserve">. </w:t>
        </w:r>
        <w:r w:rsidR="00372B98">
          <w:fldChar w:fldCharType="begin"/>
        </w:r>
        <w:r w:rsidR="00956A9D">
          <w:instrText xml:space="preserve"> REF _Ref396477634 \h </w:instrText>
        </w:r>
      </w:ins>
      <w:r w:rsidR="00372B98">
        <w:fldChar w:fldCharType="separate"/>
      </w:r>
      <w:ins w:id="11634" w:author="Vilson Lu" w:date="2014-08-22T16:55:00Z">
        <w:r w:rsidR="003160F5">
          <w:t xml:space="preserve">Figure </w:t>
        </w:r>
        <w:r w:rsidR="003160F5">
          <w:rPr>
            <w:noProof/>
          </w:rPr>
          <w:t>4</w:t>
        </w:r>
        <w:r w:rsidR="003160F5">
          <w:noBreakHyphen/>
        </w:r>
        <w:r w:rsidR="003160F5">
          <w:rPr>
            <w:noProof/>
          </w:rPr>
          <w:t>3</w:t>
        </w:r>
      </w:ins>
      <w:ins w:id="11635" w:author="Vilson Lu" w:date="2014-08-22T13:31:00Z">
        <w:r w:rsidR="00372B98">
          <w:fldChar w:fldCharType="end"/>
        </w:r>
        <w:r w:rsidR="00956A9D">
          <w:t xml:space="preserve"> shows the screenshot of this function.</w:t>
        </w:r>
      </w:ins>
    </w:p>
    <w:p w:rsidR="002F6E61" w:rsidRDefault="002F6E61">
      <w:pPr>
        <w:pStyle w:val="Content2"/>
        <w:rPr>
          <w:ins w:id="11636" w:author="Vilson Lu" w:date="2014-08-22T13:26:00Z"/>
          <w:noProof/>
          <w:lang w:val="en-PH" w:eastAsia="zh-CN"/>
        </w:rPr>
        <w:pPrChange w:id="11637" w:author="Vilson Lu" w:date="2014-08-22T13:08:00Z">
          <w:pPr>
            <w:pStyle w:val="ListParagraph"/>
            <w:numPr>
              <w:ilvl w:val="1"/>
              <w:numId w:val="37"/>
            </w:numPr>
            <w:ind w:left="1440" w:hanging="360"/>
          </w:pPr>
        </w:pPrChange>
      </w:pPr>
    </w:p>
    <w:p w:rsidR="002F6E61" w:rsidRDefault="002F6E61">
      <w:pPr>
        <w:pStyle w:val="Content2"/>
        <w:keepNext/>
        <w:jc w:val="center"/>
        <w:rPr>
          <w:ins w:id="11638" w:author="Vilson Lu" w:date="2014-08-22T13:30:00Z"/>
        </w:rPr>
        <w:pPrChange w:id="11639" w:author="Vilson Lu" w:date="2014-08-22T13:30:00Z">
          <w:pPr>
            <w:pStyle w:val="Content2"/>
            <w:jc w:val="center"/>
          </w:pPr>
        </w:pPrChange>
      </w:pPr>
      <w:ins w:id="11640" w:author="Vilson Lu" w:date="2014-08-22T13:26:00Z">
        <w:r>
          <w:rPr>
            <w:noProof/>
            <w:rPrChange w:id="11641" w:author="Unknown">
              <w:rPr>
                <w:i/>
                <w:noProof/>
              </w:rPr>
            </w:rPrChange>
          </w:rPr>
          <w:lastRenderedPageBreak/>
          <w:drawing>
            <wp:inline distT="0" distB="0" distL="0" distR="0">
              <wp:extent cx="2628900" cy="2103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1.PNG"/>
                      <pic:cNvPicPr/>
                    </pic:nvPicPr>
                    <pic:blipFill rotWithShape="1">
                      <a:blip r:embed="rId27">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595" t="15100" r="42148" b="34758"/>
                      <a:stretch/>
                    </pic:blipFill>
                    <pic:spPr bwMode="auto">
                      <a:xfrm>
                        <a:off x="0" y="0"/>
                        <a:ext cx="2628900" cy="210312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ins>
    </w:p>
    <w:p w:rsidR="002F6E61" w:rsidRDefault="000C7E06">
      <w:pPr>
        <w:pStyle w:val="Caption"/>
        <w:rPr>
          <w:ins w:id="11642" w:author="Vilson Lu" w:date="2014-08-22T13:08:00Z"/>
        </w:rPr>
        <w:pPrChange w:id="11643" w:author="Vilson Lu" w:date="2014-08-22T13:30:00Z">
          <w:pPr>
            <w:pStyle w:val="ListParagraph"/>
            <w:numPr>
              <w:ilvl w:val="1"/>
              <w:numId w:val="37"/>
            </w:numPr>
            <w:ind w:left="1440" w:hanging="360"/>
          </w:pPr>
        </w:pPrChange>
      </w:pPr>
      <w:bookmarkStart w:id="11644" w:name="_Ref396477634"/>
      <w:bookmarkStart w:id="11645" w:name="_Toc396489894"/>
      <w:ins w:id="11646" w:author="Vilson Lu" w:date="2014-08-22T13:30:00Z">
        <w:r>
          <w:t xml:space="preserve">Figure </w:t>
        </w:r>
      </w:ins>
      <w:ins w:id="11647" w:author="Vilson Lu" w:date="2014-08-22T13:34:00Z">
        <w:r w:rsidR="00372B98">
          <w:fldChar w:fldCharType="begin"/>
        </w:r>
        <w:r w:rsidR="00956A9D">
          <w:instrText xml:space="preserve"> STYLEREF 1 \s </w:instrText>
        </w:r>
      </w:ins>
      <w:r w:rsidR="00372B98">
        <w:fldChar w:fldCharType="separate"/>
      </w:r>
      <w:r w:rsidR="003160F5">
        <w:rPr>
          <w:noProof/>
        </w:rPr>
        <w:t>4</w:t>
      </w:r>
      <w:ins w:id="11648" w:author="Vilson Lu" w:date="2014-08-22T13:34:00Z">
        <w:r w:rsidR="00372B98">
          <w:fldChar w:fldCharType="end"/>
        </w:r>
        <w:r w:rsidR="00956A9D">
          <w:noBreakHyphen/>
        </w:r>
        <w:r w:rsidR="00372B98">
          <w:fldChar w:fldCharType="begin"/>
        </w:r>
        <w:r w:rsidR="00956A9D">
          <w:instrText xml:space="preserve"> SEQ Figure \* ARABIC \s 1 </w:instrText>
        </w:r>
      </w:ins>
      <w:r w:rsidR="00372B98">
        <w:fldChar w:fldCharType="separate"/>
      </w:r>
      <w:ins w:id="11649" w:author="Vilson Lu" w:date="2014-08-22T16:55:00Z">
        <w:r w:rsidR="003160F5">
          <w:rPr>
            <w:noProof/>
          </w:rPr>
          <w:t>3</w:t>
        </w:r>
      </w:ins>
      <w:ins w:id="11650" w:author="Vilson Lu" w:date="2014-08-22T13:34:00Z">
        <w:r w:rsidR="00372B98">
          <w:fldChar w:fldCharType="end"/>
        </w:r>
      </w:ins>
      <w:bookmarkEnd w:id="11644"/>
      <w:ins w:id="11651" w:author="Vilson Lu" w:date="2014-08-22T13:30:00Z">
        <w:r>
          <w:t>. Tweet Retrieval Screenshot</w:t>
        </w:r>
      </w:ins>
      <w:bookmarkEnd w:id="11645"/>
    </w:p>
    <w:p w:rsidR="002F6E61" w:rsidRDefault="002F6E61">
      <w:pPr>
        <w:pStyle w:val="Content2"/>
        <w:rPr>
          <w:ins w:id="11652" w:author="Vilson Lu" w:date="2014-08-22T13:07:00Z"/>
        </w:rPr>
        <w:pPrChange w:id="11653" w:author="Vilson Lu" w:date="2014-08-22T13:08:00Z">
          <w:pPr>
            <w:pStyle w:val="ListParagraph"/>
            <w:numPr>
              <w:ilvl w:val="1"/>
              <w:numId w:val="37"/>
            </w:numPr>
            <w:ind w:left="1440" w:hanging="360"/>
          </w:pPr>
        </w:pPrChange>
      </w:pPr>
    </w:p>
    <w:p w:rsidR="002F6E61" w:rsidRDefault="001A0ADB">
      <w:pPr>
        <w:pStyle w:val="Heading3"/>
        <w:rPr>
          <w:ins w:id="11654" w:author="Vilson Lu" w:date="2014-08-22T13:07:00Z"/>
        </w:rPr>
        <w:pPrChange w:id="11655" w:author="Vilson Lu" w:date="2014-08-22T13:07:00Z">
          <w:pPr>
            <w:pStyle w:val="ListParagraph"/>
            <w:numPr>
              <w:numId w:val="37"/>
            </w:numPr>
            <w:ind w:hanging="360"/>
          </w:pPr>
        </w:pPrChange>
      </w:pPr>
      <w:bookmarkStart w:id="11656" w:name="_Toc396489765"/>
      <w:ins w:id="11657" w:author="Vilson Lu" w:date="2014-08-22T13:07:00Z">
        <w:r>
          <w:t xml:space="preserve">Information </w:t>
        </w:r>
        <w:del w:id="11658" w:author="PF" w:date="2015-01-05T08:52:00Z">
          <w:r w:rsidDel="00F847DB">
            <w:delText>e</w:delText>
          </w:r>
        </w:del>
      </w:ins>
      <w:ins w:id="11659" w:author="PF" w:date="2015-01-05T08:52:00Z">
        <w:r w:rsidR="00F847DB">
          <w:t>E</w:t>
        </w:r>
      </w:ins>
      <w:ins w:id="11660" w:author="Vilson Lu" w:date="2014-08-22T13:07:00Z">
        <w:r>
          <w:t>xtraction</w:t>
        </w:r>
        <w:bookmarkEnd w:id="11656"/>
      </w:ins>
    </w:p>
    <w:p w:rsidR="002F6E61" w:rsidRDefault="002F6E61">
      <w:pPr>
        <w:pStyle w:val="Content2"/>
        <w:rPr>
          <w:ins w:id="11661" w:author="Vilson Lu" w:date="2014-08-22T13:08:00Z"/>
        </w:rPr>
        <w:pPrChange w:id="11662" w:author="Vilson Lu" w:date="2014-08-22T13:08:00Z">
          <w:pPr>
            <w:pStyle w:val="ListParagraph"/>
            <w:numPr>
              <w:ilvl w:val="1"/>
              <w:numId w:val="37"/>
            </w:numPr>
            <w:ind w:left="1440" w:hanging="360"/>
          </w:pPr>
        </w:pPrChange>
      </w:pPr>
    </w:p>
    <w:p w:rsidR="002F6E61" w:rsidRDefault="001A0ADB">
      <w:pPr>
        <w:pStyle w:val="Content2"/>
        <w:rPr>
          <w:ins w:id="11663" w:author="Vilson Lu" w:date="2014-08-22T13:27:00Z"/>
        </w:rPr>
        <w:pPrChange w:id="11664" w:author="Vilson Lu" w:date="2014-08-22T13:08:00Z">
          <w:pPr>
            <w:pStyle w:val="ListParagraph"/>
            <w:numPr>
              <w:ilvl w:val="1"/>
              <w:numId w:val="37"/>
            </w:numPr>
            <w:ind w:left="1440" w:hanging="360"/>
          </w:pPr>
        </w:pPrChange>
      </w:pPr>
      <w:ins w:id="11665" w:author="Vilson Lu" w:date="2014-08-22T13:07:00Z">
        <w:r>
          <w:t xml:space="preserve">In this system function, the information extraction process starts with feature extraction which shall then be used for the classification of the tweets based </w:t>
        </w:r>
        <w:del w:id="11666" w:author="PF" w:date="2015-03-02T03:57:00Z">
          <w:r w:rsidDel="002B485F">
            <w:delText xml:space="preserve">in </w:delText>
          </w:r>
        </w:del>
      </w:ins>
      <w:ins w:id="11667" w:author="PF" w:date="2015-03-02T03:57:00Z">
        <w:r w:rsidR="002B485F">
          <w:t xml:space="preserve">on </w:t>
        </w:r>
      </w:ins>
      <w:ins w:id="11668" w:author="Vilson Lu" w:date="2014-08-22T13:07:00Z">
        <w:r>
          <w:t xml:space="preserve">the categories defined in the system. After classification, the tweets shall then be examined for possible rules. The rules </w:t>
        </w:r>
        <w:del w:id="11669" w:author="PF" w:date="2015-03-02T03:57:00Z">
          <w:r w:rsidDel="002B485F">
            <w:delText xml:space="preserve">that shall </w:delText>
          </w:r>
        </w:del>
      </w:ins>
      <w:ins w:id="11670" w:author="PF" w:date="2015-03-02T03:57:00Z">
        <w:r w:rsidR="002B485F">
          <w:t xml:space="preserve">to </w:t>
        </w:r>
      </w:ins>
      <w:ins w:id="11671" w:author="Vilson Lu" w:date="2014-08-22T13:07:00Z">
        <w:r>
          <w:t xml:space="preserve">be generated will then be applied to the tweets. </w:t>
        </w:r>
      </w:ins>
      <w:ins w:id="11672" w:author="PF" w:date="2015-03-02T03:58:00Z">
        <w:r w:rsidR="002B485F">
          <w:t xml:space="preserve">Extracted </w:t>
        </w:r>
      </w:ins>
      <w:ins w:id="11673" w:author="Vilson Lu" w:date="2014-08-22T13:07:00Z">
        <w:del w:id="11674" w:author="PF" w:date="2015-03-02T03:58:00Z">
          <w:r w:rsidDel="002B485F">
            <w:delText>I</w:delText>
          </w:r>
        </w:del>
      </w:ins>
      <w:ins w:id="11675" w:author="PF" w:date="2015-03-02T03:58:00Z">
        <w:r w:rsidR="002B485F">
          <w:t>i</w:t>
        </w:r>
      </w:ins>
      <w:ins w:id="11676" w:author="Vilson Lu" w:date="2014-08-22T13:07:00Z">
        <w:r>
          <w:t xml:space="preserve">nformation </w:t>
        </w:r>
        <w:del w:id="11677" w:author="PF" w:date="2015-03-02T03:58:00Z">
          <w:r w:rsidDel="002B485F">
            <w:delText xml:space="preserve">that are extracted </w:delText>
          </w:r>
        </w:del>
        <w:r>
          <w:t>will be fed into the next function.</w:t>
        </w:r>
      </w:ins>
      <w:ins w:id="11678" w:author="PF" w:date="2015-03-02T03:56:00Z">
        <w:r w:rsidR="002B485F">
          <w:t xml:space="preserve"> </w:t>
        </w:r>
      </w:ins>
      <w:ins w:id="11679" w:author="Vilson Lu" w:date="2014-08-22T13:32:00Z">
        <w:r w:rsidR="00372B98">
          <w:fldChar w:fldCharType="begin"/>
        </w:r>
        <w:r w:rsidR="00956A9D">
          <w:instrText xml:space="preserve"> REF _Ref396477692 \h </w:instrText>
        </w:r>
      </w:ins>
      <w:r w:rsidR="00372B98">
        <w:fldChar w:fldCharType="separate"/>
      </w:r>
      <w:ins w:id="11680" w:author="Vilson Lu" w:date="2014-08-22T16:55:00Z">
        <w:r w:rsidR="003160F5">
          <w:t xml:space="preserve">Figure </w:t>
        </w:r>
        <w:r w:rsidR="003160F5">
          <w:rPr>
            <w:noProof/>
          </w:rPr>
          <w:t>4</w:t>
        </w:r>
        <w:r w:rsidR="003160F5">
          <w:noBreakHyphen/>
        </w:r>
        <w:r w:rsidR="003160F5">
          <w:rPr>
            <w:noProof/>
          </w:rPr>
          <w:t>4</w:t>
        </w:r>
      </w:ins>
      <w:ins w:id="11681" w:author="Vilson Lu" w:date="2014-08-22T13:32:00Z">
        <w:r w:rsidR="00372B98">
          <w:fldChar w:fldCharType="end"/>
        </w:r>
        <w:r w:rsidR="00956A9D">
          <w:t xml:space="preserve"> shows a screenshot of this function</w:t>
        </w:r>
      </w:ins>
      <w:ins w:id="11682" w:author="PF" w:date="2015-03-02T03:58:00Z">
        <w:r w:rsidR="002B485F">
          <w:t>.</w:t>
        </w:r>
      </w:ins>
    </w:p>
    <w:p w:rsidR="002F6E61" w:rsidRDefault="002F6E61">
      <w:pPr>
        <w:pStyle w:val="Content2"/>
        <w:rPr>
          <w:ins w:id="11683" w:author="Vilson Lu" w:date="2014-08-22T13:28:00Z"/>
          <w:noProof/>
          <w:lang w:val="en-PH" w:eastAsia="zh-CN"/>
        </w:rPr>
        <w:pPrChange w:id="11684" w:author="Vilson Lu" w:date="2014-08-22T13:08:00Z">
          <w:pPr>
            <w:pStyle w:val="ListParagraph"/>
            <w:numPr>
              <w:ilvl w:val="1"/>
              <w:numId w:val="37"/>
            </w:numPr>
            <w:ind w:left="1440" w:hanging="360"/>
          </w:pPr>
        </w:pPrChange>
      </w:pPr>
    </w:p>
    <w:p w:rsidR="002F6E61" w:rsidRDefault="002F6E61">
      <w:pPr>
        <w:pStyle w:val="Content2"/>
        <w:keepNext/>
        <w:jc w:val="center"/>
        <w:rPr>
          <w:ins w:id="11685" w:author="Vilson Lu" w:date="2014-08-22T13:32:00Z"/>
        </w:rPr>
        <w:pPrChange w:id="11686" w:author="Vilson Lu" w:date="2014-08-22T13:32:00Z">
          <w:pPr>
            <w:pStyle w:val="Content2"/>
          </w:pPr>
        </w:pPrChange>
      </w:pPr>
      <w:ins w:id="11687" w:author="Vilson Lu" w:date="2014-08-22T13:27:00Z">
        <w:r>
          <w:rPr>
            <w:noProof/>
            <w:rPrChange w:id="11688" w:author="Unknown">
              <w:rPr>
                <w:i/>
                <w:noProof/>
              </w:rPr>
            </w:rPrChange>
          </w:rPr>
          <w:drawing>
            <wp:inline distT="0" distB="0" distL="0" distR="0">
              <wp:extent cx="2933700" cy="23336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lide2.PNG"/>
                      <pic:cNvPicPr/>
                    </pic:nvPicPr>
                    <pic:blipFill rotWithShape="1">
                      <a:blip r:embed="rId28">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436" t="15100" r="42307" b="35043"/>
                      <a:stretch/>
                    </pic:blipFill>
                    <pic:spPr bwMode="auto">
                      <a:xfrm>
                        <a:off x="0" y="0"/>
                        <a:ext cx="2936827" cy="2336112"/>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ins>
    </w:p>
    <w:p w:rsidR="002F6E61" w:rsidRDefault="00956A9D">
      <w:pPr>
        <w:pStyle w:val="Caption"/>
        <w:rPr>
          <w:ins w:id="11689" w:author="Vilson Lu" w:date="2014-08-22T13:08:00Z"/>
        </w:rPr>
        <w:pPrChange w:id="11690" w:author="Vilson Lu" w:date="2014-08-22T13:32:00Z">
          <w:pPr>
            <w:pStyle w:val="ListParagraph"/>
            <w:numPr>
              <w:ilvl w:val="1"/>
              <w:numId w:val="37"/>
            </w:numPr>
            <w:ind w:left="1440" w:hanging="360"/>
          </w:pPr>
        </w:pPrChange>
      </w:pPr>
      <w:bookmarkStart w:id="11691" w:name="_Ref396477692"/>
      <w:bookmarkStart w:id="11692" w:name="_Toc396489895"/>
      <w:ins w:id="11693" w:author="Vilson Lu" w:date="2014-08-22T13:32:00Z">
        <w:r>
          <w:t xml:space="preserve">Figure </w:t>
        </w:r>
      </w:ins>
      <w:ins w:id="11694" w:author="Vilson Lu" w:date="2014-08-22T13:34:00Z">
        <w:r w:rsidR="00372B98">
          <w:fldChar w:fldCharType="begin"/>
        </w:r>
        <w:r>
          <w:instrText xml:space="preserve"> STYLEREF 1 \s </w:instrText>
        </w:r>
      </w:ins>
      <w:r w:rsidR="00372B98">
        <w:fldChar w:fldCharType="separate"/>
      </w:r>
      <w:r w:rsidR="003160F5">
        <w:rPr>
          <w:noProof/>
        </w:rPr>
        <w:t>4</w:t>
      </w:r>
      <w:ins w:id="11695" w:author="Vilson Lu" w:date="2014-08-22T13:34:00Z">
        <w:r w:rsidR="00372B98">
          <w:fldChar w:fldCharType="end"/>
        </w:r>
        <w:r>
          <w:noBreakHyphen/>
        </w:r>
        <w:r w:rsidR="00372B98">
          <w:fldChar w:fldCharType="begin"/>
        </w:r>
        <w:r>
          <w:instrText xml:space="preserve"> SEQ Figure \* ARABIC \s 1 </w:instrText>
        </w:r>
      </w:ins>
      <w:r w:rsidR="00372B98">
        <w:fldChar w:fldCharType="separate"/>
      </w:r>
      <w:ins w:id="11696" w:author="Vilson Lu" w:date="2014-08-22T16:55:00Z">
        <w:r w:rsidR="003160F5">
          <w:rPr>
            <w:noProof/>
          </w:rPr>
          <w:t>4</w:t>
        </w:r>
      </w:ins>
      <w:ins w:id="11697" w:author="Vilson Lu" w:date="2014-08-22T13:34:00Z">
        <w:r w:rsidR="00372B98">
          <w:fldChar w:fldCharType="end"/>
        </w:r>
      </w:ins>
      <w:bookmarkEnd w:id="11691"/>
      <w:ins w:id="11698" w:author="Vilson Lu" w:date="2014-08-22T13:32:00Z">
        <w:r>
          <w:t>. Information Extraction Screenshot</w:t>
        </w:r>
      </w:ins>
      <w:bookmarkEnd w:id="11692"/>
    </w:p>
    <w:p w:rsidR="002F6E61" w:rsidRDefault="002F6E61">
      <w:pPr>
        <w:pStyle w:val="Content2"/>
        <w:rPr>
          <w:ins w:id="11699" w:author="Vilson Lu" w:date="2014-08-22T13:07:00Z"/>
        </w:rPr>
        <w:pPrChange w:id="11700" w:author="Vilson Lu" w:date="2014-08-22T13:08:00Z">
          <w:pPr>
            <w:pStyle w:val="ListParagraph"/>
            <w:numPr>
              <w:ilvl w:val="1"/>
              <w:numId w:val="37"/>
            </w:numPr>
            <w:ind w:left="1440" w:hanging="360"/>
          </w:pPr>
        </w:pPrChange>
      </w:pPr>
    </w:p>
    <w:p w:rsidR="002F6E61" w:rsidRDefault="001A0ADB">
      <w:pPr>
        <w:pStyle w:val="Heading3"/>
        <w:rPr>
          <w:ins w:id="11701" w:author="Vilson Lu" w:date="2014-08-22T13:07:00Z"/>
        </w:rPr>
        <w:pPrChange w:id="11702" w:author="Vilson Lu" w:date="2014-08-22T13:07:00Z">
          <w:pPr>
            <w:pStyle w:val="ListParagraph"/>
            <w:numPr>
              <w:numId w:val="37"/>
            </w:numPr>
            <w:ind w:hanging="360"/>
          </w:pPr>
        </w:pPrChange>
      </w:pPr>
      <w:bookmarkStart w:id="11703" w:name="_Toc396489766"/>
      <w:ins w:id="11704" w:author="Vilson Lu" w:date="2014-08-22T13:07:00Z">
        <w:r>
          <w:t xml:space="preserve">Ontology </w:t>
        </w:r>
        <w:del w:id="11705" w:author="PF" w:date="2015-01-05T08:51:00Z">
          <w:r w:rsidDel="00F847DB">
            <w:delText>p</w:delText>
          </w:r>
        </w:del>
      </w:ins>
      <w:ins w:id="11706" w:author="PF" w:date="2015-01-05T08:51:00Z">
        <w:r w:rsidR="00F847DB">
          <w:t>P</w:t>
        </w:r>
      </w:ins>
      <w:ins w:id="11707" w:author="Vilson Lu" w:date="2014-08-22T13:07:00Z">
        <w:r>
          <w:t>opulation</w:t>
        </w:r>
        <w:bookmarkEnd w:id="11703"/>
      </w:ins>
    </w:p>
    <w:p w:rsidR="002F6E61" w:rsidRDefault="002F6E61">
      <w:pPr>
        <w:pStyle w:val="Content2"/>
        <w:rPr>
          <w:ins w:id="11708" w:author="Vilson Lu" w:date="2014-08-22T13:08:00Z"/>
        </w:rPr>
        <w:pPrChange w:id="11709" w:author="Vilson Lu" w:date="2014-08-22T13:08:00Z">
          <w:pPr>
            <w:pStyle w:val="ListParagraph"/>
            <w:numPr>
              <w:ilvl w:val="1"/>
              <w:numId w:val="37"/>
            </w:numPr>
            <w:ind w:left="1440" w:hanging="360"/>
          </w:pPr>
        </w:pPrChange>
      </w:pPr>
    </w:p>
    <w:p w:rsidR="002F6E61" w:rsidRDefault="001A0ADB">
      <w:pPr>
        <w:pStyle w:val="Content2"/>
        <w:rPr>
          <w:ins w:id="11710" w:author="Vilson Lu" w:date="2014-08-22T13:08:00Z"/>
          <w:rFonts w:eastAsia="Arial"/>
        </w:rPr>
        <w:pPrChange w:id="11711" w:author="Vilson Lu" w:date="2014-08-22T13:08:00Z">
          <w:pPr>
            <w:pStyle w:val="ListParagraph"/>
            <w:numPr>
              <w:ilvl w:val="1"/>
              <w:numId w:val="37"/>
            </w:numPr>
            <w:ind w:left="1440" w:hanging="360"/>
          </w:pPr>
        </w:pPrChange>
      </w:pPr>
      <w:ins w:id="11712" w:author="Vilson Lu" w:date="2014-08-22T13:07:00Z">
        <w:r>
          <w:t xml:space="preserve">In this system function, the extracted information will be initialized as entity instances for population of the ontology. The system, by </w:t>
        </w:r>
        <w:del w:id="11713" w:author="PF" w:date="2015-01-05T08:51:00Z">
          <w:r w:rsidDel="00F847DB">
            <w:delText xml:space="preserve">the </w:delText>
          </w:r>
        </w:del>
        <w:r>
          <w:t>default,</w:t>
        </w:r>
      </w:ins>
      <w:ins w:id="11714" w:author="PF" w:date="2015-01-05T08:51:00Z">
        <w:r w:rsidR="00F847DB">
          <w:t xml:space="preserve"> </w:t>
        </w:r>
      </w:ins>
      <w:ins w:id="11715" w:author="Vilson Lu" w:date="2014-08-22T13:07:00Z">
        <w:r>
          <w:rPr>
            <w:rFonts w:eastAsia="Arial"/>
          </w:rPr>
          <w:t>automatically</w:t>
        </w:r>
        <w:r w:rsidRPr="5D773076">
          <w:rPr>
            <w:rFonts w:eastAsia="Arial"/>
          </w:rPr>
          <w:t xml:space="preserve"> validate</w:t>
        </w:r>
        <w:r>
          <w:rPr>
            <w:rFonts w:eastAsia="Arial"/>
          </w:rPr>
          <w:t>s</w:t>
        </w:r>
      </w:ins>
      <w:ins w:id="11716" w:author="PF" w:date="2015-01-05T08:52:00Z">
        <w:r w:rsidR="00F847DB">
          <w:rPr>
            <w:rFonts w:eastAsia="Arial"/>
          </w:rPr>
          <w:t xml:space="preserve"> </w:t>
        </w:r>
      </w:ins>
      <w:ins w:id="11717" w:author="Vilson Lu" w:date="2014-08-22T13:07:00Z">
        <w:r>
          <w:rPr>
            <w:rFonts w:eastAsia="Arial"/>
          </w:rPr>
          <w:t xml:space="preserve">each of </w:t>
        </w:r>
        <w:r w:rsidRPr="5D773076">
          <w:rPr>
            <w:rFonts w:eastAsia="Arial"/>
          </w:rPr>
          <w:t xml:space="preserve">the extracted information before </w:t>
        </w:r>
        <w:r>
          <w:rPr>
            <w:rFonts w:eastAsia="Arial"/>
          </w:rPr>
          <w:t>being introduced</w:t>
        </w:r>
        <w:r w:rsidRPr="5D773076">
          <w:rPr>
            <w:rFonts w:eastAsia="Arial"/>
          </w:rPr>
          <w:t xml:space="preserve"> to the ontology. During validation, </w:t>
        </w:r>
        <w:r>
          <w:rPr>
            <w:rFonts w:eastAsia="Arial"/>
          </w:rPr>
          <w:t>the system will check if the entity instances exist and if the</w:t>
        </w:r>
      </w:ins>
      <w:ins w:id="11718" w:author="PF" w:date="2015-01-05T08:52:00Z">
        <w:r w:rsidR="00F847DB">
          <w:rPr>
            <w:rFonts w:eastAsia="Arial"/>
          </w:rPr>
          <w:t>y</w:t>
        </w:r>
      </w:ins>
      <w:ins w:id="11719" w:author="Vilson Lu" w:date="2014-08-22T13:07:00Z">
        <w:del w:id="11720" w:author="PF" w:date="2015-01-05T08:52:00Z">
          <w:r w:rsidDel="00F847DB">
            <w:rPr>
              <w:rFonts w:eastAsia="Arial"/>
            </w:rPr>
            <w:delText xml:space="preserve"> instances exist</w:delText>
          </w:r>
        </w:del>
      </w:ins>
      <w:ins w:id="11721" w:author="PF" w:date="2015-01-05T08:52:00Z">
        <w:r w:rsidR="00F847DB">
          <w:rPr>
            <w:rFonts w:eastAsia="Arial"/>
          </w:rPr>
          <w:t xml:space="preserve"> do</w:t>
        </w:r>
      </w:ins>
      <w:ins w:id="11722" w:author="Vilson Lu" w:date="2014-08-22T13:07:00Z">
        <w:r>
          <w:rPr>
            <w:rFonts w:eastAsia="Arial"/>
          </w:rPr>
          <w:t xml:space="preserve">, the system will match the instances to </w:t>
        </w:r>
        <w:del w:id="11723" w:author="PF" w:date="2015-01-05T08:52:00Z">
          <w:r w:rsidDel="00F847DB">
            <w:rPr>
              <w:rFonts w:eastAsia="Arial"/>
            </w:rPr>
            <w:delText xml:space="preserve">its </w:delText>
          </w:r>
        </w:del>
      </w:ins>
      <w:ins w:id="11724" w:author="PF" w:date="2015-01-05T08:52:00Z">
        <w:r w:rsidR="00F847DB">
          <w:rPr>
            <w:rFonts w:eastAsia="Arial"/>
          </w:rPr>
          <w:t xml:space="preserve">their </w:t>
        </w:r>
      </w:ins>
      <w:ins w:id="11725" w:author="Vilson Lu" w:date="2014-08-22T13:07:00Z">
        <w:r>
          <w:rPr>
            <w:rFonts w:eastAsia="Arial"/>
          </w:rPr>
          <w:t>corresponding entity class</w:t>
        </w:r>
      </w:ins>
      <w:ins w:id="11726" w:author="PF" w:date="2015-01-05T08:52:00Z">
        <w:r w:rsidR="00F847DB">
          <w:rPr>
            <w:rFonts w:eastAsia="Arial"/>
          </w:rPr>
          <w:t>/es</w:t>
        </w:r>
      </w:ins>
      <w:ins w:id="11727" w:author="Vilson Lu" w:date="2014-08-22T13:07:00Z">
        <w:r>
          <w:rPr>
            <w:rFonts w:eastAsia="Arial"/>
          </w:rPr>
          <w:t xml:space="preserve">. If </w:t>
        </w:r>
      </w:ins>
      <w:ins w:id="11728" w:author="PF" w:date="2015-01-05T08:52:00Z">
        <w:r w:rsidR="00F847DB">
          <w:rPr>
            <w:rFonts w:eastAsia="Arial"/>
          </w:rPr>
          <w:t xml:space="preserve">they do </w:t>
        </w:r>
      </w:ins>
      <w:ins w:id="11729" w:author="Vilson Lu" w:date="2014-08-22T13:07:00Z">
        <w:r>
          <w:rPr>
            <w:rFonts w:eastAsia="Arial"/>
          </w:rPr>
          <w:t>not, the instances will immediately be discarded.</w:t>
        </w:r>
      </w:ins>
      <w:ins w:id="11730" w:author="PF" w:date="2015-01-05T08:52:00Z">
        <w:r w:rsidR="00F847DB">
          <w:rPr>
            <w:rFonts w:eastAsia="Arial"/>
          </w:rPr>
          <w:t xml:space="preserve"> </w:t>
        </w:r>
      </w:ins>
      <w:ins w:id="11731" w:author="Vilson Lu" w:date="2014-08-22T13:33:00Z">
        <w:r w:rsidR="00372B98">
          <w:rPr>
            <w:rFonts w:eastAsia="Arial"/>
          </w:rPr>
          <w:fldChar w:fldCharType="begin"/>
        </w:r>
        <w:r w:rsidR="00956A9D">
          <w:rPr>
            <w:rFonts w:eastAsia="Arial"/>
          </w:rPr>
          <w:instrText xml:space="preserve"> REF _Ref396477745 \h </w:instrText>
        </w:r>
      </w:ins>
      <w:r w:rsidR="00372B98">
        <w:rPr>
          <w:rFonts w:eastAsia="Arial"/>
        </w:rPr>
      </w:r>
      <w:r w:rsidR="00372B98">
        <w:rPr>
          <w:rFonts w:eastAsia="Arial"/>
        </w:rPr>
        <w:fldChar w:fldCharType="separate"/>
      </w:r>
      <w:ins w:id="11732" w:author="Vilson Lu" w:date="2014-08-22T16:55:00Z">
        <w:r w:rsidR="003160F5">
          <w:t xml:space="preserve">Figure </w:t>
        </w:r>
        <w:r w:rsidR="003160F5">
          <w:rPr>
            <w:noProof/>
          </w:rPr>
          <w:t>4</w:t>
        </w:r>
        <w:r w:rsidR="003160F5">
          <w:noBreakHyphen/>
        </w:r>
        <w:r w:rsidR="003160F5">
          <w:rPr>
            <w:noProof/>
          </w:rPr>
          <w:t>5</w:t>
        </w:r>
      </w:ins>
      <w:ins w:id="11733" w:author="Vilson Lu" w:date="2014-08-22T13:33:00Z">
        <w:r w:rsidR="00372B98">
          <w:rPr>
            <w:rFonts w:eastAsia="Arial"/>
          </w:rPr>
          <w:fldChar w:fldCharType="end"/>
        </w:r>
        <w:r w:rsidR="00956A9D">
          <w:rPr>
            <w:rFonts w:eastAsia="Arial"/>
          </w:rPr>
          <w:t xml:space="preserve"> shows the screenshot of this function.</w:t>
        </w:r>
      </w:ins>
    </w:p>
    <w:p w:rsidR="002F6E61" w:rsidRDefault="002F6E61">
      <w:pPr>
        <w:pStyle w:val="Content2"/>
        <w:rPr>
          <w:ins w:id="11734" w:author="Vilson Lu" w:date="2014-08-22T13:28:00Z"/>
          <w:noProof/>
          <w:lang w:val="en-PH" w:eastAsia="zh-CN"/>
        </w:rPr>
        <w:pPrChange w:id="11735" w:author="Vilson Lu" w:date="2014-08-22T13:08:00Z">
          <w:pPr>
            <w:pStyle w:val="ListParagraph"/>
            <w:numPr>
              <w:ilvl w:val="1"/>
              <w:numId w:val="37"/>
            </w:numPr>
            <w:ind w:left="1440" w:hanging="360"/>
          </w:pPr>
        </w:pPrChange>
      </w:pPr>
    </w:p>
    <w:p w:rsidR="002F6E61" w:rsidRDefault="002F6E61">
      <w:pPr>
        <w:pStyle w:val="Content2"/>
        <w:keepNext/>
        <w:jc w:val="center"/>
        <w:rPr>
          <w:ins w:id="11736" w:author="Vilson Lu" w:date="2014-08-22T13:33:00Z"/>
        </w:rPr>
        <w:pPrChange w:id="11737" w:author="Vilson Lu" w:date="2014-08-22T13:33:00Z">
          <w:pPr>
            <w:pStyle w:val="Content2"/>
            <w:jc w:val="center"/>
          </w:pPr>
        </w:pPrChange>
      </w:pPr>
      <w:ins w:id="11738" w:author="Vilson Lu" w:date="2014-08-22T13:27:00Z">
        <w:r>
          <w:rPr>
            <w:noProof/>
            <w:rPrChange w:id="11739" w:author="Unknown">
              <w:rPr>
                <w:i/>
                <w:noProof/>
              </w:rPr>
            </w:rPrChange>
          </w:rPr>
          <w:lastRenderedPageBreak/>
          <w:drawing>
            <wp:inline distT="0" distB="0" distL="0" distR="0">
              <wp:extent cx="3924300" cy="2013937"/>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lide3.PNG"/>
                      <pic:cNvPicPr/>
                    </pic:nvPicPr>
                    <pic:blipFill rotWithShape="1">
                      <a:blip r:embed="rId29">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436" t="15100" r="22917" b="35042"/>
                      <a:stretch/>
                    </pic:blipFill>
                    <pic:spPr bwMode="auto">
                      <a:xfrm>
                        <a:off x="0" y="0"/>
                        <a:ext cx="3932294" cy="2018040"/>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ins>
    </w:p>
    <w:p w:rsidR="002F6E61" w:rsidRDefault="00956A9D">
      <w:pPr>
        <w:pStyle w:val="Caption"/>
        <w:rPr>
          <w:ins w:id="11740" w:author="Vilson Lu" w:date="2014-08-22T13:33:00Z"/>
          <w:noProof/>
        </w:rPr>
        <w:pPrChange w:id="11741" w:author="Vilson Lu" w:date="2014-08-22T13:33:00Z">
          <w:pPr>
            <w:pStyle w:val="ListParagraph"/>
            <w:numPr>
              <w:ilvl w:val="1"/>
              <w:numId w:val="37"/>
            </w:numPr>
            <w:ind w:left="1440" w:hanging="360"/>
          </w:pPr>
        </w:pPrChange>
      </w:pPr>
      <w:bookmarkStart w:id="11742" w:name="_Ref396477745"/>
      <w:bookmarkStart w:id="11743" w:name="_Toc396489896"/>
      <w:ins w:id="11744" w:author="Vilson Lu" w:date="2014-08-22T13:33:00Z">
        <w:r>
          <w:t xml:space="preserve">Figure </w:t>
        </w:r>
      </w:ins>
      <w:ins w:id="11745" w:author="Vilson Lu" w:date="2014-08-22T13:34:00Z">
        <w:r w:rsidR="00372B98">
          <w:fldChar w:fldCharType="begin"/>
        </w:r>
        <w:r>
          <w:instrText xml:space="preserve"> STYLEREF 1 \s </w:instrText>
        </w:r>
      </w:ins>
      <w:r w:rsidR="00372B98">
        <w:fldChar w:fldCharType="separate"/>
      </w:r>
      <w:r w:rsidR="003160F5">
        <w:rPr>
          <w:noProof/>
        </w:rPr>
        <w:t>4</w:t>
      </w:r>
      <w:ins w:id="11746" w:author="Vilson Lu" w:date="2014-08-22T13:34:00Z">
        <w:r w:rsidR="00372B98">
          <w:fldChar w:fldCharType="end"/>
        </w:r>
        <w:r>
          <w:noBreakHyphen/>
        </w:r>
        <w:r w:rsidR="00372B98">
          <w:fldChar w:fldCharType="begin"/>
        </w:r>
        <w:r>
          <w:instrText xml:space="preserve"> SEQ Figure \* ARABIC \s 1 </w:instrText>
        </w:r>
      </w:ins>
      <w:r w:rsidR="00372B98">
        <w:fldChar w:fldCharType="separate"/>
      </w:r>
      <w:ins w:id="11747" w:author="Vilson Lu" w:date="2014-08-22T16:55:00Z">
        <w:r w:rsidR="003160F5">
          <w:rPr>
            <w:noProof/>
          </w:rPr>
          <w:t>5</w:t>
        </w:r>
      </w:ins>
      <w:ins w:id="11748" w:author="Vilson Lu" w:date="2014-08-22T13:34:00Z">
        <w:r w:rsidR="00372B98">
          <w:fldChar w:fldCharType="end"/>
        </w:r>
      </w:ins>
      <w:bookmarkEnd w:id="11742"/>
      <w:ins w:id="11749" w:author="Vilson Lu" w:date="2014-08-22T13:33:00Z">
        <w:r>
          <w:rPr>
            <w:noProof/>
          </w:rPr>
          <w:t>. Ontology Population Screenshot</w:t>
        </w:r>
        <w:bookmarkEnd w:id="11743"/>
      </w:ins>
    </w:p>
    <w:p w:rsidR="002F6E61" w:rsidRDefault="002F6E61">
      <w:pPr>
        <w:rPr>
          <w:ins w:id="11750" w:author="Vilson Lu" w:date="2014-08-22T13:07:00Z"/>
        </w:rPr>
        <w:pPrChange w:id="11751" w:author="Vilson Lu" w:date="2014-08-22T13:33:00Z">
          <w:pPr>
            <w:pStyle w:val="ListParagraph"/>
            <w:numPr>
              <w:ilvl w:val="1"/>
              <w:numId w:val="37"/>
            </w:numPr>
            <w:ind w:left="1440" w:hanging="360"/>
          </w:pPr>
        </w:pPrChange>
      </w:pPr>
    </w:p>
    <w:p w:rsidR="002F6E61" w:rsidRDefault="001A0ADB">
      <w:pPr>
        <w:pStyle w:val="Heading3"/>
        <w:rPr>
          <w:ins w:id="11752" w:author="Vilson Lu" w:date="2014-08-22T13:07:00Z"/>
        </w:rPr>
        <w:pPrChange w:id="11753" w:author="Vilson Lu" w:date="2014-08-22T13:07:00Z">
          <w:pPr>
            <w:pStyle w:val="ListParagraph"/>
            <w:numPr>
              <w:numId w:val="37"/>
            </w:numPr>
            <w:ind w:hanging="360"/>
          </w:pPr>
        </w:pPrChange>
      </w:pPr>
      <w:bookmarkStart w:id="11754" w:name="_Toc396489767"/>
      <w:ins w:id="11755" w:author="Vilson Lu" w:date="2014-08-22T13:07:00Z">
        <w:r>
          <w:t xml:space="preserve">Ontology </w:t>
        </w:r>
        <w:del w:id="11756" w:author="PF" w:date="2015-01-05T08:49:00Z">
          <w:r w:rsidDel="00636E41">
            <w:delText>a</w:delText>
          </w:r>
        </w:del>
      </w:ins>
      <w:ins w:id="11757" w:author="PF" w:date="2015-01-05T08:49:00Z">
        <w:r w:rsidR="00636E41">
          <w:t>A</w:t>
        </w:r>
      </w:ins>
      <w:ins w:id="11758" w:author="Vilson Lu" w:date="2014-08-22T13:07:00Z">
        <w:r>
          <w:t>ccess</w:t>
        </w:r>
        <w:bookmarkEnd w:id="11754"/>
      </w:ins>
    </w:p>
    <w:p w:rsidR="002F6E61" w:rsidRDefault="002F6E61">
      <w:pPr>
        <w:pStyle w:val="Content2"/>
        <w:rPr>
          <w:ins w:id="11759" w:author="Vilson Lu" w:date="2014-08-22T13:08:00Z"/>
        </w:rPr>
        <w:pPrChange w:id="11760" w:author="Vilson Lu" w:date="2014-08-22T13:08:00Z">
          <w:pPr>
            <w:pStyle w:val="ListParagraph"/>
            <w:numPr>
              <w:ilvl w:val="1"/>
              <w:numId w:val="37"/>
            </w:numPr>
            <w:ind w:left="1440" w:hanging="360"/>
          </w:pPr>
        </w:pPrChange>
      </w:pPr>
    </w:p>
    <w:p w:rsidR="002F6E61" w:rsidRDefault="001A0ADB">
      <w:pPr>
        <w:pStyle w:val="Content2"/>
        <w:rPr>
          <w:ins w:id="11761" w:author="Vilson Lu" w:date="2014-08-22T13:27:00Z"/>
        </w:rPr>
        <w:pPrChange w:id="11762" w:author="Vilson Lu" w:date="2014-08-22T13:08:00Z">
          <w:pPr>
            <w:pStyle w:val="ListParagraph"/>
            <w:numPr>
              <w:ilvl w:val="1"/>
              <w:numId w:val="37"/>
            </w:numPr>
            <w:ind w:left="1440" w:hanging="360"/>
          </w:pPr>
        </w:pPrChange>
      </w:pPr>
      <w:ins w:id="11763" w:author="Vilson Lu" w:date="2014-08-22T13:07:00Z">
        <w:r>
          <w:t xml:space="preserve">In this system function, the </w:t>
        </w:r>
      </w:ins>
      <w:ins w:id="11764" w:author="PF" w:date="2015-03-02T03:54:00Z">
        <w:r w:rsidR="00134E06">
          <w:t xml:space="preserve">populated </w:t>
        </w:r>
      </w:ins>
      <w:ins w:id="11765" w:author="Vilson Lu" w:date="2014-08-22T13:07:00Z">
        <w:r>
          <w:t xml:space="preserve">ontology </w:t>
        </w:r>
      </w:ins>
      <w:ins w:id="11766" w:author="PF" w:date="2015-03-02T03:54:00Z">
        <w:r w:rsidR="00134E06">
          <w:t xml:space="preserve">and </w:t>
        </w:r>
      </w:ins>
      <w:ins w:id="11767" w:author="PF" w:date="2015-03-02T03:55:00Z">
        <w:r w:rsidR="00134E06">
          <w:t xml:space="preserve">the </w:t>
        </w:r>
      </w:ins>
      <w:ins w:id="11768" w:author="Vilson Lu" w:date="2014-08-22T13:07:00Z">
        <w:del w:id="11769" w:author="PF" w:date="2015-03-02T03:55:00Z">
          <w:r w:rsidDel="00134E06">
            <w:delText xml:space="preserve">that has already been populated can be viewed. </w:delText>
          </w:r>
        </w:del>
        <w:del w:id="11770" w:author="PF" w:date="2015-01-05T08:51:00Z">
          <w:r w:rsidDel="00636E41">
            <w:delText>Furthermore, d</w:delText>
          </w:r>
        </w:del>
      </w:ins>
      <w:ins w:id="11771" w:author="PF" w:date="2015-03-02T03:55:00Z">
        <w:r w:rsidR="00134E06">
          <w:t>d</w:t>
        </w:r>
      </w:ins>
      <w:ins w:id="11772" w:author="Vilson Lu" w:date="2014-08-22T13:07:00Z">
        <w:r>
          <w:t xml:space="preserve">etails of the instances per entity class can </w:t>
        </w:r>
      </w:ins>
      <w:ins w:id="11773" w:author="PF" w:date="2015-01-05T08:51:00Z">
        <w:r w:rsidR="00636E41">
          <w:t xml:space="preserve">also </w:t>
        </w:r>
      </w:ins>
      <w:ins w:id="11774" w:author="Vilson Lu" w:date="2014-08-22T13:07:00Z">
        <w:r>
          <w:t xml:space="preserve">be viewed. Relationships within entities can be </w:t>
        </w:r>
        <w:del w:id="11775" w:author="PF" w:date="2015-01-05T08:51:00Z">
          <w:r w:rsidDel="00636E41">
            <w:delText xml:space="preserve">viewed </w:delText>
          </w:r>
        </w:del>
      </w:ins>
      <w:ins w:id="11776" w:author="PF" w:date="2015-01-05T08:51:00Z">
        <w:r w:rsidR="00636E41">
          <w:t xml:space="preserve">seen or searched </w:t>
        </w:r>
      </w:ins>
      <w:ins w:id="11777" w:author="Vilson Lu" w:date="2014-08-22T13:07:00Z">
        <w:r>
          <w:t xml:space="preserve">given a selected instance from the ontology model. </w:t>
        </w:r>
      </w:ins>
      <w:ins w:id="11778" w:author="Vilson Lu" w:date="2014-08-22T13:34:00Z">
        <w:r w:rsidR="00372B98">
          <w:fldChar w:fldCharType="begin"/>
        </w:r>
        <w:r w:rsidR="00956A9D">
          <w:instrText xml:space="preserve"> REF _Ref396477792 \h </w:instrText>
        </w:r>
      </w:ins>
      <w:r w:rsidR="00372B98">
        <w:fldChar w:fldCharType="separate"/>
      </w:r>
      <w:ins w:id="11779" w:author="Vilson Lu" w:date="2014-08-22T16:55:00Z">
        <w:r w:rsidR="003160F5">
          <w:t xml:space="preserve">Figure </w:t>
        </w:r>
        <w:r w:rsidR="003160F5">
          <w:rPr>
            <w:noProof/>
          </w:rPr>
          <w:t>4</w:t>
        </w:r>
        <w:r w:rsidR="003160F5">
          <w:noBreakHyphen/>
        </w:r>
        <w:r w:rsidR="003160F5">
          <w:rPr>
            <w:noProof/>
          </w:rPr>
          <w:t>6</w:t>
        </w:r>
      </w:ins>
      <w:ins w:id="11780" w:author="Vilson Lu" w:date="2014-08-22T13:34:00Z">
        <w:r w:rsidR="00372B98">
          <w:fldChar w:fldCharType="end"/>
        </w:r>
        <w:r w:rsidR="00956A9D">
          <w:t xml:space="preserve"> shows a screenshot of this function.</w:t>
        </w:r>
      </w:ins>
    </w:p>
    <w:p w:rsidR="002F6E61" w:rsidRDefault="002F6E61">
      <w:pPr>
        <w:pStyle w:val="Content2"/>
        <w:rPr>
          <w:ins w:id="11781" w:author="Vilson Lu" w:date="2014-08-22T13:29:00Z"/>
          <w:noProof/>
          <w:lang w:val="en-PH" w:eastAsia="zh-CN"/>
        </w:rPr>
        <w:pPrChange w:id="11782" w:author="Vilson Lu" w:date="2014-08-22T13:08:00Z">
          <w:pPr>
            <w:pStyle w:val="ListParagraph"/>
            <w:numPr>
              <w:ilvl w:val="1"/>
              <w:numId w:val="37"/>
            </w:numPr>
            <w:ind w:left="1440" w:hanging="360"/>
          </w:pPr>
        </w:pPrChange>
      </w:pPr>
    </w:p>
    <w:p w:rsidR="002F6E61" w:rsidRDefault="002F6E61">
      <w:pPr>
        <w:pStyle w:val="Content2"/>
        <w:keepNext/>
        <w:jc w:val="center"/>
        <w:rPr>
          <w:ins w:id="11783" w:author="Vilson Lu" w:date="2014-08-22T13:34:00Z"/>
        </w:rPr>
        <w:pPrChange w:id="11784" w:author="Vilson Lu" w:date="2014-08-22T13:34:00Z">
          <w:pPr>
            <w:pStyle w:val="Content2"/>
            <w:jc w:val="center"/>
          </w:pPr>
        </w:pPrChange>
      </w:pPr>
      <w:ins w:id="11785" w:author="Vilson Lu" w:date="2014-08-22T13:27:00Z">
        <w:r>
          <w:rPr>
            <w:noProof/>
            <w:rPrChange w:id="11786" w:author="Unknown">
              <w:rPr>
                <w:i/>
                <w:noProof/>
              </w:rPr>
            </w:rPrChange>
          </w:rPr>
          <w:drawing>
            <wp:inline distT="0" distB="0" distL="0" distR="0">
              <wp:extent cx="3926003" cy="20669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lide4.PNG"/>
                      <pic:cNvPicPr/>
                    </pic:nvPicPr>
                    <pic:blipFill rotWithShape="1">
                      <a:blip r:embed="rId30">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l="22596" t="14815" r="22917" b="34187"/>
                      <a:stretch/>
                    </pic:blipFill>
                    <pic:spPr bwMode="auto">
                      <a:xfrm>
                        <a:off x="0" y="0"/>
                        <a:ext cx="3930254" cy="2069163"/>
                      </a:xfrm>
                      <a:prstGeom prst="rect">
                        <a:avLst/>
                      </a:prstGeom>
                      <a:ln>
                        <a:noFill/>
                      </a:ln>
                      <a:extLst>
                        <a:ext uri="{53640926-AAD7-44D8-BBD7-CCE9431645EC}">
                          <a14:shadowObscured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ins>
    </w:p>
    <w:p w:rsidR="002F6E61" w:rsidRDefault="00956A9D">
      <w:pPr>
        <w:pStyle w:val="Caption"/>
        <w:rPr>
          <w:ins w:id="11787" w:author="Vilson Lu" w:date="2014-08-22T13:07:00Z"/>
        </w:rPr>
        <w:pPrChange w:id="11788" w:author="Vilson Lu" w:date="2014-08-22T13:34:00Z">
          <w:pPr>
            <w:pStyle w:val="ListParagraph"/>
            <w:numPr>
              <w:ilvl w:val="1"/>
              <w:numId w:val="37"/>
            </w:numPr>
            <w:ind w:left="1440" w:hanging="360"/>
          </w:pPr>
        </w:pPrChange>
      </w:pPr>
      <w:bookmarkStart w:id="11789" w:name="_Ref396477792"/>
      <w:bookmarkStart w:id="11790" w:name="_Toc396489897"/>
      <w:ins w:id="11791" w:author="Vilson Lu" w:date="2014-08-22T13:34:00Z">
        <w:r>
          <w:t xml:space="preserve">Figure </w:t>
        </w:r>
        <w:r w:rsidR="00372B98">
          <w:fldChar w:fldCharType="begin"/>
        </w:r>
        <w:r>
          <w:instrText xml:space="preserve"> STYLEREF 1 \s </w:instrText>
        </w:r>
      </w:ins>
      <w:r w:rsidR="00372B98">
        <w:fldChar w:fldCharType="separate"/>
      </w:r>
      <w:r w:rsidR="003160F5">
        <w:rPr>
          <w:noProof/>
        </w:rPr>
        <w:t>4</w:t>
      </w:r>
      <w:ins w:id="11792" w:author="Vilson Lu" w:date="2014-08-22T13:34:00Z">
        <w:r w:rsidR="00372B98">
          <w:fldChar w:fldCharType="end"/>
        </w:r>
        <w:r>
          <w:noBreakHyphen/>
        </w:r>
        <w:r w:rsidR="00372B98">
          <w:fldChar w:fldCharType="begin"/>
        </w:r>
        <w:r>
          <w:instrText xml:space="preserve"> SEQ Figure \* ARABIC \s 1 </w:instrText>
        </w:r>
      </w:ins>
      <w:r w:rsidR="00372B98">
        <w:fldChar w:fldCharType="separate"/>
      </w:r>
      <w:ins w:id="11793" w:author="Vilson Lu" w:date="2014-08-22T16:55:00Z">
        <w:r w:rsidR="003160F5">
          <w:rPr>
            <w:noProof/>
          </w:rPr>
          <w:t>6</w:t>
        </w:r>
      </w:ins>
      <w:ins w:id="11794" w:author="Vilson Lu" w:date="2014-08-22T13:34:00Z">
        <w:r w:rsidR="00372B98">
          <w:fldChar w:fldCharType="end"/>
        </w:r>
        <w:bookmarkEnd w:id="11789"/>
        <w:r>
          <w:t>. Ontology Access Screenshot</w:t>
        </w:r>
      </w:ins>
      <w:bookmarkEnd w:id="11790"/>
    </w:p>
    <w:p w:rsidR="002F6E61" w:rsidRDefault="002F6E61">
      <w:pPr>
        <w:rPr>
          <w:ins w:id="11795" w:author="Vilson Lu" w:date="2014-08-22T02:46:00Z"/>
        </w:rPr>
        <w:pPrChange w:id="11796" w:author="Vilson Lu" w:date="2014-08-22T02:47:00Z">
          <w:pPr>
            <w:pStyle w:val="Heading2"/>
            <w:jc w:val="left"/>
          </w:pPr>
        </w:pPrChange>
      </w:pPr>
    </w:p>
    <w:p w:rsidR="00AD098A" w:rsidRDefault="00AD098A">
      <w:pPr>
        <w:pStyle w:val="Heading2"/>
        <w:jc w:val="left"/>
      </w:pPr>
      <w:bookmarkStart w:id="11797" w:name="_Toc396445051"/>
      <w:bookmarkStart w:id="11798" w:name="_Toc396489768"/>
      <w:r>
        <w:t>Physical Environment and Resources</w:t>
      </w:r>
      <w:bookmarkEnd w:id="11081"/>
      <w:bookmarkEnd w:id="11797"/>
      <w:bookmarkEnd w:id="11798"/>
    </w:p>
    <w:p w:rsidR="00AD098A" w:rsidRDefault="00AD098A" w:rsidP="00AD098A">
      <w:pPr>
        <w:pStyle w:val="Content"/>
      </w:pPr>
    </w:p>
    <w:p w:rsidR="00AD098A" w:rsidRDefault="00AD098A" w:rsidP="00AD098A">
      <w:pPr>
        <w:pStyle w:val="Content"/>
      </w:pPr>
      <w:r>
        <w:t>This section outlines the minimum software and hardware requirements of the system.</w:t>
      </w:r>
    </w:p>
    <w:p w:rsidR="00AD098A" w:rsidRDefault="00AD098A" w:rsidP="00AD098A">
      <w:pPr>
        <w:pStyle w:val="Content"/>
      </w:pPr>
    </w:p>
    <w:p w:rsidR="00AD098A" w:rsidRDefault="00AD098A" w:rsidP="00AD098A">
      <w:pPr>
        <w:pStyle w:val="Heading3"/>
      </w:pPr>
      <w:bookmarkStart w:id="11799" w:name="_Toc395181729"/>
      <w:bookmarkStart w:id="11800" w:name="_Toc396445052"/>
      <w:bookmarkStart w:id="11801" w:name="_Toc396489769"/>
      <w:r>
        <w:t>Minimum Software Requirements</w:t>
      </w:r>
      <w:bookmarkEnd w:id="11799"/>
      <w:bookmarkEnd w:id="11800"/>
      <w:bookmarkEnd w:id="11801"/>
    </w:p>
    <w:p w:rsidR="00AD098A" w:rsidRPr="00497EF3" w:rsidRDefault="00AD098A" w:rsidP="00AD098A">
      <w:pPr>
        <w:rPr>
          <w:sz w:val="20"/>
          <w:szCs w:val="20"/>
        </w:rPr>
      </w:pPr>
    </w:p>
    <w:p w:rsidR="00AD098A" w:rsidRPr="00497EF3" w:rsidRDefault="00AD098A" w:rsidP="00AD098A">
      <w:pPr>
        <w:pStyle w:val="ListParagraph"/>
        <w:numPr>
          <w:ilvl w:val="0"/>
          <w:numId w:val="23"/>
        </w:numPr>
        <w:jc w:val="both"/>
        <w:rPr>
          <w:sz w:val="20"/>
          <w:szCs w:val="20"/>
        </w:rPr>
      </w:pPr>
      <w:r w:rsidRPr="00497EF3">
        <w:rPr>
          <w:sz w:val="20"/>
          <w:szCs w:val="20"/>
        </w:rPr>
        <w:t>Windows 7</w:t>
      </w:r>
    </w:p>
    <w:p w:rsidR="00AD098A" w:rsidRPr="00497EF3" w:rsidRDefault="00AD098A" w:rsidP="00AD098A">
      <w:pPr>
        <w:pStyle w:val="ListParagraph"/>
        <w:numPr>
          <w:ilvl w:val="0"/>
          <w:numId w:val="23"/>
        </w:numPr>
        <w:jc w:val="both"/>
        <w:rPr>
          <w:sz w:val="20"/>
          <w:szCs w:val="20"/>
        </w:rPr>
      </w:pPr>
      <w:r w:rsidRPr="00497EF3">
        <w:rPr>
          <w:sz w:val="20"/>
          <w:szCs w:val="20"/>
        </w:rPr>
        <w:t>MySQL</w:t>
      </w:r>
    </w:p>
    <w:p w:rsidR="00AD098A" w:rsidRPr="00497EF3" w:rsidRDefault="00AD098A" w:rsidP="00AD098A">
      <w:pPr>
        <w:pStyle w:val="ListParagraph"/>
        <w:numPr>
          <w:ilvl w:val="0"/>
          <w:numId w:val="23"/>
        </w:numPr>
        <w:jc w:val="both"/>
        <w:rPr>
          <w:sz w:val="20"/>
          <w:szCs w:val="20"/>
        </w:rPr>
      </w:pPr>
      <w:r w:rsidRPr="00497EF3">
        <w:rPr>
          <w:sz w:val="20"/>
          <w:szCs w:val="20"/>
        </w:rPr>
        <w:t>Java 1.7.0</w:t>
      </w:r>
    </w:p>
    <w:p w:rsidR="00AD098A" w:rsidRDefault="00AD098A" w:rsidP="00AD098A">
      <w:pPr>
        <w:pStyle w:val="ListParagraph"/>
        <w:ind w:left="1800"/>
      </w:pPr>
    </w:p>
    <w:p w:rsidR="00AD098A" w:rsidRDefault="00AD098A">
      <w:pPr>
        <w:pStyle w:val="Heading3"/>
      </w:pPr>
      <w:bookmarkStart w:id="11802" w:name="_Toc395181730"/>
      <w:bookmarkStart w:id="11803" w:name="_Toc396445053"/>
      <w:bookmarkStart w:id="11804" w:name="_Toc396489770"/>
      <w:r>
        <w:t xml:space="preserve">Minimum Hardware </w:t>
      </w:r>
      <w:r w:rsidRPr="00497EF3">
        <w:t>Requirements</w:t>
      </w:r>
      <w:bookmarkEnd w:id="11802"/>
      <w:bookmarkEnd w:id="11803"/>
      <w:bookmarkEnd w:id="11804"/>
    </w:p>
    <w:p w:rsidR="00AD098A" w:rsidRPr="00497EF3" w:rsidRDefault="00AD098A" w:rsidP="00AD098A">
      <w:pPr>
        <w:rPr>
          <w:sz w:val="20"/>
          <w:szCs w:val="20"/>
        </w:rPr>
      </w:pPr>
    </w:p>
    <w:p w:rsidR="002F6E61" w:rsidRDefault="00AD098A">
      <w:pPr>
        <w:pStyle w:val="ListParagraph"/>
        <w:numPr>
          <w:ilvl w:val="0"/>
          <w:numId w:val="24"/>
        </w:numPr>
        <w:jc w:val="both"/>
        <w:rPr>
          <w:del w:id="11805" w:author="TinTin Kalaw" w:date="2014-08-16T14:15:00Z"/>
          <w:sz w:val="20"/>
          <w:szCs w:val="20"/>
        </w:rPr>
        <w:pPrChange w:id="11806" w:author="TinTin Kalaw" w:date="2014-08-16T14:15:00Z">
          <w:pPr/>
        </w:pPrChange>
      </w:pPr>
      <w:r w:rsidRPr="00497EF3">
        <w:rPr>
          <w:sz w:val="20"/>
          <w:szCs w:val="20"/>
        </w:rPr>
        <w:t>2 GB RAM</w:t>
      </w:r>
    </w:p>
    <w:p w:rsidR="00751528" w:rsidRPr="00497EF3" w:rsidRDefault="00751528" w:rsidP="00AD098A">
      <w:pPr>
        <w:pStyle w:val="ListParagraph"/>
        <w:numPr>
          <w:ilvl w:val="0"/>
          <w:numId w:val="24"/>
        </w:numPr>
        <w:jc w:val="both"/>
        <w:rPr>
          <w:ins w:id="11807" w:author="TinTin Kalaw" w:date="2014-08-16T14:15:00Z"/>
          <w:sz w:val="20"/>
          <w:szCs w:val="20"/>
        </w:rPr>
      </w:pPr>
    </w:p>
    <w:p w:rsidR="00F17C35" w:rsidRDefault="00372B98">
      <w:pPr>
        <w:pStyle w:val="ListParagraph"/>
        <w:numPr>
          <w:ilvl w:val="0"/>
          <w:numId w:val="24"/>
        </w:numPr>
        <w:jc w:val="both"/>
        <w:rPr>
          <w:ins w:id="11808" w:author="Vilson Lu" w:date="2014-08-22T02:47:00Z"/>
          <w:sz w:val="20"/>
          <w:szCs w:val="20"/>
        </w:rPr>
      </w:pPr>
      <w:r w:rsidRPr="00372B98">
        <w:rPr>
          <w:sz w:val="20"/>
          <w:szCs w:val="20"/>
          <w:rPrChange w:id="11809" w:author="TinTin Kalaw" w:date="2014-08-16T14:15:00Z">
            <w:rPr>
              <w:i/>
            </w:rPr>
          </w:rPrChange>
        </w:rPr>
        <w:t>Serv</w:t>
      </w:r>
      <w:ins w:id="11810" w:author="Vilson Lu" w:date="2014-08-16T15:42:00Z">
        <w:r w:rsidR="00DB37A8">
          <w:rPr>
            <w:sz w:val="20"/>
            <w:szCs w:val="20"/>
          </w:rPr>
          <w:t>er</w:t>
        </w:r>
      </w:ins>
    </w:p>
    <w:p w:rsidR="00F17C35" w:rsidRDefault="00F17C35">
      <w:pPr>
        <w:rPr>
          <w:ins w:id="11811" w:author="Vilson Lu" w:date="2014-08-22T02:47:00Z"/>
          <w:sz w:val="20"/>
          <w:szCs w:val="20"/>
        </w:rPr>
      </w:pPr>
      <w:ins w:id="11812" w:author="Vilson Lu" w:date="2014-08-22T02:47:00Z">
        <w:r>
          <w:rPr>
            <w:sz w:val="20"/>
            <w:szCs w:val="20"/>
          </w:rPr>
          <w:lastRenderedPageBreak/>
          <w:br w:type="page"/>
        </w:r>
      </w:ins>
    </w:p>
    <w:p w:rsidR="002F6E61" w:rsidRDefault="00AD098A">
      <w:pPr>
        <w:jc w:val="both"/>
        <w:rPr>
          <w:del w:id="11813" w:author="Vilson Lu" w:date="2014-08-22T02:46:00Z"/>
          <w:sz w:val="20"/>
          <w:szCs w:val="20"/>
          <w:rPrChange w:id="11814" w:author="Vilson Lu" w:date="2014-08-16T15:42:00Z">
            <w:rPr>
              <w:del w:id="11815" w:author="Vilson Lu" w:date="2014-08-22T02:46:00Z"/>
            </w:rPr>
          </w:rPrChange>
        </w:rPr>
        <w:pPrChange w:id="11816" w:author="Vilson Lu" w:date="2014-08-16T15:42:00Z">
          <w:pPr>
            <w:pStyle w:val="ListParagraph"/>
            <w:numPr>
              <w:numId w:val="24"/>
            </w:numPr>
            <w:ind w:left="1800" w:hanging="360"/>
            <w:jc w:val="both"/>
          </w:pPr>
        </w:pPrChange>
      </w:pPr>
      <w:del w:id="11817" w:author="Vilson Lu" w:date="2014-08-16T15:42:00Z">
        <w:r w:rsidRPr="00D75233" w:rsidDel="00DB37A8">
          <w:rPr>
            <w:b/>
          </w:rPr>
          <w:lastRenderedPageBreak/>
          <w:delText>er</w:delText>
        </w:r>
      </w:del>
      <w:bookmarkStart w:id="11818" w:name="_Toc396184368"/>
      <w:bookmarkStart w:id="11819" w:name="_Toc396194034"/>
      <w:bookmarkStart w:id="11820" w:name="_Toc396200195"/>
      <w:bookmarkStart w:id="11821" w:name="_Toc396445054"/>
      <w:bookmarkStart w:id="11822" w:name="_Toc396453139"/>
      <w:bookmarkStart w:id="11823" w:name="_Toc396476238"/>
      <w:bookmarkStart w:id="11824" w:name="_Toc396478299"/>
      <w:bookmarkStart w:id="11825" w:name="_Toc396489771"/>
      <w:bookmarkEnd w:id="11818"/>
      <w:bookmarkEnd w:id="11819"/>
      <w:bookmarkEnd w:id="11820"/>
      <w:bookmarkEnd w:id="11821"/>
      <w:bookmarkEnd w:id="11822"/>
      <w:bookmarkEnd w:id="11823"/>
      <w:bookmarkEnd w:id="11824"/>
      <w:bookmarkEnd w:id="11825"/>
    </w:p>
    <w:p w:rsidR="000F02B8" w:rsidDel="00F17C35" w:rsidRDefault="000F02B8">
      <w:pPr>
        <w:rPr>
          <w:del w:id="11826" w:author="Vilson Lu" w:date="2014-08-22T02:46:00Z"/>
        </w:rPr>
      </w:pPr>
      <w:bookmarkStart w:id="11827" w:name="_Toc396184369"/>
      <w:bookmarkStart w:id="11828" w:name="_Toc396194035"/>
      <w:bookmarkStart w:id="11829" w:name="_Toc396200196"/>
      <w:bookmarkStart w:id="11830" w:name="_Toc396445055"/>
      <w:bookmarkStart w:id="11831" w:name="_Toc396453140"/>
      <w:bookmarkStart w:id="11832" w:name="_Toc396476239"/>
      <w:bookmarkStart w:id="11833" w:name="_Toc396478300"/>
      <w:bookmarkStart w:id="11834" w:name="_Toc396489772"/>
      <w:bookmarkEnd w:id="11827"/>
      <w:bookmarkEnd w:id="11828"/>
      <w:bookmarkEnd w:id="11829"/>
      <w:bookmarkEnd w:id="11830"/>
      <w:bookmarkEnd w:id="11831"/>
      <w:bookmarkEnd w:id="11832"/>
      <w:bookmarkEnd w:id="11833"/>
      <w:bookmarkEnd w:id="11834"/>
    </w:p>
    <w:p w:rsidR="00497EF3" w:rsidDel="00F17C35" w:rsidRDefault="00497EF3">
      <w:pPr>
        <w:rPr>
          <w:del w:id="11835" w:author="Vilson Lu" w:date="2014-08-22T02:46:00Z"/>
        </w:rPr>
      </w:pPr>
      <w:del w:id="11836" w:author="Vilson Lu" w:date="2014-08-22T02:46:00Z">
        <w:r w:rsidDel="00F17C35">
          <w:br w:type="page"/>
        </w:r>
      </w:del>
    </w:p>
    <w:p w:rsidR="002F6E61" w:rsidRDefault="00497EF3">
      <w:pPr>
        <w:rPr>
          <w:del w:id="11837" w:author="Vilson Lu" w:date="2014-08-22T02:46:00Z"/>
        </w:rPr>
        <w:pPrChange w:id="11838" w:author="Vilson Lu" w:date="2014-08-16T15:42:00Z">
          <w:pPr>
            <w:pStyle w:val="Heading1"/>
          </w:pPr>
        </w:pPrChange>
      </w:pPr>
      <w:del w:id="11839" w:author="Vilson Lu" w:date="2014-08-22T02:46:00Z">
        <w:r w:rsidRPr="0086093C" w:rsidDel="00F17C35">
          <w:lastRenderedPageBreak/>
          <w:delText>References</w:delText>
        </w:r>
        <w:bookmarkStart w:id="11840" w:name="_Toc396184370"/>
        <w:bookmarkStart w:id="11841" w:name="_Toc396194036"/>
        <w:bookmarkStart w:id="11842" w:name="_Toc396200197"/>
        <w:bookmarkStart w:id="11843" w:name="_Toc396445056"/>
        <w:bookmarkStart w:id="11844" w:name="_Toc396453141"/>
        <w:bookmarkStart w:id="11845" w:name="_Toc396476240"/>
        <w:bookmarkStart w:id="11846" w:name="_Toc396478301"/>
        <w:bookmarkStart w:id="11847" w:name="_Toc396489773"/>
        <w:bookmarkEnd w:id="11840"/>
        <w:bookmarkEnd w:id="11841"/>
        <w:bookmarkEnd w:id="11842"/>
        <w:bookmarkEnd w:id="11843"/>
        <w:bookmarkEnd w:id="11844"/>
        <w:bookmarkEnd w:id="11845"/>
        <w:bookmarkEnd w:id="11846"/>
        <w:bookmarkEnd w:id="11847"/>
      </w:del>
    </w:p>
    <w:p w:rsidR="002F6E61" w:rsidRDefault="00AA0301">
      <w:pPr>
        <w:rPr>
          <w:del w:id="11848" w:author="Vilson Lu" w:date="2014-08-22T02:46:00Z"/>
        </w:rPr>
        <w:pPrChange w:id="11849" w:author="Vilson Lu" w:date="2014-08-16T15:42:00Z">
          <w:pPr>
            <w:pStyle w:val="Heading1"/>
          </w:pPr>
        </w:pPrChange>
      </w:pPr>
      <w:del w:id="11850" w:author="Vilson Lu" w:date="2014-08-22T02:46:00Z">
        <w:r w:rsidDel="00F17C35">
          <w:br w:type="page"/>
        </w:r>
      </w:del>
    </w:p>
    <w:p w:rsidR="007665FF" w:rsidDel="00F17C35" w:rsidRDefault="007665FF">
      <w:pPr>
        <w:rPr>
          <w:del w:id="11851" w:author="Vilson Lu" w:date="2014-08-22T02:46:00Z"/>
          <w:b/>
        </w:rPr>
        <w:sectPr w:rsidR="007665FF" w:rsidDel="00F17C35" w:rsidSect="005A3259">
          <w:pgSz w:w="12240" w:h="15840"/>
          <w:pgMar w:top="1440" w:right="1440" w:bottom="1440" w:left="1440" w:header="720" w:footer="720" w:gutter="0"/>
          <w:pgNumType w:start="1" w:chapStyle="1"/>
          <w:cols w:space="720"/>
          <w:docGrid w:linePitch="360"/>
        </w:sectPr>
      </w:pPr>
      <w:bookmarkStart w:id="11852" w:name="_Toc395961292"/>
      <w:bookmarkStart w:id="11853" w:name="_Toc395961293"/>
      <w:bookmarkEnd w:id="11852"/>
      <w:bookmarkEnd w:id="11853"/>
    </w:p>
    <w:p w:rsidR="002F6E61" w:rsidRDefault="005A3259">
      <w:pPr>
        <w:rPr>
          <w:del w:id="11854" w:author="Vilson Lu" w:date="2014-08-22T02:46:00Z"/>
        </w:rPr>
        <w:pPrChange w:id="11855" w:author="Vilson Lu" w:date="2014-08-16T15:42:00Z">
          <w:pPr>
            <w:pStyle w:val="Heading1"/>
          </w:pPr>
        </w:pPrChange>
      </w:pPr>
      <w:del w:id="11856" w:author="Vilson Lu" w:date="2014-08-22T02:46:00Z">
        <w:r w:rsidRPr="00690D69" w:rsidDel="00F17C35">
          <w:lastRenderedPageBreak/>
          <w:delText>References</w:delText>
        </w:r>
        <w:bookmarkStart w:id="11857" w:name="_Toc396184371"/>
        <w:bookmarkStart w:id="11858" w:name="_Toc396194037"/>
        <w:bookmarkStart w:id="11859" w:name="_Toc396200198"/>
        <w:bookmarkStart w:id="11860" w:name="_Toc396445057"/>
        <w:bookmarkStart w:id="11861" w:name="_Toc396453142"/>
        <w:bookmarkStart w:id="11862" w:name="_Toc396476241"/>
        <w:bookmarkStart w:id="11863" w:name="_Toc396478302"/>
        <w:bookmarkStart w:id="11864" w:name="_Toc396489774"/>
        <w:bookmarkEnd w:id="11857"/>
        <w:bookmarkEnd w:id="11858"/>
        <w:bookmarkEnd w:id="11859"/>
        <w:bookmarkEnd w:id="11860"/>
        <w:bookmarkEnd w:id="11861"/>
        <w:bookmarkEnd w:id="11862"/>
        <w:bookmarkEnd w:id="11863"/>
        <w:bookmarkEnd w:id="11864"/>
      </w:del>
    </w:p>
    <w:p w:rsidR="002F6E61" w:rsidRDefault="002F6E61">
      <w:pPr>
        <w:rPr>
          <w:del w:id="11865" w:author="Vilson Lu" w:date="2014-08-22T02:46:00Z"/>
        </w:rPr>
        <w:pPrChange w:id="11866" w:author="Vilson Lu" w:date="2014-08-16T15:42:00Z">
          <w:pPr>
            <w:pStyle w:val="Heading1"/>
          </w:pPr>
        </w:pPrChange>
      </w:pPr>
      <w:bookmarkStart w:id="11867" w:name="_Toc396184372"/>
      <w:bookmarkStart w:id="11868" w:name="_Toc396194038"/>
      <w:bookmarkStart w:id="11869" w:name="_Toc396200199"/>
      <w:bookmarkStart w:id="11870" w:name="_Toc396445058"/>
      <w:bookmarkStart w:id="11871" w:name="_Toc396453143"/>
      <w:bookmarkStart w:id="11872" w:name="_Toc396476242"/>
      <w:bookmarkStart w:id="11873" w:name="_Toc396478303"/>
      <w:bookmarkStart w:id="11874" w:name="_Toc396489775"/>
      <w:bookmarkEnd w:id="11867"/>
      <w:bookmarkEnd w:id="11868"/>
      <w:bookmarkEnd w:id="11869"/>
      <w:bookmarkEnd w:id="11870"/>
      <w:bookmarkEnd w:id="11871"/>
      <w:bookmarkEnd w:id="11872"/>
      <w:bookmarkEnd w:id="11873"/>
      <w:bookmarkEnd w:id="11874"/>
    </w:p>
    <w:p w:rsidR="002F6E61" w:rsidRDefault="002F6E61">
      <w:pPr>
        <w:rPr>
          <w:del w:id="11875" w:author="Vilson Lu" w:date="2014-08-22T02:46:00Z"/>
        </w:rPr>
        <w:pPrChange w:id="11876" w:author="Vilson Lu" w:date="2014-08-16T15:42:00Z">
          <w:pPr>
            <w:pStyle w:val="Heading1"/>
          </w:pPr>
        </w:pPrChange>
      </w:pPr>
      <w:bookmarkStart w:id="11877" w:name="_Toc396184373"/>
      <w:bookmarkStart w:id="11878" w:name="_Toc396194039"/>
      <w:bookmarkStart w:id="11879" w:name="_Toc396200200"/>
      <w:bookmarkStart w:id="11880" w:name="_Toc396445059"/>
      <w:bookmarkStart w:id="11881" w:name="_Toc396453144"/>
      <w:bookmarkStart w:id="11882" w:name="_Toc396476243"/>
      <w:bookmarkStart w:id="11883" w:name="_Toc396478304"/>
      <w:bookmarkStart w:id="11884" w:name="_Toc396489776"/>
      <w:bookmarkEnd w:id="11877"/>
      <w:bookmarkEnd w:id="11878"/>
      <w:bookmarkEnd w:id="11879"/>
      <w:bookmarkEnd w:id="11880"/>
      <w:bookmarkEnd w:id="11881"/>
      <w:bookmarkEnd w:id="11882"/>
      <w:bookmarkEnd w:id="11883"/>
      <w:bookmarkEnd w:id="11884"/>
    </w:p>
    <w:p w:rsidR="002F6E61" w:rsidRDefault="003E0041">
      <w:pPr>
        <w:rPr>
          <w:del w:id="11885" w:author="Vilson Lu" w:date="2014-08-22T02:46:00Z"/>
        </w:rPr>
        <w:pPrChange w:id="11886" w:author="Vilson Lu" w:date="2014-08-16T15:42:00Z">
          <w:pPr>
            <w:pStyle w:val="Heading1"/>
          </w:pPr>
        </w:pPrChange>
      </w:pPr>
      <w:del w:id="11887" w:author="Vilson Lu" w:date="2014-08-22T02:46:00Z">
        <w:r w:rsidRPr="00E45CE0" w:rsidDel="00F17C35">
          <w:rPr>
            <w:highlight w:val="white"/>
          </w:rPr>
          <w:delText xml:space="preserve">Universal McCann. (2008). Power to the people: Social media tracker wave 3. Retrieved from </w:delText>
        </w:r>
        <w:r w:rsidR="00372B98" w:rsidRPr="00372B98" w:rsidDel="00F17C35">
          <w:fldChar w:fldCharType="begin"/>
        </w:r>
        <w:r w:rsidR="0032049A" w:rsidDel="00F17C35">
          <w:delInstrText xml:space="preserve"> HYPERLINK "http://web.archive.org/web/20080921002044/http://www.universalmccann.com/Assets/wave_3_20080403093750.pdf" \h </w:delInstrText>
        </w:r>
        <w:r w:rsidR="00372B98" w:rsidRPr="00372B98" w:rsidDel="00F17C35">
          <w:fldChar w:fldCharType="separate"/>
        </w:r>
        <w:r w:rsidRPr="00E45CE0" w:rsidDel="00F17C35">
          <w:rPr>
            <w:highlight w:val="white"/>
          </w:rPr>
          <w:delText>h</w:delText>
        </w:r>
        <w:r w:rsidR="00372B98" w:rsidDel="00F17C35">
          <w:rPr>
            <w:highlight w:val="white"/>
          </w:rPr>
          <w:fldChar w:fldCharType="end"/>
        </w:r>
        <w:r w:rsidR="00372B98" w:rsidRPr="00372B98" w:rsidDel="00F17C35">
          <w:fldChar w:fldCharType="begin"/>
        </w:r>
        <w:r w:rsidR="0032049A" w:rsidDel="00F17C35">
          <w:delInstrText xml:space="preserve"> HYPERLINK "http://web.archive.org/web/20080921002044/http://www.universalmccann.com/Assets/wave_3_20080403093750.pdf" \h </w:delInstrText>
        </w:r>
        <w:r w:rsidR="00372B98" w:rsidRPr="00372B98" w:rsidDel="00F17C35">
          <w:fldChar w:fldCharType="separate"/>
        </w:r>
        <w:r w:rsidRPr="00E45CE0" w:rsidDel="00F17C35">
          <w:rPr>
            <w:highlight w:val="white"/>
          </w:rPr>
          <w:delText>ttp://web.archive.org/web/20080921002044/http://www.universalmccann.com/Assets/wave_3_20080403093750.pdf</w:delText>
        </w:r>
        <w:r w:rsidR="00372B98" w:rsidDel="00F17C35">
          <w:rPr>
            <w:highlight w:val="white"/>
          </w:rPr>
          <w:fldChar w:fldCharType="end"/>
        </w:r>
        <w:bookmarkStart w:id="11888" w:name="_Toc396184374"/>
        <w:bookmarkStart w:id="11889" w:name="_Toc396194040"/>
        <w:bookmarkStart w:id="11890" w:name="_Toc396200201"/>
        <w:bookmarkStart w:id="11891" w:name="_Toc396445060"/>
        <w:bookmarkStart w:id="11892" w:name="_Toc396453145"/>
        <w:bookmarkStart w:id="11893" w:name="_Toc396476244"/>
        <w:bookmarkStart w:id="11894" w:name="_Toc396478305"/>
        <w:bookmarkStart w:id="11895" w:name="_Toc396489777"/>
        <w:bookmarkEnd w:id="11888"/>
        <w:bookmarkEnd w:id="11889"/>
        <w:bookmarkEnd w:id="11890"/>
        <w:bookmarkEnd w:id="11891"/>
        <w:bookmarkEnd w:id="11892"/>
        <w:bookmarkEnd w:id="11893"/>
        <w:bookmarkEnd w:id="11894"/>
        <w:bookmarkEnd w:id="11895"/>
      </w:del>
    </w:p>
    <w:p w:rsidR="002F6E61" w:rsidRDefault="002F6E61">
      <w:pPr>
        <w:rPr>
          <w:del w:id="11896" w:author="Vilson Lu" w:date="2014-08-22T02:46:00Z"/>
        </w:rPr>
        <w:pPrChange w:id="11897" w:author="Vilson Lu" w:date="2014-08-16T15:42:00Z">
          <w:pPr>
            <w:pStyle w:val="Heading1"/>
          </w:pPr>
        </w:pPrChange>
      </w:pPr>
      <w:bookmarkStart w:id="11898" w:name="_Toc396184375"/>
      <w:bookmarkStart w:id="11899" w:name="_Toc396194041"/>
      <w:bookmarkStart w:id="11900" w:name="_Toc396200202"/>
      <w:bookmarkStart w:id="11901" w:name="_Toc396445061"/>
      <w:bookmarkStart w:id="11902" w:name="_Toc396453146"/>
      <w:bookmarkStart w:id="11903" w:name="_Toc396476245"/>
      <w:bookmarkStart w:id="11904" w:name="_Toc396478306"/>
      <w:bookmarkStart w:id="11905" w:name="_Toc396489778"/>
      <w:bookmarkEnd w:id="11898"/>
      <w:bookmarkEnd w:id="11899"/>
      <w:bookmarkEnd w:id="11900"/>
      <w:bookmarkEnd w:id="11901"/>
      <w:bookmarkEnd w:id="11902"/>
      <w:bookmarkEnd w:id="11903"/>
      <w:bookmarkEnd w:id="11904"/>
      <w:bookmarkEnd w:id="11905"/>
    </w:p>
    <w:p w:rsidR="00CC1F1E" w:rsidRPr="00E45CE0" w:rsidDel="00F17C35" w:rsidRDefault="00CC1F1E">
      <w:pPr>
        <w:rPr>
          <w:del w:id="11906" w:author="Vilson Lu" w:date="2014-08-22T02:46:00Z"/>
          <w:b/>
        </w:rPr>
        <w:sectPr w:rsidR="00CC1F1E" w:rsidRPr="00E45CE0" w:rsidDel="00F17C35" w:rsidSect="005A3259">
          <w:pgSz w:w="12240" w:h="15840"/>
          <w:pgMar w:top="1440" w:right="1440" w:bottom="1440" w:left="1440" w:header="720" w:footer="720" w:gutter="0"/>
          <w:pgNumType w:start="1" w:chapStyle="1"/>
          <w:cols w:space="720"/>
          <w:docGrid w:linePitch="360"/>
        </w:sectPr>
      </w:pPr>
      <w:moveFromRangeStart w:id="11907" w:author="Vilson Lu" w:date="2014-08-15T22:47:00Z" w:name="move395906148"/>
      <w:moveFrom w:id="11908" w:author="Vilson Lu" w:date="2014-08-15T22:47:00Z">
        <w:del w:id="11909" w:author="Vilson Lu" w:date="2014-08-22T02:46:00Z">
          <w:r w:rsidRPr="00E45CE0" w:rsidDel="00F17C35">
            <w:delText>Vieweg, S., Hughes, A. L., Starbird, K., &amp; Palen, L. (2010, April). Microblogging during two natural hazards events: what twitter may contribute to situational awareness. In Proceedings of the SIGCHI Conference on Human Factors in Computing Systems (pp. 1079-1088). ACM.</w:delText>
          </w:r>
        </w:del>
      </w:moveFrom>
      <w:bookmarkStart w:id="11910" w:name="_Toc396184376"/>
      <w:bookmarkStart w:id="11911" w:name="_Toc396194042"/>
      <w:bookmarkStart w:id="11912" w:name="_Toc396200203"/>
      <w:bookmarkStart w:id="11913" w:name="_Toc396445062"/>
      <w:bookmarkStart w:id="11914" w:name="_Toc396453147"/>
      <w:bookmarkStart w:id="11915" w:name="_Toc396476246"/>
      <w:bookmarkStart w:id="11916" w:name="_Toc396478307"/>
      <w:bookmarkStart w:id="11917" w:name="_Toc396489779"/>
      <w:bookmarkEnd w:id="11910"/>
      <w:bookmarkEnd w:id="11911"/>
      <w:bookmarkEnd w:id="11912"/>
      <w:bookmarkEnd w:id="11913"/>
      <w:bookmarkEnd w:id="11914"/>
      <w:bookmarkEnd w:id="11915"/>
      <w:bookmarkEnd w:id="11916"/>
      <w:bookmarkEnd w:id="11917"/>
    </w:p>
    <w:p w:rsidR="00497EF3" w:rsidDel="00F17C35" w:rsidRDefault="00497EF3">
      <w:pPr>
        <w:rPr>
          <w:del w:id="11918" w:author="Vilson Lu" w:date="2014-08-22T02:46:00Z"/>
          <w:highlight w:val="white"/>
        </w:rPr>
      </w:pPr>
      <w:bookmarkStart w:id="11919" w:name="_Toc396184377"/>
      <w:bookmarkStart w:id="11920" w:name="_Toc396194043"/>
      <w:bookmarkStart w:id="11921" w:name="_Toc396200204"/>
      <w:bookmarkStart w:id="11922" w:name="_Toc396445063"/>
      <w:bookmarkStart w:id="11923" w:name="_Toc396453148"/>
      <w:bookmarkStart w:id="11924" w:name="_Toc396476247"/>
      <w:bookmarkStart w:id="11925" w:name="_Toc396478308"/>
      <w:bookmarkStart w:id="11926" w:name="_Toc396489780"/>
      <w:bookmarkEnd w:id="11919"/>
      <w:bookmarkEnd w:id="11920"/>
      <w:bookmarkEnd w:id="11921"/>
      <w:bookmarkEnd w:id="11922"/>
      <w:bookmarkEnd w:id="11923"/>
      <w:bookmarkEnd w:id="11924"/>
      <w:bookmarkEnd w:id="11925"/>
      <w:bookmarkEnd w:id="11926"/>
      <w:moveFromRangeEnd w:id="11907"/>
    </w:p>
    <w:p w:rsidR="002F6E61" w:rsidRDefault="00E97D46">
      <w:pPr>
        <w:rPr>
          <w:del w:id="11927" w:author="Vilson Lu" w:date="2014-08-22T02:46:00Z"/>
        </w:rPr>
        <w:pPrChange w:id="11928" w:author="Vilson Lu" w:date="2014-08-16T15:42:00Z">
          <w:pPr>
            <w:pStyle w:val="Reference"/>
          </w:pPr>
        </w:pPrChange>
      </w:pPr>
      <w:del w:id="11929" w:author="Vilson Lu" w:date="2014-08-22T02:46:00Z">
        <w:r w:rsidRPr="00497EF3" w:rsidDel="00F17C35">
          <w:rPr>
            <w:highlight w:val="white"/>
          </w:rPr>
          <w:delText>alias</w:delText>
        </w:r>
        <w:r w:rsidRPr="0027470C" w:rsidDel="00F17C35">
          <w:rPr>
            <w:highlight w:val="white"/>
          </w:rPr>
          <w:delText>-i. (2011). What is lingpipe?. Retrieved from http://alias-i.com/lingpipe/</w:delText>
        </w:r>
        <w:bookmarkStart w:id="11930" w:name="_Toc396184378"/>
        <w:bookmarkStart w:id="11931" w:name="_Toc396194044"/>
        <w:bookmarkStart w:id="11932" w:name="_Toc396200205"/>
        <w:bookmarkStart w:id="11933" w:name="_Toc396445064"/>
        <w:bookmarkStart w:id="11934" w:name="_Toc396453149"/>
        <w:bookmarkStart w:id="11935" w:name="_Toc396476248"/>
        <w:bookmarkStart w:id="11936" w:name="_Toc396478309"/>
        <w:bookmarkStart w:id="11937" w:name="_Toc396489781"/>
        <w:bookmarkEnd w:id="11930"/>
        <w:bookmarkEnd w:id="11931"/>
        <w:bookmarkEnd w:id="11932"/>
        <w:bookmarkEnd w:id="11933"/>
        <w:bookmarkEnd w:id="11934"/>
        <w:bookmarkEnd w:id="11935"/>
        <w:bookmarkEnd w:id="11936"/>
        <w:bookmarkEnd w:id="11937"/>
      </w:del>
    </w:p>
    <w:p w:rsidR="002F6E61" w:rsidRDefault="002F6E61">
      <w:pPr>
        <w:rPr>
          <w:del w:id="11938" w:author="Vilson Lu" w:date="2014-08-22T02:46:00Z"/>
        </w:rPr>
        <w:pPrChange w:id="11939" w:author="Vilson Lu" w:date="2014-08-16T15:42:00Z">
          <w:pPr>
            <w:pStyle w:val="Reference"/>
          </w:pPr>
        </w:pPrChange>
      </w:pPr>
      <w:bookmarkStart w:id="11940" w:name="_Toc396184379"/>
      <w:bookmarkStart w:id="11941" w:name="_Toc396194045"/>
      <w:bookmarkStart w:id="11942" w:name="_Toc396200206"/>
      <w:bookmarkStart w:id="11943" w:name="_Toc396445065"/>
      <w:bookmarkStart w:id="11944" w:name="_Toc396453150"/>
      <w:bookmarkStart w:id="11945" w:name="_Toc396476249"/>
      <w:bookmarkStart w:id="11946" w:name="_Toc396478310"/>
      <w:bookmarkStart w:id="11947" w:name="_Toc396489782"/>
      <w:bookmarkEnd w:id="11940"/>
      <w:bookmarkEnd w:id="11941"/>
      <w:bookmarkEnd w:id="11942"/>
      <w:bookmarkEnd w:id="11943"/>
      <w:bookmarkEnd w:id="11944"/>
      <w:bookmarkEnd w:id="11945"/>
      <w:bookmarkEnd w:id="11946"/>
      <w:bookmarkEnd w:id="11947"/>
    </w:p>
    <w:p w:rsidR="002F6E61" w:rsidRDefault="00E97D46">
      <w:pPr>
        <w:rPr>
          <w:del w:id="11948" w:author="Vilson Lu" w:date="2014-08-22T02:46:00Z"/>
        </w:rPr>
        <w:pPrChange w:id="11949" w:author="Vilson Lu" w:date="2014-08-16T15:42:00Z">
          <w:pPr>
            <w:pStyle w:val="Reference"/>
          </w:pPr>
        </w:pPrChange>
      </w:pPr>
      <w:del w:id="11950" w:author="Vilson Lu" w:date="2014-08-22T02:46:00Z">
        <w:r w:rsidRPr="0027470C" w:rsidDel="00F17C35">
          <w:delText>Aone, C., Halverson, L., Hampton, T., &amp; Ramos-Santacruz, M. (1998, April). SRA: Description of the IE2 system used for MUC-7. In</w:delText>
        </w:r>
        <w:r w:rsidRPr="0027470C" w:rsidDel="00F17C35">
          <w:rPr>
            <w:rStyle w:val="apple-converted-space"/>
          </w:rPr>
          <w:delText> </w:delText>
        </w:r>
        <w:r w:rsidRPr="0027470C" w:rsidDel="00F17C35">
          <w:rPr>
            <w:i/>
            <w:iCs/>
          </w:rPr>
          <w:delText>Proceedings of the seventh message understanding conference (MUC-7)</w:delText>
        </w:r>
        <w:r w:rsidRPr="0027470C" w:rsidDel="00F17C35">
          <w:delText>.</w:delText>
        </w:r>
        <w:bookmarkStart w:id="11951" w:name="_Toc396184380"/>
        <w:bookmarkStart w:id="11952" w:name="_Toc396194046"/>
        <w:bookmarkStart w:id="11953" w:name="_Toc396200207"/>
        <w:bookmarkStart w:id="11954" w:name="_Toc396445066"/>
        <w:bookmarkStart w:id="11955" w:name="_Toc396453151"/>
        <w:bookmarkStart w:id="11956" w:name="_Toc396476250"/>
        <w:bookmarkStart w:id="11957" w:name="_Toc396478311"/>
        <w:bookmarkStart w:id="11958" w:name="_Toc396489783"/>
        <w:bookmarkEnd w:id="11951"/>
        <w:bookmarkEnd w:id="11952"/>
        <w:bookmarkEnd w:id="11953"/>
        <w:bookmarkEnd w:id="11954"/>
        <w:bookmarkEnd w:id="11955"/>
        <w:bookmarkEnd w:id="11956"/>
        <w:bookmarkEnd w:id="11957"/>
        <w:bookmarkEnd w:id="11958"/>
      </w:del>
    </w:p>
    <w:p w:rsidR="002F6E61" w:rsidRDefault="002F6E61">
      <w:pPr>
        <w:rPr>
          <w:del w:id="11959" w:author="Vilson Lu" w:date="2014-08-22T02:46:00Z"/>
        </w:rPr>
        <w:pPrChange w:id="11960" w:author="Vilson Lu" w:date="2014-08-16T15:42:00Z">
          <w:pPr>
            <w:pStyle w:val="Reference"/>
          </w:pPr>
        </w:pPrChange>
      </w:pPr>
      <w:bookmarkStart w:id="11961" w:name="_Toc396184381"/>
      <w:bookmarkStart w:id="11962" w:name="_Toc396194047"/>
      <w:bookmarkStart w:id="11963" w:name="_Toc396200208"/>
      <w:bookmarkStart w:id="11964" w:name="_Toc396445067"/>
      <w:bookmarkStart w:id="11965" w:name="_Toc396453152"/>
      <w:bookmarkStart w:id="11966" w:name="_Toc396476251"/>
      <w:bookmarkStart w:id="11967" w:name="_Toc396478312"/>
      <w:bookmarkStart w:id="11968" w:name="_Toc396489784"/>
      <w:bookmarkEnd w:id="11961"/>
      <w:bookmarkEnd w:id="11962"/>
      <w:bookmarkEnd w:id="11963"/>
      <w:bookmarkEnd w:id="11964"/>
      <w:bookmarkEnd w:id="11965"/>
      <w:bookmarkEnd w:id="11966"/>
      <w:bookmarkEnd w:id="11967"/>
      <w:bookmarkEnd w:id="11968"/>
    </w:p>
    <w:p w:rsidR="002F6E61" w:rsidRDefault="00E97D46">
      <w:pPr>
        <w:rPr>
          <w:del w:id="11969" w:author="Vilson Lu" w:date="2014-08-22T02:46:00Z"/>
        </w:rPr>
        <w:pPrChange w:id="11970" w:author="Vilson Lu" w:date="2014-08-16T15:42:00Z">
          <w:pPr>
            <w:pStyle w:val="Reference"/>
          </w:pPr>
        </w:pPrChange>
      </w:pPr>
      <w:del w:id="11971" w:author="Vilson Lu" w:date="2014-08-22T02:46:00Z">
        <w:r w:rsidRPr="0027470C" w:rsidDel="00F17C35">
          <w:rPr>
            <w:highlight w:val="white"/>
          </w:rPr>
          <w:delText>Apache Software Foundation. (2010). Welcome to apache opennlp. Retrieved from https://opennlp.apache.org/</w:delText>
        </w:r>
        <w:bookmarkStart w:id="11972" w:name="_Toc396184382"/>
        <w:bookmarkStart w:id="11973" w:name="_Toc396194048"/>
        <w:bookmarkStart w:id="11974" w:name="_Toc396200209"/>
        <w:bookmarkStart w:id="11975" w:name="_Toc396445068"/>
        <w:bookmarkStart w:id="11976" w:name="_Toc396453153"/>
        <w:bookmarkStart w:id="11977" w:name="_Toc396476252"/>
        <w:bookmarkStart w:id="11978" w:name="_Toc396478313"/>
        <w:bookmarkStart w:id="11979" w:name="_Toc396489785"/>
        <w:bookmarkEnd w:id="11972"/>
        <w:bookmarkEnd w:id="11973"/>
        <w:bookmarkEnd w:id="11974"/>
        <w:bookmarkEnd w:id="11975"/>
        <w:bookmarkEnd w:id="11976"/>
        <w:bookmarkEnd w:id="11977"/>
        <w:bookmarkEnd w:id="11978"/>
        <w:bookmarkEnd w:id="11979"/>
      </w:del>
    </w:p>
    <w:p w:rsidR="002F6E61" w:rsidRDefault="002F6E61">
      <w:pPr>
        <w:rPr>
          <w:del w:id="11980" w:author="Vilson Lu" w:date="2014-08-22T02:46:00Z"/>
        </w:rPr>
        <w:pPrChange w:id="11981" w:author="Vilson Lu" w:date="2014-08-16T15:42:00Z">
          <w:pPr>
            <w:pStyle w:val="Reference"/>
          </w:pPr>
        </w:pPrChange>
      </w:pPr>
      <w:bookmarkStart w:id="11982" w:name="_Toc396184383"/>
      <w:bookmarkStart w:id="11983" w:name="_Toc396194049"/>
      <w:bookmarkStart w:id="11984" w:name="_Toc396200210"/>
      <w:bookmarkStart w:id="11985" w:name="_Toc396445069"/>
      <w:bookmarkStart w:id="11986" w:name="_Toc396453154"/>
      <w:bookmarkStart w:id="11987" w:name="_Toc396476253"/>
      <w:bookmarkStart w:id="11988" w:name="_Toc396478314"/>
      <w:bookmarkStart w:id="11989" w:name="_Toc396489786"/>
      <w:bookmarkEnd w:id="11982"/>
      <w:bookmarkEnd w:id="11983"/>
      <w:bookmarkEnd w:id="11984"/>
      <w:bookmarkEnd w:id="11985"/>
      <w:bookmarkEnd w:id="11986"/>
      <w:bookmarkEnd w:id="11987"/>
      <w:bookmarkEnd w:id="11988"/>
      <w:bookmarkEnd w:id="11989"/>
    </w:p>
    <w:p w:rsidR="002F6E61" w:rsidRDefault="00E97D46">
      <w:pPr>
        <w:rPr>
          <w:del w:id="11990" w:author="Vilson Lu" w:date="2014-08-22T02:46:00Z"/>
        </w:rPr>
        <w:pPrChange w:id="11991" w:author="Vilson Lu" w:date="2014-08-16T15:42:00Z">
          <w:pPr>
            <w:pStyle w:val="Reference"/>
          </w:pPr>
        </w:pPrChange>
      </w:pPr>
      <w:del w:id="11992" w:author="Vilson Lu" w:date="2014-08-22T02:46:00Z">
        <w:r w:rsidRPr="0027470C" w:rsidDel="00F17C35">
          <w:rPr>
            <w:highlight w:val="white"/>
          </w:rPr>
          <w:delText xml:space="preserve">Asahara, M., &amp; Matsumoto, Y. (2003, May). Japanese named entity extraction with redundant morphological analysis. In </w:delText>
        </w:r>
        <w:r w:rsidRPr="0027470C" w:rsidDel="00F17C35">
          <w:delText>Proceedings of the 2003 Conference of the North American Chapter of the Association for Computational Linguistics on Human Language Technology-Volume 1 (pp. 8-15). Association for Computational Linguistics.</w:delText>
        </w:r>
        <w:bookmarkStart w:id="11993" w:name="_Toc396184384"/>
        <w:bookmarkStart w:id="11994" w:name="_Toc396194050"/>
        <w:bookmarkStart w:id="11995" w:name="_Toc396200211"/>
        <w:bookmarkStart w:id="11996" w:name="_Toc396445070"/>
        <w:bookmarkStart w:id="11997" w:name="_Toc396453155"/>
        <w:bookmarkStart w:id="11998" w:name="_Toc396476254"/>
        <w:bookmarkStart w:id="11999" w:name="_Toc396478315"/>
        <w:bookmarkStart w:id="12000" w:name="_Toc396489787"/>
        <w:bookmarkEnd w:id="11993"/>
        <w:bookmarkEnd w:id="11994"/>
        <w:bookmarkEnd w:id="11995"/>
        <w:bookmarkEnd w:id="11996"/>
        <w:bookmarkEnd w:id="11997"/>
        <w:bookmarkEnd w:id="11998"/>
        <w:bookmarkEnd w:id="11999"/>
        <w:bookmarkEnd w:id="12000"/>
      </w:del>
    </w:p>
    <w:p w:rsidR="002F6E61" w:rsidRDefault="002F6E61">
      <w:pPr>
        <w:rPr>
          <w:del w:id="12001" w:author="Vilson Lu" w:date="2014-08-22T02:46:00Z"/>
        </w:rPr>
        <w:pPrChange w:id="12002" w:author="Vilson Lu" w:date="2014-08-16T15:42:00Z">
          <w:pPr>
            <w:pStyle w:val="Reference"/>
          </w:pPr>
        </w:pPrChange>
      </w:pPr>
      <w:bookmarkStart w:id="12003" w:name="_Toc396184385"/>
      <w:bookmarkStart w:id="12004" w:name="_Toc396194051"/>
      <w:bookmarkStart w:id="12005" w:name="_Toc396200212"/>
      <w:bookmarkStart w:id="12006" w:name="_Toc396445071"/>
      <w:bookmarkStart w:id="12007" w:name="_Toc396453156"/>
      <w:bookmarkStart w:id="12008" w:name="_Toc396476255"/>
      <w:bookmarkStart w:id="12009" w:name="_Toc396478316"/>
      <w:bookmarkStart w:id="12010" w:name="_Toc396489788"/>
      <w:bookmarkEnd w:id="12003"/>
      <w:bookmarkEnd w:id="12004"/>
      <w:bookmarkEnd w:id="12005"/>
      <w:bookmarkEnd w:id="12006"/>
      <w:bookmarkEnd w:id="12007"/>
      <w:bookmarkEnd w:id="12008"/>
      <w:bookmarkEnd w:id="12009"/>
      <w:bookmarkEnd w:id="12010"/>
    </w:p>
    <w:p w:rsidR="002F6E61" w:rsidRDefault="00E97D46">
      <w:pPr>
        <w:rPr>
          <w:del w:id="12011" w:author="Vilson Lu" w:date="2014-08-22T02:46:00Z"/>
        </w:rPr>
        <w:pPrChange w:id="12012" w:author="Vilson Lu" w:date="2014-08-16T15:42:00Z">
          <w:pPr>
            <w:pStyle w:val="Reference"/>
          </w:pPr>
        </w:pPrChange>
      </w:pPr>
      <w:del w:id="12013" w:author="Vilson Lu" w:date="2014-08-22T02:46:00Z">
        <w:r w:rsidRPr="0027470C" w:rsidDel="00F17C35">
          <w:delText>Aw, A., Zhang, M., Xiao, J., &amp; Su, J. (2006, July). A phrase-based statistical model for SMS text normalization. In Proceedings of the COLING/ACL on Main conference poster sessions (pp. 33-40). Association for Computational Linguistics.</w:delText>
        </w:r>
        <w:bookmarkStart w:id="12014" w:name="_Toc396184386"/>
        <w:bookmarkStart w:id="12015" w:name="_Toc396194052"/>
        <w:bookmarkStart w:id="12016" w:name="_Toc396200213"/>
        <w:bookmarkStart w:id="12017" w:name="_Toc396445072"/>
        <w:bookmarkStart w:id="12018" w:name="_Toc396453157"/>
        <w:bookmarkStart w:id="12019" w:name="_Toc396476256"/>
        <w:bookmarkStart w:id="12020" w:name="_Toc396478317"/>
        <w:bookmarkStart w:id="12021" w:name="_Toc396489789"/>
        <w:bookmarkEnd w:id="12014"/>
        <w:bookmarkEnd w:id="12015"/>
        <w:bookmarkEnd w:id="12016"/>
        <w:bookmarkEnd w:id="12017"/>
        <w:bookmarkEnd w:id="12018"/>
        <w:bookmarkEnd w:id="12019"/>
        <w:bookmarkEnd w:id="12020"/>
        <w:bookmarkEnd w:id="12021"/>
      </w:del>
    </w:p>
    <w:p w:rsidR="002F6E61" w:rsidRDefault="002F6E61">
      <w:pPr>
        <w:rPr>
          <w:del w:id="12022" w:author="Vilson Lu" w:date="2014-08-22T02:46:00Z"/>
        </w:rPr>
        <w:pPrChange w:id="12023" w:author="Vilson Lu" w:date="2014-08-16T15:42:00Z">
          <w:pPr>
            <w:pStyle w:val="Reference"/>
          </w:pPr>
        </w:pPrChange>
      </w:pPr>
      <w:bookmarkStart w:id="12024" w:name="_Toc396184387"/>
      <w:bookmarkStart w:id="12025" w:name="_Toc396194053"/>
      <w:bookmarkStart w:id="12026" w:name="_Toc396200214"/>
      <w:bookmarkStart w:id="12027" w:name="_Toc396445073"/>
      <w:bookmarkStart w:id="12028" w:name="_Toc396453158"/>
      <w:bookmarkStart w:id="12029" w:name="_Toc396476257"/>
      <w:bookmarkStart w:id="12030" w:name="_Toc396478318"/>
      <w:bookmarkStart w:id="12031" w:name="_Toc396489790"/>
      <w:bookmarkEnd w:id="12024"/>
      <w:bookmarkEnd w:id="12025"/>
      <w:bookmarkEnd w:id="12026"/>
      <w:bookmarkEnd w:id="12027"/>
      <w:bookmarkEnd w:id="12028"/>
      <w:bookmarkEnd w:id="12029"/>
      <w:bookmarkEnd w:id="12030"/>
      <w:bookmarkEnd w:id="12031"/>
    </w:p>
    <w:p w:rsidR="002F6E61" w:rsidRDefault="00E97D46">
      <w:pPr>
        <w:rPr>
          <w:del w:id="12032" w:author="Vilson Lu" w:date="2014-08-22T02:46:00Z"/>
        </w:rPr>
        <w:pPrChange w:id="12033" w:author="Vilson Lu" w:date="2014-08-16T15:42:00Z">
          <w:pPr>
            <w:pStyle w:val="Reference"/>
          </w:pPr>
        </w:pPrChange>
      </w:pPr>
      <w:del w:id="12034" w:author="Vilson Lu" w:date="2014-08-22T02:46:00Z">
        <w:r w:rsidRPr="00DC0596" w:rsidDel="00F17C35">
          <w:delText>Bollen, J., Mao, H., &amp; Zeng, X. (2011). Twitter mood predicts the stock market. Journal of Computational Science, 2(1), 1-8.</w:delText>
        </w:r>
        <w:bookmarkStart w:id="12035" w:name="_Toc396184388"/>
        <w:bookmarkStart w:id="12036" w:name="_Toc396194054"/>
        <w:bookmarkStart w:id="12037" w:name="_Toc396200215"/>
        <w:bookmarkStart w:id="12038" w:name="_Toc396445074"/>
        <w:bookmarkStart w:id="12039" w:name="_Toc396453159"/>
        <w:bookmarkStart w:id="12040" w:name="_Toc396476258"/>
        <w:bookmarkStart w:id="12041" w:name="_Toc396478319"/>
        <w:bookmarkStart w:id="12042" w:name="_Toc396489791"/>
        <w:bookmarkEnd w:id="12035"/>
        <w:bookmarkEnd w:id="12036"/>
        <w:bookmarkEnd w:id="12037"/>
        <w:bookmarkEnd w:id="12038"/>
        <w:bookmarkEnd w:id="12039"/>
        <w:bookmarkEnd w:id="12040"/>
        <w:bookmarkEnd w:id="12041"/>
        <w:bookmarkEnd w:id="12042"/>
      </w:del>
    </w:p>
    <w:p w:rsidR="002F6E61" w:rsidRDefault="002F6E61">
      <w:pPr>
        <w:rPr>
          <w:del w:id="12043" w:author="Vilson Lu" w:date="2014-08-22T02:46:00Z"/>
        </w:rPr>
        <w:pPrChange w:id="12044" w:author="Vilson Lu" w:date="2014-08-16T15:42:00Z">
          <w:pPr>
            <w:pStyle w:val="Reference"/>
          </w:pPr>
        </w:pPrChange>
      </w:pPr>
      <w:bookmarkStart w:id="12045" w:name="_Toc396184389"/>
      <w:bookmarkStart w:id="12046" w:name="_Toc396194055"/>
      <w:bookmarkStart w:id="12047" w:name="_Toc396200216"/>
      <w:bookmarkStart w:id="12048" w:name="_Toc396445075"/>
      <w:bookmarkStart w:id="12049" w:name="_Toc396453160"/>
      <w:bookmarkStart w:id="12050" w:name="_Toc396476259"/>
      <w:bookmarkStart w:id="12051" w:name="_Toc396478320"/>
      <w:bookmarkStart w:id="12052" w:name="_Toc396489792"/>
      <w:bookmarkEnd w:id="12045"/>
      <w:bookmarkEnd w:id="12046"/>
      <w:bookmarkEnd w:id="12047"/>
      <w:bookmarkEnd w:id="12048"/>
      <w:bookmarkEnd w:id="12049"/>
      <w:bookmarkEnd w:id="12050"/>
      <w:bookmarkEnd w:id="12051"/>
      <w:bookmarkEnd w:id="12052"/>
    </w:p>
    <w:p w:rsidR="002F6E61" w:rsidRDefault="00E97D46">
      <w:pPr>
        <w:rPr>
          <w:del w:id="12053" w:author="Vilson Lu" w:date="2014-08-22T02:46:00Z"/>
        </w:rPr>
        <w:pPrChange w:id="12054" w:author="Vilson Lu" w:date="2014-08-16T15:42:00Z">
          <w:pPr>
            <w:pStyle w:val="Reference"/>
          </w:pPr>
        </w:pPrChange>
      </w:pPr>
      <w:del w:id="12055" w:author="Vilson Lu" w:date="2014-08-22T02:46:00Z">
        <w:r w:rsidRPr="0027470C" w:rsidDel="00F17C35">
          <w:delText>Bontcheva, K., Derczynski, L., Funk, A., Greenwood, M.A., Maynard, D., Aswani, N. TwitIE: An Open-Source Information Extraction Pipeline for Microblog Text. Proceedings of the International Conference on Recent Advances in Natural Language Processing (RANLP 2013).</w:delText>
        </w:r>
        <w:bookmarkStart w:id="12056" w:name="_Toc396184390"/>
        <w:bookmarkStart w:id="12057" w:name="_Toc396194056"/>
        <w:bookmarkStart w:id="12058" w:name="_Toc396200217"/>
        <w:bookmarkStart w:id="12059" w:name="_Toc396445076"/>
        <w:bookmarkStart w:id="12060" w:name="_Toc396453161"/>
        <w:bookmarkStart w:id="12061" w:name="_Toc396476260"/>
        <w:bookmarkStart w:id="12062" w:name="_Toc396478321"/>
        <w:bookmarkStart w:id="12063" w:name="_Toc396489793"/>
        <w:bookmarkEnd w:id="12056"/>
        <w:bookmarkEnd w:id="12057"/>
        <w:bookmarkEnd w:id="12058"/>
        <w:bookmarkEnd w:id="12059"/>
        <w:bookmarkEnd w:id="12060"/>
        <w:bookmarkEnd w:id="12061"/>
        <w:bookmarkEnd w:id="12062"/>
        <w:bookmarkEnd w:id="12063"/>
      </w:del>
    </w:p>
    <w:p w:rsidR="002F6E61" w:rsidRDefault="002F6E61">
      <w:pPr>
        <w:rPr>
          <w:del w:id="12064" w:author="Vilson Lu" w:date="2014-08-22T02:46:00Z"/>
        </w:rPr>
        <w:pPrChange w:id="12065" w:author="Vilson Lu" w:date="2014-08-16T15:42:00Z">
          <w:pPr>
            <w:pStyle w:val="Reference"/>
          </w:pPr>
        </w:pPrChange>
      </w:pPr>
      <w:bookmarkStart w:id="12066" w:name="_Toc396184391"/>
      <w:bookmarkStart w:id="12067" w:name="_Toc396194057"/>
      <w:bookmarkStart w:id="12068" w:name="_Toc396200218"/>
      <w:bookmarkStart w:id="12069" w:name="_Toc396445077"/>
      <w:bookmarkStart w:id="12070" w:name="_Toc396453162"/>
      <w:bookmarkStart w:id="12071" w:name="_Toc396476261"/>
      <w:bookmarkStart w:id="12072" w:name="_Toc396478322"/>
      <w:bookmarkStart w:id="12073" w:name="_Toc396489794"/>
      <w:bookmarkEnd w:id="12066"/>
      <w:bookmarkEnd w:id="12067"/>
      <w:bookmarkEnd w:id="12068"/>
      <w:bookmarkEnd w:id="12069"/>
      <w:bookmarkEnd w:id="12070"/>
      <w:bookmarkEnd w:id="12071"/>
      <w:bookmarkEnd w:id="12072"/>
      <w:bookmarkEnd w:id="12073"/>
    </w:p>
    <w:p w:rsidR="002F6E61" w:rsidRDefault="00E97D46">
      <w:pPr>
        <w:rPr>
          <w:del w:id="12074" w:author="Vilson Lu" w:date="2014-08-22T02:46:00Z"/>
        </w:rPr>
        <w:pPrChange w:id="12075" w:author="Vilson Lu" w:date="2014-08-16T15:42:00Z">
          <w:pPr>
            <w:pStyle w:val="Reference"/>
          </w:pPr>
        </w:pPrChange>
      </w:pPr>
      <w:del w:id="12076" w:author="Vilson Lu" w:date="2014-08-22T02:46:00Z">
        <w:r w:rsidRPr="0027470C" w:rsidDel="00F17C35">
          <w:delText>Bradlee, D., Knoll, S., &amp; Pentheroudakis, J. (2001). Tokenizer for a natural language processing system.</w:delText>
        </w:r>
        <w:bookmarkStart w:id="12077" w:name="_Toc396184392"/>
        <w:bookmarkStart w:id="12078" w:name="_Toc396194058"/>
        <w:bookmarkStart w:id="12079" w:name="_Toc396200219"/>
        <w:bookmarkStart w:id="12080" w:name="_Toc396445078"/>
        <w:bookmarkStart w:id="12081" w:name="_Toc396453163"/>
        <w:bookmarkStart w:id="12082" w:name="_Toc396476262"/>
        <w:bookmarkStart w:id="12083" w:name="_Toc396478323"/>
        <w:bookmarkStart w:id="12084" w:name="_Toc396489795"/>
        <w:bookmarkEnd w:id="12077"/>
        <w:bookmarkEnd w:id="12078"/>
        <w:bookmarkEnd w:id="12079"/>
        <w:bookmarkEnd w:id="12080"/>
        <w:bookmarkEnd w:id="12081"/>
        <w:bookmarkEnd w:id="12082"/>
        <w:bookmarkEnd w:id="12083"/>
        <w:bookmarkEnd w:id="12084"/>
      </w:del>
    </w:p>
    <w:p w:rsidR="002F6E61" w:rsidRDefault="002F6E61">
      <w:pPr>
        <w:rPr>
          <w:del w:id="12085" w:author="Vilson Lu" w:date="2014-08-22T02:46:00Z"/>
        </w:rPr>
        <w:pPrChange w:id="12086" w:author="Vilson Lu" w:date="2014-08-16T15:42:00Z">
          <w:pPr>
            <w:pStyle w:val="Reference"/>
          </w:pPr>
        </w:pPrChange>
      </w:pPr>
      <w:bookmarkStart w:id="12087" w:name="_Toc396184393"/>
      <w:bookmarkStart w:id="12088" w:name="_Toc396194059"/>
      <w:bookmarkStart w:id="12089" w:name="_Toc396200220"/>
      <w:bookmarkStart w:id="12090" w:name="_Toc396445079"/>
      <w:bookmarkStart w:id="12091" w:name="_Toc396453164"/>
      <w:bookmarkStart w:id="12092" w:name="_Toc396476263"/>
      <w:bookmarkStart w:id="12093" w:name="_Toc396478324"/>
      <w:bookmarkStart w:id="12094" w:name="_Toc396489796"/>
      <w:bookmarkEnd w:id="12087"/>
      <w:bookmarkEnd w:id="12088"/>
      <w:bookmarkEnd w:id="12089"/>
      <w:bookmarkEnd w:id="12090"/>
      <w:bookmarkEnd w:id="12091"/>
      <w:bookmarkEnd w:id="12092"/>
      <w:bookmarkEnd w:id="12093"/>
      <w:bookmarkEnd w:id="12094"/>
    </w:p>
    <w:p w:rsidR="002F6E61" w:rsidRDefault="00E97D46">
      <w:pPr>
        <w:rPr>
          <w:del w:id="12095" w:author="Vilson Lu" w:date="2014-08-22T02:46:00Z"/>
        </w:rPr>
        <w:pPrChange w:id="12096" w:author="Vilson Lu" w:date="2014-08-16T15:42:00Z">
          <w:pPr>
            <w:pStyle w:val="Reference"/>
          </w:pPr>
        </w:pPrChange>
      </w:pPr>
      <w:del w:id="12097" w:author="Vilson Lu" w:date="2014-08-22T02:46:00Z">
        <w:r w:rsidRPr="0027470C" w:rsidDel="00F17C35">
          <w:delText>Cheng, H., Chua, J., Co, J., &amp; Magpantay, A. B. (201</w:delText>
        </w:r>
        <w:r w:rsidDel="00F17C35">
          <w:delText>3</w:delText>
        </w:r>
        <w:r w:rsidRPr="0027470C" w:rsidDel="00F17C35">
          <w:delText xml:space="preserve">). Social media monitoring for disasters. Unpublished undergraduate thesis, De La Salle University, Manila, Philippines. </w:delText>
        </w:r>
        <w:bookmarkStart w:id="12098" w:name="_Toc396184394"/>
        <w:bookmarkStart w:id="12099" w:name="_Toc396194060"/>
        <w:bookmarkStart w:id="12100" w:name="_Toc396200221"/>
        <w:bookmarkStart w:id="12101" w:name="_Toc396445080"/>
        <w:bookmarkStart w:id="12102" w:name="_Toc396453165"/>
        <w:bookmarkStart w:id="12103" w:name="_Toc396476264"/>
        <w:bookmarkStart w:id="12104" w:name="_Toc396478325"/>
        <w:bookmarkStart w:id="12105" w:name="_Toc396489797"/>
        <w:bookmarkEnd w:id="12098"/>
        <w:bookmarkEnd w:id="12099"/>
        <w:bookmarkEnd w:id="12100"/>
        <w:bookmarkEnd w:id="12101"/>
        <w:bookmarkEnd w:id="12102"/>
        <w:bookmarkEnd w:id="12103"/>
        <w:bookmarkEnd w:id="12104"/>
        <w:bookmarkEnd w:id="12105"/>
      </w:del>
    </w:p>
    <w:p w:rsidR="002F6E61" w:rsidRDefault="002F6E61">
      <w:pPr>
        <w:rPr>
          <w:del w:id="12106" w:author="Vilson Lu" w:date="2014-08-22T02:46:00Z"/>
        </w:rPr>
        <w:pPrChange w:id="12107" w:author="Vilson Lu" w:date="2014-08-16T15:42:00Z">
          <w:pPr>
            <w:pStyle w:val="Reference"/>
          </w:pPr>
        </w:pPrChange>
      </w:pPr>
      <w:bookmarkStart w:id="12108" w:name="_Toc396184395"/>
      <w:bookmarkStart w:id="12109" w:name="_Toc396194061"/>
      <w:bookmarkStart w:id="12110" w:name="_Toc396200222"/>
      <w:bookmarkStart w:id="12111" w:name="_Toc396445081"/>
      <w:bookmarkStart w:id="12112" w:name="_Toc396453166"/>
      <w:bookmarkStart w:id="12113" w:name="_Toc396476265"/>
      <w:bookmarkStart w:id="12114" w:name="_Toc396478326"/>
      <w:bookmarkStart w:id="12115" w:name="_Toc396489798"/>
      <w:bookmarkEnd w:id="12108"/>
      <w:bookmarkEnd w:id="12109"/>
      <w:bookmarkEnd w:id="12110"/>
      <w:bookmarkEnd w:id="12111"/>
      <w:bookmarkEnd w:id="12112"/>
      <w:bookmarkEnd w:id="12113"/>
      <w:bookmarkEnd w:id="12114"/>
      <w:bookmarkEnd w:id="12115"/>
    </w:p>
    <w:p w:rsidR="002F6E61" w:rsidRDefault="00E97D46">
      <w:pPr>
        <w:rPr>
          <w:del w:id="12116" w:author="Vilson Lu" w:date="2014-08-22T02:46:00Z"/>
        </w:rPr>
        <w:pPrChange w:id="12117" w:author="Vilson Lu" w:date="2014-08-16T15:42:00Z">
          <w:pPr>
            <w:pStyle w:val="Reference"/>
          </w:pPr>
        </w:pPrChange>
      </w:pPr>
      <w:del w:id="12118" w:author="Vilson Lu" w:date="2014-08-22T02:46:00Z">
        <w:r w:rsidRPr="0027470C" w:rsidDel="00F17C35">
          <w:rPr>
            <w:highlight w:val="white"/>
          </w:rPr>
          <w:delText>Cheng, T. T., Cua, J. L., Tan, M. D., Yao, K. G., &amp; Roxas, R. E. (2009, October). Information extraction from legal documents. In Natural Language Processing, 2009. NLP'09. Eighth International Symposium on (pp. 157-162). IEEE.</w:delText>
        </w:r>
        <w:bookmarkStart w:id="12119" w:name="_Toc396184396"/>
        <w:bookmarkStart w:id="12120" w:name="_Toc396194062"/>
        <w:bookmarkStart w:id="12121" w:name="_Toc396200223"/>
        <w:bookmarkStart w:id="12122" w:name="_Toc396445082"/>
        <w:bookmarkStart w:id="12123" w:name="_Toc396453167"/>
        <w:bookmarkStart w:id="12124" w:name="_Toc396476266"/>
        <w:bookmarkStart w:id="12125" w:name="_Toc396478327"/>
        <w:bookmarkStart w:id="12126" w:name="_Toc396489799"/>
        <w:bookmarkEnd w:id="12119"/>
        <w:bookmarkEnd w:id="12120"/>
        <w:bookmarkEnd w:id="12121"/>
        <w:bookmarkEnd w:id="12122"/>
        <w:bookmarkEnd w:id="12123"/>
        <w:bookmarkEnd w:id="12124"/>
        <w:bookmarkEnd w:id="12125"/>
        <w:bookmarkEnd w:id="12126"/>
      </w:del>
    </w:p>
    <w:p w:rsidR="002F6E61" w:rsidRDefault="002F6E61">
      <w:pPr>
        <w:rPr>
          <w:del w:id="12127" w:author="Vilson Lu" w:date="2014-08-22T02:46:00Z"/>
        </w:rPr>
        <w:pPrChange w:id="12128" w:author="Vilson Lu" w:date="2014-08-16T15:42:00Z">
          <w:pPr>
            <w:pStyle w:val="Reference"/>
          </w:pPr>
        </w:pPrChange>
      </w:pPr>
      <w:bookmarkStart w:id="12129" w:name="_Toc396184397"/>
      <w:bookmarkStart w:id="12130" w:name="_Toc396194063"/>
      <w:bookmarkStart w:id="12131" w:name="_Toc396200224"/>
      <w:bookmarkStart w:id="12132" w:name="_Toc396445083"/>
      <w:bookmarkStart w:id="12133" w:name="_Toc396453168"/>
      <w:bookmarkStart w:id="12134" w:name="_Toc396476267"/>
      <w:bookmarkStart w:id="12135" w:name="_Toc396478328"/>
      <w:bookmarkStart w:id="12136" w:name="_Toc396489800"/>
      <w:bookmarkEnd w:id="12129"/>
      <w:bookmarkEnd w:id="12130"/>
      <w:bookmarkEnd w:id="12131"/>
      <w:bookmarkEnd w:id="12132"/>
      <w:bookmarkEnd w:id="12133"/>
      <w:bookmarkEnd w:id="12134"/>
      <w:bookmarkEnd w:id="12135"/>
      <w:bookmarkEnd w:id="12136"/>
    </w:p>
    <w:p w:rsidR="002F6E61" w:rsidRDefault="00E97D46">
      <w:pPr>
        <w:rPr>
          <w:del w:id="12137" w:author="Vilson Lu" w:date="2014-08-22T02:46:00Z"/>
        </w:rPr>
        <w:pPrChange w:id="12138" w:author="Vilson Lu" w:date="2014-08-16T15:42:00Z">
          <w:pPr>
            <w:pStyle w:val="Reference"/>
          </w:pPr>
        </w:pPrChange>
      </w:pPr>
      <w:del w:id="12139" w:author="Vilson Lu" w:date="2014-08-22T02:46:00Z">
        <w:r w:rsidRPr="00DC0596" w:rsidDel="00F17C35">
          <w:delText>Chew, C., &amp; Eysenbach, G. (2010). Pandemics in the age of Twitter: content analysis of Tweets during the 2009 H1N1 outbreak. PloS one, 5(11), e14118.</w:delText>
        </w:r>
        <w:bookmarkStart w:id="12140" w:name="_Toc396184398"/>
        <w:bookmarkStart w:id="12141" w:name="_Toc396194064"/>
        <w:bookmarkStart w:id="12142" w:name="_Toc396200225"/>
        <w:bookmarkStart w:id="12143" w:name="_Toc396445084"/>
        <w:bookmarkStart w:id="12144" w:name="_Toc396453169"/>
        <w:bookmarkStart w:id="12145" w:name="_Toc396476268"/>
        <w:bookmarkStart w:id="12146" w:name="_Toc396478329"/>
        <w:bookmarkStart w:id="12147" w:name="_Toc396489801"/>
        <w:bookmarkEnd w:id="12140"/>
        <w:bookmarkEnd w:id="12141"/>
        <w:bookmarkEnd w:id="12142"/>
        <w:bookmarkEnd w:id="12143"/>
        <w:bookmarkEnd w:id="12144"/>
        <w:bookmarkEnd w:id="12145"/>
        <w:bookmarkEnd w:id="12146"/>
        <w:bookmarkEnd w:id="12147"/>
      </w:del>
    </w:p>
    <w:p w:rsidR="002F6E61" w:rsidRDefault="002F6E61">
      <w:pPr>
        <w:rPr>
          <w:del w:id="12148" w:author="Vilson Lu" w:date="2014-08-22T02:46:00Z"/>
        </w:rPr>
        <w:pPrChange w:id="12149" w:author="Vilson Lu" w:date="2014-08-16T15:42:00Z">
          <w:pPr>
            <w:pStyle w:val="Reference"/>
          </w:pPr>
        </w:pPrChange>
      </w:pPr>
      <w:bookmarkStart w:id="12150" w:name="_Toc396184399"/>
      <w:bookmarkStart w:id="12151" w:name="_Toc396194065"/>
      <w:bookmarkStart w:id="12152" w:name="_Toc396200226"/>
      <w:bookmarkStart w:id="12153" w:name="_Toc396445085"/>
      <w:bookmarkStart w:id="12154" w:name="_Toc396453170"/>
      <w:bookmarkStart w:id="12155" w:name="_Toc396476269"/>
      <w:bookmarkStart w:id="12156" w:name="_Toc396478330"/>
      <w:bookmarkStart w:id="12157" w:name="_Toc396489802"/>
      <w:bookmarkEnd w:id="12150"/>
      <w:bookmarkEnd w:id="12151"/>
      <w:bookmarkEnd w:id="12152"/>
      <w:bookmarkEnd w:id="12153"/>
      <w:bookmarkEnd w:id="12154"/>
      <w:bookmarkEnd w:id="12155"/>
      <w:bookmarkEnd w:id="12156"/>
      <w:bookmarkEnd w:id="12157"/>
    </w:p>
    <w:p w:rsidR="002F6E61" w:rsidRDefault="00E97D46">
      <w:pPr>
        <w:rPr>
          <w:del w:id="12158" w:author="Vilson Lu" w:date="2014-08-22T02:46:00Z"/>
        </w:rPr>
        <w:pPrChange w:id="12159" w:author="Vilson Lu" w:date="2014-08-16T15:42:00Z">
          <w:pPr>
            <w:pStyle w:val="Reference"/>
          </w:pPr>
        </w:pPrChange>
      </w:pPr>
      <w:del w:id="12160" w:author="Vilson Lu" w:date="2014-08-22T02:46:00Z">
        <w:r w:rsidDel="00F17C35">
          <w:rPr>
            <w:color w:val="222222"/>
          </w:rPr>
          <w:delText xml:space="preserve">Choy, M., Cheong, M., Laik, M. N., &amp; Shung, K. P. (2012). US Presidential Election 2012 Prediction using Census </w:delText>
        </w:r>
        <w:r w:rsidRPr="00EB1169" w:rsidDel="00F17C35">
          <w:delText>Corrected</w:delText>
        </w:r>
        <w:r w:rsidDel="00F17C35">
          <w:rPr>
            <w:color w:val="222222"/>
          </w:rPr>
          <w:delText xml:space="preserve"> Twitter Model.</w:delText>
        </w:r>
        <w:r w:rsidDel="00F17C35">
          <w:rPr>
            <w:rStyle w:val="apple-converted-space"/>
            <w:color w:val="222222"/>
          </w:rPr>
          <w:delText> </w:delText>
        </w:r>
        <w:r w:rsidDel="00F17C35">
          <w:rPr>
            <w:i/>
            <w:iCs/>
            <w:color w:val="222222"/>
          </w:rPr>
          <w:delText>arXiv preprint arXiv:1211.0938</w:delText>
        </w:r>
        <w:r w:rsidDel="00F17C35">
          <w:rPr>
            <w:color w:val="222222"/>
          </w:rPr>
          <w:delText>.</w:delText>
        </w:r>
        <w:bookmarkStart w:id="12161" w:name="_Toc396184400"/>
        <w:bookmarkStart w:id="12162" w:name="_Toc396194066"/>
        <w:bookmarkStart w:id="12163" w:name="_Toc396200227"/>
        <w:bookmarkStart w:id="12164" w:name="_Toc396445086"/>
        <w:bookmarkStart w:id="12165" w:name="_Toc396453171"/>
        <w:bookmarkStart w:id="12166" w:name="_Toc396476270"/>
        <w:bookmarkStart w:id="12167" w:name="_Toc396478331"/>
        <w:bookmarkStart w:id="12168" w:name="_Toc396489803"/>
        <w:bookmarkEnd w:id="12161"/>
        <w:bookmarkEnd w:id="12162"/>
        <w:bookmarkEnd w:id="12163"/>
        <w:bookmarkEnd w:id="12164"/>
        <w:bookmarkEnd w:id="12165"/>
        <w:bookmarkEnd w:id="12166"/>
        <w:bookmarkEnd w:id="12167"/>
        <w:bookmarkEnd w:id="12168"/>
      </w:del>
    </w:p>
    <w:p w:rsidR="002F6E61" w:rsidRDefault="002F6E61">
      <w:pPr>
        <w:rPr>
          <w:del w:id="12169" w:author="Vilson Lu" w:date="2014-08-22T02:46:00Z"/>
        </w:rPr>
        <w:pPrChange w:id="12170" w:author="Vilson Lu" w:date="2014-08-16T15:42:00Z">
          <w:pPr>
            <w:pStyle w:val="Reference"/>
          </w:pPr>
        </w:pPrChange>
      </w:pPr>
      <w:bookmarkStart w:id="12171" w:name="_Toc396184401"/>
      <w:bookmarkStart w:id="12172" w:name="_Toc396194067"/>
      <w:bookmarkStart w:id="12173" w:name="_Toc396200228"/>
      <w:bookmarkStart w:id="12174" w:name="_Toc396445087"/>
      <w:bookmarkStart w:id="12175" w:name="_Toc396453172"/>
      <w:bookmarkStart w:id="12176" w:name="_Toc396476271"/>
      <w:bookmarkStart w:id="12177" w:name="_Toc396478332"/>
      <w:bookmarkStart w:id="12178" w:name="_Toc396489804"/>
      <w:bookmarkEnd w:id="12171"/>
      <w:bookmarkEnd w:id="12172"/>
      <w:bookmarkEnd w:id="12173"/>
      <w:bookmarkEnd w:id="12174"/>
      <w:bookmarkEnd w:id="12175"/>
      <w:bookmarkEnd w:id="12176"/>
      <w:bookmarkEnd w:id="12177"/>
      <w:bookmarkEnd w:id="12178"/>
    </w:p>
    <w:p w:rsidR="002F6E61" w:rsidRDefault="00E97D46">
      <w:pPr>
        <w:rPr>
          <w:del w:id="12179" w:author="Vilson Lu" w:date="2014-08-22T02:46:00Z"/>
        </w:rPr>
        <w:pPrChange w:id="12180" w:author="Vilson Lu" w:date="2014-08-16T15:42:00Z">
          <w:pPr>
            <w:pStyle w:val="Reference"/>
          </w:pPr>
        </w:pPrChange>
      </w:pPr>
      <w:del w:id="12181" w:author="Vilson Lu" w:date="2014-08-22T02:46:00Z">
        <w:r w:rsidRPr="0027470C" w:rsidDel="00F17C35">
          <w:rPr>
            <w:lang w:val="en-PH"/>
          </w:rPr>
          <w:lastRenderedPageBreak/>
          <w:delText>Califf, Mary Elaine. 1998. Relational Learning Techniques for Natural Language Information Extraction. Ph.D. thesis, Univ. of Texas at Austin, http://www.cs.utexas.edu/users/mecaliff.</w:delText>
        </w:r>
        <w:bookmarkStart w:id="12182" w:name="_Toc396184402"/>
        <w:bookmarkStart w:id="12183" w:name="_Toc396194068"/>
        <w:bookmarkStart w:id="12184" w:name="_Toc396200229"/>
        <w:bookmarkStart w:id="12185" w:name="_Toc396445088"/>
        <w:bookmarkStart w:id="12186" w:name="_Toc396453173"/>
        <w:bookmarkStart w:id="12187" w:name="_Toc396476272"/>
        <w:bookmarkStart w:id="12188" w:name="_Toc396478333"/>
        <w:bookmarkStart w:id="12189" w:name="_Toc396489805"/>
        <w:bookmarkEnd w:id="12182"/>
        <w:bookmarkEnd w:id="12183"/>
        <w:bookmarkEnd w:id="12184"/>
        <w:bookmarkEnd w:id="12185"/>
        <w:bookmarkEnd w:id="12186"/>
        <w:bookmarkEnd w:id="12187"/>
        <w:bookmarkEnd w:id="12188"/>
        <w:bookmarkEnd w:id="12189"/>
      </w:del>
    </w:p>
    <w:p w:rsidR="002F6E61" w:rsidRDefault="002F6E61">
      <w:pPr>
        <w:rPr>
          <w:del w:id="12190" w:author="Vilson Lu" w:date="2014-08-22T02:46:00Z"/>
        </w:rPr>
        <w:pPrChange w:id="12191" w:author="Vilson Lu" w:date="2014-08-16T15:42:00Z">
          <w:pPr>
            <w:pStyle w:val="Reference"/>
          </w:pPr>
        </w:pPrChange>
      </w:pPr>
      <w:bookmarkStart w:id="12192" w:name="_Toc396184403"/>
      <w:bookmarkStart w:id="12193" w:name="_Toc396194069"/>
      <w:bookmarkStart w:id="12194" w:name="_Toc396200230"/>
      <w:bookmarkStart w:id="12195" w:name="_Toc396445089"/>
      <w:bookmarkStart w:id="12196" w:name="_Toc396453174"/>
      <w:bookmarkStart w:id="12197" w:name="_Toc396476273"/>
      <w:bookmarkStart w:id="12198" w:name="_Toc396478334"/>
      <w:bookmarkStart w:id="12199" w:name="_Toc396489806"/>
      <w:bookmarkEnd w:id="12192"/>
      <w:bookmarkEnd w:id="12193"/>
      <w:bookmarkEnd w:id="12194"/>
      <w:bookmarkEnd w:id="12195"/>
      <w:bookmarkEnd w:id="12196"/>
      <w:bookmarkEnd w:id="12197"/>
      <w:bookmarkEnd w:id="12198"/>
      <w:bookmarkEnd w:id="12199"/>
    </w:p>
    <w:p w:rsidR="002F6E61" w:rsidRDefault="00E97D46">
      <w:pPr>
        <w:rPr>
          <w:del w:id="12200" w:author="Vilson Lu" w:date="2014-08-22T02:46:00Z"/>
        </w:rPr>
        <w:pPrChange w:id="12201" w:author="Vilson Lu" w:date="2014-08-16T15:42:00Z">
          <w:pPr>
            <w:pStyle w:val="Reference"/>
          </w:pPr>
        </w:pPrChange>
      </w:pPr>
      <w:del w:id="12202" w:author="Vilson Lu" w:date="2014-08-22T02:46:00Z">
        <w:r w:rsidRPr="0027470C" w:rsidDel="00F17C35">
          <w:delText>Ciravegna, F., &amp; Lavelli, A. (2004). LearningPinocchio: Adaptive information extraction for real world applications.</w:delText>
        </w:r>
        <w:r w:rsidRPr="0027470C" w:rsidDel="00F17C35">
          <w:rPr>
            <w:rStyle w:val="apple-converted-space"/>
          </w:rPr>
          <w:delText> </w:delText>
        </w:r>
        <w:r w:rsidRPr="0027470C" w:rsidDel="00F17C35">
          <w:delText>Natural Language Engineering,</w:delText>
        </w:r>
        <w:r w:rsidRPr="0027470C" w:rsidDel="00F17C35">
          <w:rPr>
            <w:rStyle w:val="apple-converted-space"/>
          </w:rPr>
          <w:delText> </w:delText>
        </w:r>
        <w:r w:rsidRPr="0027470C" w:rsidDel="00F17C35">
          <w:delText>10(02), 145-165.</w:delText>
        </w:r>
        <w:bookmarkStart w:id="12203" w:name="_Toc396184404"/>
        <w:bookmarkStart w:id="12204" w:name="_Toc396194070"/>
        <w:bookmarkStart w:id="12205" w:name="_Toc396200231"/>
        <w:bookmarkStart w:id="12206" w:name="_Toc396445090"/>
        <w:bookmarkStart w:id="12207" w:name="_Toc396453175"/>
        <w:bookmarkStart w:id="12208" w:name="_Toc396476274"/>
        <w:bookmarkStart w:id="12209" w:name="_Toc396478335"/>
        <w:bookmarkStart w:id="12210" w:name="_Toc396489807"/>
        <w:bookmarkEnd w:id="12203"/>
        <w:bookmarkEnd w:id="12204"/>
        <w:bookmarkEnd w:id="12205"/>
        <w:bookmarkEnd w:id="12206"/>
        <w:bookmarkEnd w:id="12207"/>
        <w:bookmarkEnd w:id="12208"/>
        <w:bookmarkEnd w:id="12209"/>
        <w:bookmarkEnd w:id="12210"/>
      </w:del>
    </w:p>
    <w:p w:rsidR="002F6E61" w:rsidRDefault="002F6E61">
      <w:pPr>
        <w:rPr>
          <w:del w:id="12211" w:author="Vilson Lu" w:date="2014-08-22T02:46:00Z"/>
        </w:rPr>
        <w:pPrChange w:id="12212" w:author="Vilson Lu" w:date="2014-08-16T15:42:00Z">
          <w:pPr>
            <w:pStyle w:val="Reference"/>
          </w:pPr>
        </w:pPrChange>
      </w:pPr>
      <w:bookmarkStart w:id="12213" w:name="_Toc396184405"/>
      <w:bookmarkStart w:id="12214" w:name="_Toc396194071"/>
      <w:bookmarkStart w:id="12215" w:name="_Toc396200232"/>
      <w:bookmarkStart w:id="12216" w:name="_Toc396445091"/>
      <w:bookmarkStart w:id="12217" w:name="_Toc396453176"/>
      <w:bookmarkStart w:id="12218" w:name="_Toc396476275"/>
      <w:bookmarkStart w:id="12219" w:name="_Toc396478336"/>
      <w:bookmarkStart w:id="12220" w:name="_Toc396489808"/>
      <w:bookmarkEnd w:id="12213"/>
      <w:bookmarkEnd w:id="12214"/>
      <w:bookmarkEnd w:id="12215"/>
      <w:bookmarkEnd w:id="12216"/>
      <w:bookmarkEnd w:id="12217"/>
      <w:bookmarkEnd w:id="12218"/>
      <w:bookmarkEnd w:id="12219"/>
      <w:bookmarkEnd w:id="12220"/>
    </w:p>
    <w:p w:rsidR="002F6E61" w:rsidRDefault="00E97D46">
      <w:pPr>
        <w:rPr>
          <w:del w:id="12221" w:author="Vilson Lu" w:date="2014-08-22T02:46:00Z"/>
          <w:rFonts w:eastAsia="Arial"/>
        </w:rPr>
        <w:pPrChange w:id="12222" w:author="Vilson Lu" w:date="2014-08-16T15:42:00Z">
          <w:pPr>
            <w:pStyle w:val="Reference"/>
          </w:pPr>
        </w:pPrChange>
      </w:pPr>
      <w:del w:id="12223" w:author="Vilson Lu" w:date="2014-08-22T02:46:00Z">
        <w:r w:rsidRPr="0027470C" w:rsidDel="00F17C35">
          <w:rPr>
            <w:rFonts w:eastAsia="Arial"/>
          </w:rPr>
          <w:delText xml:space="preserve">Corney, D., Byrne, E., Buxton, B., &amp; Jones, D. (2008). A logical framework for template creation and information extraction. In </w:delText>
        </w:r>
        <w:r w:rsidRPr="0027470C" w:rsidDel="00F17C35">
          <w:rPr>
            <w:rFonts w:eastAsia="Arial"/>
            <w:i/>
            <w:iCs/>
          </w:rPr>
          <w:delText>Data Mining: Foundations and Practice</w:delText>
        </w:r>
        <w:r w:rsidRPr="0027470C" w:rsidDel="00F17C35">
          <w:rPr>
            <w:rFonts w:eastAsia="Arial"/>
          </w:rPr>
          <w:delText xml:space="preserve"> (pp. 79-108). Springer Berlin Heidelberg.</w:delText>
        </w:r>
        <w:bookmarkStart w:id="12224" w:name="_Toc396184406"/>
        <w:bookmarkStart w:id="12225" w:name="_Toc396194072"/>
        <w:bookmarkStart w:id="12226" w:name="_Toc396200233"/>
        <w:bookmarkStart w:id="12227" w:name="_Toc396445092"/>
        <w:bookmarkStart w:id="12228" w:name="_Toc396453177"/>
        <w:bookmarkStart w:id="12229" w:name="_Toc396476276"/>
        <w:bookmarkStart w:id="12230" w:name="_Toc396478337"/>
        <w:bookmarkStart w:id="12231" w:name="_Toc396489809"/>
        <w:bookmarkEnd w:id="12224"/>
        <w:bookmarkEnd w:id="12225"/>
        <w:bookmarkEnd w:id="12226"/>
        <w:bookmarkEnd w:id="12227"/>
        <w:bookmarkEnd w:id="12228"/>
        <w:bookmarkEnd w:id="12229"/>
        <w:bookmarkEnd w:id="12230"/>
        <w:bookmarkEnd w:id="12231"/>
      </w:del>
    </w:p>
    <w:p w:rsidR="002F6E61" w:rsidRDefault="002F6E61">
      <w:pPr>
        <w:rPr>
          <w:del w:id="12232" w:author="Vilson Lu" w:date="2014-08-22T02:46:00Z"/>
        </w:rPr>
        <w:pPrChange w:id="12233" w:author="Vilson Lu" w:date="2014-08-16T15:42:00Z">
          <w:pPr>
            <w:pStyle w:val="Reference"/>
          </w:pPr>
        </w:pPrChange>
      </w:pPr>
      <w:bookmarkStart w:id="12234" w:name="_Toc396184407"/>
      <w:bookmarkStart w:id="12235" w:name="_Toc396194073"/>
      <w:bookmarkStart w:id="12236" w:name="_Toc396200234"/>
      <w:bookmarkStart w:id="12237" w:name="_Toc396445093"/>
      <w:bookmarkStart w:id="12238" w:name="_Toc396453178"/>
      <w:bookmarkStart w:id="12239" w:name="_Toc396476277"/>
      <w:bookmarkStart w:id="12240" w:name="_Toc396478338"/>
      <w:bookmarkStart w:id="12241" w:name="_Toc396489810"/>
      <w:bookmarkEnd w:id="12234"/>
      <w:bookmarkEnd w:id="12235"/>
      <w:bookmarkEnd w:id="12236"/>
      <w:bookmarkEnd w:id="12237"/>
      <w:bookmarkEnd w:id="12238"/>
      <w:bookmarkEnd w:id="12239"/>
      <w:bookmarkEnd w:id="12240"/>
      <w:bookmarkEnd w:id="12241"/>
    </w:p>
    <w:p w:rsidR="002F6E61" w:rsidRDefault="00E97D46">
      <w:pPr>
        <w:rPr>
          <w:del w:id="12242" w:author="Vilson Lu" w:date="2014-08-22T02:46:00Z"/>
        </w:rPr>
        <w:pPrChange w:id="12243" w:author="Vilson Lu" w:date="2014-08-16T15:42:00Z">
          <w:pPr>
            <w:pStyle w:val="Reference"/>
          </w:pPr>
        </w:pPrChange>
      </w:pPr>
      <w:del w:id="12244" w:author="Vilson Lu" w:date="2014-08-22T02:46:00Z">
        <w:r w:rsidRPr="00DC0596" w:rsidDel="00F17C35">
          <w:delText>Culnan, M. J., McHugh, P. J., &amp; Zubillaga, J. I. (2010). How large US companies can use Twitter and other social media to gain business value. MIS Quarterly Executive, 9(4), 243-259.</w:delText>
        </w:r>
        <w:bookmarkStart w:id="12245" w:name="_Toc396184408"/>
        <w:bookmarkStart w:id="12246" w:name="_Toc396194074"/>
        <w:bookmarkStart w:id="12247" w:name="_Toc396200235"/>
        <w:bookmarkStart w:id="12248" w:name="_Toc396445094"/>
        <w:bookmarkStart w:id="12249" w:name="_Toc396453179"/>
        <w:bookmarkStart w:id="12250" w:name="_Toc396476278"/>
        <w:bookmarkStart w:id="12251" w:name="_Toc396478339"/>
        <w:bookmarkStart w:id="12252" w:name="_Toc396489811"/>
        <w:bookmarkEnd w:id="12245"/>
        <w:bookmarkEnd w:id="12246"/>
        <w:bookmarkEnd w:id="12247"/>
        <w:bookmarkEnd w:id="12248"/>
        <w:bookmarkEnd w:id="12249"/>
        <w:bookmarkEnd w:id="12250"/>
        <w:bookmarkEnd w:id="12251"/>
        <w:bookmarkEnd w:id="12252"/>
      </w:del>
    </w:p>
    <w:p w:rsidR="002F6E61" w:rsidRDefault="002F6E61">
      <w:pPr>
        <w:rPr>
          <w:del w:id="12253" w:author="Vilson Lu" w:date="2014-08-22T02:46:00Z"/>
        </w:rPr>
        <w:pPrChange w:id="12254" w:author="Vilson Lu" w:date="2014-08-16T15:42:00Z">
          <w:pPr>
            <w:pStyle w:val="Reference"/>
          </w:pPr>
        </w:pPrChange>
      </w:pPr>
      <w:bookmarkStart w:id="12255" w:name="_Toc396184409"/>
      <w:bookmarkStart w:id="12256" w:name="_Toc396194075"/>
      <w:bookmarkStart w:id="12257" w:name="_Toc396200236"/>
      <w:bookmarkStart w:id="12258" w:name="_Toc396445095"/>
      <w:bookmarkStart w:id="12259" w:name="_Toc396453180"/>
      <w:bookmarkStart w:id="12260" w:name="_Toc396476279"/>
      <w:bookmarkStart w:id="12261" w:name="_Toc396478340"/>
      <w:bookmarkStart w:id="12262" w:name="_Toc396489812"/>
      <w:bookmarkEnd w:id="12255"/>
      <w:bookmarkEnd w:id="12256"/>
      <w:bookmarkEnd w:id="12257"/>
      <w:bookmarkEnd w:id="12258"/>
      <w:bookmarkEnd w:id="12259"/>
      <w:bookmarkEnd w:id="12260"/>
      <w:bookmarkEnd w:id="12261"/>
      <w:bookmarkEnd w:id="12262"/>
    </w:p>
    <w:p w:rsidR="002F6E61" w:rsidRDefault="00E97D46">
      <w:pPr>
        <w:rPr>
          <w:del w:id="12263" w:author="Vilson Lu" w:date="2014-08-22T02:46:00Z"/>
        </w:rPr>
        <w:pPrChange w:id="12264" w:author="Vilson Lu" w:date="2014-08-16T15:42:00Z">
          <w:pPr>
            <w:pStyle w:val="Reference"/>
          </w:pPr>
        </w:pPrChange>
      </w:pPr>
      <w:del w:id="12265" w:author="Vilson Lu" w:date="2014-08-22T02:46:00Z">
        <w:r w:rsidRPr="0027470C" w:rsidDel="00F17C35">
          <w:delText>Cunningham, H. (2002). GATE, a general architecture for text engineering.Computers and the Humanities,</w:delText>
        </w:r>
        <w:r w:rsidRPr="0027470C" w:rsidDel="00F17C35">
          <w:rPr>
            <w:rStyle w:val="apple-converted-space"/>
          </w:rPr>
          <w:delText> </w:delText>
        </w:r>
        <w:r w:rsidRPr="0027470C" w:rsidDel="00F17C35">
          <w:delText>36(2), 223-254.</w:delText>
        </w:r>
        <w:bookmarkStart w:id="12266" w:name="_Toc396184410"/>
        <w:bookmarkStart w:id="12267" w:name="_Toc396194076"/>
        <w:bookmarkStart w:id="12268" w:name="_Toc396200237"/>
        <w:bookmarkStart w:id="12269" w:name="_Toc396445096"/>
        <w:bookmarkStart w:id="12270" w:name="_Toc396453181"/>
        <w:bookmarkStart w:id="12271" w:name="_Toc396476280"/>
        <w:bookmarkStart w:id="12272" w:name="_Toc396478341"/>
        <w:bookmarkStart w:id="12273" w:name="_Toc396489813"/>
        <w:bookmarkEnd w:id="12266"/>
        <w:bookmarkEnd w:id="12267"/>
        <w:bookmarkEnd w:id="12268"/>
        <w:bookmarkEnd w:id="12269"/>
        <w:bookmarkEnd w:id="12270"/>
        <w:bookmarkEnd w:id="12271"/>
        <w:bookmarkEnd w:id="12272"/>
        <w:bookmarkEnd w:id="12273"/>
      </w:del>
    </w:p>
    <w:p w:rsidR="002F6E61" w:rsidRDefault="002F6E61">
      <w:pPr>
        <w:rPr>
          <w:del w:id="12274" w:author="Vilson Lu" w:date="2014-08-22T02:46:00Z"/>
        </w:rPr>
        <w:pPrChange w:id="12275" w:author="Vilson Lu" w:date="2014-08-16T15:42:00Z">
          <w:pPr>
            <w:pStyle w:val="Reference"/>
          </w:pPr>
        </w:pPrChange>
      </w:pPr>
      <w:bookmarkStart w:id="12276" w:name="_Toc396184411"/>
      <w:bookmarkStart w:id="12277" w:name="_Toc396194077"/>
      <w:bookmarkStart w:id="12278" w:name="_Toc396200238"/>
      <w:bookmarkStart w:id="12279" w:name="_Toc396445097"/>
      <w:bookmarkStart w:id="12280" w:name="_Toc396453182"/>
      <w:bookmarkStart w:id="12281" w:name="_Toc396476281"/>
      <w:bookmarkStart w:id="12282" w:name="_Toc396478342"/>
      <w:bookmarkStart w:id="12283" w:name="_Toc396489814"/>
      <w:bookmarkEnd w:id="12276"/>
      <w:bookmarkEnd w:id="12277"/>
      <w:bookmarkEnd w:id="12278"/>
      <w:bookmarkEnd w:id="12279"/>
      <w:bookmarkEnd w:id="12280"/>
      <w:bookmarkEnd w:id="12281"/>
      <w:bookmarkEnd w:id="12282"/>
      <w:bookmarkEnd w:id="12283"/>
    </w:p>
    <w:p w:rsidR="002F6E61" w:rsidRDefault="00E97D46">
      <w:pPr>
        <w:rPr>
          <w:del w:id="12284" w:author="Vilson Lu" w:date="2014-08-22T02:46:00Z"/>
        </w:rPr>
        <w:pPrChange w:id="12285" w:author="Vilson Lu" w:date="2014-08-16T15:42:00Z">
          <w:pPr>
            <w:pStyle w:val="Reference"/>
          </w:pPr>
        </w:pPrChange>
      </w:pPr>
      <w:del w:id="12286" w:author="Vilson Lu" w:date="2014-08-22T02:46:00Z">
        <w:r w:rsidRPr="0027470C" w:rsidDel="00F17C35">
          <w:delText>Cunningham, H., Maynard, D., Bontcheva, K., &amp;</w:delText>
        </w:r>
        <w:r w:rsidRPr="0027470C" w:rsidDel="00F17C35">
          <w:rPr>
            <w:rStyle w:val="ReferenceChar"/>
          </w:rPr>
          <w:delText>Tablan, V. (2002, July). A framework and graphical development environment for robust NLP tools and</w:delText>
        </w:r>
        <w:r w:rsidRPr="0027470C" w:rsidDel="00F17C35">
          <w:delText xml:space="preserve"> applications. In ACL (pp. 168-175). </w:delText>
        </w:r>
        <w:bookmarkStart w:id="12287" w:name="_Toc396184412"/>
        <w:bookmarkStart w:id="12288" w:name="_Toc396194078"/>
        <w:bookmarkStart w:id="12289" w:name="_Toc396200239"/>
        <w:bookmarkStart w:id="12290" w:name="_Toc396445098"/>
        <w:bookmarkStart w:id="12291" w:name="_Toc396453183"/>
        <w:bookmarkStart w:id="12292" w:name="_Toc396476282"/>
        <w:bookmarkStart w:id="12293" w:name="_Toc396478343"/>
        <w:bookmarkStart w:id="12294" w:name="_Toc396489815"/>
        <w:bookmarkEnd w:id="12287"/>
        <w:bookmarkEnd w:id="12288"/>
        <w:bookmarkEnd w:id="12289"/>
        <w:bookmarkEnd w:id="12290"/>
        <w:bookmarkEnd w:id="12291"/>
        <w:bookmarkEnd w:id="12292"/>
        <w:bookmarkEnd w:id="12293"/>
        <w:bookmarkEnd w:id="12294"/>
      </w:del>
    </w:p>
    <w:p w:rsidR="002F6E61" w:rsidRDefault="002F6E61">
      <w:pPr>
        <w:rPr>
          <w:del w:id="12295" w:author="Vilson Lu" w:date="2014-08-22T02:46:00Z"/>
        </w:rPr>
        <w:pPrChange w:id="12296" w:author="Vilson Lu" w:date="2014-08-16T15:42:00Z">
          <w:pPr>
            <w:pStyle w:val="Reference"/>
          </w:pPr>
        </w:pPrChange>
      </w:pPr>
      <w:bookmarkStart w:id="12297" w:name="_Toc396184413"/>
      <w:bookmarkStart w:id="12298" w:name="_Toc396194079"/>
      <w:bookmarkStart w:id="12299" w:name="_Toc396200240"/>
      <w:bookmarkStart w:id="12300" w:name="_Toc396445099"/>
      <w:bookmarkStart w:id="12301" w:name="_Toc396453184"/>
      <w:bookmarkStart w:id="12302" w:name="_Toc396476283"/>
      <w:bookmarkStart w:id="12303" w:name="_Toc396478344"/>
      <w:bookmarkStart w:id="12304" w:name="_Toc396489816"/>
      <w:bookmarkEnd w:id="12297"/>
      <w:bookmarkEnd w:id="12298"/>
      <w:bookmarkEnd w:id="12299"/>
      <w:bookmarkEnd w:id="12300"/>
      <w:bookmarkEnd w:id="12301"/>
      <w:bookmarkEnd w:id="12302"/>
      <w:bookmarkEnd w:id="12303"/>
      <w:bookmarkEnd w:id="12304"/>
    </w:p>
    <w:p w:rsidR="002F6E61" w:rsidRDefault="00E97D46">
      <w:pPr>
        <w:rPr>
          <w:del w:id="12305" w:author="Vilson Lu" w:date="2014-08-22T02:46:00Z"/>
        </w:rPr>
        <w:pPrChange w:id="12306" w:author="Vilson Lu" w:date="2014-08-16T15:42:00Z">
          <w:pPr>
            <w:pStyle w:val="Reference"/>
          </w:pPr>
        </w:pPrChange>
      </w:pPr>
      <w:del w:id="12307" w:author="Vilson Lu" w:date="2014-08-22T02:46:00Z">
        <w:r w:rsidRPr="0027470C" w:rsidDel="00F17C35">
          <w:delText>Cunningham, H., Maynard, D., Bontcheva, K., Tablan, V., Ursu, C., Dimitrov, M. &amp; Aswani, N. (2002). Developing language processing components with GATE (a user guide).</w:delText>
        </w:r>
        <w:r w:rsidRPr="0027470C" w:rsidDel="00F17C35">
          <w:rPr>
            <w:rStyle w:val="apple-converted-space"/>
          </w:rPr>
          <w:delText> </w:delText>
        </w:r>
        <w:r w:rsidRPr="0027470C" w:rsidDel="00F17C35">
          <w:delText>University of Sheffield, Sheffield UK,</w:delText>
        </w:r>
        <w:r w:rsidRPr="0027470C" w:rsidDel="00F17C35">
          <w:rPr>
            <w:rStyle w:val="apple-converted-space"/>
          </w:rPr>
          <w:delText> </w:delText>
        </w:r>
        <w:r w:rsidRPr="0027470C" w:rsidDel="00F17C35">
          <w:delText>5.</w:delText>
        </w:r>
        <w:bookmarkStart w:id="12308" w:name="_Toc396184414"/>
        <w:bookmarkStart w:id="12309" w:name="_Toc396194080"/>
        <w:bookmarkStart w:id="12310" w:name="_Toc396200241"/>
        <w:bookmarkStart w:id="12311" w:name="_Toc396445100"/>
        <w:bookmarkStart w:id="12312" w:name="_Toc396453185"/>
        <w:bookmarkStart w:id="12313" w:name="_Toc396476284"/>
        <w:bookmarkStart w:id="12314" w:name="_Toc396478345"/>
        <w:bookmarkStart w:id="12315" w:name="_Toc396489817"/>
        <w:bookmarkEnd w:id="12308"/>
        <w:bookmarkEnd w:id="12309"/>
        <w:bookmarkEnd w:id="12310"/>
        <w:bookmarkEnd w:id="12311"/>
        <w:bookmarkEnd w:id="12312"/>
        <w:bookmarkEnd w:id="12313"/>
        <w:bookmarkEnd w:id="12314"/>
        <w:bookmarkEnd w:id="12315"/>
      </w:del>
    </w:p>
    <w:p w:rsidR="002F6E61" w:rsidRDefault="002F6E61">
      <w:pPr>
        <w:rPr>
          <w:del w:id="12316" w:author="Vilson Lu" w:date="2014-08-22T02:46:00Z"/>
        </w:rPr>
        <w:pPrChange w:id="12317" w:author="Vilson Lu" w:date="2014-08-16T15:42:00Z">
          <w:pPr>
            <w:pStyle w:val="Reference"/>
          </w:pPr>
        </w:pPrChange>
      </w:pPr>
      <w:bookmarkStart w:id="12318" w:name="_Toc396184415"/>
      <w:bookmarkStart w:id="12319" w:name="_Toc396194081"/>
      <w:bookmarkStart w:id="12320" w:name="_Toc396200242"/>
      <w:bookmarkStart w:id="12321" w:name="_Toc396445101"/>
      <w:bookmarkStart w:id="12322" w:name="_Toc396453186"/>
      <w:bookmarkStart w:id="12323" w:name="_Toc396476285"/>
      <w:bookmarkStart w:id="12324" w:name="_Toc396478346"/>
      <w:bookmarkStart w:id="12325" w:name="_Toc396489818"/>
      <w:bookmarkEnd w:id="12318"/>
      <w:bookmarkEnd w:id="12319"/>
      <w:bookmarkEnd w:id="12320"/>
      <w:bookmarkEnd w:id="12321"/>
      <w:bookmarkEnd w:id="12322"/>
      <w:bookmarkEnd w:id="12323"/>
      <w:bookmarkEnd w:id="12324"/>
      <w:bookmarkEnd w:id="12325"/>
    </w:p>
    <w:p w:rsidR="002F6E61" w:rsidRDefault="00E97D46">
      <w:pPr>
        <w:rPr>
          <w:del w:id="12326" w:author="Vilson Lu" w:date="2014-08-22T02:46:00Z"/>
        </w:rPr>
        <w:pPrChange w:id="12327" w:author="Vilson Lu" w:date="2014-08-16T15:42:00Z">
          <w:pPr>
            <w:pStyle w:val="Reference"/>
          </w:pPr>
        </w:pPrChange>
      </w:pPr>
      <w:del w:id="12328" w:author="Vilson Lu" w:date="2014-08-22T02:46:00Z">
        <w:r w:rsidRPr="00915BA7" w:rsidDel="00F17C35">
          <w:delText>Davis, J., &amp; Goadrich, M. (2006, June). The relationship between Precision-Recall and ROC curves. In Proceedings of the 23rd international conference on Machine learning (pp. 233-240). ACM.</w:delText>
        </w:r>
        <w:bookmarkStart w:id="12329" w:name="_Toc396184416"/>
        <w:bookmarkStart w:id="12330" w:name="_Toc396194082"/>
        <w:bookmarkStart w:id="12331" w:name="_Toc396200243"/>
        <w:bookmarkStart w:id="12332" w:name="_Toc396445102"/>
        <w:bookmarkStart w:id="12333" w:name="_Toc396453187"/>
        <w:bookmarkStart w:id="12334" w:name="_Toc396476286"/>
        <w:bookmarkStart w:id="12335" w:name="_Toc396478347"/>
        <w:bookmarkStart w:id="12336" w:name="_Toc396489819"/>
        <w:bookmarkEnd w:id="12329"/>
        <w:bookmarkEnd w:id="12330"/>
        <w:bookmarkEnd w:id="12331"/>
        <w:bookmarkEnd w:id="12332"/>
        <w:bookmarkEnd w:id="12333"/>
        <w:bookmarkEnd w:id="12334"/>
        <w:bookmarkEnd w:id="12335"/>
        <w:bookmarkEnd w:id="12336"/>
      </w:del>
    </w:p>
    <w:p w:rsidR="002F6E61" w:rsidRDefault="002F6E61">
      <w:pPr>
        <w:rPr>
          <w:del w:id="12337" w:author="Vilson Lu" w:date="2014-08-22T02:46:00Z"/>
        </w:rPr>
        <w:pPrChange w:id="12338" w:author="Vilson Lu" w:date="2014-08-16T15:42:00Z">
          <w:pPr>
            <w:pStyle w:val="Reference"/>
          </w:pPr>
        </w:pPrChange>
      </w:pPr>
      <w:bookmarkStart w:id="12339" w:name="_Toc396184417"/>
      <w:bookmarkStart w:id="12340" w:name="_Toc396194083"/>
      <w:bookmarkStart w:id="12341" w:name="_Toc396200244"/>
      <w:bookmarkStart w:id="12342" w:name="_Toc396445103"/>
      <w:bookmarkStart w:id="12343" w:name="_Toc396453188"/>
      <w:bookmarkStart w:id="12344" w:name="_Toc396476287"/>
      <w:bookmarkStart w:id="12345" w:name="_Toc396478348"/>
      <w:bookmarkStart w:id="12346" w:name="_Toc396489820"/>
      <w:bookmarkEnd w:id="12339"/>
      <w:bookmarkEnd w:id="12340"/>
      <w:bookmarkEnd w:id="12341"/>
      <w:bookmarkEnd w:id="12342"/>
      <w:bookmarkEnd w:id="12343"/>
      <w:bookmarkEnd w:id="12344"/>
      <w:bookmarkEnd w:id="12345"/>
      <w:bookmarkEnd w:id="12346"/>
    </w:p>
    <w:p w:rsidR="002F6E61" w:rsidRDefault="00E97D46">
      <w:pPr>
        <w:rPr>
          <w:del w:id="12347" w:author="Vilson Lu" w:date="2014-08-22T02:46:00Z"/>
        </w:rPr>
        <w:pPrChange w:id="12348" w:author="Vilson Lu" w:date="2014-08-16T15:42:00Z">
          <w:pPr>
            <w:pStyle w:val="Reference"/>
          </w:pPr>
        </w:pPrChange>
      </w:pPr>
      <w:del w:id="12349" w:author="Vilson Lu" w:date="2014-08-22T02:46:00Z">
        <w:r w:rsidRPr="0027470C" w:rsidDel="00F17C35">
          <w:delText>Dimitrov, M. (2005). A Lightweight Approach to Coreference Resolution for Named Entities in Text Marin Dimitrov, Kalina Bontcheva, Hamish Cunningham and Diana Maynard. Anaphora Processing: Linguistic, cognitive and computational modelling, 263, 97.</w:delText>
        </w:r>
        <w:bookmarkStart w:id="12350" w:name="_Toc396184418"/>
        <w:bookmarkStart w:id="12351" w:name="_Toc396194084"/>
        <w:bookmarkStart w:id="12352" w:name="_Toc396200245"/>
        <w:bookmarkStart w:id="12353" w:name="_Toc396445104"/>
        <w:bookmarkStart w:id="12354" w:name="_Toc396453189"/>
        <w:bookmarkStart w:id="12355" w:name="_Toc396476288"/>
        <w:bookmarkStart w:id="12356" w:name="_Toc396478349"/>
        <w:bookmarkStart w:id="12357" w:name="_Toc396489821"/>
        <w:bookmarkEnd w:id="12350"/>
        <w:bookmarkEnd w:id="12351"/>
        <w:bookmarkEnd w:id="12352"/>
        <w:bookmarkEnd w:id="12353"/>
        <w:bookmarkEnd w:id="12354"/>
        <w:bookmarkEnd w:id="12355"/>
        <w:bookmarkEnd w:id="12356"/>
        <w:bookmarkEnd w:id="12357"/>
      </w:del>
    </w:p>
    <w:p w:rsidR="002F6E61" w:rsidRDefault="002F6E61">
      <w:pPr>
        <w:rPr>
          <w:del w:id="12358" w:author="Vilson Lu" w:date="2014-08-22T02:46:00Z"/>
        </w:rPr>
        <w:pPrChange w:id="12359" w:author="Vilson Lu" w:date="2014-08-16T15:42:00Z">
          <w:pPr>
            <w:pStyle w:val="Reference"/>
          </w:pPr>
        </w:pPrChange>
      </w:pPr>
      <w:bookmarkStart w:id="12360" w:name="_Toc396184419"/>
      <w:bookmarkStart w:id="12361" w:name="_Toc396194085"/>
      <w:bookmarkStart w:id="12362" w:name="_Toc396200246"/>
      <w:bookmarkStart w:id="12363" w:name="_Toc396445105"/>
      <w:bookmarkStart w:id="12364" w:name="_Toc396453190"/>
      <w:bookmarkStart w:id="12365" w:name="_Toc396476289"/>
      <w:bookmarkStart w:id="12366" w:name="_Toc396478350"/>
      <w:bookmarkStart w:id="12367" w:name="_Toc396489822"/>
      <w:bookmarkEnd w:id="12360"/>
      <w:bookmarkEnd w:id="12361"/>
      <w:bookmarkEnd w:id="12362"/>
      <w:bookmarkEnd w:id="12363"/>
      <w:bookmarkEnd w:id="12364"/>
      <w:bookmarkEnd w:id="12365"/>
      <w:bookmarkEnd w:id="12366"/>
      <w:bookmarkEnd w:id="12367"/>
    </w:p>
    <w:p w:rsidR="002F6E61" w:rsidRDefault="00E97D46">
      <w:pPr>
        <w:rPr>
          <w:del w:id="12368" w:author="Vilson Lu" w:date="2014-08-22T02:46:00Z"/>
        </w:rPr>
        <w:pPrChange w:id="12369" w:author="Vilson Lu" w:date="2014-08-16T15:42:00Z">
          <w:pPr>
            <w:pStyle w:val="Reference"/>
          </w:pPr>
        </w:pPrChange>
      </w:pPr>
      <w:del w:id="12370" w:author="Vilson Lu" w:date="2014-08-22T02:46:00Z">
        <w:r w:rsidRPr="0027470C" w:rsidDel="00F17C35">
          <w:rPr>
            <w:highlight w:val="white"/>
          </w:rPr>
          <w:delText>Dung, T. Q., &amp; Kameyama, W. (2007, March). A proposal of ontology-based health care information extraction system: Vnhies. In Research, Innovation and Vision for the Future, 2007 IEEE International Conference on (pp. 1-7). IEEE.</w:delText>
        </w:r>
        <w:bookmarkStart w:id="12371" w:name="_Toc396184420"/>
        <w:bookmarkStart w:id="12372" w:name="_Toc396194086"/>
        <w:bookmarkStart w:id="12373" w:name="_Toc396200247"/>
        <w:bookmarkStart w:id="12374" w:name="_Toc396445106"/>
        <w:bookmarkStart w:id="12375" w:name="_Toc396453191"/>
        <w:bookmarkStart w:id="12376" w:name="_Toc396476290"/>
        <w:bookmarkStart w:id="12377" w:name="_Toc396478351"/>
        <w:bookmarkStart w:id="12378" w:name="_Toc396489823"/>
        <w:bookmarkEnd w:id="12371"/>
        <w:bookmarkEnd w:id="12372"/>
        <w:bookmarkEnd w:id="12373"/>
        <w:bookmarkEnd w:id="12374"/>
        <w:bookmarkEnd w:id="12375"/>
        <w:bookmarkEnd w:id="12376"/>
        <w:bookmarkEnd w:id="12377"/>
        <w:bookmarkEnd w:id="12378"/>
      </w:del>
    </w:p>
    <w:p w:rsidR="002F6E61" w:rsidRDefault="002F6E61">
      <w:pPr>
        <w:rPr>
          <w:del w:id="12379" w:author="Vilson Lu" w:date="2014-08-22T02:46:00Z"/>
        </w:rPr>
        <w:pPrChange w:id="12380" w:author="Vilson Lu" w:date="2014-08-16T15:42:00Z">
          <w:pPr>
            <w:pStyle w:val="Reference"/>
          </w:pPr>
        </w:pPrChange>
      </w:pPr>
      <w:bookmarkStart w:id="12381" w:name="_Toc396184421"/>
      <w:bookmarkStart w:id="12382" w:name="_Toc396194087"/>
      <w:bookmarkStart w:id="12383" w:name="_Toc396200248"/>
      <w:bookmarkStart w:id="12384" w:name="_Toc396445107"/>
      <w:bookmarkStart w:id="12385" w:name="_Toc396453192"/>
      <w:bookmarkStart w:id="12386" w:name="_Toc396476291"/>
      <w:bookmarkStart w:id="12387" w:name="_Toc396478352"/>
      <w:bookmarkStart w:id="12388" w:name="_Toc396489824"/>
      <w:bookmarkEnd w:id="12381"/>
      <w:bookmarkEnd w:id="12382"/>
      <w:bookmarkEnd w:id="12383"/>
      <w:bookmarkEnd w:id="12384"/>
      <w:bookmarkEnd w:id="12385"/>
      <w:bookmarkEnd w:id="12386"/>
      <w:bookmarkEnd w:id="12387"/>
      <w:bookmarkEnd w:id="12388"/>
    </w:p>
    <w:p w:rsidR="002F6E61" w:rsidRDefault="00E97D46">
      <w:pPr>
        <w:rPr>
          <w:del w:id="12389" w:author="Vilson Lu" w:date="2014-08-22T02:46:00Z"/>
        </w:rPr>
        <w:pPrChange w:id="12390" w:author="Vilson Lu" w:date="2014-08-16T15:42:00Z">
          <w:pPr>
            <w:pStyle w:val="Reference"/>
          </w:pPr>
        </w:pPrChange>
      </w:pPr>
      <w:del w:id="12391" w:author="Vilson Lu" w:date="2014-08-22T02:46:00Z">
        <w:r w:rsidRPr="0027470C" w:rsidDel="00F17C35">
          <w:delText>Farkas, R. (2009).</w:delText>
        </w:r>
        <w:r w:rsidRPr="0027470C" w:rsidDel="00F17C35">
          <w:rPr>
            <w:rStyle w:val="apple-converted-space"/>
          </w:rPr>
          <w:delText> </w:delText>
        </w:r>
        <w:r w:rsidRPr="0027470C" w:rsidDel="00F17C35">
          <w:delText>Machine learning techniques for applied information extraction</w:delText>
        </w:r>
        <w:r w:rsidRPr="0027470C" w:rsidDel="00F17C35">
          <w:rPr>
            <w:rStyle w:val="apple-converted-space"/>
          </w:rPr>
          <w:delText> </w:delText>
        </w:r>
        <w:r w:rsidRPr="0027470C" w:rsidDel="00F17C35">
          <w:delText>(Doctoral dissertation, University of Szeged).</w:delText>
        </w:r>
        <w:bookmarkStart w:id="12392" w:name="_Toc396184422"/>
        <w:bookmarkStart w:id="12393" w:name="_Toc396194088"/>
        <w:bookmarkStart w:id="12394" w:name="_Toc396200249"/>
        <w:bookmarkStart w:id="12395" w:name="_Toc396445108"/>
        <w:bookmarkStart w:id="12396" w:name="_Toc396453193"/>
        <w:bookmarkStart w:id="12397" w:name="_Toc396476292"/>
        <w:bookmarkStart w:id="12398" w:name="_Toc396478353"/>
        <w:bookmarkStart w:id="12399" w:name="_Toc396489825"/>
        <w:bookmarkEnd w:id="12392"/>
        <w:bookmarkEnd w:id="12393"/>
        <w:bookmarkEnd w:id="12394"/>
        <w:bookmarkEnd w:id="12395"/>
        <w:bookmarkEnd w:id="12396"/>
        <w:bookmarkEnd w:id="12397"/>
        <w:bookmarkEnd w:id="12398"/>
        <w:bookmarkEnd w:id="12399"/>
      </w:del>
    </w:p>
    <w:p w:rsidR="002F6E61" w:rsidRDefault="002F6E61">
      <w:pPr>
        <w:rPr>
          <w:del w:id="12400" w:author="Vilson Lu" w:date="2014-08-22T02:46:00Z"/>
        </w:rPr>
        <w:pPrChange w:id="12401" w:author="Vilson Lu" w:date="2014-08-16T15:42:00Z">
          <w:pPr>
            <w:pStyle w:val="Reference"/>
          </w:pPr>
        </w:pPrChange>
      </w:pPr>
      <w:bookmarkStart w:id="12402" w:name="_Toc396184423"/>
      <w:bookmarkStart w:id="12403" w:name="_Toc396194089"/>
      <w:bookmarkStart w:id="12404" w:name="_Toc396200250"/>
      <w:bookmarkStart w:id="12405" w:name="_Toc396445109"/>
      <w:bookmarkStart w:id="12406" w:name="_Toc396453194"/>
      <w:bookmarkStart w:id="12407" w:name="_Toc396476293"/>
      <w:bookmarkStart w:id="12408" w:name="_Toc396478354"/>
      <w:bookmarkStart w:id="12409" w:name="_Toc396489826"/>
      <w:bookmarkEnd w:id="12402"/>
      <w:bookmarkEnd w:id="12403"/>
      <w:bookmarkEnd w:id="12404"/>
      <w:bookmarkEnd w:id="12405"/>
      <w:bookmarkEnd w:id="12406"/>
      <w:bookmarkEnd w:id="12407"/>
      <w:bookmarkEnd w:id="12408"/>
      <w:bookmarkEnd w:id="12409"/>
    </w:p>
    <w:p w:rsidR="002F6E61" w:rsidRDefault="00E97D46">
      <w:pPr>
        <w:rPr>
          <w:del w:id="12410" w:author="Vilson Lu" w:date="2014-08-22T02:46:00Z"/>
        </w:rPr>
        <w:pPrChange w:id="12411" w:author="Vilson Lu" w:date="2014-08-16T15:42:00Z">
          <w:pPr>
            <w:pStyle w:val="Reference"/>
          </w:pPr>
        </w:pPrChange>
      </w:pPr>
      <w:del w:id="12412" w:author="Vilson Lu" w:date="2014-08-22T02:46:00Z">
        <w:r w:rsidRPr="0027470C" w:rsidDel="00F17C35">
          <w:rPr>
            <w:highlight w:val="white"/>
          </w:rPr>
          <w:delText>Feilmayr, C. (2011, August). Text Mining-Supported Information Extraction: An Extended Methodology for Developing Information Extraction Systems. InDatabase and Expert Systems Applications (DEXA), 2011 22nd International Workshop on (pp. 217-221). IEEE.</w:delText>
        </w:r>
        <w:bookmarkStart w:id="12413" w:name="_Toc396184424"/>
        <w:bookmarkStart w:id="12414" w:name="_Toc396194090"/>
        <w:bookmarkStart w:id="12415" w:name="_Toc396200251"/>
        <w:bookmarkStart w:id="12416" w:name="_Toc396445110"/>
        <w:bookmarkStart w:id="12417" w:name="_Toc396453195"/>
        <w:bookmarkStart w:id="12418" w:name="_Toc396476294"/>
        <w:bookmarkStart w:id="12419" w:name="_Toc396478355"/>
        <w:bookmarkStart w:id="12420" w:name="_Toc396489827"/>
        <w:bookmarkEnd w:id="12413"/>
        <w:bookmarkEnd w:id="12414"/>
        <w:bookmarkEnd w:id="12415"/>
        <w:bookmarkEnd w:id="12416"/>
        <w:bookmarkEnd w:id="12417"/>
        <w:bookmarkEnd w:id="12418"/>
        <w:bookmarkEnd w:id="12419"/>
        <w:bookmarkEnd w:id="12420"/>
      </w:del>
    </w:p>
    <w:p w:rsidR="002F6E61" w:rsidRDefault="002F6E61">
      <w:pPr>
        <w:rPr>
          <w:del w:id="12421" w:author="Vilson Lu" w:date="2014-08-22T02:46:00Z"/>
        </w:rPr>
        <w:pPrChange w:id="12422" w:author="Vilson Lu" w:date="2014-08-16T15:42:00Z">
          <w:pPr>
            <w:pStyle w:val="Reference"/>
          </w:pPr>
        </w:pPrChange>
      </w:pPr>
      <w:bookmarkStart w:id="12423" w:name="_Toc396184425"/>
      <w:bookmarkStart w:id="12424" w:name="_Toc396194091"/>
      <w:bookmarkStart w:id="12425" w:name="_Toc396200252"/>
      <w:bookmarkStart w:id="12426" w:name="_Toc396445111"/>
      <w:bookmarkStart w:id="12427" w:name="_Toc396453196"/>
      <w:bookmarkStart w:id="12428" w:name="_Toc396476295"/>
      <w:bookmarkStart w:id="12429" w:name="_Toc396478356"/>
      <w:bookmarkStart w:id="12430" w:name="_Toc396489828"/>
      <w:bookmarkEnd w:id="12423"/>
      <w:bookmarkEnd w:id="12424"/>
      <w:bookmarkEnd w:id="12425"/>
      <w:bookmarkEnd w:id="12426"/>
      <w:bookmarkEnd w:id="12427"/>
      <w:bookmarkEnd w:id="12428"/>
      <w:bookmarkEnd w:id="12429"/>
      <w:bookmarkEnd w:id="12430"/>
    </w:p>
    <w:p w:rsidR="002F6E61" w:rsidRDefault="00E97D46">
      <w:pPr>
        <w:rPr>
          <w:del w:id="12431" w:author="Vilson Lu" w:date="2014-08-22T02:46:00Z"/>
        </w:rPr>
        <w:pPrChange w:id="12432" w:author="Vilson Lu" w:date="2014-08-16T15:42:00Z">
          <w:pPr>
            <w:pStyle w:val="Reference"/>
          </w:pPr>
        </w:pPrChange>
      </w:pPr>
      <w:del w:id="12433" w:author="Vilson Lu" w:date="2014-08-22T02:46:00Z">
        <w:r w:rsidRPr="0027470C" w:rsidDel="00F17C35">
          <w:rPr>
            <w:highlight w:val="white"/>
          </w:rPr>
          <w:lastRenderedPageBreak/>
          <w:delText>Freitag, D. (2000). Machine learning for information extraction in informal domains. Machine learning, 39(2-3), 169-202.</w:delText>
        </w:r>
        <w:bookmarkStart w:id="12434" w:name="_Toc396184426"/>
        <w:bookmarkStart w:id="12435" w:name="_Toc396194092"/>
        <w:bookmarkStart w:id="12436" w:name="_Toc396200253"/>
        <w:bookmarkStart w:id="12437" w:name="_Toc396445112"/>
        <w:bookmarkStart w:id="12438" w:name="_Toc396453197"/>
        <w:bookmarkStart w:id="12439" w:name="_Toc396476296"/>
        <w:bookmarkStart w:id="12440" w:name="_Toc396478357"/>
        <w:bookmarkStart w:id="12441" w:name="_Toc396489829"/>
        <w:bookmarkEnd w:id="12434"/>
        <w:bookmarkEnd w:id="12435"/>
        <w:bookmarkEnd w:id="12436"/>
        <w:bookmarkEnd w:id="12437"/>
        <w:bookmarkEnd w:id="12438"/>
        <w:bookmarkEnd w:id="12439"/>
        <w:bookmarkEnd w:id="12440"/>
        <w:bookmarkEnd w:id="12441"/>
      </w:del>
    </w:p>
    <w:p w:rsidR="002F6E61" w:rsidRDefault="002F6E61">
      <w:pPr>
        <w:rPr>
          <w:del w:id="12442" w:author="Vilson Lu" w:date="2014-08-22T02:46:00Z"/>
        </w:rPr>
        <w:pPrChange w:id="12443" w:author="Vilson Lu" w:date="2014-08-16T15:42:00Z">
          <w:pPr>
            <w:pStyle w:val="Reference"/>
          </w:pPr>
        </w:pPrChange>
      </w:pPr>
      <w:bookmarkStart w:id="12444" w:name="_Toc396184427"/>
      <w:bookmarkStart w:id="12445" w:name="_Toc396194093"/>
      <w:bookmarkStart w:id="12446" w:name="_Toc396200254"/>
      <w:bookmarkStart w:id="12447" w:name="_Toc396445113"/>
      <w:bookmarkStart w:id="12448" w:name="_Toc396453198"/>
      <w:bookmarkStart w:id="12449" w:name="_Toc396476297"/>
      <w:bookmarkStart w:id="12450" w:name="_Toc396478358"/>
      <w:bookmarkStart w:id="12451" w:name="_Toc396489830"/>
      <w:bookmarkEnd w:id="12444"/>
      <w:bookmarkEnd w:id="12445"/>
      <w:bookmarkEnd w:id="12446"/>
      <w:bookmarkEnd w:id="12447"/>
      <w:bookmarkEnd w:id="12448"/>
      <w:bookmarkEnd w:id="12449"/>
      <w:bookmarkEnd w:id="12450"/>
      <w:bookmarkEnd w:id="12451"/>
    </w:p>
    <w:p w:rsidR="002F6E61" w:rsidRDefault="00E97D46">
      <w:pPr>
        <w:rPr>
          <w:del w:id="12452" w:author="Vilson Lu" w:date="2014-08-22T02:46:00Z"/>
          <w:lang w:val="en-PH"/>
        </w:rPr>
        <w:pPrChange w:id="12453" w:author="Vilson Lu" w:date="2014-08-16T15:42:00Z">
          <w:pPr>
            <w:pStyle w:val="Reference"/>
          </w:pPr>
        </w:pPrChange>
      </w:pPr>
      <w:del w:id="12454" w:author="Vilson Lu" w:date="2014-08-22T02:46:00Z">
        <w:r w:rsidRPr="0027470C" w:rsidDel="00F17C35">
          <w:rPr>
            <w:lang w:val="en-PH"/>
          </w:rPr>
          <w:delText xml:space="preserve">Freitag, D., &amp; Kushmerick, N. 2000. Boosted wrapper induction. </w:delText>
        </w:r>
        <w:r w:rsidRPr="0027470C" w:rsidDel="00F17C35">
          <w:rPr>
            <w:rFonts w:ascii="CMTI9" w:hAnsi="CMTI9" w:cs="CMTI9"/>
            <w:lang w:val="en-PH"/>
          </w:rPr>
          <w:delText xml:space="preserve">In: </w:delText>
        </w:r>
        <w:r w:rsidRPr="0027470C" w:rsidDel="00F17C35">
          <w:rPr>
            <w:lang w:val="en-PH"/>
          </w:rPr>
          <w:delText xml:space="preserve">Basili, R., Ciravegna, F., &amp; Gaizauskas, R. (eds), </w:delText>
        </w:r>
        <w:r w:rsidRPr="0027470C" w:rsidDel="00F17C35">
          <w:rPr>
            <w:rFonts w:ascii="CMTI9" w:hAnsi="CMTI9" w:cs="CMTI9"/>
            <w:lang w:val="en-PH"/>
          </w:rPr>
          <w:delText>ECAI2000 Workshop on Machine Learning for Information Extraction</w:delText>
        </w:r>
        <w:r w:rsidRPr="0027470C" w:rsidDel="00F17C35">
          <w:rPr>
            <w:lang w:val="en-PH"/>
          </w:rPr>
          <w:delText>. http://www.dcs.shef.ac.uk/ fabio/ecai-workshop.html.</w:delText>
        </w:r>
        <w:bookmarkStart w:id="12455" w:name="_Toc396184428"/>
        <w:bookmarkStart w:id="12456" w:name="_Toc396194094"/>
        <w:bookmarkStart w:id="12457" w:name="_Toc396200255"/>
        <w:bookmarkStart w:id="12458" w:name="_Toc396445114"/>
        <w:bookmarkStart w:id="12459" w:name="_Toc396453199"/>
        <w:bookmarkStart w:id="12460" w:name="_Toc396476298"/>
        <w:bookmarkStart w:id="12461" w:name="_Toc396478359"/>
        <w:bookmarkStart w:id="12462" w:name="_Toc396489831"/>
        <w:bookmarkEnd w:id="12455"/>
        <w:bookmarkEnd w:id="12456"/>
        <w:bookmarkEnd w:id="12457"/>
        <w:bookmarkEnd w:id="12458"/>
        <w:bookmarkEnd w:id="12459"/>
        <w:bookmarkEnd w:id="12460"/>
        <w:bookmarkEnd w:id="12461"/>
        <w:bookmarkEnd w:id="12462"/>
      </w:del>
    </w:p>
    <w:p w:rsidR="002F6E61" w:rsidRDefault="002F6E61">
      <w:pPr>
        <w:rPr>
          <w:del w:id="12463" w:author="Vilson Lu" w:date="2014-08-22T02:46:00Z"/>
        </w:rPr>
        <w:pPrChange w:id="12464" w:author="Vilson Lu" w:date="2014-08-16T15:42:00Z">
          <w:pPr>
            <w:pStyle w:val="Reference"/>
          </w:pPr>
        </w:pPrChange>
      </w:pPr>
      <w:bookmarkStart w:id="12465" w:name="_Toc396184429"/>
      <w:bookmarkStart w:id="12466" w:name="_Toc396194095"/>
      <w:bookmarkStart w:id="12467" w:name="_Toc396200256"/>
      <w:bookmarkStart w:id="12468" w:name="_Toc396445115"/>
      <w:bookmarkStart w:id="12469" w:name="_Toc396453200"/>
      <w:bookmarkStart w:id="12470" w:name="_Toc396476299"/>
      <w:bookmarkStart w:id="12471" w:name="_Toc396478360"/>
      <w:bookmarkStart w:id="12472" w:name="_Toc396489832"/>
      <w:bookmarkEnd w:id="12465"/>
      <w:bookmarkEnd w:id="12466"/>
      <w:bookmarkEnd w:id="12467"/>
      <w:bookmarkEnd w:id="12468"/>
      <w:bookmarkEnd w:id="12469"/>
      <w:bookmarkEnd w:id="12470"/>
      <w:bookmarkEnd w:id="12471"/>
      <w:bookmarkEnd w:id="12472"/>
    </w:p>
    <w:p w:rsidR="002F6E61" w:rsidRDefault="00E97D46">
      <w:pPr>
        <w:rPr>
          <w:del w:id="12473" w:author="Vilson Lu" w:date="2014-08-22T02:46:00Z"/>
        </w:rPr>
        <w:pPrChange w:id="12474" w:author="Vilson Lu" w:date="2014-08-16T15:42:00Z">
          <w:pPr>
            <w:pStyle w:val="Reference"/>
          </w:pPr>
        </w:pPrChange>
      </w:pPr>
      <w:del w:id="12475" w:author="Vilson Lu" w:date="2014-08-22T02:46:00Z">
        <w:r w:rsidRPr="00146BE4" w:rsidDel="00F17C35">
          <w:delText>Freitag, D., &amp; McCallum, A. 1999. Information Extraction with HMMs and Shrinkage.In: AAAI-99 Workshop on Machine Learning for Information Extraction.</w:delText>
        </w:r>
        <w:bookmarkStart w:id="12476" w:name="_Toc396184430"/>
        <w:bookmarkStart w:id="12477" w:name="_Toc396194096"/>
        <w:bookmarkStart w:id="12478" w:name="_Toc396200257"/>
        <w:bookmarkStart w:id="12479" w:name="_Toc396445116"/>
        <w:bookmarkStart w:id="12480" w:name="_Toc396453201"/>
        <w:bookmarkStart w:id="12481" w:name="_Toc396476300"/>
        <w:bookmarkStart w:id="12482" w:name="_Toc396478361"/>
        <w:bookmarkStart w:id="12483" w:name="_Toc396489833"/>
        <w:bookmarkEnd w:id="12476"/>
        <w:bookmarkEnd w:id="12477"/>
        <w:bookmarkEnd w:id="12478"/>
        <w:bookmarkEnd w:id="12479"/>
        <w:bookmarkEnd w:id="12480"/>
        <w:bookmarkEnd w:id="12481"/>
        <w:bookmarkEnd w:id="12482"/>
        <w:bookmarkEnd w:id="12483"/>
      </w:del>
    </w:p>
    <w:p w:rsidR="002F6E61" w:rsidRDefault="002F6E61">
      <w:pPr>
        <w:rPr>
          <w:del w:id="12484" w:author="Vilson Lu" w:date="2014-08-22T02:46:00Z"/>
        </w:rPr>
        <w:pPrChange w:id="12485" w:author="Vilson Lu" w:date="2014-08-16T15:42:00Z">
          <w:pPr>
            <w:pStyle w:val="Reference"/>
          </w:pPr>
        </w:pPrChange>
      </w:pPr>
      <w:bookmarkStart w:id="12486" w:name="_Toc396184431"/>
      <w:bookmarkStart w:id="12487" w:name="_Toc396194097"/>
      <w:bookmarkStart w:id="12488" w:name="_Toc396200258"/>
      <w:bookmarkStart w:id="12489" w:name="_Toc396445117"/>
      <w:bookmarkStart w:id="12490" w:name="_Toc396453202"/>
      <w:bookmarkStart w:id="12491" w:name="_Toc396476301"/>
      <w:bookmarkStart w:id="12492" w:name="_Toc396478362"/>
      <w:bookmarkStart w:id="12493" w:name="_Toc396489834"/>
      <w:bookmarkEnd w:id="12486"/>
      <w:bookmarkEnd w:id="12487"/>
      <w:bookmarkEnd w:id="12488"/>
      <w:bookmarkEnd w:id="12489"/>
      <w:bookmarkEnd w:id="12490"/>
      <w:bookmarkEnd w:id="12491"/>
      <w:bookmarkEnd w:id="12492"/>
      <w:bookmarkEnd w:id="12493"/>
    </w:p>
    <w:p w:rsidR="002F6E61" w:rsidRDefault="00E97D46">
      <w:pPr>
        <w:rPr>
          <w:del w:id="12494" w:author="Vilson Lu" w:date="2014-08-22T02:46:00Z"/>
        </w:rPr>
        <w:pPrChange w:id="12495" w:author="Vilson Lu" w:date="2014-08-16T15:42:00Z">
          <w:pPr>
            <w:pStyle w:val="Reference"/>
          </w:pPr>
        </w:pPrChange>
      </w:pPr>
      <w:del w:id="12496" w:author="Vilson Lu" w:date="2014-08-22T02:46:00Z">
        <w:r w:rsidRPr="0027470C" w:rsidDel="00F17C35">
          <w:rPr>
            <w:highlight w:val="white"/>
          </w:rPr>
          <w:delText>Gao, H., Barbier, G., &amp; Goolsby, R. (2011). Harnessing the crowdsourcing power of social media for disaster relief. Intelligent Systems, IEEE, 26(3), 10-14. doi: 10.1109/MIS.2011.52</w:delText>
        </w:r>
        <w:bookmarkStart w:id="12497" w:name="_Toc396184432"/>
        <w:bookmarkStart w:id="12498" w:name="_Toc396194098"/>
        <w:bookmarkStart w:id="12499" w:name="_Toc396200259"/>
        <w:bookmarkStart w:id="12500" w:name="_Toc396445118"/>
        <w:bookmarkStart w:id="12501" w:name="_Toc396453203"/>
        <w:bookmarkStart w:id="12502" w:name="_Toc396476302"/>
        <w:bookmarkStart w:id="12503" w:name="_Toc396478363"/>
        <w:bookmarkStart w:id="12504" w:name="_Toc396489835"/>
        <w:bookmarkEnd w:id="12497"/>
        <w:bookmarkEnd w:id="12498"/>
        <w:bookmarkEnd w:id="12499"/>
        <w:bookmarkEnd w:id="12500"/>
        <w:bookmarkEnd w:id="12501"/>
        <w:bookmarkEnd w:id="12502"/>
        <w:bookmarkEnd w:id="12503"/>
        <w:bookmarkEnd w:id="12504"/>
      </w:del>
    </w:p>
    <w:p w:rsidR="002F6E61" w:rsidRDefault="002F6E61">
      <w:pPr>
        <w:rPr>
          <w:del w:id="12505" w:author="Vilson Lu" w:date="2014-08-22T02:46:00Z"/>
        </w:rPr>
        <w:pPrChange w:id="12506" w:author="Vilson Lu" w:date="2014-08-16T15:42:00Z">
          <w:pPr>
            <w:pStyle w:val="Reference"/>
          </w:pPr>
        </w:pPrChange>
      </w:pPr>
      <w:bookmarkStart w:id="12507" w:name="_Toc396184433"/>
      <w:bookmarkStart w:id="12508" w:name="_Toc396194099"/>
      <w:bookmarkStart w:id="12509" w:name="_Toc396200260"/>
      <w:bookmarkStart w:id="12510" w:name="_Toc396445119"/>
      <w:bookmarkStart w:id="12511" w:name="_Toc396453204"/>
      <w:bookmarkStart w:id="12512" w:name="_Toc396476303"/>
      <w:bookmarkStart w:id="12513" w:name="_Toc396478364"/>
      <w:bookmarkStart w:id="12514" w:name="_Toc396489836"/>
      <w:bookmarkEnd w:id="12507"/>
      <w:bookmarkEnd w:id="12508"/>
      <w:bookmarkEnd w:id="12509"/>
      <w:bookmarkEnd w:id="12510"/>
      <w:bookmarkEnd w:id="12511"/>
      <w:bookmarkEnd w:id="12512"/>
      <w:bookmarkEnd w:id="12513"/>
      <w:bookmarkEnd w:id="12514"/>
    </w:p>
    <w:p w:rsidR="002F6E61" w:rsidRDefault="00DE3FBD">
      <w:pPr>
        <w:rPr>
          <w:del w:id="12515" w:author="Vilson Lu" w:date="2014-08-22T02:46:00Z"/>
        </w:rPr>
        <w:pPrChange w:id="12516" w:author="Vilson Lu" w:date="2014-08-16T15:42:00Z">
          <w:pPr>
            <w:pStyle w:val="Reference"/>
          </w:pPr>
        </w:pPrChange>
      </w:pPr>
      <w:del w:id="12517" w:author="Vilson Lu" w:date="2014-08-22T02:46:00Z">
        <w:r w:rsidRPr="00E45CE0" w:rsidDel="00F17C35">
          <w:rPr>
            <w:highlight w:val="white"/>
          </w:rPr>
          <w:delText>Gao, H., Barbier, G., &amp; Goolsby, R. (2011). Harnessing the crowdsourcing power of social media for disaster relief. Intelligent Systems, IEEE, 26(3), 10-14. doi: 10.1109/MIS.2011.52</w:delText>
        </w:r>
        <w:bookmarkStart w:id="12518" w:name="_Toc396184434"/>
        <w:bookmarkStart w:id="12519" w:name="_Toc396194100"/>
        <w:bookmarkStart w:id="12520" w:name="_Toc396200261"/>
        <w:bookmarkStart w:id="12521" w:name="_Toc396445120"/>
        <w:bookmarkStart w:id="12522" w:name="_Toc396453205"/>
        <w:bookmarkStart w:id="12523" w:name="_Toc396476304"/>
        <w:bookmarkStart w:id="12524" w:name="_Toc396478365"/>
        <w:bookmarkStart w:id="12525" w:name="_Toc396489837"/>
        <w:bookmarkEnd w:id="12518"/>
        <w:bookmarkEnd w:id="12519"/>
        <w:bookmarkEnd w:id="12520"/>
        <w:bookmarkEnd w:id="12521"/>
        <w:bookmarkEnd w:id="12522"/>
        <w:bookmarkEnd w:id="12523"/>
        <w:bookmarkEnd w:id="12524"/>
        <w:bookmarkEnd w:id="12525"/>
      </w:del>
    </w:p>
    <w:p w:rsidR="002F6E61" w:rsidRDefault="00E97D46">
      <w:pPr>
        <w:rPr>
          <w:del w:id="12526" w:author="Vilson Lu" w:date="2014-08-22T02:46:00Z"/>
        </w:rPr>
        <w:pPrChange w:id="12527" w:author="Vilson Lu" w:date="2014-08-16T15:42:00Z">
          <w:pPr>
            <w:pStyle w:val="Reference"/>
          </w:pPr>
        </w:pPrChange>
      </w:pPr>
      <w:del w:id="12528" w:author="Vilson Lu" w:date="2014-08-22T02:46:00Z">
        <w:r w:rsidRPr="0027470C" w:rsidDel="00F17C35">
          <w:rPr>
            <w:highlight w:val="white"/>
          </w:rPr>
          <w:delText xml:space="preserve">Ghedin, G. (2011, November 16). A social media lesson. from the philippines. Retrieved from </w:delText>
        </w:r>
        <w:r w:rsidR="00372B98" w:rsidRPr="00372B98" w:rsidDel="00F17C35">
          <w:fldChar w:fldCharType="begin"/>
        </w:r>
        <w:r w:rsidR="00AC32F1" w:rsidDel="00F17C35">
          <w:delInstrText xml:space="preserve"> HYPERLINK "http://www.youngdigitallab.com/en/social-media/a-social-media-lesson-from-the-philippines" \h </w:delInstrText>
        </w:r>
        <w:r w:rsidR="00372B98" w:rsidRPr="00372B98" w:rsidDel="00F17C35">
          <w:fldChar w:fldCharType="separate"/>
        </w:r>
        <w:r w:rsidRPr="0027470C" w:rsidDel="00F17C35">
          <w:rPr>
            <w:highlight w:val="white"/>
          </w:rPr>
          <w:delText>http://www.youngdigitallab.com/en/social-media/a-social-media-lesson-from-the-philippines</w:delText>
        </w:r>
        <w:r w:rsidR="00372B98" w:rsidDel="00F17C35">
          <w:rPr>
            <w:highlight w:val="white"/>
          </w:rPr>
          <w:fldChar w:fldCharType="end"/>
        </w:r>
        <w:bookmarkStart w:id="12529" w:name="_Toc396184435"/>
        <w:bookmarkStart w:id="12530" w:name="_Toc396194101"/>
        <w:bookmarkStart w:id="12531" w:name="_Toc396200262"/>
        <w:bookmarkStart w:id="12532" w:name="_Toc396445121"/>
        <w:bookmarkStart w:id="12533" w:name="_Toc396453206"/>
        <w:bookmarkStart w:id="12534" w:name="_Toc396476305"/>
        <w:bookmarkStart w:id="12535" w:name="_Toc396478366"/>
        <w:bookmarkStart w:id="12536" w:name="_Toc396489838"/>
        <w:bookmarkEnd w:id="12529"/>
        <w:bookmarkEnd w:id="12530"/>
        <w:bookmarkEnd w:id="12531"/>
        <w:bookmarkEnd w:id="12532"/>
        <w:bookmarkEnd w:id="12533"/>
        <w:bookmarkEnd w:id="12534"/>
        <w:bookmarkEnd w:id="12535"/>
        <w:bookmarkEnd w:id="12536"/>
      </w:del>
    </w:p>
    <w:p w:rsidR="002F6E61" w:rsidRDefault="002F6E61">
      <w:pPr>
        <w:rPr>
          <w:del w:id="12537" w:author="Vilson Lu" w:date="2014-08-22T02:46:00Z"/>
        </w:rPr>
        <w:pPrChange w:id="12538" w:author="Vilson Lu" w:date="2014-08-16T15:42:00Z">
          <w:pPr>
            <w:pStyle w:val="Reference"/>
          </w:pPr>
        </w:pPrChange>
      </w:pPr>
      <w:bookmarkStart w:id="12539" w:name="_Toc396184436"/>
      <w:bookmarkStart w:id="12540" w:name="_Toc396194102"/>
      <w:bookmarkStart w:id="12541" w:name="_Toc396200263"/>
      <w:bookmarkStart w:id="12542" w:name="_Toc396445122"/>
      <w:bookmarkStart w:id="12543" w:name="_Toc396453207"/>
      <w:bookmarkStart w:id="12544" w:name="_Toc396476306"/>
      <w:bookmarkStart w:id="12545" w:name="_Toc396478367"/>
      <w:bookmarkStart w:id="12546" w:name="_Toc396489839"/>
      <w:bookmarkEnd w:id="12539"/>
      <w:bookmarkEnd w:id="12540"/>
      <w:bookmarkEnd w:id="12541"/>
      <w:bookmarkEnd w:id="12542"/>
      <w:bookmarkEnd w:id="12543"/>
      <w:bookmarkEnd w:id="12544"/>
      <w:bookmarkEnd w:id="12545"/>
      <w:bookmarkEnd w:id="12546"/>
    </w:p>
    <w:p w:rsidR="002F6E61" w:rsidRDefault="00DE3FBD">
      <w:pPr>
        <w:rPr>
          <w:del w:id="12547" w:author="Vilson Lu" w:date="2014-08-22T02:46:00Z"/>
          <w:color w:val="222222"/>
          <w:shd w:val="clear" w:color="auto" w:fill="FFFFFF"/>
          <w:rPrChange w:id="12548" w:author="Vilson Lu" w:date="2014-08-15T22:52:00Z">
            <w:rPr>
              <w:del w:id="12549" w:author="Vilson Lu" w:date="2014-08-22T02:46:00Z"/>
            </w:rPr>
          </w:rPrChange>
        </w:rPr>
        <w:pPrChange w:id="12550" w:author="Vilson Lu" w:date="2014-08-16T15:42:00Z">
          <w:pPr>
            <w:pStyle w:val="Reference"/>
          </w:pPr>
        </w:pPrChange>
      </w:pPr>
      <w:del w:id="12551" w:author="Vilson Lu" w:date="2014-08-22T02:46:00Z">
        <w:r w:rsidDel="00F17C35">
          <w:rPr>
            <w:color w:val="222222"/>
            <w:shd w:val="clear" w:color="auto" w:fill="FFFFFF"/>
          </w:rPr>
          <w:delText>Gimpel, K., Schneider, N., O'Connor, B., Das, D., Mills, D., Eisenstein, J., ... &amp; Smith, N. A. (2011, June). Part-of-speech tagging for twitter: Annotation, features, and experiments. In</w:delText>
        </w:r>
        <w:r w:rsidDel="00F17C35">
          <w:rPr>
            <w:rStyle w:val="apple-converted-space"/>
            <w:color w:val="222222"/>
            <w:shd w:val="clear" w:color="auto" w:fill="FFFFFF"/>
          </w:rPr>
          <w:delText> </w:delText>
        </w:r>
        <w:r w:rsidDel="00F17C35">
          <w:rPr>
            <w:i/>
            <w:iCs/>
            <w:color w:val="222222"/>
            <w:shd w:val="clear" w:color="auto" w:fill="FFFFFF"/>
          </w:rPr>
          <w:delText>Proceedings of the 49th Annual Meeting of the Association for Computational Linguistics: Human Language Technologies: short papers-Volume 2</w:delText>
        </w:r>
        <w:r w:rsidDel="00F17C35">
          <w:rPr>
            <w:rStyle w:val="apple-converted-space"/>
            <w:color w:val="222222"/>
            <w:shd w:val="clear" w:color="auto" w:fill="FFFFFF"/>
          </w:rPr>
          <w:delText> </w:delText>
        </w:r>
        <w:r w:rsidDel="00F17C35">
          <w:rPr>
            <w:color w:val="222222"/>
            <w:shd w:val="clear" w:color="auto" w:fill="FFFFFF"/>
          </w:rPr>
          <w:delText>(pp. 42-47). Association for Computational Linguistics.</w:delText>
        </w:r>
        <w:bookmarkStart w:id="12552" w:name="_Toc396184437"/>
        <w:bookmarkStart w:id="12553" w:name="_Toc396194103"/>
        <w:bookmarkStart w:id="12554" w:name="_Toc396200264"/>
        <w:bookmarkStart w:id="12555" w:name="_Toc396445123"/>
        <w:bookmarkStart w:id="12556" w:name="_Toc396453208"/>
        <w:bookmarkStart w:id="12557" w:name="_Toc396476307"/>
        <w:bookmarkStart w:id="12558" w:name="_Toc396478368"/>
        <w:bookmarkStart w:id="12559" w:name="_Toc396489840"/>
        <w:bookmarkEnd w:id="12552"/>
        <w:bookmarkEnd w:id="12553"/>
        <w:bookmarkEnd w:id="12554"/>
        <w:bookmarkEnd w:id="12555"/>
        <w:bookmarkEnd w:id="12556"/>
        <w:bookmarkEnd w:id="12557"/>
        <w:bookmarkEnd w:id="12558"/>
        <w:bookmarkEnd w:id="12559"/>
      </w:del>
    </w:p>
    <w:p w:rsidR="002F6E61" w:rsidRDefault="002F6E61">
      <w:pPr>
        <w:rPr>
          <w:del w:id="12560" w:author="Vilson Lu" w:date="2014-08-22T02:46:00Z"/>
        </w:rPr>
        <w:pPrChange w:id="12561" w:author="Vilson Lu" w:date="2014-08-16T15:42:00Z">
          <w:pPr>
            <w:pStyle w:val="Reference"/>
          </w:pPr>
        </w:pPrChange>
      </w:pPr>
      <w:bookmarkStart w:id="12562" w:name="_Toc396184438"/>
      <w:bookmarkStart w:id="12563" w:name="_Toc396194104"/>
      <w:bookmarkStart w:id="12564" w:name="_Toc396200265"/>
      <w:bookmarkStart w:id="12565" w:name="_Toc396445124"/>
      <w:bookmarkStart w:id="12566" w:name="_Toc396453209"/>
      <w:bookmarkStart w:id="12567" w:name="_Toc396476308"/>
      <w:bookmarkStart w:id="12568" w:name="_Toc396478369"/>
      <w:bookmarkStart w:id="12569" w:name="_Toc396489841"/>
      <w:bookmarkEnd w:id="12562"/>
      <w:bookmarkEnd w:id="12563"/>
      <w:bookmarkEnd w:id="12564"/>
      <w:bookmarkEnd w:id="12565"/>
      <w:bookmarkEnd w:id="12566"/>
      <w:bookmarkEnd w:id="12567"/>
      <w:bookmarkEnd w:id="12568"/>
      <w:bookmarkEnd w:id="12569"/>
    </w:p>
    <w:p w:rsidR="002F6E61" w:rsidRDefault="00E97D46">
      <w:pPr>
        <w:rPr>
          <w:del w:id="12570" w:author="Vilson Lu" w:date="2014-08-22T02:46:00Z"/>
        </w:rPr>
        <w:pPrChange w:id="12571" w:author="Vilson Lu" w:date="2014-08-16T15:42:00Z">
          <w:pPr>
            <w:pStyle w:val="Reference"/>
          </w:pPr>
        </w:pPrChange>
      </w:pPr>
      <w:del w:id="12572" w:author="Vilson Lu" w:date="2014-08-22T02:46:00Z">
        <w:r w:rsidRPr="0027470C" w:rsidDel="00F17C35">
          <w:rPr>
            <w:highlight w:val="white"/>
          </w:rPr>
          <w:delText>Grishman, R. (1997). Information extraction: Techniques and challenges. InInformation Extraction A Multidisciplinary Approach to an Emerging Information Technology (pp. 10-27). Springer Berlin Heidelberg.</w:delText>
        </w:r>
        <w:bookmarkStart w:id="12573" w:name="_Toc396184439"/>
        <w:bookmarkStart w:id="12574" w:name="_Toc396194105"/>
        <w:bookmarkStart w:id="12575" w:name="_Toc396200266"/>
        <w:bookmarkStart w:id="12576" w:name="_Toc396445125"/>
        <w:bookmarkStart w:id="12577" w:name="_Toc396453210"/>
        <w:bookmarkStart w:id="12578" w:name="_Toc396476309"/>
        <w:bookmarkStart w:id="12579" w:name="_Toc396478370"/>
        <w:bookmarkStart w:id="12580" w:name="_Toc396489842"/>
        <w:bookmarkEnd w:id="12573"/>
        <w:bookmarkEnd w:id="12574"/>
        <w:bookmarkEnd w:id="12575"/>
        <w:bookmarkEnd w:id="12576"/>
        <w:bookmarkEnd w:id="12577"/>
        <w:bookmarkEnd w:id="12578"/>
        <w:bookmarkEnd w:id="12579"/>
        <w:bookmarkEnd w:id="12580"/>
      </w:del>
    </w:p>
    <w:p w:rsidR="002F6E61" w:rsidRDefault="002F6E61">
      <w:pPr>
        <w:rPr>
          <w:del w:id="12581" w:author="Vilson Lu" w:date="2014-08-22T02:46:00Z"/>
        </w:rPr>
        <w:pPrChange w:id="12582" w:author="Vilson Lu" w:date="2014-08-16T15:42:00Z">
          <w:pPr>
            <w:pStyle w:val="Reference"/>
          </w:pPr>
        </w:pPrChange>
      </w:pPr>
      <w:bookmarkStart w:id="12583" w:name="_Toc396184440"/>
      <w:bookmarkStart w:id="12584" w:name="_Toc396194106"/>
      <w:bookmarkStart w:id="12585" w:name="_Toc396200267"/>
      <w:bookmarkStart w:id="12586" w:name="_Toc396445126"/>
      <w:bookmarkStart w:id="12587" w:name="_Toc396453211"/>
      <w:bookmarkStart w:id="12588" w:name="_Toc396476310"/>
      <w:bookmarkStart w:id="12589" w:name="_Toc396478371"/>
      <w:bookmarkStart w:id="12590" w:name="_Toc396489843"/>
      <w:bookmarkEnd w:id="12583"/>
      <w:bookmarkEnd w:id="12584"/>
      <w:bookmarkEnd w:id="12585"/>
      <w:bookmarkEnd w:id="12586"/>
      <w:bookmarkEnd w:id="12587"/>
      <w:bookmarkEnd w:id="12588"/>
      <w:bookmarkEnd w:id="12589"/>
      <w:bookmarkEnd w:id="12590"/>
    </w:p>
    <w:p w:rsidR="002F6E61" w:rsidRDefault="00E97D46">
      <w:pPr>
        <w:rPr>
          <w:del w:id="12591" w:author="Vilson Lu" w:date="2014-08-22T02:46:00Z"/>
        </w:rPr>
        <w:pPrChange w:id="12592" w:author="Vilson Lu" w:date="2014-08-16T15:42:00Z">
          <w:pPr>
            <w:pStyle w:val="Reference"/>
          </w:pPr>
        </w:pPrChange>
      </w:pPr>
      <w:del w:id="12593" w:author="Vilson Lu" w:date="2014-08-22T02:46:00Z">
        <w:r w:rsidRPr="00DC0596" w:rsidDel="00F17C35">
          <w:delText>Grosseck, G., &amp; Holotescu, C. (2008, April). Can we use Twitter for educational activities. In 4th international scientific conference, eLearning and software for education, Bucharest, Romania.</w:delText>
        </w:r>
        <w:bookmarkStart w:id="12594" w:name="_Toc396184441"/>
        <w:bookmarkStart w:id="12595" w:name="_Toc396194107"/>
        <w:bookmarkStart w:id="12596" w:name="_Toc396200268"/>
        <w:bookmarkStart w:id="12597" w:name="_Toc396445127"/>
        <w:bookmarkStart w:id="12598" w:name="_Toc396453212"/>
        <w:bookmarkStart w:id="12599" w:name="_Toc396476311"/>
        <w:bookmarkStart w:id="12600" w:name="_Toc396478372"/>
        <w:bookmarkStart w:id="12601" w:name="_Toc396489844"/>
        <w:bookmarkEnd w:id="12594"/>
        <w:bookmarkEnd w:id="12595"/>
        <w:bookmarkEnd w:id="12596"/>
        <w:bookmarkEnd w:id="12597"/>
        <w:bookmarkEnd w:id="12598"/>
        <w:bookmarkEnd w:id="12599"/>
        <w:bookmarkEnd w:id="12600"/>
        <w:bookmarkEnd w:id="12601"/>
      </w:del>
    </w:p>
    <w:p w:rsidR="002F6E61" w:rsidRDefault="002F6E61">
      <w:pPr>
        <w:rPr>
          <w:del w:id="12602" w:author="Vilson Lu" w:date="2014-08-22T02:46:00Z"/>
        </w:rPr>
        <w:pPrChange w:id="12603" w:author="Vilson Lu" w:date="2014-08-16T15:42:00Z">
          <w:pPr>
            <w:pStyle w:val="Reference"/>
          </w:pPr>
        </w:pPrChange>
      </w:pPr>
      <w:bookmarkStart w:id="12604" w:name="_Toc396184442"/>
      <w:bookmarkStart w:id="12605" w:name="_Toc396194108"/>
      <w:bookmarkStart w:id="12606" w:name="_Toc396200269"/>
      <w:bookmarkStart w:id="12607" w:name="_Toc396445128"/>
      <w:bookmarkStart w:id="12608" w:name="_Toc396453213"/>
      <w:bookmarkStart w:id="12609" w:name="_Toc396476312"/>
      <w:bookmarkStart w:id="12610" w:name="_Toc396478373"/>
      <w:bookmarkStart w:id="12611" w:name="_Toc396489845"/>
      <w:bookmarkEnd w:id="12604"/>
      <w:bookmarkEnd w:id="12605"/>
      <w:bookmarkEnd w:id="12606"/>
      <w:bookmarkEnd w:id="12607"/>
      <w:bookmarkEnd w:id="12608"/>
      <w:bookmarkEnd w:id="12609"/>
      <w:bookmarkEnd w:id="12610"/>
      <w:bookmarkEnd w:id="12611"/>
    </w:p>
    <w:p w:rsidR="002F6E61" w:rsidRDefault="00DE3FBD">
      <w:pPr>
        <w:rPr>
          <w:del w:id="12612" w:author="Vilson Lu" w:date="2014-08-22T02:46:00Z"/>
        </w:rPr>
        <w:pPrChange w:id="12613" w:author="Vilson Lu" w:date="2014-08-16T15:42:00Z">
          <w:pPr>
            <w:pStyle w:val="Reference"/>
          </w:pPr>
        </w:pPrChange>
      </w:pPr>
      <w:del w:id="12614" w:author="Vilson Lu" w:date="2014-08-22T02:46:00Z">
        <w:r w:rsidDel="00F17C35">
          <w:rPr>
            <w:color w:val="222222"/>
            <w:shd w:val="clear" w:color="auto" w:fill="FFFFFF"/>
          </w:rPr>
          <w:delText>Gruber, T. (2009). Ontology.</w:delText>
        </w:r>
        <w:r w:rsidDel="00F17C35">
          <w:rPr>
            <w:rStyle w:val="apple-converted-space"/>
            <w:color w:val="222222"/>
            <w:shd w:val="clear" w:color="auto" w:fill="FFFFFF"/>
          </w:rPr>
          <w:delText> </w:delText>
        </w:r>
        <w:r w:rsidDel="00F17C35">
          <w:rPr>
            <w:i/>
            <w:iCs/>
            <w:color w:val="222222"/>
            <w:shd w:val="clear" w:color="auto" w:fill="FFFFFF"/>
          </w:rPr>
          <w:delText>Encyclopedia of database systems</w:delText>
        </w:r>
        <w:r w:rsidDel="00F17C35">
          <w:rPr>
            <w:color w:val="222222"/>
            <w:shd w:val="clear" w:color="auto" w:fill="FFFFFF"/>
          </w:rPr>
          <w:delText>, 1963-1965.</w:delText>
        </w:r>
        <w:bookmarkStart w:id="12615" w:name="_Toc396184443"/>
        <w:bookmarkStart w:id="12616" w:name="_Toc396194109"/>
        <w:bookmarkStart w:id="12617" w:name="_Toc396200270"/>
        <w:bookmarkStart w:id="12618" w:name="_Toc396184444"/>
        <w:bookmarkStart w:id="12619" w:name="_Toc396194110"/>
        <w:bookmarkStart w:id="12620" w:name="_Toc396200271"/>
        <w:bookmarkStart w:id="12621" w:name="_Toc396184445"/>
        <w:bookmarkStart w:id="12622" w:name="_Toc396194111"/>
        <w:bookmarkStart w:id="12623" w:name="_Toc396200272"/>
        <w:bookmarkStart w:id="12624" w:name="_Toc396184446"/>
        <w:bookmarkStart w:id="12625" w:name="_Toc396194112"/>
        <w:bookmarkStart w:id="12626" w:name="_Toc396200273"/>
        <w:bookmarkStart w:id="12627" w:name="_Toc396184447"/>
        <w:bookmarkStart w:id="12628" w:name="_Toc396194113"/>
        <w:bookmarkStart w:id="12629" w:name="_Toc396200274"/>
        <w:bookmarkStart w:id="12630" w:name="_Toc396184448"/>
        <w:bookmarkStart w:id="12631" w:name="_Toc396194114"/>
        <w:bookmarkStart w:id="12632" w:name="_Toc396200275"/>
        <w:bookmarkStart w:id="12633" w:name="_Toc396184449"/>
        <w:bookmarkStart w:id="12634" w:name="_Toc396194115"/>
        <w:bookmarkStart w:id="12635" w:name="_Toc396200276"/>
        <w:bookmarkStart w:id="12636" w:name="_Toc396184450"/>
        <w:bookmarkStart w:id="12637" w:name="_Toc396194116"/>
        <w:bookmarkStart w:id="12638" w:name="_Toc396200277"/>
        <w:bookmarkEnd w:id="12615"/>
        <w:bookmarkEnd w:id="12616"/>
        <w:bookmarkEnd w:id="12617"/>
        <w:bookmarkEnd w:id="12618"/>
        <w:bookmarkEnd w:id="12619"/>
        <w:bookmarkEnd w:id="12620"/>
        <w:bookmarkEnd w:id="12621"/>
        <w:bookmarkEnd w:id="12622"/>
        <w:bookmarkEnd w:id="12623"/>
        <w:bookmarkEnd w:id="12624"/>
        <w:bookmarkEnd w:id="12625"/>
        <w:bookmarkEnd w:id="12626"/>
        <w:bookmarkEnd w:id="12627"/>
        <w:bookmarkEnd w:id="12628"/>
        <w:bookmarkEnd w:id="12629"/>
        <w:bookmarkEnd w:id="12630"/>
        <w:bookmarkEnd w:id="12631"/>
        <w:bookmarkEnd w:id="12632"/>
        <w:bookmarkEnd w:id="12633"/>
        <w:bookmarkEnd w:id="12634"/>
        <w:bookmarkEnd w:id="12635"/>
        <w:bookmarkEnd w:id="12636"/>
        <w:bookmarkEnd w:id="12637"/>
        <w:bookmarkEnd w:id="12638"/>
        <w:r w:rsidDel="00F17C35">
          <w:rPr>
            <w:color w:val="222222"/>
            <w:shd w:val="clear" w:color="auto" w:fill="FFFFFF"/>
          </w:rPr>
          <w:delText>Horridge, M., &amp; Bechhofer, S. (2011). The owl api: A java api for owl ontologies.</w:delText>
        </w:r>
        <w:r w:rsidDel="00F17C35">
          <w:rPr>
            <w:i/>
            <w:iCs/>
            <w:color w:val="222222"/>
            <w:shd w:val="clear" w:color="auto" w:fill="FFFFFF"/>
          </w:rPr>
          <w:delText>Semantic Web</w:delText>
        </w:r>
        <w:r w:rsidDel="00F17C35">
          <w:rPr>
            <w:color w:val="222222"/>
            <w:shd w:val="clear" w:color="auto" w:fill="FFFFFF"/>
          </w:rPr>
          <w:delText>,</w:delText>
        </w:r>
        <w:r w:rsidDel="00F17C35">
          <w:rPr>
            <w:rStyle w:val="apple-converted-space"/>
            <w:color w:val="222222"/>
            <w:shd w:val="clear" w:color="auto" w:fill="FFFFFF"/>
          </w:rPr>
          <w:delText> </w:delText>
        </w:r>
        <w:r w:rsidDel="00F17C35">
          <w:rPr>
            <w:i/>
            <w:iCs/>
            <w:color w:val="222222"/>
            <w:shd w:val="clear" w:color="auto" w:fill="FFFFFF"/>
          </w:rPr>
          <w:delText>2</w:delText>
        </w:r>
        <w:r w:rsidDel="00F17C35">
          <w:rPr>
            <w:color w:val="222222"/>
            <w:shd w:val="clear" w:color="auto" w:fill="FFFFFF"/>
          </w:rPr>
          <w:delText>(1), 11-21.</w:delText>
        </w:r>
        <w:bookmarkStart w:id="12639" w:name="_Toc396184451"/>
        <w:bookmarkStart w:id="12640" w:name="_Toc396194117"/>
        <w:bookmarkStart w:id="12641" w:name="_Toc396200278"/>
        <w:bookmarkStart w:id="12642" w:name="_Toc396445129"/>
        <w:bookmarkStart w:id="12643" w:name="_Toc396453214"/>
        <w:bookmarkStart w:id="12644" w:name="_Toc396476313"/>
        <w:bookmarkStart w:id="12645" w:name="_Toc396478374"/>
        <w:bookmarkStart w:id="12646" w:name="_Toc396489846"/>
        <w:bookmarkEnd w:id="12639"/>
        <w:bookmarkEnd w:id="12640"/>
        <w:bookmarkEnd w:id="12641"/>
        <w:bookmarkEnd w:id="12642"/>
        <w:bookmarkEnd w:id="12643"/>
        <w:bookmarkEnd w:id="12644"/>
        <w:bookmarkEnd w:id="12645"/>
        <w:bookmarkEnd w:id="12646"/>
      </w:del>
    </w:p>
    <w:p w:rsidR="002F6E61" w:rsidRDefault="00DE3FBD">
      <w:pPr>
        <w:rPr>
          <w:del w:id="12647" w:author="Vilson Lu" w:date="2014-08-22T02:46:00Z"/>
        </w:rPr>
        <w:pPrChange w:id="12648" w:author="Vilson Lu" w:date="2014-08-16T15:42:00Z">
          <w:pPr>
            <w:pStyle w:val="Reference"/>
          </w:pPr>
        </w:pPrChange>
      </w:pPr>
      <w:bookmarkStart w:id="12649" w:name="_Toc396184452"/>
      <w:bookmarkStart w:id="12650" w:name="_Toc396194118"/>
      <w:bookmarkStart w:id="12651" w:name="_Toc396200279"/>
      <w:bookmarkStart w:id="12652" w:name="_Toc396184453"/>
      <w:bookmarkStart w:id="12653" w:name="_Toc396194119"/>
      <w:bookmarkStart w:id="12654" w:name="_Toc396200280"/>
      <w:bookmarkStart w:id="12655" w:name="_Toc396184454"/>
      <w:bookmarkStart w:id="12656" w:name="_Toc396194120"/>
      <w:bookmarkStart w:id="12657" w:name="_Toc396200281"/>
      <w:bookmarkStart w:id="12658" w:name="_Toc396184455"/>
      <w:bookmarkStart w:id="12659" w:name="_Toc396194121"/>
      <w:bookmarkStart w:id="12660" w:name="_Toc396200282"/>
      <w:bookmarkStart w:id="12661" w:name="_Toc396184456"/>
      <w:bookmarkStart w:id="12662" w:name="_Toc396194122"/>
      <w:bookmarkStart w:id="12663" w:name="_Toc396200283"/>
      <w:bookmarkStart w:id="12664" w:name="_Toc396184457"/>
      <w:bookmarkStart w:id="12665" w:name="_Toc396194123"/>
      <w:bookmarkStart w:id="12666" w:name="_Toc396200284"/>
      <w:bookmarkStart w:id="12667" w:name="_Toc396184458"/>
      <w:bookmarkStart w:id="12668" w:name="_Toc396194124"/>
      <w:bookmarkStart w:id="12669" w:name="_Toc396200285"/>
      <w:bookmarkStart w:id="12670" w:name="_Toc396184459"/>
      <w:bookmarkStart w:id="12671" w:name="_Toc396194125"/>
      <w:bookmarkStart w:id="12672" w:name="_Toc396200286"/>
      <w:bookmarkStart w:id="12673" w:name="_Toc396184460"/>
      <w:bookmarkStart w:id="12674" w:name="_Toc396194126"/>
      <w:bookmarkStart w:id="12675" w:name="_Toc396200287"/>
      <w:bookmarkStart w:id="12676" w:name="_Toc396184462"/>
      <w:bookmarkStart w:id="12677" w:name="_Toc396194128"/>
      <w:bookmarkStart w:id="12678" w:name="_Toc396200289"/>
      <w:bookmarkStart w:id="12679" w:name="_Toc396184464"/>
      <w:bookmarkStart w:id="12680" w:name="_Toc396194130"/>
      <w:bookmarkStart w:id="12681" w:name="_Toc396200291"/>
      <w:bookmarkStart w:id="12682" w:name="_Toc396184465"/>
      <w:bookmarkStart w:id="12683" w:name="_Toc396194131"/>
      <w:bookmarkStart w:id="12684" w:name="_Toc396200292"/>
      <w:bookmarkStart w:id="12685" w:name="_Toc396184466"/>
      <w:bookmarkStart w:id="12686" w:name="_Toc396194132"/>
      <w:bookmarkStart w:id="12687" w:name="_Toc396200293"/>
      <w:bookmarkEnd w:id="12649"/>
      <w:bookmarkEnd w:id="12650"/>
      <w:bookmarkEnd w:id="12651"/>
      <w:bookmarkEnd w:id="12652"/>
      <w:bookmarkEnd w:id="12653"/>
      <w:bookmarkEnd w:id="12654"/>
      <w:bookmarkEnd w:id="12655"/>
      <w:bookmarkEnd w:id="12656"/>
      <w:bookmarkEnd w:id="12657"/>
      <w:bookmarkEnd w:id="12658"/>
      <w:bookmarkEnd w:id="12659"/>
      <w:bookmarkEnd w:id="12660"/>
      <w:bookmarkEnd w:id="12661"/>
      <w:bookmarkEnd w:id="12662"/>
      <w:bookmarkEnd w:id="12663"/>
      <w:bookmarkEnd w:id="12664"/>
      <w:bookmarkEnd w:id="12665"/>
      <w:bookmarkEnd w:id="12666"/>
      <w:bookmarkEnd w:id="12667"/>
      <w:bookmarkEnd w:id="12668"/>
      <w:bookmarkEnd w:id="12669"/>
      <w:bookmarkEnd w:id="12670"/>
      <w:bookmarkEnd w:id="12671"/>
      <w:bookmarkEnd w:id="12672"/>
      <w:bookmarkEnd w:id="12673"/>
      <w:bookmarkEnd w:id="12674"/>
      <w:bookmarkEnd w:id="12675"/>
      <w:bookmarkEnd w:id="12676"/>
      <w:bookmarkEnd w:id="12677"/>
      <w:bookmarkEnd w:id="12678"/>
      <w:bookmarkEnd w:id="12679"/>
      <w:bookmarkEnd w:id="12680"/>
      <w:bookmarkEnd w:id="12681"/>
      <w:bookmarkEnd w:id="12682"/>
      <w:bookmarkEnd w:id="12683"/>
      <w:bookmarkEnd w:id="12684"/>
      <w:bookmarkEnd w:id="12685"/>
      <w:bookmarkEnd w:id="12686"/>
      <w:bookmarkEnd w:id="12687"/>
      <w:del w:id="12688" w:author="Vilson Lu" w:date="2014-08-22T02:46:00Z">
        <w:r w:rsidRPr="00E45CE0" w:rsidDel="00F17C35">
          <w:delText>Lee, J. B., Ybañez, M., De Leon, M. M., Estuar, M., &amp; Regina, E. (2013). Understanding the Behavior of Filipino Twitter Users during Disaster. GSTF Journal on Computing, 3(2).</w:delText>
        </w:r>
        <w:bookmarkStart w:id="12689" w:name="_Toc396184467"/>
        <w:bookmarkStart w:id="12690" w:name="_Toc396194133"/>
        <w:bookmarkStart w:id="12691" w:name="_Toc396200294"/>
        <w:bookmarkStart w:id="12692" w:name="_Toc396445130"/>
        <w:bookmarkStart w:id="12693" w:name="_Toc396453215"/>
        <w:bookmarkStart w:id="12694" w:name="_Toc396476314"/>
        <w:bookmarkStart w:id="12695" w:name="_Toc396478375"/>
        <w:bookmarkStart w:id="12696" w:name="_Toc396489847"/>
        <w:bookmarkEnd w:id="12689"/>
        <w:bookmarkEnd w:id="12690"/>
        <w:bookmarkEnd w:id="12691"/>
        <w:bookmarkEnd w:id="12692"/>
        <w:bookmarkEnd w:id="12693"/>
        <w:bookmarkEnd w:id="12694"/>
        <w:bookmarkEnd w:id="12695"/>
        <w:bookmarkEnd w:id="12696"/>
      </w:del>
    </w:p>
    <w:p w:rsidR="002F6E61" w:rsidRDefault="002F6E61">
      <w:pPr>
        <w:rPr>
          <w:ins w:id="12697" w:author="Kyle Mc Hale Dela Cruz" w:date="2014-08-16T00:18:00Z"/>
          <w:del w:id="12698" w:author="Vilson Lu" w:date="2014-08-22T02:46:00Z"/>
        </w:rPr>
        <w:pPrChange w:id="12699" w:author="Vilson Lu" w:date="2014-08-16T15:42:00Z">
          <w:pPr>
            <w:pStyle w:val="Reference"/>
          </w:pPr>
        </w:pPrChange>
      </w:pPr>
      <w:bookmarkStart w:id="12700" w:name="_Toc396184469"/>
      <w:bookmarkStart w:id="12701" w:name="_Toc396194135"/>
      <w:bookmarkStart w:id="12702" w:name="_Toc396200296"/>
      <w:bookmarkStart w:id="12703" w:name="_Toc396184470"/>
      <w:bookmarkStart w:id="12704" w:name="_Toc396194136"/>
      <w:bookmarkStart w:id="12705" w:name="_Toc396200297"/>
      <w:bookmarkStart w:id="12706" w:name="_Toc396184471"/>
      <w:bookmarkStart w:id="12707" w:name="_Toc396194137"/>
      <w:bookmarkStart w:id="12708" w:name="_Toc396200298"/>
      <w:bookmarkStart w:id="12709" w:name="_Toc396184472"/>
      <w:bookmarkStart w:id="12710" w:name="_Toc396194138"/>
      <w:bookmarkStart w:id="12711" w:name="_Toc396200299"/>
      <w:bookmarkStart w:id="12712" w:name="_Toc396184473"/>
      <w:bookmarkStart w:id="12713" w:name="_Toc396194139"/>
      <w:bookmarkStart w:id="12714" w:name="_Toc396200300"/>
      <w:bookmarkStart w:id="12715" w:name="_Toc396184474"/>
      <w:bookmarkStart w:id="12716" w:name="_Toc396194140"/>
      <w:bookmarkStart w:id="12717" w:name="_Toc396200301"/>
      <w:bookmarkStart w:id="12718" w:name="_Toc396184475"/>
      <w:bookmarkStart w:id="12719" w:name="_Toc396194141"/>
      <w:bookmarkStart w:id="12720" w:name="_Toc396200302"/>
      <w:bookmarkStart w:id="12721" w:name="_Toc396184476"/>
      <w:bookmarkStart w:id="12722" w:name="_Toc396194142"/>
      <w:bookmarkStart w:id="12723" w:name="_Toc396200303"/>
      <w:bookmarkStart w:id="12724" w:name="_Toc396184477"/>
      <w:bookmarkStart w:id="12725" w:name="_Toc396194143"/>
      <w:bookmarkStart w:id="12726" w:name="_Toc396200304"/>
      <w:bookmarkStart w:id="12727" w:name="_Toc396184478"/>
      <w:bookmarkStart w:id="12728" w:name="_Toc396194144"/>
      <w:bookmarkStart w:id="12729" w:name="_Toc396200305"/>
      <w:bookmarkStart w:id="12730" w:name="_Toc396184479"/>
      <w:bookmarkStart w:id="12731" w:name="_Toc396194145"/>
      <w:bookmarkStart w:id="12732" w:name="_Toc396200306"/>
      <w:bookmarkStart w:id="12733" w:name="_Toc396184481"/>
      <w:bookmarkStart w:id="12734" w:name="_Toc396194147"/>
      <w:bookmarkStart w:id="12735" w:name="_Toc396200308"/>
      <w:bookmarkStart w:id="12736" w:name="_Toc396184482"/>
      <w:bookmarkStart w:id="12737" w:name="_Toc396194148"/>
      <w:bookmarkStart w:id="12738" w:name="_Toc396200309"/>
      <w:bookmarkStart w:id="12739" w:name="_Toc396184483"/>
      <w:bookmarkStart w:id="12740" w:name="_Toc396194149"/>
      <w:bookmarkStart w:id="12741" w:name="_Toc396200310"/>
      <w:bookmarkStart w:id="12742" w:name="_Toc396184484"/>
      <w:bookmarkStart w:id="12743" w:name="_Toc396194150"/>
      <w:bookmarkStart w:id="12744" w:name="_Toc396200311"/>
      <w:bookmarkStart w:id="12745" w:name="_Toc396184485"/>
      <w:bookmarkStart w:id="12746" w:name="_Toc396194151"/>
      <w:bookmarkStart w:id="12747" w:name="_Toc396200312"/>
      <w:bookmarkStart w:id="12748" w:name="_Toc396184486"/>
      <w:bookmarkStart w:id="12749" w:name="_Toc396194152"/>
      <w:bookmarkStart w:id="12750" w:name="_Toc396200313"/>
      <w:bookmarkStart w:id="12751" w:name="_Toc396184487"/>
      <w:bookmarkStart w:id="12752" w:name="_Toc396194153"/>
      <w:bookmarkStart w:id="12753" w:name="_Toc396200314"/>
      <w:bookmarkStart w:id="12754" w:name="_Toc396184488"/>
      <w:bookmarkStart w:id="12755" w:name="_Toc396194154"/>
      <w:bookmarkStart w:id="12756" w:name="_Toc396200315"/>
      <w:bookmarkStart w:id="12757" w:name="_Toc396184489"/>
      <w:bookmarkStart w:id="12758" w:name="_Toc396194155"/>
      <w:bookmarkStart w:id="12759" w:name="_Toc396200316"/>
      <w:bookmarkStart w:id="12760" w:name="_Toc396184490"/>
      <w:bookmarkStart w:id="12761" w:name="_Toc396194156"/>
      <w:bookmarkStart w:id="12762" w:name="_Toc396200317"/>
      <w:bookmarkStart w:id="12763" w:name="_Toc396184491"/>
      <w:bookmarkStart w:id="12764" w:name="_Toc396194157"/>
      <w:bookmarkStart w:id="12765" w:name="_Toc396200318"/>
      <w:bookmarkStart w:id="12766" w:name="_Toc396184493"/>
      <w:bookmarkStart w:id="12767" w:name="_Toc396194159"/>
      <w:bookmarkStart w:id="12768" w:name="_Toc396200320"/>
      <w:bookmarkStart w:id="12769" w:name="_Toc396184494"/>
      <w:bookmarkStart w:id="12770" w:name="_Toc396194160"/>
      <w:bookmarkStart w:id="12771" w:name="_Toc396200321"/>
      <w:bookmarkStart w:id="12772" w:name="_Toc396445131"/>
      <w:bookmarkStart w:id="12773" w:name="_Toc396453216"/>
      <w:bookmarkStart w:id="12774" w:name="_Toc396476315"/>
      <w:bookmarkStart w:id="12775" w:name="_Toc396478376"/>
      <w:bookmarkStart w:id="12776" w:name="_Toc396489848"/>
      <w:bookmarkEnd w:id="12700"/>
      <w:bookmarkEnd w:id="12701"/>
      <w:bookmarkEnd w:id="12702"/>
      <w:bookmarkEnd w:id="12703"/>
      <w:bookmarkEnd w:id="12704"/>
      <w:bookmarkEnd w:id="12705"/>
      <w:bookmarkEnd w:id="12706"/>
      <w:bookmarkEnd w:id="12707"/>
      <w:bookmarkEnd w:id="12708"/>
      <w:bookmarkEnd w:id="12709"/>
      <w:bookmarkEnd w:id="12710"/>
      <w:bookmarkEnd w:id="12711"/>
      <w:bookmarkEnd w:id="12712"/>
      <w:bookmarkEnd w:id="12713"/>
      <w:bookmarkEnd w:id="12714"/>
      <w:bookmarkEnd w:id="12715"/>
      <w:bookmarkEnd w:id="12716"/>
      <w:bookmarkEnd w:id="12717"/>
      <w:bookmarkEnd w:id="12718"/>
      <w:bookmarkEnd w:id="12719"/>
      <w:bookmarkEnd w:id="12720"/>
      <w:bookmarkEnd w:id="12721"/>
      <w:bookmarkEnd w:id="12722"/>
      <w:bookmarkEnd w:id="12723"/>
      <w:bookmarkEnd w:id="12724"/>
      <w:bookmarkEnd w:id="12725"/>
      <w:bookmarkEnd w:id="12726"/>
      <w:bookmarkEnd w:id="12727"/>
      <w:bookmarkEnd w:id="12728"/>
      <w:bookmarkEnd w:id="12729"/>
      <w:bookmarkEnd w:id="12730"/>
      <w:bookmarkEnd w:id="12731"/>
      <w:bookmarkEnd w:id="12732"/>
      <w:bookmarkEnd w:id="12733"/>
      <w:bookmarkEnd w:id="12734"/>
      <w:bookmarkEnd w:id="12735"/>
      <w:bookmarkEnd w:id="12736"/>
      <w:bookmarkEnd w:id="12737"/>
      <w:bookmarkEnd w:id="12738"/>
      <w:bookmarkEnd w:id="12739"/>
      <w:bookmarkEnd w:id="12740"/>
      <w:bookmarkEnd w:id="12741"/>
      <w:bookmarkEnd w:id="12742"/>
      <w:bookmarkEnd w:id="12743"/>
      <w:bookmarkEnd w:id="12744"/>
      <w:bookmarkEnd w:id="12745"/>
      <w:bookmarkEnd w:id="12746"/>
      <w:bookmarkEnd w:id="12747"/>
      <w:bookmarkEnd w:id="12748"/>
      <w:bookmarkEnd w:id="12749"/>
      <w:bookmarkEnd w:id="12750"/>
      <w:bookmarkEnd w:id="12751"/>
      <w:bookmarkEnd w:id="12752"/>
      <w:bookmarkEnd w:id="12753"/>
      <w:bookmarkEnd w:id="12754"/>
      <w:bookmarkEnd w:id="12755"/>
      <w:bookmarkEnd w:id="12756"/>
      <w:bookmarkEnd w:id="12757"/>
      <w:bookmarkEnd w:id="12758"/>
      <w:bookmarkEnd w:id="12759"/>
      <w:bookmarkEnd w:id="12760"/>
      <w:bookmarkEnd w:id="12761"/>
      <w:bookmarkEnd w:id="12762"/>
      <w:bookmarkEnd w:id="12763"/>
      <w:bookmarkEnd w:id="12764"/>
      <w:bookmarkEnd w:id="12765"/>
      <w:bookmarkEnd w:id="12766"/>
      <w:bookmarkEnd w:id="12767"/>
      <w:bookmarkEnd w:id="12768"/>
      <w:bookmarkEnd w:id="12769"/>
      <w:bookmarkEnd w:id="12770"/>
      <w:bookmarkEnd w:id="12771"/>
      <w:bookmarkEnd w:id="12772"/>
      <w:bookmarkEnd w:id="12773"/>
      <w:bookmarkEnd w:id="12774"/>
      <w:bookmarkEnd w:id="12775"/>
      <w:bookmarkEnd w:id="12776"/>
    </w:p>
    <w:p w:rsidR="002F6E61" w:rsidRDefault="002F6E61">
      <w:pPr>
        <w:rPr>
          <w:ins w:id="12777" w:author="Kyle Mc Hale Dela Cruz" w:date="2014-08-16T00:18:00Z"/>
          <w:del w:id="12778" w:author="Vilson Lu" w:date="2014-08-22T02:46:00Z"/>
        </w:rPr>
        <w:pPrChange w:id="12779" w:author="Vilson Lu" w:date="2014-08-16T15:42:00Z">
          <w:pPr>
            <w:pStyle w:val="Reference"/>
          </w:pPr>
        </w:pPrChange>
      </w:pPr>
      <w:bookmarkStart w:id="12780" w:name="_Toc396184495"/>
      <w:bookmarkStart w:id="12781" w:name="_Toc396194161"/>
      <w:bookmarkStart w:id="12782" w:name="_Toc396200322"/>
      <w:bookmarkStart w:id="12783" w:name="_Toc396445132"/>
      <w:bookmarkStart w:id="12784" w:name="_Toc396453217"/>
      <w:bookmarkStart w:id="12785" w:name="_Toc396476316"/>
      <w:bookmarkStart w:id="12786" w:name="_Toc396478377"/>
      <w:bookmarkStart w:id="12787" w:name="_Toc396489849"/>
      <w:bookmarkEnd w:id="12780"/>
      <w:bookmarkEnd w:id="12781"/>
      <w:bookmarkEnd w:id="12782"/>
      <w:bookmarkEnd w:id="12783"/>
      <w:bookmarkEnd w:id="12784"/>
      <w:bookmarkEnd w:id="12785"/>
      <w:bookmarkEnd w:id="12786"/>
      <w:bookmarkEnd w:id="12787"/>
    </w:p>
    <w:p w:rsidR="002F6E61" w:rsidRDefault="00372B98">
      <w:pPr>
        <w:rPr>
          <w:del w:id="12788" w:author="Vilson Lu" w:date="2014-08-22T02:46:00Z"/>
        </w:rPr>
        <w:pPrChange w:id="12789" w:author="Vilson Lu" w:date="2014-08-16T15:42:00Z">
          <w:pPr>
            <w:pStyle w:val="Reference"/>
          </w:pPr>
        </w:pPrChange>
      </w:pPr>
      <w:ins w:id="12790" w:author="Kyle Mc Hale Dela Cruz" w:date="2014-08-16T00:18:00Z">
        <w:del w:id="12791" w:author="Vilson Lu" w:date="2014-08-22T02:46:00Z">
          <w:r w:rsidRPr="00372B98">
            <w:rPr>
              <w:color w:val="1A1A1A"/>
              <w:sz w:val="22"/>
              <w:szCs w:val="26"/>
              <w:rPrChange w:id="12792" w:author="Kyle Mc Hale Dela Cruz" w:date="2014-08-16T00:18:00Z">
                <w:rPr>
                  <w:i/>
                  <w:color w:val="1A1A1A"/>
                  <w:sz w:val="26"/>
                  <w:szCs w:val="26"/>
                </w:rPr>
              </w:rPrChange>
            </w:rPr>
            <w:delText xml:space="preserve">Neubig, G., Matsubayashi, Y., Hagiwara, M., &amp; Murakami, K. (2011, November). Safety Information Mining-What can NLP do in a disaster-. In </w:delText>
          </w:r>
          <w:r w:rsidRPr="00372B98">
            <w:rPr>
              <w:i/>
              <w:iCs/>
              <w:color w:val="1A1A1A"/>
              <w:sz w:val="22"/>
              <w:szCs w:val="26"/>
              <w:rPrChange w:id="12793" w:author="Kyle Mc Hale Dela Cruz" w:date="2014-08-16T00:18:00Z">
                <w:rPr>
                  <w:i/>
                  <w:iCs/>
                  <w:color w:val="1A1A1A"/>
                  <w:sz w:val="26"/>
                  <w:szCs w:val="26"/>
                </w:rPr>
              </w:rPrChange>
            </w:rPr>
            <w:delText>IJCNLP</w:delText>
          </w:r>
          <w:r w:rsidRPr="00372B98">
            <w:rPr>
              <w:color w:val="1A1A1A"/>
              <w:sz w:val="22"/>
              <w:szCs w:val="26"/>
              <w:rPrChange w:id="12794" w:author="Kyle Mc Hale Dela Cruz" w:date="2014-08-16T00:18:00Z">
                <w:rPr>
                  <w:i/>
                  <w:color w:val="1A1A1A"/>
                  <w:sz w:val="26"/>
                  <w:szCs w:val="26"/>
                </w:rPr>
              </w:rPrChange>
            </w:rPr>
            <w:delText xml:space="preserve"> (pp. 965-973).</w:delText>
          </w:r>
        </w:del>
      </w:ins>
      <w:bookmarkStart w:id="12795" w:name="_Toc396184496"/>
      <w:bookmarkStart w:id="12796" w:name="_Toc396194162"/>
      <w:bookmarkStart w:id="12797" w:name="_Toc396200323"/>
      <w:bookmarkStart w:id="12798" w:name="_Toc396184497"/>
      <w:bookmarkStart w:id="12799" w:name="_Toc396194163"/>
      <w:bookmarkStart w:id="12800" w:name="_Toc396200324"/>
      <w:bookmarkStart w:id="12801" w:name="_Toc396184499"/>
      <w:bookmarkStart w:id="12802" w:name="_Toc396194165"/>
      <w:bookmarkStart w:id="12803" w:name="_Toc396200326"/>
      <w:bookmarkStart w:id="12804" w:name="_Toc396184500"/>
      <w:bookmarkStart w:id="12805" w:name="_Toc396194166"/>
      <w:bookmarkStart w:id="12806" w:name="_Toc396200327"/>
      <w:bookmarkStart w:id="12807" w:name="_Toc396184501"/>
      <w:bookmarkStart w:id="12808" w:name="_Toc396194167"/>
      <w:bookmarkStart w:id="12809" w:name="_Toc396200328"/>
      <w:bookmarkStart w:id="12810" w:name="_Toc396184502"/>
      <w:bookmarkStart w:id="12811" w:name="_Toc396194168"/>
      <w:bookmarkStart w:id="12812" w:name="_Toc396200329"/>
      <w:bookmarkStart w:id="12813" w:name="_Toc396184503"/>
      <w:bookmarkStart w:id="12814" w:name="_Toc396194169"/>
      <w:bookmarkStart w:id="12815" w:name="_Toc396200330"/>
      <w:bookmarkStart w:id="12816" w:name="_Toc396184505"/>
      <w:bookmarkStart w:id="12817" w:name="_Toc396194171"/>
      <w:bookmarkStart w:id="12818" w:name="_Toc396200332"/>
      <w:bookmarkStart w:id="12819" w:name="_Toc396184506"/>
      <w:bookmarkStart w:id="12820" w:name="_Toc396194172"/>
      <w:bookmarkStart w:id="12821" w:name="_Toc396200333"/>
      <w:bookmarkStart w:id="12822" w:name="_Toc396184507"/>
      <w:bookmarkStart w:id="12823" w:name="_Toc396194173"/>
      <w:bookmarkStart w:id="12824" w:name="_Toc396200334"/>
      <w:bookmarkStart w:id="12825" w:name="_Toc396184509"/>
      <w:bookmarkStart w:id="12826" w:name="_Toc396194175"/>
      <w:bookmarkStart w:id="12827" w:name="_Toc396200336"/>
      <w:bookmarkStart w:id="12828" w:name="_Toc396184510"/>
      <w:bookmarkStart w:id="12829" w:name="_Toc396194176"/>
      <w:bookmarkStart w:id="12830" w:name="_Toc396200337"/>
      <w:bookmarkStart w:id="12831" w:name="_Toc396184511"/>
      <w:bookmarkStart w:id="12832" w:name="_Toc396194177"/>
      <w:bookmarkStart w:id="12833" w:name="_Toc396200338"/>
      <w:bookmarkStart w:id="12834" w:name="_Toc396184512"/>
      <w:bookmarkStart w:id="12835" w:name="_Toc396194178"/>
      <w:bookmarkStart w:id="12836" w:name="_Toc396200339"/>
      <w:bookmarkStart w:id="12837" w:name="_Toc396184513"/>
      <w:bookmarkStart w:id="12838" w:name="_Toc396194179"/>
      <w:bookmarkStart w:id="12839" w:name="_Toc396200340"/>
      <w:bookmarkStart w:id="12840" w:name="_Toc396184514"/>
      <w:bookmarkStart w:id="12841" w:name="_Toc396194180"/>
      <w:bookmarkStart w:id="12842" w:name="_Toc396200341"/>
      <w:bookmarkStart w:id="12843" w:name="_Toc396184515"/>
      <w:bookmarkStart w:id="12844" w:name="_Toc396194181"/>
      <w:bookmarkStart w:id="12845" w:name="_Toc396200342"/>
      <w:bookmarkStart w:id="12846" w:name="_Toc396184516"/>
      <w:bookmarkStart w:id="12847" w:name="_Toc396194182"/>
      <w:bookmarkStart w:id="12848" w:name="_Toc396200343"/>
      <w:bookmarkStart w:id="12849" w:name="_Toc396184517"/>
      <w:bookmarkStart w:id="12850" w:name="_Toc396194183"/>
      <w:bookmarkStart w:id="12851" w:name="_Toc396200344"/>
      <w:bookmarkStart w:id="12852" w:name="_Toc396184518"/>
      <w:bookmarkStart w:id="12853" w:name="_Toc396194184"/>
      <w:bookmarkStart w:id="12854" w:name="_Toc396200345"/>
      <w:bookmarkStart w:id="12855" w:name="_Toc396184520"/>
      <w:bookmarkStart w:id="12856" w:name="_Toc396194186"/>
      <w:bookmarkStart w:id="12857" w:name="_Toc396200347"/>
      <w:bookmarkStart w:id="12858" w:name="_Toc396184521"/>
      <w:bookmarkStart w:id="12859" w:name="_Toc396194187"/>
      <w:bookmarkStart w:id="12860" w:name="_Toc396200348"/>
      <w:bookmarkStart w:id="12861" w:name="_Toc396184522"/>
      <w:bookmarkStart w:id="12862" w:name="_Toc396194188"/>
      <w:bookmarkStart w:id="12863" w:name="_Toc396200349"/>
      <w:bookmarkStart w:id="12864" w:name="_Toc396184523"/>
      <w:bookmarkStart w:id="12865" w:name="_Toc396194189"/>
      <w:bookmarkStart w:id="12866" w:name="_Toc396200350"/>
      <w:bookmarkStart w:id="12867" w:name="_Toc396184524"/>
      <w:bookmarkStart w:id="12868" w:name="_Toc396194190"/>
      <w:bookmarkStart w:id="12869" w:name="_Toc396200351"/>
      <w:bookmarkStart w:id="12870" w:name="_Toc396184526"/>
      <w:bookmarkStart w:id="12871" w:name="_Toc396194192"/>
      <w:bookmarkStart w:id="12872" w:name="_Toc396200353"/>
      <w:bookmarkStart w:id="12873" w:name="_Toc396184527"/>
      <w:bookmarkStart w:id="12874" w:name="_Toc396194193"/>
      <w:bookmarkStart w:id="12875" w:name="_Toc396200354"/>
      <w:bookmarkStart w:id="12876" w:name="_Toc396184528"/>
      <w:bookmarkStart w:id="12877" w:name="_Toc396194194"/>
      <w:bookmarkStart w:id="12878" w:name="_Toc396200355"/>
      <w:bookmarkStart w:id="12879" w:name="_Toc396184529"/>
      <w:bookmarkStart w:id="12880" w:name="_Toc396194195"/>
      <w:bookmarkStart w:id="12881" w:name="_Toc396200356"/>
      <w:bookmarkStart w:id="12882" w:name="_Toc396445133"/>
      <w:bookmarkStart w:id="12883" w:name="_Toc396453218"/>
      <w:bookmarkStart w:id="12884" w:name="_Toc396476317"/>
      <w:bookmarkStart w:id="12885" w:name="_Toc396478378"/>
      <w:bookmarkStart w:id="12886" w:name="_Toc396489850"/>
      <w:bookmarkEnd w:id="12795"/>
      <w:bookmarkEnd w:id="12796"/>
      <w:bookmarkEnd w:id="12797"/>
      <w:bookmarkEnd w:id="12798"/>
      <w:bookmarkEnd w:id="12799"/>
      <w:bookmarkEnd w:id="12800"/>
      <w:bookmarkEnd w:id="12801"/>
      <w:bookmarkEnd w:id="12802"/>
      <w:bookmarkEnd w:id="12803"/>
      <w:bookmarkEnd w:id="12804"/>
      <w:bookmarkEnd w:id="12805"/>
      <w:bookmarkEnd w:id="12806"/>
      <w:bookmarkEnd w:id="12807"/>
      <w:bookmarkEnd w:id="12808"/>
      <w:bookmarkEnd w:id="12809"/>
      <w:bookmarkEnd w:id="12810"/>
      <w:bookmarkEnd w:id="12811"/>
      <w:bookmarkEnd w:id="12812"/>
      <w:bookmarkEnd w:id="12813"/>
      <w:bookmarkEnd w:id="12814"/>
      <w:bookmarkEnd w:id="12815"/>
      <w:bookmarkEnd w:id="12816"/>
      <w:bookmarkEnd w:id="12817"/>
      <w:bookmarkEnd w:id="12818"/>
      <w:bookmarkEnd w:id="12819"/>
      <w:bookmarkEnd w:id="12820"/>
      <w:bookmarkEnd w:id="12821"/>
      <w:bookmarkEnd w:id="12822"/>
      <w:bookmarkEnd w:id="12823"/>
      <w:bookmarkEnd w:id="12824"/>
      <w:bookmarkEnd w:id="12825"/>
      <w:bookmarkEnd w:id="12826"/>
      <w:bookmarkEnd w:id="12827"/>
      <w:bookmarkEnd w:id="12828"/>
      <w:bookmarkEnd w:id="12829"/>
      <w:bookmarkEnd w:id="12830"/>
      <w:bookmarkEnd w:id="12831"/>
      <w:bookmarkEnd w:id="12832"/>
      <w:bookmarkEnd w:id="12833"/>
      <w:bookmarkEnd w:id="12834"/>
      <w:bookmarkEnd w:id="12835"/>
      <w:bookmarkEnd w:id="12836"/>
      <w:bookmarkEnd w:id="12837"/>
      <w:bookmarkEnd w:id="12838"/>
      <w:bookmarkEnd w:id="12839"/>
      <w:bookmarkEnd w:id="12840"/>
      <w:bookmarkEnd w:id="12841"/>
      <w:bookmarkEnd w:id="12842"/>
      <w:bookmarkEnd w:id="12843"/>
      <w:bookmarkEnd w:id="12844"/>
      <w:bookmarkEnd w:id="12845"/>
      <w:bookmarkEnd w:id="12846"/>
      <w:bookmarkEnd w:id="12847"/>
      <w:bookmarkEnd w:id="12848"/>
      <w:bookmarkEnd w:id="12849"/>
      <w:bookmarkEnd w:id="12850"/>
      <w:bookmarkEnd w:id="12851"/>
      <w:bookmarkEnd w:id="12852"/>
      <w:bookmarkEnd w:id="12853"/>
      <w:bookmarkEnd w:id="12854"/>
      <w:bookmarkEnd w:id="12855"/>
      <w:bookmarkEnd w:id="12856"/>
      <w:bookmarkEnd w:id="12857"/>
      <w:bookmarkEnd w:id="12858"/>
      <w:bookmarkEnd w:id="12859"/>
      <w:bookmarkEnd w:id="12860"/>
      <w:bookmarkEnd w:id="12861"/>
      <w:bookmarkEnd w:id="12862"/>
      <w:bookmarkEnd w:id="12863"/>
      <w:bookmarkEnd w:id="12864"/>
      <w:bookmarkEnd w:id="12865"/>
      <w:bookmarkEnd w:id="12866"/>
      <w:bookmarkEnd w:id="12867"/>
      <w:bookmarkEnd w:id="12868"/>
      <w:bookmarkEnd w:id="12869"/>
      <w:bookmarkEnd w:id="12870"/>
      <w:bookmarkEnd w:id="12871"/>
      <w:bookmarkEnd w:id="12872"/>
      <w:bookmarkEnd w:id="12873"/>
      <w:bookmarkEnd w:id="12874"/>
      <w:bookmarkEnd w:id="12875"/>
      <w:bookmarkEnd w:id="12876"/>
      <w:bookmarkEnd w:id="12877"/>
      <w:bookmarkEnd w:id="12878"/>
      <w:bookmarkEnd w:id="12879"/>
      <w:bookmarkEnd w:id="12880"/>
      <w:bookmarkEnd w:id="12881"/>
      <w:bookmarkEnd w:id="12882"/>
      <w:bookmarkEnd w:id="12883"/>
      <w:bookmarkEnd w:id="12884"/>
      <w:bookmarkEnd w:id="12885"/>
      <w:bookmarkEnd w:id="12886"/>
    </w:p>
    <w:p w:rsidR="002F6E61" w:rsidRDefault="00DE3FBD">
      <w:pPr>
        <w:rPr>
          <w:del w:id="12887" w:author="Vilson Lu" w:date="2014-08-22T02:46:00Z"/>
        </w:rPr>
        <w:pPrChange w:id="12888" w:author="Vilson Lu" w:date="2014-08-16T15:42:00Z">
          <w:pPr>
            <w:pStyle w:val="Reference"/>
          </w:pPr>
        </w:pPrChange>
      </w:pPr>
      <w:del w:id="12889" w:author="Vilson Lu" w:date="2014-08-22T02:46:00Z">
        <w:r w:rsidRPr="00E45CE0" w:rsidDel="00F17C35">
          <w:rPr>
            <w:highlight w:val="white"/>
          </w:rPr>
          <w:lastRenderedPageBreak/>
          <w:delText xml:space="preserve">Stockdale, C. &amp; McIntyre, D.A. (2011, May 09). The ten nations where facebook rules the internet. Retrieved from </w:delText>
        </w:r>
        <w:r w:rsidR="00372B98" w:rsidRPr="00372B98" w:rsidDel="00F17C35">
          <w:fldChar w:fldCharType="begin"/>
        </w:r>
        <w:r w:rsidDel="00F17C35">
          <w:delInstrText xml:space="preserve"> HYPERLINK "http://247wallst.com/technology-3/2011/05/09/the-ten-nations-where-facebook-rules-the-internet/" \h </w:delInstrText>
        </w:r>
        <w:r w:rsidR="00372B98" w:rsidRPr="00372B98" w:rsidDel="00F17C35">
          <w:fldChar w:fldCharType="separate"/>
        </w:r>
        <w:r w:rsidRPr="00E45CE0" w:rsidDel="00F17C35">
          <w:rPr>
            <w:highlight w:val="white"/>
          </w:rPr>
          <w:delText>http://247wallst.com/technology-3/2011/05/09/the-ten-nations-where-facebook-rules-the-internet/</w:delText>
        </w:r>
        <w:r w:rsidR="00372B98" w:rsidDel="00F17C35">
          <w:rPr>
            <w:highlight w:val="white"/>
          </w:rPr>
          <w:fldChar w:fldCharType="end"/>
        </w:r>
        <w:bookmarkStart w:id="12890" w:name="_Toc396184530"/>
        <w:bookmarkStart w:id="12891" w:name="_Toc396194196"/>
        <w:bookmarkStart w:id="12892" w:name="_Toc396200357"/>
        <w:bookmarkStart w:id="12893" w:name="_Toc396445134"/>
        <w:bookmarkStart w:id="12894" w:name="_Toc396453219"/>
        <w:bookmarkStart w:id="12895" w:name="_Toc396476318"/>
        <w:bookmarkStart w:id="12896" w:name="_Toc396478379"/>
        <w:bookmarkStart w:id="12897" w:name="_Toc396489851"/>
        <w:bookmarkEnd w:id="12890"/>
        <w:bookmarkEnd w:id="12891"/>
        <w:bookmarkEnd w:id="12892"/>
        <w:bookmarkEnd w:id="12893"/>
        <w:bookmarkEnd w:id="12894"/>
        <w:bookmarkEnd w:id="12895"/>
        <w:bookmarkEnd w:id="12896"/>
        <w:bookmarkEnd w:id="12897"/>
      </w:del>
    </w:p>
    <w:p w:rsidR="006E6440" w:rsidRPr="00E45CE0" w:rsidDel="00F17C35" w:rsidRDefault="00E97D46">
      <w:pPr>
        <w:rPr>
          <w:del w:id="12898" w:author="Vilson Lu" w:date="2014-08-22T02:46:00Z"/>
        </w:rPr>
        <w:sectPr w:rsidR="006E6440" w:rsidRPr="00E45CE0" w:rsidDel="00F17C35" w:rsidSect="005A3259">
          <w:pgSz w:w="12240" w:h="15840"/>
          <w:pgMar w:top="1440" w:right="1440" w:bottom="1440" w:left="1440" w:header="720" w:footer="720" w:gutter="0"/>
          <w:pgNumType w:start="1" w:chapStyle="1"/>
          <w:cols w:space="720"/>
          <w:docGrid w:linePitch="360"/>
        </w:sectPr>
      </w:pPr>
      <w:bookmarkStart w:id="12899" w:name="_Toc396184531"/>
      <w:bookmarkStart w:id="12900" w:name="_Toc396194197"/>
      <w:bookmarkStart w:id="12901" w:name="_Toc396200358"/>
      <w:bookmarkStart w:id="12902" w:name="_Toc396184532"/>
      <w:bookmarkStart w:id="12903" w:name="_Toc396194198"/>
      <w:bookmarkStart w:id="12904" w:name="_Toc396200359"/>
      <w:bookmarkStart w:id="12905" w:name="_Toc396184533"/>
      <w:bookmarkStart w:id="12906" w:name="_Toc396194199"/>
      <w:bookmarkStart w:id="12907" w:name="_Toc396200360"/>
      <w:bookmarkStart w:id="12908" w:name="_Toc396184534"/>
      <w:bookmarkStart w:id="12909" w:name="_Toc396194200"/>
      <w:bookmarkStart w:id="12910" w:name="_Toc396200361"/>
      <w:bookmarkStart w:id="12911" w:name="_Toc396184535"/>
      <w:bookmarkStart w:id="12912" w:name="_Toc396194201"/>
      <w:bookmarkStart w:id="12913" w:name="_Toc396200362"/>
      <w:bookmarkStart w:id="12914" w:name="_Toc396184536"/>
      <w:bookmarkStart w:id="12915" w:name="_Toc396194202"/>
      <w:bookmarkStart w:id="12916" w:name="_Toc396200363"/>
      <w:bookmarkStart w:id="12917" w:name="_Toc396184537"/>
      <w:bookmarkStart w:id="12918" w:name="_Toc396194203"/>
      <w:bookmarkStart w:id="12919" w:name="_Toc396200364"/>
      <w:bookmarkStart w:id="12920" w:name="_Toc396184538"/>
      <w:bookmarkStart w:id="12921" w:name="_Toc396194204"/>
      <w:bookmarkStart w:id="12922" w:name="_Toc396200365"/>
      <w:bookmarkStart w:id="12923" w:name="_Toc396184539"/>
      <w:bookmarkStart w:id="12924" w:name="_Toc396194205"/>
      <w:bookmarkStart w:id="12925" w:name="_Toc396200366"/>
      <w:bookmarkStart w:id="12926" w:name="_Toc396184540"/>
      <w:bookmarkStart w:id="12927" w:name="_Toc396194206"/>
      <w:bookmarkStart w:id="12928" w:name="_Toc396200367"/>
      <w:bookmarkEnd w:id="12899"/>
      <w:bookmarkEnd w:id="12900"/>
      <w:bookmarkEnd w:id="12901"/>
      <w:bookmarkEnd w:id="12902"/>
      <w:bookmarkEnd w:id="12903"/>
      <w:bookmarkEnd w:id="12904"/>
      <w:bookmarkEnd w:id="12905"/>
      <w:bookmarkEnd w:id="12906"/>
      <w:bookmarkEnd w:id="12907"/>
      <w:bookmarkEnd w:id="12908"/>
      <w:bookmarkEnd w:id="12909"/>
      <w:bookmarkEnd w:id="12910"/>
      <w:bookmarkEnd w:id="12911"/>
      <w:bookmarkEnd w:id="12912"/>
      <w:bookmarkEnd w:id="12913"/>
      <w:bookmarkEnd w:id="12914"/>
      <w:bookmarkEnd w:id="12915"/>
      <w:bookmarkEnd w:id="12916"/>
      <w:bookmarkEnd w:id="12917"/>
      <w:bookmarkEnd w:id="12918"/>
      <w:bookmarkEnd w:id="12919"/>
      <w:bookmarkEnd w:id="12920"/>
      <w:bookmarkEnd w:id="12921"/>
      <w:bookmarkEnd w:id="12922"/>
      <w:bookmarkEnd w:id="12923"/>
      <w:bookmarkEnd w:id="12924"/>
      <w:bookmarkEnd w:id="12925"/>
      <w:bookmarkEnd w:id="12926"/>
      <w:bookmarkEnd w:id="12927"/>
      <w:bookmarkEnd w:id="12928"/>
      <w:moveToRangeStart w:id="12929" w:author="Vilson Lu" w:date="2014-08-15T22:47:00Z" w:name="move395906148"/>
      <w:moveTo w:id="12930" w:author="Vilson Lu" w:date="2014-08-15T22:47:00Z">
        <w:del w:id="12931" w:author="Vilson Lu" w:date="2014-08-22T02:46:00Z">
          <w:r w:rsidRPr="00E45CE0" w:rsidDel="00F17C35">
            <w:delText>Vieweg, S., Hughes, A. L., Starbird, K., &amp; Palen, L. (2010, April). Microblogging during two natural hazards events: what twitter may contribute to situational awareness. In Proceedings of the SIGCHI Conference on Human Factors in Computing Systems (pp. 1079-1088). ACM.</w:delText>
          </w:r>
        </w:del>
      </w:moveTo>
      <w:bookmarkStart w:id="12932" w:name="_Toc396184541"/>
      <w:bookmarkStart w:id="12933" w:name="_Toc396194207"/>
      <w:bookmarkStart w:id="12934" w:name="_Toc396200368"/>
      <w:bookmarkStart w:id="12935" w:name="_Toc396445135"/>
      <w:bookmarkStart w:id="12936" w:name="_Toc396453220"/>
      <w:bookmarkStart w:id="12937" w:name="_Toc396476319"/>
      <w:bookmarkStart w:id="12938" w:name="_Toc396478380"/>
      <w:bookmarkStart w:id="12939" w:name="_Toc396489852"/>
      <w:bookmarkEnd w:id="12932"/>
      <w:bookmarkEnd w:id="12933"/>
      <w:bookmarkEnd w:id="12934"/>
      <w:bookmarkEnd w:id="12935"/>
      <w:bookmarkEnd w:id="12936"/>
      <w:bookmarkEnd w:id="12937"/>
      <w:bookmarkEnd w:id="12938"/>
      <w:bookmarkEnd w:id="12939"/>
    </w:p>
    <w:p w:rsidR="005A3259" w:rsidDel="00DB37A8" w:rsidRDefault="005A3259" w:rsidP="00DB37A8">
      <w:pPr>
        <w:rPr>
          <w:ins w:id="12940" w:author="TinTin Kalaw" w:date="2014-08-16T14:14:00Z"/>
          <w:del w:id="12941" w:author="Vilson Lu" w:date="2014-08-16T15:42:00Z"/>
        </w:rPr>
      </w:pPr>
      <w:bookmarkStart w:id="12942" w:name="_Toc396184542"/>
      <w:bookmarkStart w:id="12943" w:name="_Toc396194208"/>
      <w:bookmarkStart w:id="12944" w:name="_Toc396200369"/>
      <w:bookmarkStart w:id="12945" w:name="_Toc396184543"/>
      <w:bookmarkStart w:id="12946" w:name="_Toc396194209"/>
      <w:bookmarkStart w:id="12947" w:name="_Toc396200370"/>
      <w:bookmarkStart w:id="12948" w:name="_Toc396184544"/>
      <w:bookmarkStart w:id="12949" w:name="_Toc396194210"/>
      <w:bookmarkStart w:id="12950" w:name="_Toc396200371"/>
      <w:bookmarkStart w:id="12951" w:name="_Toc396184545"/>
      <w:bookmarkStart w:id="12952" w:name="_Toc396194211"/>
      <w:bookmarkStart w:id="12953" w:name="_Toc396200372"/>
      <w:bookmarkStart w:id="12954" w:name="_Toc396184546"/>
      <w:bookmarkStart w:id="12955" w:name="_Toc396194212"/>
      <w:bookmarkStart w:id="12956" w:name="_Toc396200373"/>
      <w:bookmarkStart w:id="12957" w:name="_Toc396184547"/>
      <w:bookmarkStart w:id="12958" w:name="_Toc396194213"/>
      <w:bookmarkStart w:id="12959" w:name="_Toc396200374"/>
      <w:bookmarkStart w:id="12960" w:name="_Toc396184548"/>
      <w:bookmarkStart w:id="12961" w:name="_Toc396194214"/>
      <w:bookmarkStart w:id="12962" w:name="_Toc396200375"/>
      <w:bookmarkStart w:id="12963" w:name="_Toc396184549"/>
      <w:bookmarkStart w:id="12964" w:name="_Toc396194215"/>
      <w:bookmarkStart w:id="12965" w:name="_Toc396200376"/>
      <w:bookmarkStart w:id="12966" w:name="_Toc396184550"/>
      <w:bookmarkStart w:id="12967" w:name="_Toc396194216"/>
      <w:bookmarkStart w:id="12968" w:name="_Toc396200377"/>
      <w:bookmarkStart w:id="12969" w:name="_Toc396184551"/>
      <w:bookmarkStart w:id="12970" w:name="_Toc396194217"/>
      <w:bookmarkStart w:id="12971" w:name="_Toc396200378"/>
      <w:bookmarkStart w:id="12972" w:name="_Toc396184553"/>
      <w:bookmarkStart w:id="12973" w:name="_Toc396194219"/>
      <w:bookmarkStart w:id="12974" w:name="_Toc396200380"/>
      <w:bookmarkStart w:id="12975" w:name="_Toc396184554"/>
      <w:bookmarkStart w:id="12976" w:name="_Toc396194220"/>
      <w:bookmarkStart w:id="12977" w:name="_Toc396200381"/>
      <w:bookmarkStart w:id="12978" w:name="_Toc396184555"/>
      <w:bookmarkStart w:id="12979" w:name="_Toc396194221"/>
      <w:bookmarkStart w:id="12980" w:name="_Toc396200382"/>
      <w:bookmarkStart w:id="12981" w:name="_Toc396184556"/>
      <w:bookmarkStart w:id="12982" w:name="_Toc396194222"/>
      <w:bookmarkStart w:id="12983" w:name="_Toc396200383"/>
      <w:bookmarkStart w:id="12984" w:name="_Toc396184557"/>
      <w:bookmarkStart w:id="12985" w:name="_Toc396194223"/>
      <w:bookmarkStart w:id="12986" w:name="_Toc396200384"/>
      <w:bookmarkStart w:id="12987" w:name="_Toc396445136"/>
      <w:bookmarkStart w:id="12988" w:name="_Toc396453221"/>
      <w:bookmarkStart w:id="12989" w:name="_Toc396476320"/>
      <w:bookmarkStart w:id="12990" w:name="_Toc396478381"/>
      <w:bookmarkStart w:id="12991" w:name="_Toc396489853"/>
      <w:bookmarkEnd w:id="12942"/>
      <w:bookmarkEnd w:id="12943"/>
      <w:bookmarkEnd w:id="12944"/>
      <w:bookmarkEnd w:id="12945"/>
      <w:bookmarkEnd w:id="12946"/>
      <w:bookmarkEnd w:id="12947"/>
      <w:bookmarkEnd w:id="12948"/>
      <w:bookmarkEnd w:id="12949"/>
      <w:bookmarkEnd w:id="12950"/>
      <w:bookmarkEnd w:id="12951"/>
      <w:bookmarkEnd w:id="12952"/>
      <w:bookmarkEnd w:id="12953"/>
      <w:bookmarkEnd w:id="12954"/>
      <w:bookmarkEnd w:id="12955"/>
      <w:bookmarkEnd w:id="12956"/>
      <w:bookmarkEnd w:id="12957"/>
      <w:bookmarkEnd w:id="12958"/>
      <w:bookmarkEnd w:id="12959"/>
      <w:bookmarkEnd w:id="12960"/>
      <w:bookmarkEnd w:id="12961"/>
      <w:bookmarkEnd w:id="12962"/>
      <w:bookmarkEnd w:id="12963"/>
      <w:bookmarkEnd w:id="12964"/>
      <w:bookmarkEnd w:id="12965"/>
      <w:bookmarkEnd w:id="12966"/>
      <w:bookmarkEnd w:id="12967"/>
      <w:bookmarkEnd w:id="12968"/>
      <w:bookmarkEnd w:id="12969"/>
      <w:bookmarkEnd w:id="12970"/>
      <w:bookmarkEnd w:id="12971"/>
      <w:bookmarkEnd w:id="12972"/>
      <w:bookmarkEnd w:id="12973"/>
      <w:bookmarkEnd w:id="12974"/>
      <w:bookmarkEnd w:id="12975"/>
      <w:bookmarkEnd w:id="12976"/>
      <w:bookmarkEnd w:id="12977"/>
      <w:bookmarkEnd w:id="12978"/>
      <w:bookmarkEnd w:id="12979"/>
      <w:bookmarkEnd w:id="12980"/>
      <w:bookmarkEnd w:id="12981"/>
      <w:bookmarkEnd w:id="12982"/>
      <w:bookmarkEnd w:id="12983"/>
      <w:bookmarkEnd w:id="12984"/>
      <w:bookmarkEnd w:id="12985"/>
      <w:bookmarkEnd w:id="12986"/>
      <w:bookmarkEnd w:id="12987"/>
      <w:bookmarkEnd w:id="12988"/>
      <w:bookmarkEnd w:id="12989"/>
      <w:bookmarkEnd w:id="12990"/>
      <w:bookmarkEnd w:id="12991"/>
      <w:moveToRangeEnd w:id="12929"/>
    </w:p>
    <w:p w:rsidR="00751528" w:rsidDel="00DB37A8" w:rsidRDefault="00751528">
      <w:pPr>
        <w:rPr>
          <w:ins w:id="12992" w:author="TinTin Kalaw" w:date="2014-08-16T14:14:00Z"/>
          <w:del w:id="12993" w:author="Vilson Lu" w:date="2014-08-16T15:41:00Z"/>
        </w:rPr>
      </w:pPr>
      <w:ins w:id="12994" w:author="TinTin Kalaw" w:date="2014-08-16T14:14:00Z">
        <w:del w:id="12995" w:author="Vilson Lu" w:date="2014-08-16T15:41:00Z">
          <w:r w:rsidDel="00DB37A8">
            <w:br w:type="page"/>
          </w:r>
        </w:del>
      </w:ins>
    </w:p>
    <w:p w:rsidR="002F6E61" w:rsidRDefault="00751528">
      <w:pPr>
        <w:pStyle w:val="Heading1"/>
        <w:rPr>
          <w:ins w:id="12996" w:author="TinTin Kalaw" w:date="2014-08-16T14:14:00Z"/>
        </w:rPr>
        <w:pPrChange w:id="12997" w:author="Vilson Lu" w:date="2014-08-16T15:42:00Z">
          <w:pPr/>
        </w:pPrChange>
      </w:pPr>
      <w:bookmarkStart w:id="12998" w:name="_Toc396445137"/>
      <w:bookmarkStart w:id="12999" w:name="_Toc396489854"/>
      <w:commentRangeStart w:id="13000"/>
      <w:ins w:id="13001" w:author="TinTin Kalaw" w:date="2014-08-16T14:14:00Z">
        <w:r>
          <w:lastRenderedPageBreak/>
          <w:t>References</w:t>
        </w:r>
      </w:ins>
      <w:bookmarkEnd w:id="12998"/>
      <w:bookmarkEnd w:id="12999"/>
      <w:commentRangeEnd w:id="13000"/>
      <w:r w:rsidR="00636E41">
        <w:rPr>
          <w:rStyle w:val="CommentReference"/>
          <w:b w:val="0"/>
        </w:rPr>
        <w:commentReference w:id="13000"/>
      </w:r>
    </w:p>
    <w:p w:rsidR="002F6E61" w:rsidRDefault="002F6E61">
      <w:pPr>
        <w:pStyle w:val="Reference"/>
        <w:rPr>
          <w:ins w:id="13002" w:author="TinTin Kalaw" w:date="2014-08-16T14:14:00Z"/>
        </w:rPr>
        <w:pPrChange w:id="13003" w:author="TinTin Kalaw" w:date="2014-08-16T14:14:00Z">
          <w:pPr/>
        </w:pPrChange>
      </w:pPr>
    </w:p>
    <w:p w:rsidR="00751528" w:rsidRPr="0027470C" w:rsidRDefault="00751528" w:rsidP="00751528">
      <w:pPr>
        <w:pStyle w:val="Reference"/>
        <w:rPr>
          <w:ins w:id="13004" w:author="TinTin Kalaw" w:date="2014-08-16T14:14:00Z"/>
        </w:rPr>
      </w:pPr>
      <w:ins w:id="13005" w:author="TinTin Kalaw" w:date="2014-08-16T14:14:00Z">
        <w:r w:rsidRPr="00497EF3">
          <w:rPr>
            <w:highlight w:val="white"/>
          </w:rPr>
          <w:t>alias</w:t>
        </w:r>
        <w:r w:rsidRPr="0027470C">
          <w:rPr>
            <w:highlight w:val="white"/>
          </w:rPr>
          <w:t>-i. (2011). What is lingpipe?. Retrieved from http://alias-i.com/lingpipe/</w:t>
        </w:r>
      </w:ins>
    </w:p>
    <w:p w:rsidR="00751528" w:rsidRPr="0027470C" w:rsidRDefault="00751528" w:rsidP="00751528">
      <w:pPr>
        <w:pStyle w:val="Reference"/>
        <w:rPr>
          <w:ins w:id="13006" w:author="TinTin Kalaw" w:date="2014-08-16T14:14:00Z"/>
        </w:rPr>
      </w:pPr>
    </w:p>
    <w:p w:rsidR="00751528" w:rsidRPr="0027470C" w:rsidRDefault="00751528" w:rsidP="00751528">
      <w:pPr>
        <w:pStyle w:val="Reference"/>
        <w:rPr>
          <w:ins w:id="13007" w:author="TinTin Kalaw" w:date="2014-08-16T14:14:00Z"/>
        </w:rPr>
      </w:pPr>
      <w:ins w:id="13008" w:author="TinTin Kalaw" w:date="2014-08-16T14:14:00Z">
        <w:r w:rsidRPr="0027470C">
          <w:t>Aone, C., Halverson, L., Hampton, T., &amp; Ramos-Santacruz, M. (1998, April). SRA: Description of the IE2 system used for MUC-7. In</w:t>
        </w:r>
        <w:r w:rsidRPr="0027470C">
          <w:rPr>
            <w:rStyle w:val="apple-converted-space"/>
          </w:rPr>
          <w:t> </w:t>
        </w:r>
        <w:r w:rsidRPr="0027470C">
          <w:rPr>
            <w:i/>
            <w:iCs/>
          </w:rPr>
          <w:t>Proceedings of the seventh message understanding conference (MUC-7)</w:t>
        </w:r>
        <w:r w:rsidRPr="0027470C">
          <w:t>.</w:t>
        </w:r>
      </w:ins>
    </w:p>
    <w:p w:rsidR="00751528" w:rsidRPr="0027470C" w:rsidRDefault="00751528" w:rsidP="00751528">
      <w:pPr>
        <w:pStyle w:val="Reference"/>
        <w:rPr>
          <w:ins w:id="13009" w:author="TinTin Kalaw" w:date="2014-08-16T14:14:00Z"/>
        </w:rPr>
      </w:pPr>
    </w:p>
    <w:p w:rsidR="00751528" w:rsidRPr="0027470C" w:rsidRDefault="00751528" w:rsidP="00751528">
      <w:pPr>
        <w:pStyle w:val="Reference"/>
        <w:rPr>
          <w:ins w:id="13010" w:author="TinTin Kalaw" w:date="2014-08-16T14:14:00Z"/>
        </w:rPr>
      </w:pPr>
      <w:ins w:id="13011" w:author="TinTin Kalaw" w:date="2014-08-16T14:14:00Z">
        <w:r w:rsidRPr="0027470C">
          <w:rPr>
            <w:highlight w:val="white"/>
          </w:rPr>
          <w:t>Apache Software Foundation. (2010). Welcome to apache opennlp. Retrieved from https://opennlp.apache.org/</w:t>
        </w:r>
      </w:ins>
    </w:p>
    <w:p w:rsidR="00751528" w:rsidRPr="0027470C" w:rsidRDefault="00751528" w:rsidP="00751528">
      <w:pPr>
        <w:pStyle w:val="Reference"/>
        <w:rPr>
          <w:ins w:id="13012" w:author="TinTin Kalaw" w:date="2014-08-16T14:14:00Z"/>
        </w:rPr>
      </w:pPr>
    </w:p>
    <w:p w:rsidR="00751528" w:rsidRPr="0027470C" w:rsidRDefault="00751528" w:rsidP="00751528">
      <w:pPr>
        <w:pStyle w:val="Reference"/>
        <w:rPr>
          <w:ins w:id="13013" w:author="TinTin Kalaw" w:date="2014-08-16T14:14:00Z"/>
        </w:rPr>
      </w:pPr>
      <w:ins w:id="13014" w:author="TinTin Kalaw" w:date="2014-08-16T14:14:00Z">
        <w:r w:rsidRPr="0027470C">
          <w:rPr>
            <w:highlight w:val="white"/>
          </w:rPr>
          <w:t xml:space="preserve">Asahara, M., &amp; Matsumoto, Y. (2003, May). Japanese named entity extraction with redundant morphological analysis. In </w:t>
        </w:r>
        <w:r w:rsidRPr="0027470C">
          <w:t>Proceedings of the 2003 Conference of the North American Chapter of the Association for Computational Linguistics on Human Language Technology-Volume 1 (pp. 8-15). Association for Computational Linguistics.</w:t>
        </w:r>
      </w:ins>
    </w:p>
    <w:p w:rsidR="00751528" w:rsidRPr="0027470C" w:rsidRDefault="00751528" w:rsidP="00751528">
      <w:pPr>
        <w:pStyle w:val="Reference"/>
        <w:rPr>
          <w:ins w:id="13015" w:author="TinTin Kalaw" w:date="2014-08-16T14:14:00Z"/>
        </w:rPr>
      </w:pPr>
    </w:p>
    <w:p w:rsidR="00751528" w:rsidRDefault="00751528" w:rsidP="00751528">
      <w:pPr>
        <w:pStyle w:val="Reference"/>
        <w:rPr>
          <w:ins w:id="13016" w:author="Vilson Lu" w:date="2014-08-19T07:04:00Z"/>
        </w:rPr>
      </w:pPr>
      <w:ins w:id="13017" w:author="TinTin Kalaw" w:date="2014-08-16T14:14:00Z">
        <w:r w:rsidRPr="0027470C">
          <w:t>Aw, A., Zhang, M., Xiao, J., &amp; Su, J. (2006, July). A phrase-based statistical model for SMS text normalization. In Proceedings of the COLING/ACL on Main conference poster sessions (pp. 33-40). Association for Computational Linguistics.</w:t>
        </w:r>
      </w:ins>
    </w:p>
    <w:p w:rsidR="003A139D" w:rsidRDefault="003A139D" w:rsidP="00751528">
      <w:pPr>
        <w:pStyle w:val="Reference"/>
        <w:rPr>
          <w:ins w:id="13018" w:author="Vilson Lu" w:date="2014-08-19T07:04:00Z"/>
        </w:rPr>
      </w:pPr>
    </w:p>
    <w:p w:rsidR="003A139D" w:rsidRDefault="003A139D" w:rsidP="00751528">
      <w:pPr>
        <w:pStyle w:val="Reference"/>
        <w:rPr>
          <w:ins w:id="13019" w:author="TinTin Kalaw" w:date="2014-08-16T14:14:00Z"/>
        </w:rPr>
      </w:pPr>
      <w:ins w:id="13020" w:author="Vilson Lu" w:date="2014-08-19T07:04:00Z">
        <w:r>
          <w:rPr>
            <w:color w:val="222222"/>
            <w:shd w:val="clear" w:color="auto" w:fill="FFFFFF"/>
          </w:rPr>
          <w:t>Basili, R., Moschitti, A., Pazienza, M. T., &amp; Zanzotto, F. M. (2003). Personalizing web publishing via information extraction.</w:t>
        </w:r>
        <w:r>
          <w:rPr>
            <w:rStyle w:val="apple-converted-space"/>
            <w:color w:val="222222"/>
            <w:shd w:val="clear" w:color="auto" w:fill="FFFFFF"/>
          </w:rPr>
          <w:t> </w:t>
        </w:r>
        <w:r w:rsidR="00372B98" w:rsidRPr="00372B98">
          <w:rPr>
            <w:iCs/>
            <w:color w:val="222222"/>
            <w:shd w:val="clear" w:color="auto" w:fill="FFFFFF"/>
            <w:rPrChange w:id="13021" w:author="PF" w:date="2015-03-02T03:49:00Z">
              <w:rPr>
                <w:i/>
                <w:iCs/>
                <w:color w:val="222222"/>
                <w:sz w:val="24"/>
                <w:szCs w:val="24"/>
                <w:shd w:val="clear" w:color="auto" w:fill="FFFFFF"/>
              </w:rPr>
            </w:rPrChange>
          </w:rPr>
          <w:t>IEEE Intelligent Systems</w:t>
        </w:r>
        <w:r w:rsidRPr="00134E06">
          <w:rPr>
            <w:color w:val="222222"/>
            <w:shd w:val="clear" w:color="auto" w:fill="FFFFFF"/>
          </w:rPr>
          <w:t>,</w:t>
        </w:r>
        <w:r w:rsidRPr="00134E06">
          <w:rPr>
            <w:rStyle w:val="apple-converted-space"/>
            <w:color w:val="222222"/>
            <w:shd w:val="clear" w:color="auto" w:fill="FFFFFF"/>
          </w:rPr>
          <w:t> </w:t>
        </w:r>
        <w:r w:rsidR="00372B98" w:rsidRPr="00372B98">
          <w:rPr>
            <w:iCs/>
            <w:color w:val="222222"/>
            <w:shd w:val="clear" w:color="auto" w:fill="FFFFFF"/>
            <w:rPrChange w:id="13022" w:author="PF" w:date="2015-03-02T03:49:00Z">
              <w:rPr>
                <w:i/>
                <w:iCs/>
                <w:color w:val="222222"/>
                <w:sz w:val="24"/>
                <w:szCs w:val="24"/>
                <w:shd w:val="clear" w:color="auto" w:fill="FFFFFF"/>
              </w:rPr>
            </w:rPrChange>
          </w:rPr>
          <w:t>18</w:t>
        </w:r>
        <w:r w:rsidRPr="00134E06">
          <w:rPr>
            <w:color w:val="222222"/>
            <w:shd w:val="clear" w:color="auto" w:fill="FFFFFF"/>
          </w:rPr>
          <w:t>(</w:t>
        </w:r>
        <w:r>
          <w:rPr>
            <w:color w:val="222222"/>
            <w:shd w:val="clear" w:color="auto" w:fill="FFFFFF"/>
          </w:rPr>
          <w:t>1), 62-70.</w:t>
        </w:r>
      </w:ins>
    </w:p>
    <w:p w:rsidR="00751528" w:rsidRDefault="00751528" w:rsidP="00751528">
      <w:pPr>
        <w:pStyle w:val="Reference"/>
        <w:rPr>
          <w:ins w:id="13023" w:author="TinTin Kalaw" w:date="2014-08-16T14:14:00Z"/>
        </w:rPr>
      </w:pPr>
    </w:p>
    <w:p w:rsidR="00751528" w:rsidRPr="00DC0596" w:rsidRDefault="00751528" w:rsidP="00751528">
      <w:pPr>
        <w:pStyle w:val="Reference"/>
        <w:rPr>
          <w:ins w:id="13024" w:author="TinTin Kalaw" w:date="2014-08-16T14:14:00Z"/>
        </w:rPr>
      </w:pPr>
      <w:ins w:id="13025" w:author="TinTin Kalaw" w:date="2014-08-16T14:14:00Z">
        <w:r w:rsidRPr="00DC0596">
          <w:t>Bollen, J., Mao, H., &amp; Zeng, X. (2011). Twitter mood predicts the stock market. Journal of Computational Science, 2(1), 1-8.</w:t>
        </w:r>
      </w:ins>
    </w:p>
    <w:p w:rsidR="00751528" w:rsidRPr="002A19D8" w:rsidRDefault="00751528" w:rsidP="00751528">
      <w:pPr>
        <w:pStyle w:val="Reference"/>
        <w:rPr>
          <w:ins w:id="13026" w:author="TinTin Kalaw" w:date="2014-08-16T14:14:00Z"/>
        </w:rPr>
      </w:pPr>
    </w:p>
    <w:p w:rsidR="00751528" w:rsidRPr="0027470C" w:rsidRDefault="00751528" w:rsidP="00751528">
      <w:pPr>
        <w:pStyle w:val="Reference"/>
        <w:rPr>
          <w:ins w:id="13027" w:author="TinTin Kalaw" w:date="2014-08-16T14:14:00Z"/>
        </w:rPr>
      </w:pPr>
      <w:ins w:id="13028" w:author="TinTin Kalaw" w:date="2014-08-16T14:14:00Z">
        <w:r w:rsidRPr="0027470C">
          <w:t>Bontcheva, K., Derczynski, L., Funk, A., Greenwood, M.A., Maynard, D., Aswani, N. TwitIE: An Open-Source Information Extraction Pipeline for Microblog Text. Proceedings of the International Conference on Recent Advances in Natural Language Processing (RANLP 2013).</w:t>
        </w:r>
      </w:ins>
    </w:p>
    <w:p w:rsidR="00751528" w:rsidRPr="0027470C" w:rsidRDefault="00751528" w:rsidP="00751528">
      <w:pPr>
        <w:pStyle w:val="Reference"/>
        <w:rPr>
          <w:ins w:id="13029" w:author="TinTin Kalaw" w:date="2014-08-16T14:14:00Z"/>
        </w:rPr>
      </w:pPr>
    </w:p>
    <w:p w:rsidR="00751528" w:rsidRDefault="00751528" w:rsidP="00751528">
      <w:pPr>
        <w:pStyle w:val="Reference"/>
        <w:rPr>
          <w:ins w:id="13030" w:author="PF" w:date="2015-01-05T08:40:00Z"/>
        </w:rPr>
      </w:pPr>
      <w:ins w:id="13031" w:author="TinTin Kalaw" w:date="2014-08-16T14:14:00Z">
        <w:r w:rsidRPr="0027470C">
          <w:t xml:space="preserve">Bradlee, D., Knoll, S., &amp; Pentheroudakis, J. (2001). </w:t>
        </w:r>
        <w:commentRangeStart w:id="13032"/>
        <w:r w:rsidRPr="0027470C">
          <w:t>Tokenizer for a natural language processing system.</w:t>
        </w:r>
      </w:ins>
      <w:commentRangeEnd w:id="13032"/>
      <w:r w:rsidR="00134E06">
        <w:rPr>
          <w:rStyle w:val="CommentReference"/>
        </w:rPr>
        <w:commentReference w:id="13032"/>
      </w:r>
    </w:p>
    <w:p w:rsidR="008F68CC" w:rsidRPr="0027470C" w:rsidRDefault="008F68CC" w:rsidP="00751528">
      <w:pPr>
        <w:pStyle w:val="Reference"/>
        <w:rPr>
          <w:ins w:id="13033" w:author="TinTin Kalaw" w:date="2014-08-16T14:14:00Z"/>
        </w:rPr>
      </w:pPr>
    </w:p>
    <w:p w:rsidR="008F68CC" w:rsidRPr="0027470C" w:rsidRDefault="008F68CC" w:rsidP="008F68CC">
      <w:pPr>
        <w:pStyle w:val="Reference"/>
        <w:rPr>
          <w:ins w:id="13034" w:author="PF" w:date="2015-01-05T08:40:00Z"/>
        </w:rPr>
      </w:pPr>
      <w:ins w:id="13035" w:author="PF" w:date="2015-01-05T08:40:00Z">
        <w:r w:rsidRPr="0027470C">
          <w:rPr>
            <w:lang w:val="en-PH"/>
          </w:rPr>
          <w:t>Califf, Mary Elaine. 1998. Relational Learning Techniques for Natural Language Information Extraction. Ph.D. thesis, Univ. of Texas at Austin, http://www.cs.utexas.edu/users/mecaliff</w:t>
        </w:r>
      </w:ins>
    </w:p>
    <w:p w:rsidR="00751528" w:rsidRPr="0027470C" w:rsidRDefault="00751528" w:rsidP="00751528">
      <w:pPr>
        <w:pStyle w:val="Reference"/>
        <w:rPr>
          <w:ins w:id="13036" w:author="TinTin Kalaw" w:date="2014-08-16T14:14:00Z"/>
        </w:rPr>
      </w:pPr>
    </w:p>
    <w:p w:rsidR="00751528" w:rsidRPr="0027470C" w:rsidRDefault="00751528" w:rsidP="00751528">
      <w:pPr>
        <w:pStyle w:val="Reference"/>
        <w:rPr>
          <w:ins w:id="13037" w:author="TinTin Kalaw" w:date="2014-08-16T14:14:00Z"/>
        </w:rPr>
      </w:pPr>
      <w:ins w:id="13038" w:author="TinTin Kalaw" w:date="2014-08-16T14:14:00Z">
        <w:r w:rsidRPr="0027470C">
          <w:t>Cheng, H., Chua, J., Co, J., &amp; Magpantay, A. B. (201</w:t>
        </w:r>
        <w:r>
          <w:t>3</w:t>
        </w:r>
        <w:r w:rsidRPr="0027470C">
          <w:t xml:space="preserve">). Social media monitoring for disasters. Unpublished undergraduate thesis, De La Salle University, Manila, Philippines. </w:t>
        </w:r>
      </w:ins>
    </w:p>
    <w:p w:rsidR="00751528" w:rsidRPr="0027470C" w:rsidRDefault="00751528" w:rsidP="00751528">
      <w:pPr>
        <w:pStyle w:val="Reference"/>
        <w:rPr>
          <w:ins w:id="13039" w:author="TinTin Kalaw" w:date="2014-08-16T14:14:00Z"/>
        </w:rPr>
      </w:pPr>
    </w:p>
    <w:p w:rsidR="00751528" w:rsidRDefault="00751528" w:rsidP="00751528">
      <w:pPr>
        <w:pStyle w:val="Reference"/>
        <w:rPr>
          <w:ins w:id="13040" w:author="TinTin Kalaw" w:date="2014-08-16T14:14:00Z"/>
        </w:rPr>
      </w:pPr>
      <w:ins w:id="13041" w:author="TinTin Kalaw" w:date="2014-08-16T14:14:00Z">
        <w:r w:rsidRPr="0027470C">
          <w:rPr>
            <w:highlight w:val="white"/>
          </w:rPr>
          <w:t>Cheng, T. T., Cua, J. L., Tan, M. D., Yao, K. G., &amp; Roxas, R. E. (2009, October). Information extraction from legal documents. In Natural Language Processing, 2009. NLP'09. Eighth International Symposium on (pp. 157-162). IEEE.</w:t>
        </w:r>
      </w:ins>
    </w:p>
    <w:p w:rsidR="00751528" w:rsidRPr="002A19D8" w:rsidRDefault="00751528" w:rsidP="00751528">
      <w:pPr>
        <w:pStyle w:val="Reference"/>
        <w:rPr>
          <w:ins w:id="13042" w:author="TinTin Kalaw" w:date="2014-08-16T14:14:00Z"/>
        </w:rPr>
      </w:pPr>
    </w:p>
    <w:p w:rsidR="00751528" w:rsidRPr="00DC0596" w:rsidRDefault="00751528" w:rsidP="00751528">
      <w:pPr>
        <w:pStyle w:val="Reference"/>
        <w:rPr>
          <w:ins w:id="13043" w:author="TinTin Kalaw" w:date="2014-08-16T14:14:00Z"/>
        </w:rPr>
      </w:pPr>
      <w:ins w:id="13044" w:author="TinTin Kalaw" w:date="2014-08-16T14:14:00Z">
        <w:r w:rsidRPr="00DC0596">
          <w:t>Chew, C., &amp; Eysenbach, G. (2010). Pandemics in the age of Twitter: content analysis of Tweets during the 2009 H1N1 outbreak. PloS one, 5(11), e14118.</w:t>
        </w:r>
      </w:ins>
    </w:p>
    <w:p w:rsidR="00751528" w:rsidRDefault="00751528" w:rsidP="00751528">
      <w:pPr>
        <w:pStyle w:val="Reference"/>
        <w:rPr>
          <w:ins w:id="13045" w:author="TinTin Kalaw" w:date="2014-08-16T14:14:00Z"/>
        </w:rPr>
      </w:pPr>
    </w:p>
    <w:p w:rsidR="00751528" w:rsidRDefault="00751528" w:rsidP="00751528">
      <w:pPr>
        <w:pStyle w:val="Reference"/>
        <w:rPr>
          <w:ins w:id="13046" w:author="TinTin Kalaw" w:date="2014-08-16T14:14:00Z"/>
        </w:rPr>
      </w:pPr>
      <w:ins w:id="13047" w:author="TinTin Kalaw" w:date="2014-08-16T14:14:00Z">
        <w:r>
          <w:rPr>
            <w:color w:val="222222"/>
          </w:rPr>
          <w:t xml:space="preserve">Choy, M., Cheong, M., Laik, M. N., &amp; Shung, K. P. (2012). US Presidential Election 2012 Prediction using Census </w:t>
        </w:r>
        <w:r w:rsidRPr="00EB1169">
          <w:t>Corrected</w:t>
        </w:r>
        <w:r>
          <w:rPr>
            <w:color w:val="222222"/>
          </w:rPr>
          <w:t xml:space="preserve"> Twitter Model.</w:t>
        </w:r>
        <w:r>
          <w:rPr>
            <w:rStyle w:val="apple-converted-space"/>
            <w:color w:val="222222"/>
          </w:rPr>
          <w:t> </w:t>
        </w:r>
        <w:r>
          <w:rPr>
            <w:i/>
            <w:iCs/>
            <w:color w:val="222222"/>
          </w:rPr>
          <w:t>arXiv preprint arXiv:1211.0938</w:t>
        </w:r>
        <w:r>
          <w:rPr>
            <w:color w:val="222222"/>
          </w:rPr>
          <w:t>.</w:t>
        </w:r>
      </w:ins>
    </w:p>
    <w:p w:rsidR="00751528" w:rsidRPr="0027470C" w:rsidRDefault="00751528" w:rsidP="00751528">
      <w:pPr>
        <w:pStyle w:val="Reference"/>
        <w:rPr>
          <w:ins w:id="13048" w:author="TinTin Kalaw" w:date="2014-08-16T14:14:00Z"/>
        </w:rPr>
      </w:pPr>
    </w:p>
    <w:p w:rsidR="00751528" w:rsidRPr="0027470C" w:rsidDel="008F68CC" w:rsidRDefault="00751528" w:rsidP="00751528">
      <w:pPr>
        <w:pStyle w:val="Reference"/>
        <w:rPr>
          <w:ins w:id="13049" w:author="TinTin Kalaw" w:date="2014-08-16T14:14:00Z"/>
          <w:del w:id="13050" w:author="PF" w:date="2015-01-05T08:40:00Z"/>
        </w:rPr>
      </w:pPr>
      <w:ins w:id="13051" w:author="TinTin Kalaw" w:date="2014-08-16T14:14:00Z">
        <w:del w:id="13052" w:author="PF" w:date="2015-01-05T08:40:00Z">
          <w:r w:rsidRPr="0027470C" w:rsidDel="008F68CC">
            <w:rPr>
              <w:lang w:val="en-PH"/>
            </w:rPr>
            <w:delText>Califf, Mary Elaine. 1998. Relational Learning Techniques for Natural Language Information Extraction. Ph.D. thesis, Univ. of Texas at Austin, http://www.cs.utexas.edu/users/mecaliff.</w:delText>
          </w:r>
        </w:del>
      </w:ins>
    </w:p>
    <w:p w:rsidR="00751528" w:rsidRPr="0027470C" w:rsidRDefault="00751528" w:rsidP="00751528">
      <w:pPr>
        <w:pStyle w:val="Reference"/>
        <w:rPr>
          <w:ins w:id="13053" w:author="TinTin Kalaw" w:date="2014-08-16T14:14:00Z"/>
        </w:rPr>
      </w:pPr>
    </w:p>
    <w:p w:rsidR="00751528" w:rsidRPr="0027470C" w:rsidRDefault="00751528" w:rsidP="00751528">
      <w:pPr>
        <w:pStyle w:val="Reference"/>
        <w:rPr>
          <w:ins w:id="13054" w:author="TinTin Kalaw" w:date="2014-08-16T14:14:00Z"/>
        </w:rPr>
      </w:pPr>
      <w:ins w:id="13055" w:author="TinTin Kalaw" w:date="2014-08-16T14:14:00Z">
        <w:r w:rsidRPr="0027470C">
          <w:t>Ciravegna, F., &amp; Lavelli, A. (2004). LearningPinocchio: Adaptive information extraction for real world applications.</w:t>
        </w:r>
        <w:r w:rsidRPr="0027470C">
          <w:rPr>
            <w:rStyle w:val="apple-converted-space"/>
          </w:rPr>
          <w:t> </w:t>
        </w:r>
        <w:r w:rsidRPr="0027470C">
          <w:t>Natural Language Engineering,</w:t>
        </w:r>
        <w:r w:rsidRPr="0027470C">
          <w:rPr>
            <w:rStyle w:val="apple-converted-space"/>
          </w:rPr>
          <w:t> </w:t>
        </w:r>
        <w:r w:rsidRPr="0027470C">
          <w:t>10(02), 145-165.</w:t>
        </w:r>
      </w:ins>
    </w:p>
    <w:p w:rsidR="00751528" w:rsidRPr="0027470C" w:rsidRDefault="00751528" w:rsidP="00751528">
      <w:pPr>
        <w:pStyle w:val="Reference"/>
        <w:rPr>
          <w:ins w:id="13056" w:author="TinTin Kalaw" w:date="2014-08-16T14:14:00Z"/>
        </w:rPr>
      </w:pPr>
    </w:p>
    <w:p w:rsidR="00751528" w:rsidRDefault="00751528" w:rsidP="00751528">
      <w:pPr>
        <w:pStyle w:val="Reference"/>
        <w:rPr>
          <w:ins w:id="13057" w:author="TinTin Kalaw" w:date="2014-08-16T14:14:00Z"/>
          <w:rFonts w:eastAsia="Arial"/>
        </w:rPr>
      </w:pPr>
      <w:ins w:id="13058" w:author="TinTin Kalaw" w:date="2014-08-16T14:14:00Z">
        <w:r w:rsidRPr="0027470C">
          <w:rPr>
            <w:rFonts w:eastAsia="Arial"/>
          </w:rPr>
          <w:t xml:space="preserve">Corney, D., Byrne, E., Buxton, B., &amp; Jones, D. (2008). A logical framework for template creation and information extraction. In </w:t>
        </w:r>
        <w:r w:rsidRPr="0027470C">
          <w:rPr>
            <w:rFonts w:eastAsia="Arial"/>
            <w:i/>
            <w:iCs/>
          </w:rPr>
          <w:t>Data Mining: Foundations and Practice</w:t>
        </w:r>
        <w:r w:rsidRPr="0027470C">
          <w:rPr>
            <w:rFonts w:eastAsia="Arial"/>
          </w:rPr>
          <w:t xml:space="preserve"> (pp. 79-108). Springer Berlin Heidelberg.</w:t>
        </w:r>
      </w:ins>
    </w:p>
    <w:p w:rsidR="00751528" w:rsidRPr="0027470C" w:rsidRDefault="00751528" w:rsidP="00751528">
      <w:pPr>
        <w:pStyle w:val="Reference"/>
        <w:rPr>
          <w:ins w:id="13059" w:author="TinTin Kalaw" w:date="2014-08-16T14:14:00Z"/>
        </w:rPr>
      </w:pPr>
    </w:p>
    <w:p w:rsidR="00751528" w:rsidRPr="00DC0596" w:rsidRDefault="00751528" w:rsidP="00751528">
      <w:pPr>
        <w:pStyle w:val="Reference"/>
        <w:rPr>
          <w:ins w:id="13060" w:author="TinTin Kalaw" w:date="2014-08-16T14:14:00Z"/>
        </w:rPr>
      </w:pPr>
      <w:ins w:id="13061" w:author="TinTin Kalaw" w:date="2014-08-16T14:14:00Z">
        <w:r w:rsidRPr="00DC0596">
          <w:t>Culnan, M. J., McHugh, P. J., &amp; Zubillaga, J. I. (2010). How large US companies can use Twitter and other social media to gain business value. MIS Quarterly Executive, 9(4), 243-259.</w:t>
        </w:r>
      </w:ins>
    </w:p>
    <w:p w:rsidR="00751528" w:rsidRPr="0027470C" w:rsidRDefault="00751528" w:rsidP="00751528">
      <w:pPr>
        <w:pStyle w:val="Reference"/>
        <w:rPr>
          <w:ins w:id="13062" w:author="TinTin Kalaw" w:date="2014-08-16T14:14:00Z"/>
        </w:rPr>
      </w:pPr>
    </w:p>
    <w:p w:rsidR="00751528" w:rsidRPr="0027470C" w:rsidRDefault="00751528" w:rsidP="00751528">
      <w:pPr>
        <w:pStyle w:val="Reference"/>
        <w:rPr>
          <w:ins w:id="13063" w:author="TinTin Kalaw" w:date="2014-08-16T14:14:00Z"/>
        </w:rPr>
      </w:pPr>
      <w:ins w:id="13064" w:author="TinTin Kalaw" w:date="2014-08-16T14:14:00Z">
        <w:r w:rsidRPr="0027470C">
          <w:t>Cunningham, H. (2002). GATE, a general architecture for text engineering.</w:t>
        </w:r>
      </w:ins>
      <w:ins w:id="13065" w:author="PF" w:date="2015-01-05T08:41:00Z">
        <w:r w:rsidR="008F68CC">
          <w:t xml:space="preserve"> </w:t>
        </w:r>
      </w:ins>
      <w:ins w:id="13066" w:author="TinTin Kalaw" w:date="2014-08-16T14:14:00Z">
        <w:r w:rsidRPr="0027470C">
          <w:t>Computers and the Humanities,</w:t>
        </w:r>
        <w:r w:rsidRPr="0027470C">
          <w:rPr>
            <w:rStyle w:val="apple-converted-space"/>
          </w:rPr>
          <w:t> </w:t>
        </w:r>
        <w:r w:rsidRPr="0027470C">
          <w:t>36(2), 223-254.</w:t>
        </w:r>
      </w:ins>
    </w:p>
    <w:p w:rsidR="00751528" w:rsidRPr="0027470C" w:rsidRDefault="00751528" w:rsidP="00751528">
      <w:pPr>
        <w:pStyle w:val="Reference"/>
        <w:rPr>
          <w:ins w:id="13067" w:author="TinTin Kalaw" w:date="2014-08-16T14:14:00Z"/>
        </w:rPr>
      </w:pPr>
    </w:p>
    <w:p w:rsidR="00751528" w:rsidRPr="0027470C" w:rsidRDefault="00751528" w:rsidP="00751528">
      <w:pPr>
        <w:pStyle w:val="Reference"/>
        <w:rPr>
          <w:ins w:id="13068" w:author="TinTin Kalaw" w:date="2014-08-16T14:14:00Z"/>
        </w:rPr>
      </w:pPr>
      <w:ins w:id="13069" w:author="TinTin Kalaw" w:date="2014-08-16T14:14:00Z">
        <w:r w:rsidRPr="0027470C">
          <w:t>Cunningham, H., Maynard, D., Bontcheva, K., &amp;</w:t>
        </w:r>
        <w:r w:rsidRPr="0027470C">
          <w:rPr>
            <w:rStyle w:val="ReferenceChar"/>
          </w:rPr>
          <w:t>Tablan, V. (2002, July). A framework and graphical development environment for robust NLP tools and</w:t>
        </w:r>
        <w:r w:rsidRPr="0027470C">
          <w:t xml:space="preserve"> applications. In ACL (pp. 168-175). </w:t>
        </w:r>
      </w:ins>
    </w:p>
    <w:p w:rsidR="00751528" w:rsidRPr="0027470C" w:rsidRDefault="00751528" w:rsidP="00751528">
      <w:pPr>
        <w:pStyle w:val="Reference"/>
        <w:rPr>
          <w:ins w:id="13070" w:author="TinTin Kalaw" w:date="2014-08-16T14:14:00Z"/>
        </w:rPr>
      </w:pPr>
    </w:p>
    <w:p w:rsidR="00751528" w:rsidRPr="0027470C" w:rsidRDefault="00751528" w:rsidP="00751528">
      <w:pPr>
        <w:pStyle w:val="Reference"/>
        <w:rPr>
          <w:ins w:id="13071" w:author="TinTin Kalaw" w:date="2014-08-16T14:14:00Z"/>
        </w:rPr>
      </w:pPr>
      <w:ins w:id="13072" w:author="TinTin Kalaw" w:date="2014-08-16T14:14:00Z">
        <w:r w:rsidRPr="0027470C">
          <w:t>Cunningham, H., Maynard, D., Bontcheva, K., Tablan, V., Ursu, C., Dimitrov, M. &amp; Aswani, N. (2002). Developing language processing components with GATE (a user guide).</w:t>
        </w:r>
        <w:r w:rsidRPr="0027470C">
          <w:rPr>
            <w:rStyle w:val="apple-converted-space"/>
          </w:rPr>
          <w:t> </w:t>
        </w:r>
        <w:r w:rsidRPr="0027470C">
          <w:t>University of Sheffield, Sheffield UK,</w:t>
        </w:r>
        <w:r w:rsidRPr="0027470C">
          <w:rPr>
            <w:rStyle w:val="apple-converted-space"/>
          </w:rPr>
          <w:t> </w:t>
        </w:r>
        <w:r w:rsidRPr="0027470C">
          <w:t>5.</w:t>
        </w:r>
      </w:ins>
    </w:p>
    <w:p w:rsidR="00751528" w:rsidRPr="00EC3901" w:rsidRDefault="00751528" w:rsidP="00751528">
      <w:pPr>
        <w:pStyle w:val="Reference"/>
        <w:rPr>
          <w:ins w:id="13073" w:author="TinTin Kalaw" w:date="2014-08-16T14:14:00Z"/>
        </w:rPr>
      </w:pPr>
    </w:p>
    <w:p w:rsidR="00751528" w:rsidRPr="00EC3901" w:rsidRDefault="00751528" w:rsidP="00751528">
      <w:pPr>
        <w:pStyle w:val="Reference"/>
        <w:rPr>
          <w:ins w:id="13074" w:author="TinTin Kalaw" w:date="2014-08-16T14:14:00Z"/>
        </w:rPr>
      </w:pPr>
      <w:ins w:id="13075" w:author="TinTin Kalaw" w:date="2014-08-16T14:14:00Z">
        <w:r w:rsidRPr="00915BA7">
          <w:t>Davis, J., &amp; Goadrich, M. (2006, June). The relationship between Precision-Recall and ROC curves. In Proceedings of the 23rd international conference on Machine learning (pp. 233-240). ACM.</w:t>
        </w:r>
      </w:ins>
    </w:p>
    <w:p w:rsidR="00751528" w:rsidRPr="0027470C" w:rsidRDefault="00751528" w:rsidP="00751528">
      <w:pPr>
        <w:pStyle w:val="Reference"/>
        <w:rPr>
          <w:ins w:id="13076" w:author="TinTin Kalaw" w:date="2014-08-16T14:14:00Z"/>
        </w:rPr>
      </w:pPr>
    </w:p>
    <w:p w:rsidR="00751528" w:rsidRPr="0027470C" w:rsidRDefault="00751528" w:rsidP="00751528">
      <w:pPr>
        <w:pStyle w:val="Reference"/>
        <w:rPr>
          <w:ins w:id="13077" w:author="TinTin Kalaw" w:date="2014-08-16T14:14:00Z"/>
        </w:rPr>
      </w:pPr>
      <w:ins w:id="13078" w:author="TinTin Kalaw" w:date="2014-08-16T14:14:00Z">
        <w:r w:rsidRPr="0027470C">
          <w:t>Dimitrov, M. (2005). A Lightweight Approach to Co</w:t>
        </w:r>
      </w:ins>
      <w:ins w:id="13079" w:author="PF" w:date="2015-01-05T08:41:00Z">
        <w:r w:rsidR="008F68CC">
          <w:t>n</w:t>
        </w:r>
      </w:ins>
      <w:ins w:id="13080" w:author="TinTin Kalaw" w:date="2014-08-16T14:14:00Z">
        <w:del w:id="13081" w:author="PF" w:date="2015-01-05T08:41:00Z">
          <w:r w:rsidRPr="0027470C" w:rsidDel="008F68CC">
            <w:delText>re</w:delText>
          </w:r>
        </w:del>
        <w:r w:rsidRPr="0027470C">
          <w:t>ference Resolution for Named Entities in Text Marin Dimitrov, Kalina Bontcheva, Hamish Cunningham and Diana Maynard. Anaphora Processing: Linguistic, cognitive and computational modelling, 263, 97.</w:t>
        </w:r>
      </w:ins>
    </w:p>
    <w:p w:rsidR="00751528" w:rsidRPr="0027470C" w:rsidRDefault="00751528" w:rsidP="00751528">
      <w:pPr>
        <w:pStyle w:val="Reference"/>
        <w:rPr>
          <w:ins w:id="13082" w:author="TinTin Kalaw" w:date="2014-08-16T14:14:00Z"/>
        </w:rPr>
      </w:pPr>
    </w:p>
    <w:p w:rsidR="00751528" w:rsidRDefault="00751528" w:rsidP="00751528">
      <w:pPr>
        <w:pStyle w:val="Reference"/>
        <w:rPr>
          <w:ins w:id="13083" w:author="Vilson Lu" w:date="2014-08-19T05:08:00Z"/>
        </w:rPr>
      </w:pPr>
      <w:ins w:id="13084" w:author="TinTin Kalaw" w:date="2014-08-16T14:14:00Z">
        <w:r w:rsidRPr="0027470C">
          <w:rPr>
            <w:highlight w:val="white"/>
          </w:rPr>
          <w:t>Dung, T. Q., &amp; Kameyama, W. (2007, March). A proposal of ontology-based health care information extraction system: Vnhies. In Research, Innovation and Vision for the Future, 2007 IEEE International Conference on (pp. 1-7). IEEE.</w:t>
        </w:r>
      </w:ins>
    </w:p>
    <w:p w:rsidR="001012EC" w:rsidRDefault="001012EC" w:rsidP="00751528">
      <w:pPr>
        <w:pStyle w:val="Reference"/>
        <w:rPr>
          <w:ins w:id="13085" w:author="Vilson Lu" w:date="2014-08-19T05:08:00Z"/>
        </w:rPr>
      </w:pPr>
    </w:p>
    <w:p w:rsidR="001012EC" w:rsidRPr="0027470C" w:rsidRDefault="001012EC" w:rsidP="00751528">
      <w:pPr>
        <w:pStyle w:val="Reference"/>
        <w:rPr>
          <w:ins w:id="13086" w:author="TinTin Kalaw" w:date="2014-08-16T14:14:00Z"/>
        </w:rPr>
      </w:pPr>
      <w:ins w:id="13087" w:author="Vilson Lu" w:date="2014-08-19T05:08:00Z">
        <w:r>
          <w:rPr>
            <w:color w:val="222222"/>
            <w:shd w:val="clear" w:color="auto" w:fill="FFFFFF"/>
          </w:rPr>
          <w:t>Faria, Carla, and Rosario Girardi. "An Information Extraction Process for Semi-automatic Ontology Population."</w:t>
        </w:r>
        <w:r>
          <w:rPr>
            <w:rStyle w:val="apple-converted-space"/>
            <w:color w:val="222222"/>
            <w:shd w:val="clear" w:color="auto" w:fill="FFFFFF"/>
          </w:rPr>
          <w:t> </w:t>
        </w:r>
        <w:r>
          <w:rPr>
            <w:i/>
            <w:iCs/>
            <w:color w:val="222222"/>
            <w:shd w:val="clear" w:color="auto" w:fill="FFFFFF"/>
          </w:rPr>
          <w:t>Soft Computing Models in Industrial and Environmental Applications, 6th International Conference SOCO 2011</w:t>
        </w:r>
        <w:r>
          <w:rPr>
            <w:color w:val="222222"/>
            <w:shd w:val="clear" w:color="auto" w:fill="FFFFFF"/>
          </w:rPr>
          <w:t>. Springer Berlin Heidelberg, 2011.</w:t>
        </w:r>
      </w:ins>
    </w:p>
    <w:p w:rsidR="00751528" w:rsidRPr="0027470C" w:rsidRDefault="00751528" w:rsidP="00751528">
      <w:pPr>
        <w:pStyle w:val="Reference"/>
        <w:rPr>
          <w:ins w:id="13088" w:author="TinTin Kalaw" w:date="2014-08-16T14:14:00Z"/>
        </w:rPr>
      </w:pPr>
    </w:p>
    <w:p w:rsidR="00751528" w:rsidRPr="0027470C" w:rsidRDefault="00751528" w:rsidP="00751528">
      <w:pPr>
        <w:pStyle w:val="Reference"/>
        <w:rPr>
          <w:ins w:id="13089" w:author="TinTin Kalaw" w:date="2014-08-16T14:14:00Z"/>
        </w:rPr>
      </w:pPr>
      <w:ins w:id="13090" w:author="TinTin Kalaw" w:date="2014-08-16T14:14:00Z">
        <w:r w:rsidRPr="0027470C">
          <w:t>Farkas, R. (2009).</w:t>
        </w:r>
        <w:r w:rsidRPr="0027470C">
          <w:rPr>
            <w:rStyle w:val="apple-converted-space"/>
          </w:rPr>
          <w:t> </w:t>
        </w:r>
        <w:r w:rsidRPr="0027470C">
          <w:t>Machine learning techniques for applied information extraction</w:t>
        </w:r>
        <w:r w:rsidRPr="0027470C">
          <w:rPr>
            <w:rStyle w:val="apple-converted-space"/>
          </w:rPr>
          <w:t> </w:t>
        </w:r>
        <w:r w:rsidRPr="0027470C">
          <w:t>(Doctoral dissertation, University of Szeged).</w:t>
        </w:r>
      </w:ins>
    </w:p>
    <w:p w:rsidR="00751528" w:rsidRPr="0027470C" w:rsidRDefault="00751528" w:rsidP="00751528">
      <w:pPr>
        <w:pStyle w:val="Reference"/>
        <w:rPr>
          <w:ins w:id="13091" w:author="TinTin Kalaw" w:date="2014-08-16T14:14:00Z"/>
        </w:rPr>
      </w:pPr>
    </w:p>
    <w:p w:rsidR="00751528" w:rsidRPr="0027470C" w:rsidRDefault="00751528" w:rsidP="00751528">
      <w:pPr>
        <w:pStyle w:val="Reference"/>
        <w:rPr>
          <w:ins w:id="13092" w:author="TinTin Kalaw" w:date="2014-08-16T14:14:00Z"/>
        </w:rPr>
      </w:pPr>
      <w:ins w:id="13093" w:author="TinTin Kalaw" w:date="2014-08-16T14:14:00Z">
        <w:r w:rsidRPr="0027470C">
          <w:rPr>
            <w:highlight w:val="white"/>
          </w:rPr>
          <w:t>Feilmayr, C. (2011, August). Text Mining-Supported Information Extraction: An Extended Methodology for Developing Information Extraction Systems. In</w:t>
        </w:r>
      </w:ins>
      <w:ins w:id="13094" w:author="PF" w:date="2015-01-05T08:39:00Z">
        <w:r w:rsidR="008F68CC">
          <w:rPr>
            <w:highlight w:val="white"/>
          </w:rPr>
          <w:t xml:space="preserve"> </w:t>
        </w:r>
      </w:ins>
      <w:ins w:id="13095" w:author="TinTin Kalaw" w:date="2014-08-16T14:14:00Z">
        <w:r w:rsidRPr="0027470C">
          <w:rPr>
            <w:highlight w:val="white"/>
          </w:rPr>
          <w:t>Database and Expert Systems Applications (DEXA), 2011 22nd International Workshop on (pp. 217-221). IEEE.</w:t>
        </w:r>
      </w:ins>
    </w:p>
    <w:p w:rsidR="00751528" w:rsidRPr="0027470C" w:rsidRDefault="00751528" w:rsidP="00751528">
      <w:pPr>
        <w:pStyle w:val="Reference"/>
        <w:rPr>
          <w:ins w:id="13096" w:author="TinTin Kalaw" w:date="2014-08-16T14:14:00Z"/>
        </w:rPr>
      </w:pPr>
    </w:p>
    <w:p w:rsidR="00751528" w:rsidRPr="0027470C" w:rsidRDefault="00751528" w:rsidP="00751528">
      <w:pPr>
        <w:pStyle w:val="Reference"/>
        <w:rPr>
          <w:ins w:id="13097" w:author="TinTin Kalaw" w:date="2014-08-16T14:14:00Z"/>
        </w:rPr>
      </w:pPr>
      <w:ins w:id="13098" w:author="TinTin Kalaw" w:date="2014-08-16T14:14:00Z">
        <w:r w:rsidRPr="0027470C">
          <w:rPr>
            <w:highlight w:val="white"/>
          </w:rPr>
          <w:t xml:space="preserve">Freitag, D. (2000). Machine learning for information extraction in informal domains. Machine </w:t>
        </w:r>
        <w:del w:id="13099" w:author="PF" w:date="2015-01-05T08:42:00Z">
          <w:r w:rsidRPr="0027470C" w:rsidDel="008F68CC">
            <w:rPr>
              <w:highlight w:val="white"/>
            </w:rPr>
            <w:delText>l</w:delText>
          </w:r>
        </w:del>
      </w:ins>
      <w:ins w:id="13100" w:author="PF" w:date="2015-01-05T08:42:00Z">
        <w:r w:rsidR="008F68CC">
          <w:rPr>
            <w:highlight w:val="white"/>
          </w:rPr>
          <w:t>L</w:t>
        </w:r>
      </w:ins>
      <w:ins w:id="13101" w:author="TinTin Kalaw" w:date="2014-08-16T14:14:00Z">
        <w:r w:rsidRPr="0027470C">
          <w:rPr>
            <w:highlight w:val="white"/>
          </w:rPr>
          <w:t>earning, 39(2-3), 169-202.</w:t>
        </w:r>
      </w:ins>
    </w:p>
    <w:p w:rsidR="00751528" w:rsidRPr="0027470C" w:rsidRDefault="00751528" w:rsidP="00751528">
      <w:pPr>
        <w:pStyle w:val="Reference"/>
        <w:rPr>
          <w:ins w:id="13102" w:author="TinTin Kalaw" w:date="2014-08-16T14:14:00Z"/>
        </w:rPr>
      </w:pPr>
    </w:p>
    <w:p w:rsidR="00751528" w:rsidRPr="0027470C" w:rsidRDefault="00751528" w:rsidP="00751528">
      <w:pPr>
        <w:pStyle w:val="Reference"/>
        <w:rPr>
          <w:ins w:id="13103" w:author="TinTin Kalaw" w:date="2014-08-16T14:14:00Z"/>
          <w:lang w:val="en-PH"/>
        </w:rPr>
      </w:pPr>
      <w:ins w:id="13104" w:author="TinTin Kalaw" w:date="2014-08-16T14:14:00Z">
        <w:r w:rsidRPr="0027470C">
          <w:rPr>
            <w:lang w:val="en-PH"/>
          </w:rPr>
          <w:t xml:space="preserve">Freitag, D., &amp; Kushmerick, N. 2000. Boosted wrapper induction. </w:t>
        </w:r>
        <w:r w:rsidRPr="0027470C">
          <w:rPr>
            <w:rFonts w:ascii="CMTI9" w:hAnsi="CMTI9" w:cs="CMTI9"/>
            <w:lang w:val="en-PH"/>
          </w:rPr>
          <w:t xml:space="preserve">In: </w:t>
        </w:r>
        <w:r w:rsidRPr="0027470C">
          <w:rPr>
            <w:lang w:val="en-PH"/>
          </w:rPr>
          <w:t xml:space="preserve">Basili, R., Ciravegna, F., &amp; Gaizauskas, R. (eds), </w:t>
        </w:r>
        <w:r w:rsidRPr="0027470C">
          <w:rPr>
            <w:rFonts w:ascii="CMTI9" w:hAnsi="CMTI9" w:cs="CMTI9"/>
            <w:lang w:val="en-PH"/>
          </w:rPr>
          <w:t>ECAI2000 Workshop on Machine Learning for Information Extraction</w:t>
        </w:r>
        <w:r w:rsidRPr="0027470C">
          <w:rPr>
            <w:lang w:val="en-PH"/>
          </w:rPr>
          <w:t>. http://www.dcs.shef.ac.uk/ fabio/ecai-workshop.html</w:t>
        </w:r>
        <w:del w:id="13105" w:author="PF" w:date="2015-03-02T03:50:00Z">
          <w:r w:rsidRPr="0027470C" w:rsidDel="00134E06">
            <w:rPr>
              <w:lang w:val="en-PH"/>
            </w:rPr>
            <w:delText>.</w:delText>
          </w:r>
        </w:del>
      </w:ins>
    </w:p>
    <w:p w:rsidR="00751528" w:rsidRPr="00146BE4" w:rsidRDefault="00751528" w:rsidP="00751528">
      <w:pPr>
        <w:pStyle w:val="Reference"/>
        <w:rPr>
          <w:ins w:id="13106" w:author="TinTin Kalaw" w:date="2014-08-16T14:14:00Z"/>
        </w:rPr>
      </w:pPr>
    </w:p>
    <w:p w:rsidR="00751528" w:rsidRPr="00146BE4" w:rsidRDefault="00751528" w:rsidP="00751528">
      <w:pPr>
        <w:pStyle w:val="Reference"/>
        <w:rPr>
          <w:ins w:id="13107" w:author="TinTin Kalaw" w:date="2014-08-16T14:14:00Z"/>
        </w:rPr>
      </w:pPr>
      <w:ins w:id="13108" w:author="TinTin Kalaw" w:date="2014-08-16T14:14:00Z">
        <w:r w:rsidRPr="00146BE4">
          <w:lastRenderedPageBreak/>
          <w:t>Freitag, D., &amp; McCallum, A. 1999. Information Extraction with HMMs and Shrinkage.</w:t>
        </w:r>
      </w:ins>
      <w:ins w:id="13109" w:author="PF" w:date="2015-01-05T08:42:00Z">
        <w:r w:rsidR="008F68CC">
          <w:t xml:space="preserve"> </w:t>
        </w:r>
      </w:ins>
      <w:ins w:id="13110" w:author="TinTin Kalaw" w:date="2014-08-16T14:14:00Z">
        <w:r w:rsidRPr="00146BE4">
          <w:t>In: AAAI-99 Workshop on Machine Learning for Information Extraction.</w:t>
        </w:r>
      </w:ins>
    </w:p>
    <w:p w:rsidR="00751528" w:rsidRPr="0027470C" w:rsidRDefault="00751528" w:rsidP="00751528">
      <w:pPr>
        <w:pStyle w:val="Reference"/>
        <w:rPr>
          <w:ins w:id="13111" w:author="TinTin Kalaw" w:date="2014-08-16T14:14:00Z"/>
        </w:rPr>
      </w:pPr>
    </w:p>
    <w:p w:rsidR="00751528" w:rsidRPr="0027470C" w:rsidRDefault="00751528" w:rsidP="00751528">
      <w:pPr>
        <w:pStyle w:val="Reference"/>
        <w:rPr>
          <w:ins w:id="13112" w:author="TinTin Kalaw" w:date="2014-08-16T14:14:00Z"/>
        </w:rPr>
      </w:pPr>
      <w:ins w:id="13113" w:author="TinTin Kalaw" w:date="2014-08-16T14:14:00Z">
        <w:r w:rsidRPr="0027470C">
          <w:rPr>
            <w:highlight w:val="white"/>
          </w:rPr>
          <w:t>Gao, H., Barbier, G., &amp; Goolsby, R. (2011). Harnessing the crowdsourcing power of social media for disaster relief. Intelligent Systems, IEEE, 26(3), 10-14. doi: 10.1109/MIS.2011.52</w:t>
        </w:r>
      </w:ins>
    </w:p>
    <w:p w:rsidR="00751528" w:rsidRDefault="00751528" w:rsidP="00751528">
      <w:pPr>
        <w:pStyle w:val="Reference"/>
        <w:rPr>
          <w:ins w:id="13114" w:author="TinTin Kalaw" w:date="2014-08-16T14:14:00Z"/>
        </w:rPr>
      </w:pPr>
    </w:p>
    <w:p w:rsidR="00751528" w:rsidRDefault="00751528" w:rsidP="00751528">
      <w:pPr>
        <w:pStyle w:val="Reference"/>
        <w:rPr>
          <w:ins w:id="13115" w:author="TinTin Kalaw" w:date="2014-08-16T14:14:00Z"/>
        </w:rPr>
      </w:pPr>
      <w:ins w:id="13116" w:author="TinTin Kalaw" w:date="2014-08-16T14:14:00Z">
        <w:r w:rsidRPr="0027470C">
          <w:rPr>
            <w:highlight w:val="white"/>
          </w:rPr>
          <w:t xml:space="preserve">Ghedin, G. (2011, November 16). A social media lesson. from the </w:t>
        </w:r>
        <w:del w:id="13117" w:author="PF" w:date="2015-01-05T08:38:00Z">
          <w:r w:rsidRPr="0027470C" w:rsidDel="008F68CC">
            <w:rPr>
              <w:highlight w:val="white"/>
            </w:rPr>
            <w:delText>p</w:delText>
          </w:r>
        </w:del>
      </w:ins>
      <w:ins w:id="13118" w:author="PF" w:date="2015-01-05T08:38:00Z">
        <w:r w:rsidR="008F68CC">
          <w:rPr>
            <w:highlight w:val="white"/>
          </w:rPr>
          <w:t>P</w:t>
        </w:r>
      </w:ins>
      <w:ins w:id="13119" w:author="TinTin Kalaw" w:date="2014-08-16T14:14:00Z">
        <w:r w:rsidRPr="0027470C">
          <w:rPr>
            <w:highlight w:val="white"/>
          </w:rPr>
          <w:t xml:space="preserve">hilippines. Retrieved from </w:t>
        </w:r>
        <w:r w:rsidR="00372B98" w:rsidRPr="00372B98">
          <w:fldChar w:fldCharType="begin"/>
        </w:r>
        <w:r>
          <w:instrText xml:space="preserve"> HYPERLINK "http://www.youngdigitallab.com/en/social-media/a-social-media-lesson-from-the-philippines" \h </w:instrText>
        </w:r>
        <w:r w:rsidR="00372B98" w:rsidRPr="00372B98">
          <w:fldChar w:fldCharType="separate"/>
        </w:r>
        <w:r w:rsidRPr="0027470C">
          <w:rPr>
            <w:highlight w:val="white"/>
          </w:rPr>
          <w:t>http://www.youngdigitallab.com/en/social-media/a-social-media-lesson-from-the-philippines</w:t>
        </w:r>
        <w:r w:rsidR="00372B98">
          <w:rPr>
            <w:highlight w:val="white"/>
          </w:rPr>
          <w:fldChar w:fldCharType="end"/>
        </w:r>
      </w:ins>
    </w:p>
    <w:p w:rsidR="00751528" w:rsidRDefault="00751528" w:rsidP="00751528">
      <w:pPr>
        <w:pStyle w:val="Reference"/>
        <w:rPr>
          <w:ins w:id="13120" w:author="TinTin Kalaw" w:date="2014-08-16T14:14:00Z"/>
        </w:rPr>
      </w:pPr>
    </w:p>
    <w:p w:rsidR="00751528" w:rsidRPr="002001C3" w:rsidRDefault="00751528" w:rsidP="00751528">
      <w:pPr>
        <w:pStyle w:val="Reference"/>
        <w:rPr>
          <w:ins w:id="13121" w:author="TinTin Kalaw" w:date="2014-08-16T14:14:00Z"/>
          <w:color w:val="222222"/>
          <w:shd w:val="clear" w:color="auto" w:fill="FFFFFF"/>
        </w:rPr>
      </w:pPr>
      <w:ins w:id="13122" w:author="TinTin Kalaw" w:date="2014-08-16T14:14:00Z">
        <w:r>
          <w:rPr>
            <w:color w:val="222222"/>
            <w:shd w:val="clear" w:color="auto" w:fill="FFFFFF"/>
          </w:rPr>
          <w:t>Gimpel, K., Schneider, N., O'Connor, B., Das, D., Mills, D., Eisenstein, J., ... &amp; Smith, N. A. (2011, June). Part-of-speech tagging for twitter: Annotation, features, and experiments. In</w:t>
        </w:r>
        <w:r>
          <w:rPr>
            <w:rStyle w:val="apple-converted-space"/>
            <w:color w:val="222222"/>
            <w:shd w:val="clear" w:color="auto" w:fill="FFFFFF"/>
          </w:rPr>
          <w:t> </w:t>
        </w:r>
        <w:r>
          <w:rPr>
            <w:i/>
            <w:iCs/>
            <w:color w:val="222222"/>
            <w:shd w:val="clear" w:color="auto" w:fill="FFFFFF"/>
          </w:rPr>
          <w:t>Proceedings of the 49th Annual Meeting of the Association for Computational Linguistics: Human Language Technologies: short papers-Volume 2</w:t>
        </w:r>
        <w:r>
          <w:rPr>
            <w:rStyle w:val="apple-converted-space"/>
            <w:color w:val="222222"/>
            <w:shd w:val="clear" w:color="auto" w:fill="FFFFFF"/>
          </w:rPr>
          <w:t> </w:t>
        </w:r>
        <w:r>
          <w:rPr>
            <w:color w:val="222222"/>
            <w:shd w:val="clear" w:color="auto" w:fill="FFFFFF"/>
          </w:rPr>
          <w:t>(pp. 42-47). Association for Computational Linguistics.</w:t>
        </w:r>
      </w:ins>
    </w:p>
    <w:p w:rsidR="00751528" w:rsidRPr="0027470C" w:rsidRDefault="00751528" w:rsidP="00751528">
      <w:pPr>
        <w:pStyle w:val="Reference"/>
        <w:rPr>
          <w:ins w:id="13123" w:author="TinTin Kalaw" w:date="2014-08-16T14:14:00Z"/>
        </w:rPr>
      </w:pPr>
    </w:p>
    <w:p w:rsidR="00751528" w:rsidRDefault="00751528" w:rsidP="00751528">
      <w:pPr>
        <w:pStyle w:val="Reference"/>
        <w:rPr>
          <w:ins w:id="13124" w:author="TinTin Kalaw" w:date="2014-08-16T14:14:00Z"/>
        </w:rPr>
      </w:pPr>
      <w:ins w:id="13125" w:author="TinTin Kalaw" w:date="2014-08-16T14:14:00Z">
        <w:r w:rsidRPr="0027470C">
          <w:rPr>
            <w:highlight w:val="white"/>
          </w:rPr>
          <w:t>Grishman, R. (1997). Information extraction: Techniques and challenges. In</w:t>
        </w:r>
      </w:ins>
      <w:ins w:id="13126" w:author="PF" w:date="2015-01-05T08:38:00Z">
        <w:r w:rsidR="008F68CC">
          <w:rPr>
            <w:highlight w:val="white"/>
          </w:rPr>
          <w:t xml:space="preserve"> </w:t>
        </w:r>
      </w:ins>
      <w:ins w:id="13127" w:author="TinTin Kalaw" w:date="2014-08-16T14:14:00Z">
        <w:r w:rsidRPr="0027470C">
          <w:rPr>
            <w:highlight w:val="white"/>
          </w:rPr>
          <w:t>Information Extraction A Multidisciplinary Approach to an Emerging Information Technology (pp. 10-27). Springer Berlin Heidelberg.</w:t>
        </w:r>
      </w:ins>
    </w:p>
    <w:p w:rsidR="00751528" w:rsidRPr="0027470C" w:rsidRDefault="00751528" w:rsidP="00751528">
      <w:pPr>
        <w:pStyle w:val="Reference"/>
        <w:rPr>
          <w:ins w:id="13128" w:author="TinTin Kalaw" w:date="2014-08-16T14:14:00Z"/>
        </w:rPr>
      </w:pPr>
    </w:p>
    <w:p w:rsidR="00751528" w:rsidRDefault="00751528" w:rsidP="00751528">
      <w:pPr>
        <w:pStyle w:val="Reference"/>
        <w:rPr>
          <w:ins w:id="13129" w:author="TinTin Kalaw" w:date="2014-08-16T14:14:00Z"/>
        </w:rPr>
      </w:pPr>
      <w:ins w:id="13130" w:author="TinTin Kalaw" w:date="2014-08-16T14:14:00Z">
        <w:r w:rsidRPr="00DC0596">
          <w:t>Grosseck, G., &amp; Holotescu, C. (2008, April). Can we use Twitter for educational activities. In 4th international scientific conference, eLearning and software for education, Bucharest, Romania.</w:t>
        </w:r>
      </w:ins>
    </w:p>
    <w:p w:rsidR="00751528" w:rsidRDefault="00751528" w:rsidP="00751528">
      <w:pPr>
        <w:pStyle w:val="Reference"/>
        <w:rPr>
          <w:ins w:id="13131" w:author="TinTin Kalaw" w:date="2014-08-16T14:14:00Z"/>
        </w:rPr>
      </w:pPr>
    </w:p>
    <w:p w:rsidR="00751528" w:rsidRPr="00DC0596" w:rsidRDefault="00751528" w:rsidP="00751528">
      <w:pPr>
        <w:pStyle w:val="Reference"/>
        <w:rPr>
          <w:ins w:id="13132" w:author="TinTin Kalaw" w:date="2014-08-16T14:14:00Z"/>
        </w:rPr>
      </w:pPr>
      <w:ins w:id="13133" w:author="TinTin Kalaw" w:date="2014-08-16T14:14:00Z">
        <w:r>
          <w:rPr>
            <w:color w:val="222222"/>
            <w:shd w:val="clear" w:color="auto" w:fill="FFFFFF"/>
          </w:rPr>
          <w:t>Gruber, T. (2009). Ontology.</w:t>
        </w:r>
        <w:r>
          <w:rPr>
            <w:rStyle w:val="apple-converted-space"/>
            <w:color w:val="222222"/>
            <w:shd w:val="clear" w:color="auto" w:fill="FFFFFF"/>
          </w:rPr>
          <w:t> </w:t>
        </w:r>
        <w:r>
          <w:rPr>
            <w:i/>
            <w:iCs/>
            <w:color w:val="222222"/>
            <w:shd w:val="clear" w:color="auto" w:fill="FFFFFF"/>
          </w:rPr>
          <w:t>Encyclopedia of database systems</w:t>
        </w:r>
        <w:r>
          <w:rPr>
            <w:color w:val="222222"/>
            <w:shd w:val="clear" w:color="auto" w:fill="FFFFFF"/>
          </w:rPr>
          <w:t>, 1963-1965.</w:t>
        </w:r>
      </w:ins>
    </w:p>
    <w:p w:rsidR="00751528" w:rsidRPr="0027470C" w:rsidRDefault="00751528" w:rsidP="00751528">
      <w:pPr>
        <w:pStyle w:val="Reference"/>
        <w:rPr>
          <w:ins w:id="13134" w:author="TinTin Kalaw" w:date="2014-08-16T14:14:00Z"/>
        </w:rPr>
      </w:pPr>
    </w:p>
    <w:p w:rsidR="00751528" w:rsidRDefault="00751528" w:rsidP="00751528">
      <w:pPr>
        <w:pStyle w:val="Reference"/>
        <w:rPr>
          <w:ins w:id="13135" w:author="TinTin Kalaw" w:date="2014-08-16T14:14:00Z"/>
        </w:rPr>
      </w:pPr>
      <w:ins w:id="13136" w:author="TinTin Kalaw" w:date="2014-08-16T14:14:00Z">
        <w:r w:rsidRPr="0027470C">
          <w:t>Han, B., &amp; Baldwin, T. (2011, June). Lexical normalisation of short text messages: Makn sens a# twitter. In Proceedings of the 49th Annual Meeting of the Association for Computational Linguistics: Human Language Technologies-Volume 1 (pp. 368-378). Association for Computational Linguistics.</w:t>
        </w:r>
      </w:ins>
    </w:p>
    <w:p w:rsidR="00751528" w:rsidRPr="0027470C" w:rsidRDefault="00751528" w:rsidP="00751528">
      <w:pPr>
        <w:pStyle w:val="Reference"/>
        <w:rPr>
          <w:ins w:id="13137" w:author="TinTin Kalaw" w:date="2014-08-16T14:14:00Z"/>
        </w:rPr>
      </w:pPr>
    </w:p>
    <w:p w:rsidR="00751528" w:rsidRDefault="00751528" w:rsidP="00751528">
      <w:pPr>
        <w:pStyle w:val="Reference"/>
        <w:rPr>
          <w:ins w:id="13138" w:author="TinTin Kalaw" w:date="2014-08-16T14:14:00Z"/>
        </w:rPr>
      </w:pPr>
      <w:ins w:id="13139" w:author="TinTin Kalaw" w:date="2014-08-16T14:14:00Z">
        <w:r w:rsidRPr="00DC0596">
          <w:t xml:space="preserve">Hawn, C. (2009). Take two aspirin and tweet me in the morning: how Twitter, Facebook, and other social media are reshaping health care. Health </w:t>
        </w:r>
        <w:del w:id="13140" w:author="PF" w:date="2015-01-05T08:42:00Z">
          <w:r w:rsidRPr="00DC0596" w:rsidDel="00636E41">
            <w:delText>a</w:delText>
          </w:r>
        </w:del>
      </w:ins>
      <w:ins w:id="13141" w:author="PF" w:date="2015-01-05T08:42:00Z">
        <w:r w:rsidR="00636E41">
          <w:t>A</w:t>
        </w:r>
      </w:ins>
      <w:ins w:id="13142" w:author="TinTin Kalaw" w:date="2014-08-16T14:14:00Z">
        <w:r w:rsidRPr="00DC0596">
          <w:t>ffairs, 28(2), 361-368.</w:t>
        </w:r>
      </w:ins>
    </w:p>
    <w:p w:rsidR="00751528" w:rsidRDefault="00751528" w:rsidP="00751528">
      <w:pPr>
        <w:pStyle w:val="Reference"/>
        <w:rPr>
          <w:ins w:id="13143" w:author="TinTin Kalaw" w:date="2014-08-16T14:14:00Z"/>
        </w:rPr>
      </w:pPr>
    </w:p>
    <w:p w:rsidR="00751528" w:rsidRPr="00DC0596" w:rsidRDefault="00751528" w:rsidP="00751528">
      <w:pPr>
        <w:pStyle w:val="Reference"/>
        <w:rPr>
          <w:ins w:id="13144" w:author="TinTin Kalaw" w:date="2014-08-16T14:14:00Z"/>
        </w:rPr>
      </w:pPr>
      <w:ins w:id="13145" w:author="TinTin Kalaw" w:date="2014-08-16T14:14:00Z">
        <w:r w:rsidRPr="00E45CE0">
          <w:t>Howard, B. (2013</w:t>
        </w:r>
        <w:r>
          <w:t>)</w:t>
        </w:r>
        <w:r w:rsidRPr="00E45CE0">
          <w:t xml:space="preserve"> . Scanning social media to improve typhoon </w:t>
        </w:r>
        <w:del w:id="13146" w:author="PF" w:date="2015-01-05T08:42:00Z">
          <w:r w:rsidRPr="00E45CE0" w:rsidDel="00636E41">
            <w:delText>h</w:delText>
          </w:r>
        </w:del>
      </w:ins>
      <w:ins w:id="13147" w:author="PF" w:date="2015-01-05T08:42:00Z">
        <w:r w:rsidR="00636E41">
          <w:t>H</w:t>
        </w:r>
      </w:ins>
      <w:ins w:id="13148" w:author="TinTin Kalaw" w:date="2014-08-16T14:14:00Z">
        <w:r w:rsidRPr="00E45CE0">
          <w:t xml:space="preserve">aiyan relief efforts. </w:t>
        </w:r>
        <w:r w:rsidRPr="00E45CE0">
          <w:rPr>
            <w:i/>
            <w:iCs/>
          </w:rPr>
          <w:t>National Geographic Daily News</w:t>
        </w:r>
        <w:r w:rsidRPr="00E45CE0">
          <w:t>. Retrieved from http://news.nationalgeographic.com/news/2013/11/131108-typhoon-hai</w:t>
        </w:r>
        <w:r>
          <w:t>yan-philippines-crisis-mapping/</w:t>
        </w:r>
      </w:ins>
    </w:p>
    <w:p w:rsidR="00751528" w:rsidRDefault="00751528" w:rsidP="00751528">
      <w:pPr>
        <w:pStyle w:val="Reference"/>
        <w:rPr>
          <w:ins w:id="13149" w:author="TinTin Kalaw" w:date="2014-08-16T14:14:00Z"/>
          <w:color w:val="222222"/>
        </w:rPr>
      </w:pPr>
    </w:p>
    <w:p w:rsidR="00751528" w:rsidRPr="00E45CE0" w:rsidRDefault="00751528" w:rsidP="00751528">
      <w:pPr>
        <w:pStyle w:val="Reference"/>
        <w:rPr>
          <w:ins w:id="13150" w:author="TinTin Kalaw" w:date="2014-08-16T14:14:00Z"/>
        </w:rPr>
      </w:pPr>
      <w:ins w:id="13151" w:author="TinTin Kalaw" w:date="2014-08-16T14:14:00Z">
        <w:r>
          <w:rPr>
            <w:color w:val="222222"/>
            <w:shd w:val="clear" w:color="auto" w:fill="FFFFFF"/>
          </w:rPr>
          <w:t>Horridge, M., &amp; Bechhofer, S. (2011). The owl api: A java api for owl ontologies.</w:t>
        </w:r>
      </w:ins>
      <w:ins w:id="13152" w:author="PF" w:date="2015-01-05T08:43:00Z">
        <w:r w:rsidR="00636E41">
          <w:rPr>
            <w:color w:val="222222"/>
            <w:shd w:val="clear" w:color="auto" w:fill="FFFFFF"/>
          </w:rPr>
          <w:t xml:space="preserve"> </w:t>
        </w:r>
      </w:ins>
      <w:ins w:id="13153" w:author="TinTin Kalaw" w:date="2014-08-16T14:14:00Z">
        <w:r>
          <w:rPr>
            <w:i/>
            <w:iCs/>
            <w:color w:val="222222"/>
            <w:shd w:val="clear" w:color="auto" w:fill="FFFFFF"/>
          </w:rPr>
          <w:t>Semantic Web</w:t>
        </w:r>
        <w:r>
          <w:rPr>
            <w:color w:val="222222"/>
            <w:shd w:val="clear" w:color="auto" w:fill="FFFFFF"/>
          </w:rPr>
          <w:t>,</w:t>
        </w:r>
        <w:r>
          <w:rPr>
            <w:rStyle w:val="apple-converted-space"/>
            <w:color w:val="222222"/>
            <w:shd w:val="clear" w:color="auto" w:fill="FFFFFF"/>
          </w:rPr>
          <w:t> </w:t>
        </w:r>
        <w:r>
          <w:rPr>
            <w:i/>
            <w:iCs/>
            <w:color w:val="222222"/>
            <w:shd w:val="clear" w:color="auto" w:fill="FFFFFF"/>
          </w:rPr>
          <w:t>2</w:t>
        </w:r>
        <w:r>
          <w:rPr>
            <w:color w:val="222222"/>
            <w:shd w:val="clear" w:color="auto" w:fill="FFFFFF"/>
          </w:rPr>
          <w:t>(1), 11-21.</w:t>
        </w:r>
      </w:ins>
    </w:p>
    <w:p w:rsidR="00751528" w:rsidRDefault="00751528" w:rsidP="00751528">
      <w:pPr>
        <w:pStyle w:val="Reference"/>
        <w:rPr>
          <w:ins w:id="13154" w:author="TinTin Kalaw" w:date="2014-08-16T14:14:00Z"/>
          <w:color w:val="222222"/>
        </w:rPr>
      </w:pPr>
    </w:p>
    <w:p w:rsidR="00751528" w:rsidRPr="00915BA7" w:rsidRDefault="00751528" w:rsidP="00751528">
      <w:pPr>
        <w:pStyle w:val="Reference"/>
        <w:rPr>
          <w:ins w:id="13155" w:author="TinTin Kalaw" w:date="2014-08-16T14:14:00Z"/>
        </w:rPr>
      </w:pPr>
      <w:ins w:id="13156" w:author="TinTin Kalaw" w:date="2014-08-16T14:14:00Z">
        <w:r w:rsidRPr="00AE4C26">
          <w:t>Hripcsak, G., &amp; Rothschild, A. S. (2005). Agreement, the f-measure, and reliability in information retrieval. Journal of the American Medical Informatics Association, 12(3), 296-298.</w:t>
        </w:r>
      </w:ins>
    </w:p>
    <w:p w:rsidR="00751528" w:rsidRDefault="00751528" w:rsidP="00751528">
      <w:pPr>
        <w:pStyle w:val="Reference"/>
        <w:rPr>
          <w:ins w:id="13157" w:author="TinTin Kalaw" w:date="2014-08-16T14:14:00Z"/>
          <w:color w:val="222222"/>
        </w:rPr>
      </w:pPr>
    </w:p>
    <w:p w:rsidR="00751528" w:rsidRPr="00FF06ED" w:rsidRDefault="00751528" w:rsidP="00751528">
      <w:pPr>
        <w:pStyle w:val="Reference"/>
        <w:rPr>
          <w:ins w:id="13158" w:author="TinTin Kalaw" w:date="2014-08-16T14:14:00Z"/>
        </w:rPr>
      </w:pPr>
      <w:ins w:id="13159" w:author="TinTin Kalaw" w:date="2014-08-16T14:14:00Z">
        <w:r w:rsidRPr="00915BA7">
          <w:t>Imran, M., Elbassuoni, S., Castillo, C., Diaz, F., &amp; Meier, P. (2013, May). Practical extraction of disaster-relevant information from social media. In</w:t>
        </w:r>
      </w:ins>
      <w:ins w:id="13160" w:author="PF" w:date="2015-01-05T08:38:00Z">
        <w:r w:rsidR="008F68CC">
          <w:t xml:space="preserve"> </w:t>
        </w:r>
      </w:ins>
      <w:ins w:id="13161" w:author="TinTin Kalaw" w:date="2014-08-16T14:14:00Z">
        <w:r w:rsidRPr="00915BA7">
          <w:rPr>
            <w:i/>
            <w:iCs/>
          </w:rPr>
          <w:t>Proceedings of the 22nd international conference on World Wide Web companion</w:t>
        </w:r>
        <w:r w:rsidRPr="00915BA7">
          <w:rPr>
            <w:rStyle w:val="apple-converted-space"/>
          </w:rPr>
          <w:t> </w:t>
        </w:r>
        <w:r w:rsidRPr="00915BA7">
          <w:t>(pp. 1021-1024). International World Wide Web Conferences Steering Committee.</w:t>
        </w:r>
      </w:ins>
    </w:p>
    <w:p w:rsidR="00751528" w:rsidRPr="00FF06ED" w:rsidRDefault="00751528" w:rsidP="00751528">
      <w:pPr>
        <w:pStyle w:val="Reference"/>
        <w:rPr>
          <w:ins w:id="13162" w:author="TinTin Kalaw" w:date="2014-08-16T14:14:00Z"/>
        </w:rPr>
      </w:pPr>
    </w:p>
    <w:p w:rsidR="00751528" w:rsidRDefault="00751528" w:rsidP="00751528">
      <w:pPr>
        <w:pStyle w:val="Reference"/>
        <w:rPr>
          <w:ins w:id="13163" w:author="TinTin Kalaw" w:date="2014-08-16T14:14:00Z"/>
        </w:rPr>
      </w:pPr>
      <w:ins w:id="13164" w:author="TinTin Kalaw" w:date="2014-08-16T14:14:00Z">
        <w:r w:rsidRPr="0027470C">
          <w:rPr>
            <w:rFonts w:eastAsia="Arial"/>
            <w:highlight w:val="white"/>
          </w:rPr>
          <w:t>I</w:t>
        </w:r>
        <w:r w:rsidRPr="0027470C">
          <w:t>ntarapaiboon, P., Nantajeewarawat, E., &amp; Theeramunkong, T. (2009). Information extraction from Thai text with unknown phrase boundaries. In</w:t>
        </w:r>
      </w:ins>
      <w:ins w:id="13165" w:author="PF" w:date="2015-01-05T08:43:00Z">
        <w:r w:rsidR="00636E41">
          <w:t xml:space="preserve"> </w:t>
        </w:r>
      </w:ins>
      <w:ins w:id="13166" w:author="TinTin Kalaw" w:date="2014-08-16T14:14:00Z">
        <w:r w:rsidRPr="0027470C">
          <w:t>Advances in Knowledge Discovery and Data Mining (pp. 525-532). Springer Berlin Heidelberg.</w:t>
        </w:r>
      </w:ins>
    </w:p>
    <w:p w:rsidR="00751528" w:rsidRDefault="00751528" w:rsidP="00751528">
      <w:pPr>
        <w:pStyle w:val="Reference"/>
        <w:rPr>
          <w:ins w:id="13167" w:author="TinTin Kalaw" w:date="2014-08-16T14:14:00Z"/>
        </w:rPr>
      </w:pPr>
    </w:p>
    <w:p w:rsidR="00751528" w:rsidRDefault="00751528" w:rsidP="00751528">
      <w:pPr>
        <w:pStyle w:val="Reference"/>
        <w:rPr>
          <w:ins w:id="13168" w:author="TinTin Kalaw" w:date="2014-08-16T14:14:00Z"/>
        </w:rPr>
      </w:pPr>
      <w:ins w:id="13169" w:author="TinTin Kalaw" w:date="2014-08-16T14:14:00Z">
        <w:r w:rsidRPr="00DC0596">
          <w:lastRenderedPageBreak/>
          <w:t xml:space="preserve">Jansen, B. J., Zhang, M., Sobel, K., &amp; Chowdury, A. (2009). Twitter power: Tweets as electronic word of mouth. Journal of the American </w:t>
        </w:r>
        <w:del w:id="13170" w:author="PF" w:date="2015-01-05T08:43:00Z">
          <w:r w:rsidRPr="00DC0596" w:rsidDel="00636E41">
            <w:delText>s</w:delText>
          </w:r>
        </w:del>
      </w:ins>
      <w:ins w:id="13171" w:author="PF" w:date="2015-01-05T08:43:00Z">
        <w:r w:rsidR="00636E41">
          <w:t>S</w:t>
        </w:r>
      </w:ins>
      <w:ins w:id="13172" w:author="TinTin Kalaw" w:date="2014-08-16T14:14:00Z">
        <w:r w:rsidRPr="00DC0596">
          <w:t xml:space="preserve">ociety for </w:t>
        </w:r>
        <w:del w:id="13173" w:author="PF" w:date="2015-01-05T08:43:00Z">
          <w:r w:rsidRPr="00DC0596" w:rsidDel="00636E41">
            <w:delText>i</w:delText>
          </w:r>
        </w:del>
      </w:ins>
      <w:ins w:id="13174" w:author="PF" w:date="2015-01-05T08:43:00Z">
        <w:r w:rsidR="00636E41">
          <w:t>I</w:t>
        </w:r>
      </w:ins>
      <w:ins w:id="13175" w:author="TinTin Kalaw" w:date="2014-08-16T14:14:00Z">
        <w:r w:rsidRPr="00DC0596">
          <w:t xml:space="preserve">nformation </w:t>
        </w:r>
        <w:del w:id="13176" w:author="PF" w:date="2015-01-05T08:43:00Z">
          <w:r w:rsidRPr="00DC0596" w:rsidDel="00636E41">
            <w:delText>s</w:delText>
          </w:r>
        </w:del>
      </w:ins>
      <w:ins w:id="13177" w:author="PF" w:date="2015-01-05T08:43:00Z">
        <w:r w:rsidR="00636E41">
          <w:t>S</w:t>
        </w:r>
      </w:ins>
      <w:ins w:id="13178" w:author="TinTin Kalaw" w:date="2014-08-16T14:14:00Z">
        <w:r w:rsidRPr="00DC0596">
          <w:t xml:space="preserve">cience and </w:t>
        </w:r>
        <w:del w:id="13179" w:author="PF" w:date="2015-01-05T08:43:00Z">
          <w:r w:rsidRPr="00DC0596" w:rsidDel="00636E41">
            <w:delText>t</w:delText>
          </w:r>
        </w:del>
      </w:ins>
      <w:ins w:id="13180" w:author="PF" w:date="2015-01-05T08:43:00Z">
        <w:r w:rsidR="00636E41">
          <w:t>T</w:t>
        </w:r>
      </w:ins>
      <w:ins w:id="13181" w:author="TinTin Kalaw" w:date="2014-08-16T14:14:00Z">
        <w:r w:rsidRPr="00DC0596">
          <w:t>echnology, 60(11), 2169-2188.</w:t>
        </w:r>
      </w:ins>
    </w:p>
    <w:p w:rsidR="00751528" w:rsidRDefault="00751528" w:rsidP="00751528">
      <w:pPr>
        <w:pStyle w:val="Reference"/>
        <w:rPr>
          <w:ins w:id="13182" w:author="TinTin Kalaw" w:date="2014-08-16T14:14:00Z"/>
        </w:rPr>
      </w:pPr>
    </w:p>
    <w:p w:rsidR="00751528" w:rsidRPr="00DC0596" w:rsidRDefault="00751528" w:rsidP="00751528">
      <w:pPr>
        <w:pStyle w:val="Reference"/>
        <w:rPr>
          <w:ins w:id="13183" w:author="TinTin Kalaw" w:date="2014-08-16T14:14:00Z"/>
        </w:rPr>
      </w:pPr>
      <w:ins w:id="13184" w:author="TinTin Kalaw" w:date="2014-08-16T14:14:00Z">
        <w:r w:rsidRPr="00DC0596">
          <w:t>Junco, R., Heiberger, G., &amp; Loken, E. (2011). The effect of Twitter on college student engagement and grades. Journal of Computer Assisted Learning, 27(2), 119-132.</w:t>
        </w:r>
      </w:ins>
    </w:p>
    <w:p w:rsidR="00751528" w:rsidRDefault="00751528" w:rsidP="00751528">
      <w:pPr>
        <w:pStyle w:val="Reference"/>
        <w:rPr>
          <w:ins w:id="13185" w:author="Kyle Mc Hale Dela Cruz" w:date="2014-08-17T20:41:00Z"/>
        </w:rPr>
      </w:pPr>
    </w:p>
    <w:p w:rsidR="003B1123" w:rsidRPr="003B1123" w:rsidRDefault="003B1123" w:rsidP="003B1123">
      <w:pPr>
        <w:ind w:left="1800" w:hanging="720"/>
        <w:rPr>
          <w:ins w:id="13186" w:author="Kyle Mc Hale Dela Cruz" w:date="2014-08-17T20:41:00Z"/>
          <w:rFonts w:ascii="Times" w:eastAsia="Times New Roman" w:hAnsi="Times" w:cs="Times New Roman"/>
          <w:sz w:val="20"/>
          <w:szCs w:val="20"/>
          <w:lang w:val="en-PH"/>
        </w:rPr>
      </w:pPr>
      <w:ins w:id="13187" w:author="Kyle Mc Hale Dela Cruz" w:date="2014-08-17T20:41:00Z">
        <w:r w:rsidRPr="003B1123">
          <w:rPr>
            <w:rFonts w:eastAsia="Times New Roman"/>
            <w:color w:val="222222"/>
            <w:sz w:val="20"/>
            <w:szCs w:val="20"/>
            <w:shd w:val="clear" w:color="auto" w:fill="FFFFFF"/>
            <w:lang w:val="en-PH"/>
          </w:rPr>
          <w:t>King, D. (2005, April). Humanitarian knowledge management. In </w:t>
        </w:r>
        <w:r w:rsidRPr="003B1123">
          <w:rPr>
            <w:rFonts w:eastAsia="Times New Roman"/>
            <w:i/>
            <w:iCs/>
            <w:color w:val="222222"/>
            <w:sz w:val="20"/>
            <w:szCs w:val="20"/>
            <w:shd w:val="clear" w:color="auto" w:fill="FFFFFF"/>
            <w:lang w:val="en-PH"/>
          </w:rPr>
          <w:t>Proceedings of the Second International ISCRAM Conference</w:t>
        </w:r>
        <w:r w:rsidRPr="003B1123">
          <w:rPr>
            <w:rFonts w:eastAsia="Times New Roman"/>
            <w:color w:val="222222"/>
            <w:sz w:val="20"/>
            <w:szCs w:val="20"/>
            <w:shd w:val="clear" w:color="auto" w:fill="FFFFFF"/>
            <w:lang w:val="en-PH"/>
          </w:rPr>
          <w:t> (Vol. 1, pp. 1-6). Brussels.</w:t>
        </w:r>
      </w:ins>
    </w:p>
    <w:p w:rsidR="002F6E61" w:rsidRDefault="002F6E61">
      <w:pPr>
        <w:pStyle w:val="Reference"/>
        <w:ind w:left="0" w:firstLine="0"/>
        <w:rPr>
          <w:ins w:id="13188" w:author="TinTin Kalaw" w:date="2014-08-16T14:14:00Z"/>
        </w:rPr>
        <w:pPrChange w:id="13189" w:author="Kyle Mc Hale Dela Cruz" w:date="2014-08-17T20:41:00Z">
          <w:pPr>
            <w:pStyle w:val="Reference"/>
          </w:pPr>
        </w:pPrChange>
      </w:pPr>
    </w:p>
    <w:p w:rsidR="00751528" w:rsidRPr="0027470C" w:rsidRDefault="00751528" w:rsidP="00751528">
      <w:pPr>
        <w:pStyle w:val="Reference"/>
        <w:rPr>
          <w:ins w:id="13190" w:author="TinTin Kalaw" w:date="2014-08-16T14:14:00Z"/>
        </w:rPr>
      </w:pPr>
      <w:ins w:id="13191" w:author="TinTin Kalaw" w:date="2014-08-16T14:14:00Z">
        <w:r w:rsidRPr="0027470C">
          <w:t xml:space="preserve">Ko, H. (1998). Empirical assembly sequence planning: A multistrategy constructive learning approach. Machine Learning and Data Mining. </w:t>
        </w:r>
        <w:commentRangeStart w:id="13192"/>
        <w:r w:rsidRPr="0027470C">
          <w:t>John Wiley &amp; Sons LTD</w:t>
        </w:r>
      </w:ins>
      <w:commentRangeEnd w:id="13192"/>
      <w:r w:rsidR="00636E41">
        <w:rPr>
          <w:rStyle w:val="CommentReference"/>
        </w:rPr>
        <w:commentReference w:id="13192"/>
      </w:r>
      <w:ins w:id="13193" w:author="TinTin Kalaw" w:date="2014-08-16T14:14:00Z">
        <w:r w:rsidRPr="0027470C">
          <w:t>.</w:t>
        </w:r>
      </w:ins>
    </w:p>
    <w:p w:rsidR="00751528" w:rsidRPr="0027470C" w:rsidRDefault="00751528" w:rsidP="00751528">
      <w:pPr>
        <w:pStyle w:val="Reference"/>
        <w:rPr>
          <w:ins w:id="13194" w:author="TinTin Kalaw" w:date="2014-08-16T14:14:00Z"/>
          <w:highlight w:val="white"/>
        </w:rPr>
      </w:pPr>
    </w:p>
    <w:p w:rsidR="00751528" w:rsidRDefault="00751528" w:rsidP="00751528">
      <w:pPr>
        <w:pStyle w:val="Reference"/>
        <w:rPr>
          <w:ins w:id="13195" w:author="TinTin Kalaw" w:date="2014-08-16T14:14:00Z"/>
          <w:highlight w:val="white"/>
        </w:rPr>
      </w:pPr>
      <w:ins w:id="13196" w:author="TinTin Kalaw" w:date="2014-08-16T14:14:00Z">
        <w:r w:rsidRPr="0027470C">
          <w:rPr>
            <w:highlight w:val="white"/>
          </w:rPr>
          <w:t xml:space="preserve">Krishnamurthy, R., Li, Y., Raghavan, S., &amp; Reiss, F. SystemT: A system for declarative information extraction. SIGMOD Record, 37. Retrieved May 28, 2014, from </w:t>
        </w:r>
        <w:r w:rsidRPr="002001C3">
          <w:rPr>
            <w:highlight w:val="white"/>
          </w:rPr>
          <w:t>http://www.almaden.ibm.com/cs/projects/avatar/</w:t>
        </w:r>
      </w:ins>
    </w:p>
    <w:p w:rsidR="00751528" w:rsidRDefault="00751528" w:rsidP="00751528">
      <w:pPr>
        <w:pStyle w:val="Reference"/>
        <w:rPr>
          <w:ins w:id="13197" w:author="TinTin Kalaw" w:date="2014-08-16T14:14:00Z"/>
          <w:highlight w:val="white"/>
        </w:rPr>
      </w:pPr>
    </w:p>
    <w:p w:rsidR="00751528" w:rsidRPr="0027470C" w:rsidRDefault="00372B98" w:rsidP="00751528">
      <w:pPr>
        <w:pStyle w:val="Reference"/>
        <w:rPr>
          <w:ins w:id="13198" w:author="TinTin Kalaw" w:date="2014-08-16T14:14:00Z"/>
        </w:rPr>
      </w:pPr>
      <w:ins w:id="13199" w:author="TinTin Kalaw" w:date="2014-08-16T14:14:00Z">
        <w:r w:rsidRPr="00372B98">
          <w:rPr>
            <w:lang w:val="fr-FR"/>
            <w:rPrChange w:id="13200" w:author="PF" w:date="2014-11-10T06:26:00Z">
              <w:rPr>
                <w:i/>
              </w:rPr>
            </w:rPrChange>
          </w:rPr>
          <w:t xml:space="preserve">Lee, J. B., Ybañez, M., De Leon, M. M., Estuar, M., &amp; Regina, E. (2013). </w:t>
        </w:r>
        <w:r w:rsidR="00751528" w:rsidRPr="0027470C">
          <w:t>Understanding the Behavior of Filipino Twitter Users during Disaster. GSTF Journal on Computing, 3(2).</w:t>
        </w:r>
      </w:ins>
    </w:p>
    <w:p w:rsidR="00751528" w:rsidRPr="0027470C" w:rsidRDefault="00751528" w:rsidP="00751528">
      <w:pPr>
        <w:pStyle w:val="Reference"/>
        <w:rPr>
          <w:ins w:id="13201" w:author="TinTin Kalaw" w:date="2014-08-16T14:14:00Z"/>
          <w:highlight w:val="white"/>
        </w:rPr>
      </w:pPr>
    </w:p>
    <w:p w:rsidR="00751528" w:rsidRDefault="00751528" w:rsidP="00751528">
      <w:pPr>
        <w:pStyle w:val="Reference"/>
        <w:rPr>
          <w:ins w:id="13202" w:author="TinTin Kalaw" w:date="2014-08-16T14:14:00Z"/>
        </w:rPr>
      </w:pPr>
      <w:ins w:id="13203" w:author="TinTin Kalaw" w:date="2014-08-16T14:14:00Z">
        <w:r w:rsidRPr="0027470C">
          <w:rPr>
            <w:highlight w:val="white"/>
          </w:rPr>
          <w:t>Lee, Y. S., &amp; Geierhos, M. (2009). Business specific online information extraction from german websites. In Gelbukh, A. (Eds.), CICLing (pp. 369-381). Germany: Springer-Verlag Berlin Heidelberg.</w:t>
        </w:r>
      </w:ins>
    </w:p>
    <w:p w:rsidR="00751528" w:rsidRDefault="00751528" w:rsidP="00751528">
      <w:pPr>
        <w:pStyle w:val="Reference"/>
        <w:rPr>
          <w:ins w:id="13204" w:author="TinTin Kalaw" w:date="2014-08-16T14:14:00Z"/>
        </w:rPr>
      </w:pPr>
    </w:p>
    <w:p w:rsidR="00751528" w:rsidRPr="002001C3" w:rsidRDefault="00751528" w:rsidP="00751528">
      <w:pPr>
        <w:pStyle w:val="Reference"/>
        <w:rPr>
          <w:ins w:id="13205" w:author="TinTin Kalaw" w:date="2014-08-16T14:14:00Z"/>
          <w:highlight w:val="white"/>
        </w:rPr>
      </w:pPr>
      <w:ins w:id="13206" w:author="TinTin Kalaw" w:date="2014-08-16T14:14:00Z">
        <w:r w:rsidRPr="0064436A">
          <w:t>Lim, N. R., New, J. C., Ngo, M. A., Sy, M., &amp; Lim, N. R. (2007). A Named-Entity Recognizer for Filipino Texts. Proceedings of the 4th NNLPRS.</w:t>
        </w:r>
      </w:ins>
    </w:p>
    <w:p w:rsidR="00751528" w:rsidRPr="0027470C" w:rsidRDefault="00751528" w:rsidP="00751528">
      <w:pPr>
        <w:pStyle w:val="Reference"/>
        <w:rPr>
          <w:ins w:id="13207" w:author="TinTin Kalaw" w:date="2014-08-16T14:14:00Z"/>
        </w:rPr>
      </w:pPr>
    </w:p>
    <w:p w:rsidR="003A139D" w:rsidRDefault="00751528" w:rsidP="00751528">
      <w:pPr>
        <w:pStyle w:val="Reference"/>
        <w:rPr>
          <w:ins w:id="13208" w:author="Vilson Lu" w:date="2014-08-19T07:03:00Z"/>
        </w:rPr>
      </w:pPr>
      <w:ins w:id="13209" w:author="TinTin Kalaw" w:date="2014-08-16T14:14:00Z">
        <w:r w:rsidRPr="0027470C">
          <w:t>Loponen, A., &amp; Järvelin, K. (2010). A dictionary-and corpus-independent statistical lemmatizer for information retrieval in low resource languages. In</w:t>
        </w:r>
      </w:ins>
      <w:ins w:id="13210" w:author="PF" w:date="2015-01-05T08:44:00Z">
        <w:r w:rsidR="00636E41">
          <w:t xml:space="preserve"> </w:t>
        </w:r>
      </w:ins>
      <w:ins w:id="13211" w:author="TinTin Kalaw" w:date="2014-08-16T14:14:00Z">
        <w:r w:rsidRPr="0027470C">
          <w:rPr>
            <w:i/>
            <w:iCs/>
          </w:rPr>
          <w:t>Multilingual and Multimodal Information Access Evaluation</w:t>
        </w:r>
        <w:r w:rsidRPr="0027470C">
          <w:rPr>
            <w:rStyle w:val="apple-converted-space"/>
          </w:rPr>
          <w:t> </w:t>
        </w:r>
        <w:r w:rsidRPr="0027470C">
          <w:t>(pp. 3-14). Springer Berlin Heidelberg</w:t>
        </w:r>
      </w:ins>
    </w:p>
    <w:p w:rsidR="003A139D" w:rsidRDefault="003A139D" w:rsidP="00751528">
      <w:pPr>
        <w:pStyle w:val="Reference"/>
        <w:rPr>
          <w:ins w:id="13212" w:author="Vilson Lu" w:date="2014-08-19T07:03:00Z"/>
        </w:rPr>
      </w:pPr>
    </w:p>
    <w:p w:rsidR="00751528" w:rsidRDefault="003A139D" w:rsidP="00751528">
      <w:pPr>
        <w:pStyle w:val="Reference"/>
        <w:rPr>
          <w:ins w:id="13213" w:author="TinTin Kalaw" w:date="2014-08-16T14:14:00Z"/>
        </w:rPr>
      </w:pPr>
      <w:ins w:id="13214" w:author="Vilson Lu" w:date="2014-08-19T07:03:00Z">
        <w:r>
          <w:rPr>
            <w:color w:val="222222"/>
            <w:shd w:val="clear" w:color="auto" w:fill="FFFFFF"/>
          </w:rPr>
          <w:t>Maedche, A., Neumann, G., &amp; Staab, S. (2003). Bootstrapping an ontology-based information extraction system. In</w:t>
        </w:r>
        <w:r>
          <w:rPr>
            <w:rStyle w:val="apple-converted-space"/>
            <w:color w:val="222222"/>
            <w:shd w:val="clear" w:color="auto" w:fill="FFFFFF"/>
          </w:rPr>
          <w:t> </w:t>
        </w:r>
        <w:r>
          <w:rPr>
            <w:i/>
            <w:iCs/>
            <w:color w:val="222222"/>
            <w:shd w:val="clear" w:color="auto" w:fill="FFFFFF"/>
          </w:rPr>
          <w:t>Intelligent exploration of the web</w:t>
        </w:r>
        <w:r>
          <w:rPr>
            <w:rStyle w:val="apple-converted-space"/>
            <w:color w:val="222222"/>
            <w:shd w:val="clear" w:color="auto" w:fill="FFFFFF"/>
          </w:rPr>
          <w:t> </w:t>
        </w:r>
        <w:r>
          <w:rPr>
            <w:color w:val="222222"/>
            <w:shd w:val="clear" w:color="auto" w:fill="FFFFFF"/>
          </w:rPr>
          <w:t>(pp. 345-359). Physica-Verlag HD.</w:t>
        </w:r>
      </w:ins>
      <w:ins w:id="13215" w:author="TinTin Kalaw" w:date="2014-08-16T14:14:00Z">
        <w:del w:id="13216" w:author="Vilson Lu" w:date="2014-08-19T07:03:00Z">
          <w:r w:rsidR="00751528" w:rsidRPr="0027470C" w:rsidDel="003A139D">
            <w:delText>.</w:delText>
          </w:r>
        </w:del>
      </w:ins>
    </w:p>
    <w:p w:rsidR="00751528" w:rsidRDefault="00751528" w:rsidP="00751528">
      <w:pPr>
        <w:pStyle w:val="Reference"/>
        <w:rPr>
          <w:ins w:id="13217" w:author="TinTin Kalaw" w:date="2014-08-16T14:14:00Z"/>
        </w:rPr>
      </w:pPr>
    </w:p>
    <w:p w:rsidR="00751528" w:rsidRDefault="00751528" w:rsidP="00751528">
      <w:pPr>
        <w:pStyle w:val="Reference"/>
        <w:rPr>
          <w:ins w:id="13218" w:author="TinTin Kalaw" w:date="2014-08-16T14:14:00Z"/>
        </w:rPr>
      </w:pPr>
      <w:ins w:id="13219" w:author="TinTin Kalaw" w:date="2014-08-16T14:14:00Z">
        <w:r w:rsidRPr="00AE4C26">
          <w:t>Malpica, A., Matisic, J. P., Niekirk, D. V., Crum, C. P., Staerkel, G. A., Yamal, J. M., ... &amp; Follen, M. (2005). Kappa statistics to measure interrater and intrarater agreement for 1790 cervical biopsy specimens among twelve pathologists: qualitative histopathologic analysis and methodologic issues.</w:t>
        </w:r>
      </w:ins>
      <w:ins w:id="13220" w:author="PF" w:date="2015-01-05T08:44:00Z">
        <w:r w:rsidR="00636E41">
          <w:t xml:space="preserve"> </w:t>
        </w:r>
      </w:ins>
      <w:ins w:id="13221" w:author="TinTin Kalaw" w:date="2014-08-16T14:14:00Z">
        <w:r w:rsidRPr="00AE4C26">
          <w:t xml:space="preserve">Gynecologic </w:t>
        </w:r>
        <w:del w:id="13222" w:author="PF" w:date="2015-01-05T08:44:00Z">
          <w:r w:rsidRPr="00AE4C26" w:rsidDel="00636E41">
            <w:delText>o</w:delText>
          </w:r>
        </w:del>
      </w:ins>
      <w:ins w:id="13223" w:author="PF" w:date="2015-01-05T08:44:00Z">
        <w:r w:rsidR="00636E41">
          <w:t>O</w:t>
        </w:r>
      </w:ins>
      <w:ins w:id="13224" w:author="TinTin Kalaw" w:date="2014-08-16T14:14:00Z">
        <w:r w:rsidRPr="00AE4C26">
          <w:t>ncology, 99(3), S38-S52.</w:t>
        </w:r>
      </w:ins>
    </w:p>
    <w:p w:rsidR="00751528" w:rsidRPr="0027470C" w:rsidRDefault="00751528" w:rsidP="00751528">
      <w:pPr>
        <w:pStyle w:val="Reference"/>
        <w:rPr>
          <w:ins w:id="13225" w:author="TinTin Kalaw" w:date="2014-08-16T14:14:00Z"/>
        </w:rPr>
      </w:pPr>
    </w:p>
    <w:p w:rsidR="00751528" w:rsidRPr="0027470C" w:rsidRDefault="00751528" w:rsidP="00751528">
      <w:pPr>
        <w:pStyle w:val="Reference"/>
        <w:rPr>
          <w:ins w:id="13226" w:author="TinTin Kalaw" w:date="2014-08-16T14:14:00Z"/>
        </w:rPr>
      </w:pPr>
      <w:ins w:id="13227" w:author="TinTin Kalaw" w:date="2014-08-16T14:14:00Z">
        <w:r w:rsidRPr="0027470C">
          <w:rPr>
            <w:highlight w:val="white"/>
          </w:rPr>
          <w:t xml:space="preserve">Manguilimotan, E., &amp; Matsumoto, Y. (2009). Factors affecting part-of-speech tagging for </w:t>
        </w:r>
        <w:del w:id="13228" w:author="PF" w:date="2015-01-05T08:44:00Z">
          <w:r w:rsidRPr="0027470C" w:rsidDel="00636E41">
            <w:rPr>
              <w:highlight w:val="white"/>
            </w:rPr>
            <w:delText>t</w:delText>
          </w:r>
        </w:del>
      </w:ins>
      <w:ins w:id="13229" w:author="PF" w:date="2015-01-05T08:44:00Z">
        <w:r w:rsidR="00636E41">
          <w:rPr>
            <w:highlight w:val="white"/>
          </w:rPr>
          <w:t>T</w:t>
        </w:r>
      </w:ins>
      <w:ins w:id="13230" w:author="TinTin Kalaw" w:date="2014-08-16T14:14:00Z">
        <w:r w:rsidRPr="0027470C">
          <w:rPr>
            <w:highlight w:val="white"/>
          </w:rPr>
          <w:t>agalog. In PACLIC (pp. 763-770).</w:t>
        </w:r>
      </w:ins>
    </w:p>
    <w:p w:rsidR="00751528" w:rsidRPr="0027470C" w:rsidRDefault="00751528" w:rsidP="00751528">
      <w:pPr>
        <w:pStyle w:val="Reference"/>
        <w:rPr>
          <w:ins w:id="13231" w:author="TinTin Kalaw" w:date="2014-08-16T14:14:00Z"/>
        </w:rPr>
      </w:pPr>
    </w:p>
    <w:p w:rsidR="00751528" w:rsidRPr="0027470C" w:rsidRDefault="00751528" w:rsidP="00751528">
      <w:pPr>
        <w:pStyle w:val="Reference"/>
        <w:rPr>
          <w:ins w:id="13232" w:author="TinTin Kalaw" w:date="2014-08-16T14:14:00Z"/>
        </w:rPr>
      </w:pPr>
      <w:ins w:id="13233" w:author="TinTin Kalaw" w:date="2014-08-16T14:14:00Z">
        <w:r w:rsidRPr="0027470C">
          <w:t>Manning, C. D., Raghavan, P., &amp; Schütze, H. (2008).</w:t>
        </w:r>
        <w:r w:rsidRPr="0027470C">
          <w:rPr>
            <w:rStyle w:val="apple-converted-space"/>
          </w:rPr>
          <w:t> </w:t>
        </w:r>
        <w:r w:rsidRPr="0027470C">
          <w:rPr>
            <w:i/>
            <w:iCs/>
          </w:rPr>
          <w:t>Introduction to information retrieval</w:t>
        </w:r>
        <w:r w:rsidRPr="0027470C">
          <w:rPr>
            <w:rStyle w:val="apple-converted-space"/>
          </w:rPr>
          <w:t> </w:t>
        </w:r>
        <w:r w:rsidRPr="0027470C">
          <w:t xml:space="preserve">(Vol. 1, p. 6). Cambridge: Cambridge </w:t>
        </w:r>
        <w:del w:id="13234" w:author="PF" w:date="2015-01-05T08:44:00Z">
          <w:r w:rsidRPr="0027470C" w:rsidDel="00636E41">
            <w:delText>u</w:delText>
          </w:r>
        </w:del>
      </w:ins>
      <w:ins w:id="13235" w:author="PF" w:date="2015-01-05T08:44:00Z">
        <w:r w:rsidR="00636E41">
          <w:t>U</w:t>
        </w:r>
      </w:ins>
      <w:ins w:id="13236" w:author="TinTin Kalaw" w:date="2014-08-16T14:14:00Z">
        <w:r w:rsidRPr="0027470C">
          <w:t xml:space="preserve">niversity </w:t>
        </w:r>
        <w:del w:id="13237" w:author="PF" w:date="2015-01-05T08:44:00Z">
          <w:r w:rsidRPr="0027470C" w:rsidDel="00636E41">
            <w:delText>p</w:delText>
          </w:r>
        </w:del>
      </w:ins>
      <w:ins w:id="13238" w:author="PF" w:date="2015-01-05T08:44:00Z">
        <w:r w:rsidR="00636E41">
          <w:t>P</w:t>
        </w:r>
      </w:ins>
      <w:ins w:id="13239" w:author="TinTin Kalaw" w:date="2014-08-16T14:14:00Z">
        <w:r w:rsidRPr="0027470C">
          <w:t>ress.</w:t>
        </w:r>
      </w:ins>
    </w:p>
    <w:p w:rsidR="00751528" w:rsidRPr="0027470C" w:rsidRDefault="00751528" w:rsidP="00751528">
      <w:pPr>
        <w:pStyle w:val="Reference"/>
        <w:rPr>
          <w:ins w:id="13240" w:author="TinTin Kalaw" w:date="2014-08-16T14:14:00Z"/>
        </w:rPr>
      </w:pPr>
    </w:p>
    <w:p w:rsidR="00751528" w:rsidRDefault="00372B98" w:rsidP="00751528">
      <w:pPr>
        <w:pStyle w:val="Reference"/>
        <w:rPr>
          <w:ins w:id="13241" w:author="TinTin Kalaw" w:date="2014-08-16T14:14:00Z"/>
          <w:highlight w:val="white"/>
        </w:rPr>
      </w:pPr>
      <w:ins w:id="13242" w:author="TinTin Kalaw" w:date="2014-08-16T14:14:00Z">
        <w:r w:rsidRPr="00372B98">
          <w:rPr>
            <w:color w:val="222222"/>
            <w:lang w:val="fr-FR"/>
            <w:rPrChange w:id="13243" w:author="PF" w:date="2014-11-10T06:26:00Z">
              <w:rPr>
                <w:i/>
                <w:color w:val="222222"/>
              </w:rPr>
            </w:rPrChange>
          </w:rPr>
          <w:t xml:space="preserve">Mocanu, D., Baronchelli, A., Perra, N., Gonçalves, B., Zhang, Q., &amp; Vespignani, A. (2013). </w:t>
        </w:r>
        <w:r w:rsidR="00751528">
          <w:rPr>
            <w:color w:val="222222"/>
          </w:rPr>
          <w:t>The Twitter of Babel: Mapping world languages through microblogging platforms.</w:t>
        </w:r>
        <w:r w:rsidR="00751528">
          <w:rPr>
            <w:rStyle w:val="apple-converted-space"/>
            <w:color w:val="222222"/>
          </w:rPr>
          <w:t> </w:t>
        </w:r>
        <w:r w:rsidR="00751528">
          <w:rPr>
            <w:i/>
            <w:iCs/>
            <w:color w:val="222222"/>
          </w:rPr>
          <w:t>PloS one</w:t>
        </w:r>
        <w:r w:rsidR="00751528">
          <w:rPr>
            <w:color w:val="222222"/>
          </w:rPr>
          <w:t>,</w:t>
        </w:r>
        <w:r w:rsidR="00751528">
          <w:rPr>
            <w:rStyle w:val="apple-converted-space"/>
            <w:color w:val="222222"/>
          </w:rPr>
          <w:t> </w:t>
        </w:r>
        <w:r w:rsidR="00751528">
          <w:rPr>
            <w:i/>
            <w:iCs/>
            <w:color w:val="222222"/>
          </w:rPr>
          <w:t>8</w:t>
        </w:r>
        <w:r w:rsidR="00751528">
          <w:rPr>
            <w:color w:val="222222"/>
          </w:rPr>
          <w:t>(4), e61981.</w:t>
        </w:r>
      </w:ins>
    </w:p>
    <w:p w:rsidR="00751528" w:rsidRDefault="00751528" w:rsidP="00751528">
      <w:pPr>
        <w:pStyle w:val="Reference"/>
        <w:rPr>
          <w:ins w:id="13244" w:author="TinTin Kalaw" w:date="2014-08-16T14:14:00Z"/>
          <w:highlight w:val="white"/>
        </w:rPr>
      </w:pPr>
    </w:p>
    <w:p w:rsidR="00751528" w:rsidRPr="0027470C" w:rsidRDefault="00751528" w:rsidP="00751528">
      <w:pPr>
        <w:pStyle w:val="Reference"/>
        <w:rPr>
          <w:ins w:id="13245" w:author="TinTin Kalaw" w:date="2014-08-16T14:14:00Z"/>
        </w:rPr>
      </w:pPr>
      <w:ins w:id="13246" w:author="TinTin Kalaw" w:date="2014-08-16T14:14:00Z">
        <w:r w:rsidRPr="0027470C">
          <w:rPr>
            <w:highlight w:val="white"/>
          </w:rPr>
          <w:t>Maynard, D., Bontcheva, K., &amp; Rout, D. (2012). Challenges in developing opinion mining tools for social media. Proceedings of@ NLP can u tag# user_generated_content.</w:t>
        </w:r>
      </w:ins>
    </w:p>
    <w:p w:rsidR="00751528" w:rsidRPr="00EC3901" w:rsidRDefault="00751528" w:rsidP="00751528">
      <w:pPr>
        <w:pStyle w:val="Reference"/>
        <w:rPr>
          <w:ins w:id="13247" w:author="TinTin Kalaw" w:date="2014-08-16T14:14:00Z"/>
        </w:rPr>
      </w:pPr>
    </w:p>
    <w:p w:rsidR="00751528" w:rsidRDefault="00751528" w:rsidP="00751528">
      <w:pPr>
        <w:pStyle w:val="Reference"/>
        <w:rPr>
          <w:ins w:id="13248" w:author="Vilson Lu" w:date="2014-08-22T03:10:00Z"/>
        </w:rPr>
      </w:pPr>
      <w:ins w:id="13249" w:author="TinTin Kalaw" w:date="2014-08-16T14:14:00Z">
        <w:r w:rsidRPr="00915BA7">
          <w:t>Maynard, D., Peters, W., &amp; Li, Y. (2006, May). Metrics for evaluation of ontology-based information extraction. In International world wide web conference.</w:t>
        </w:r>
      </w:ins>
    </w:p>
    <w:p w:rsidR="00872CED" w:rsidRDefault="00872CED" w:rsidP="00751528">
      <w:pPr>
        <w:pStyle w:val="Reference"/>
        <w:rPr>
          <w:ins w:id="13250" w:author="Vilson Lu" w:date="2014-08-22T03:10:00Z"/>
        </w:rPr>
      </w:pPr>
    </w:p>
    <w:p w:rsidR="00872CED" w:rsidRPr="00EC3901" w:rsidRDefault="00872CED" w:rsidP="00751528">
      <w:pPr>
        <w:pStyle w:val="Reference"/>
        <w:rPr>
          <w:ins w:id="13251" w:author="TinTin Kalaw" w:date="2014-08-16T14:14:00Z"/>
        </w:rPr>
      </w:pPr>
      <w:ins w:id="13252" w:author="Vilson Lu" w:date="2014-08-22T03:10:00Z">
        <w:r>
          <w:rPr>
            <w:color w:val="222222"/>
            <w:shd w:val="clear" w:color="auto" w:fill="FFFFFF"/>
          </w:rPr>
          <w:t>McBride, B. (2002). Jena: A semantic web toolkit.</w:t>
        </w:r>
        <w:r>
          <w:rPr>
            <w:rStyle w:val="apple-converted-space"/>
            <w:color w:val="222222"/>
            <w:shd w:val="clear" w:color="auto" w:fill="FFFFFF"/>
          </w:rPr>
          <w:t> </w:t>
        </w:r>
        <w:r w:rsidR="00372B98" w:rsidRPr="00372B98">
          <w:rPr>
            <w:iCs/>
            <w:color w:val="222222"/>
            <w:shd w:val="clear" w:color="auto" w:fill="FFFFFF"/>
            <w:rPrChange w:id="13253" w:author="PF" w:date="2015-03-02T03:45:00Z">
              <w:rPr>
                <w:i/>
                <w:iCs/>
                <w:color w:val="222222"/>
                <w:shd w:val="clear" w:color="auto" w:fill="FFFFFF"/>
              </w:rPr>
            </w:rPrChange>
          </w:rPr>
          <w:t xml:space="preserve">IEEE Internet </w:t>
        </w:r>
        <w:del w:id="13254" w:author="PF" w:date="2015-01-05T08:44:00Z">
          <w:r w:rsidR="00372B98" w:rsidRPr="00372B98">
            <w:rPr>
              <w:iCs/>
              <w:color w:val="222222"/>
              <w:shd w:val="clear" w:color="auto" w:fill="FFFFFF"/>
              <w:rPrChange w:id="13255" w:author="PF" w:date="2015-03-02T03:45:00Z">
                <w:rPr>
                  <w:i/>
                  <w:iCs/>
                  <w:color w:val="222222"/>
                  <w:shd w:val="clear" w:color="auto" w:fill="FFFFFF"/>
                </w:rPr>
              </w:rPrChange>
            </w:rPr>
            <w:delText>c</w:delText>
          </w:r>
        </w:del>
      </w:ins>
      <w:ins w:id="13256" w:author="PF" w:date="2015-01-05T08:45:00Z">
        <w:r w:rsidR="00372B98" w:rsidRPr="00372B98">
          <w:rPr>
            <w:iCs/>
            <w:color w:val="222222"/>
            <w:shd w:val="clear" w:color="auto" w:fill="FFFFFF"/>
            <w:rPrChange w:id="13257" w:author="PF" w:date="2015-03-02T03:45:00Z">
              <w:rPr>
                <w:i/>
                <w:iCs/>
                <w:color w:val="222222"/>
                <w:shd w:val="clear" w:color="auto" w:fill="FFFFFF"/>
              </w:rPr>
            </w:rPrChange>
          </w:rPr>
          <w:t>C</w:t>
        </w:r>
      </w:ins>
      <w:ins w:id="13258" w:author="Vilson Lu" w:date="2014-08-22T03:10:00Z">
        <w:r w:rsidR="00372B98" w:rsidRPr="00372B98">
          <w:rPr>
            <w:iCs/>
            <w:color w:val="222222"/>
            <w:shd w:val="clear" w:color="auto" w:fill="FFFFFF"/>
            <w:rPrChange w:id="13259" w:author="PF" w:date="2015-03-02T03:45:00Z">
              <w:rPr>
                <w:i/>
                <w:iCs/>
                <w:color w:val="222222"/>
                <w:shd w:val="clear" w:color="auto" w:fill="FFFFFF"/>
              </w:rPr>
            </w:rPrChange>
          </w:rPr>
          <w:t>omputing</w:t>
        </w:r>
        <w:r w:rsidRPr="00A3625D">
          <w:rPr>
            <w:color w:val="222222"/>
            <w:shd w:val="clear" w:color="auto" w:fill="FFFFFF"/>
          </w:rPr>
          <w:t>,</w:t>
        </w:r>
      </w:ins>
      <w:ins w:id="13260" w:author="PF" w:date="2015-03-02T03:45:00Z">
        <w:r w:rsidR="00A3625D">
          <w:rPr>
            <w:color w:val="222222"/>
            <w:shd w:val="clear" w:color="auto" w:fill="FFFFFF"/>
          </w:rPr>
          <w:t xml:space="preserve"> </w:t>
        </w:r>
      </w:ins>
      <w:ins w:id="13261" w:author="Vilson Lu" w:date="2014-08-22T03:10:00Z">
        <w:r w:rsidR="00372B98" w:rsidRPr="00372B98">
          <w:rPr>
            <w:iCs/>
            <w:color w:val="222222"/>
            <w:shd w:val="clear" w:color="auto" w:fill="FFFFFF"/>
            <w:rPrChange w:id="13262" w:author="PF" w:date="2015-03-02T03:45:00Z">
              <w:rPr>
                <w:i/>
                <w:iCs/>
                <w:color w:val="222222"/>
                <w:shd w:val="clear" w:color="auto" w:fill="FFFFFF"/>
              </w:rPr>
            </w:rPrChange>
          </w:rPr>
          <w:t>6</w:t>
        </w:r>
        <w:r>
          <w:rPr>
            <w:color w:val="222222"/>
            <w:shd w:val="clear" w:color="auto" w:fill="FFFFFF"/>
          </w:rPr>
          <w:t>(6), 55-59.</w:t>
        </w:r>
      </w:ins>
    </w:p>
    <w:p w:rsidR="00751528" w:rsidRPr="0027470C" w:rsidRDefault="00751528" w:rsidP="00751528">
      <w:pPr>
        <w:pStyle w:val="Reference"/>
        <w:rPr>
          <w:ins w:id="13263" w:author="TinTin Kalaw" w:date="2014-08-16T14:14:00Z"/>
        </w:rPr>
      </w:pPr>
    </w:p>
    <w:p w:rsidR="00751528" w:rsidRPr="0027470C" w:rsidRDefault="00751528" w:rsidP="00751528">
      <w:pPr>
        <w:pStyle w:val="Reference"/>
        <w:rPr>
          <w:ins w:id="13264" w:author="TinTin Kalaw" w:date="2014-08-16T14:14:00Z"/>
        </w:rPr>
      </w:pPr>
      <w:ins w:id="13265" w:author="TinTin Kalaw" w:date="2014-08-16T14:14:00Z">
        <w:r w:rsidRPr="0027470C">
          <w:rPr>
            <w:highlight w:val="white"/>
          </w:rPr>
          <w:t>McCallum, A. (2005). Information extraction: Distilling structured data from unstructured text. Queue, 3(9), 48-57.</w:t>
        </w:r>
      </w:ins>
    </w:p>
    <w:p w:rsidR="00751528" w:rsidRPr="0027470C" w:rsidRDefault="00751528" w:rsidP="00751528">
      <w:pPr>
        <w:pStyle w:val="Reference"/>
        <w:rPr>
          <w:ins w:id="13266" w:author="TinTin Kalaw" w:date="2014-08-16T14:14:00Z"/>
        </w:rPr>
      </w:pPr>
    </w:p>
    <w:p w:rsidR="00751528" w:rsidRPr="0027470C" w:rsidRDefault="00751528" w:rsidP="00751528">
      <w:pPr>
        <w:pStyle w:val="Reference"/>
        <w:rPr>
          <w:ins w:id="13267" w:author="TinTin Kalaw" w:date="2014-08-16T14:14:00Z"/>
        </w:rPr>
      </w:pPr>
      <w:ins w:id="13268" w:author="TinTin Kalaw" w:date="2014-08-16T14:14:00Z">
        <w:r w:rsidRPr="0027470C">
          <w:rPr>
            <w:highlight w:val="white"/>
          </w:rPr>
          <w:t>Meier, P. (2013, September 18). [Web log message]. Retrieved from http://irevolution.net/2013/09/18/micromappers/</w:t>
        </w:r>
      </w:ins>
    </w:p>
    <w:p w:rsidR="00751528" w:rsidRPr="0027470C" w:rsidRDefault="00751528" w:rsidP="00751528">
      <w:pPr>
        <w:pStyle w:val="Reference"/>
        <w:rPr>
          <w:ins w:id="13269" w:author="TinTin Kalaw" w:date="2014-08-16T14:14:00Z"/>
        </w:rPr>
      </w:pPr>
    </w:p>
    <w:p w:rsidR="00751528" w:rsidRPr="0027470C" w:rsidRDefault="00751528" w:rsidP="00751528">
      <w:pPr>
        <w:pStyle w:val="Reference"/>
        <w:rPr>
          <w:ins w:id="13270" w:author="TinTin Kalaw" w:date="2014-08-16T14:14:00Z"/>
        </w:rPr>
      </w:pPr>
      <w:ins w:id="13271" w:author="TinTin Kalaw" w:date="2014-08-16T14:14:00Z">
        <w:r w:rsidRPr="0027470C">
          <w:t>N´edellec C., Nazarenko A., &amp; Bossy R. (2009). Information extraction. In S. Staab &amp; R. Studer (Eds), Handbook on ontologies (pp 683-685). Dord</w:t>
        </w:r>
      </w:ins>
      <w:ins w:id="13272" w:author="PF" w:date="2015-01-05T08:45:00Z">
        <w:r w:rsidR="00636E41">
          <w:t>r</w:t>
        </w:r>
      </w:ins>
      <w:ins w:id="13273" w:author="TinTin Kalaw" w:date="2014-08-16T14:14:00Z">
        <w:r w:rsidRPr="0027470C">
          <w:t>echt: Springer.</w:t>
        </w:r>
      </w:ins>
    </w:p>
    <w:p w:rsidR="00751528" w:rsidRPr="0027470C" w:rsidRDefault="00751528" w:rsidP="00751528">
      <w:pPr>
        <w:pStyle w:val="Reference"/>
        <w:rPr>
          <w:ins w:id="13274" w:author="TinTin Kalaw" w:date="2014-08-16T14:14:00Z"/>
        </w:rPr>
      </w:pPr>
    </w:p>
    <w:p w:rsidR="00751528" w:rsidRDefault="00751528" w:rsidP="00751528">
      <w:pPr>
        <w:pStyle w:val="Reference"/>
        <w:rPr>
          <w:ins w:id="13275" w:author="TinTin Kalaw" w:date="2014-08-16T14:14:00Z"/>
        </w:rPr>
      </w:pPr>
      <w:ins w:id="13276" w:author="TinTin Kalaw" w:date="2014-08-16T14:14:00Z">
        <w:r w:rsidRPr="0027470C">
          <w:rPr>
            <w:highlight w:val="white"/>
          </w:rPr>
          <w:t>Nebhi, K. (2012). Ontology-</w:t>
        </w:r>
        <w:del w:id="13277" w:author="PF" w:date="2015-01-05T08:45:00Z">
          <w:r w:rsidRPr="0027470C" w:rsidDel="00636E41">
            <w:rPr>
              <w:highlight w:val="white"/>
            </w:rPr>
            <w:delText>B</w:delText>
          </w:r>
        </w:del>
      </w:ins>
      <w:ins w:id="13278" w:author="PF" w:date="2015-01-05T08:45:00Z">
        <w:r w:rsidR="00636E41">
          <w:rPr>
            <w:highlight w:val="white"/>
          </w:rPr>
          <w:t>b</w:t>
        </w:r>
      </w:ins>
      <w:ins w:id="13279" w:author="TinTin Kalaw" w:date="2014-08-16T14:14:00Z">
        <w:r w:rsidRPr="0027470C">
          <w:rPr>
            <w:highlight w:val="white"/>
          </w:rPr>
          <w:t xml:space="preserve">ased information extraction for </w:t>
        </w:r>
        <w:del w:id="13280" w:author="PF" w:date="2015-01-05T08:45:00Z">
          <w:r w:rsidRPr="0027470C" w:rsidDel="00636E41">
            <w:rPr>
              <w:highlight w:val="white"/>
            </w:rPr>
            <w:delText>f</w:delText>
          </w:r>
        </w:del>
      </w:ins>
      <w:ins w:id="13281" w:author="PF" w:date="2015-01-05T08:45:00Z">
        <w:r w:rsidR="00636E41">
          <w:rPr>
            <w:highlight w:val="white"/>
          </w:rPr>
          <w:t>F</w:t>
        </w:r>
      </w:ins>
      <w:ins w:id="13282" w:author="TinTin Kalaw" w:date="2014-08-16T14:14:00Z">
        <w:r w:rsidRPr="0027470C">
          <w:rPr>
            <w:highlight w:val="white"/>
          </w:rPr>
          <w:t>rench newspaper articles. In KI 2012: Advances in Artificial Intelligence (pp. 237-240). Springer Berlin Heidelberg.</w:t>
        </w:r>
      </w:ins>
    </w:p>
    <w:p w:rsidR="00751528" w:rsidRDefault="00751528" w:rsidP="00751528">
      <w:pPr>
        <w:pStyle w:val="Reference"/>
        <w:rPr>
          <w:ins w:id="13283" w:author="TinTin Kalaw" w:date="2014-08-16T14:14:00Z"/>
        </w:rPr>
      </w:pPr>
    </w:p>
    <w:p w:rsidR="00751528" w:rsidRPr="00A3625D" w:rsidRDefault="00372B98" w:rsidP="00751528">
      <w:pPr>
        <w:pStyle w:val="Reference"/>
        <w:rPr>
          <w:ins w:id="13284" w:author="TinTin Kalaw" w:date="2014-08-16T14:14:00Z"/>
          <w:rPrChange w:id="13285" w:author="PF" w:date="2015-03-02T03:45:00Z">
            <w:rPr>
              <w:ins w:id="13286" w:author="TinTin Kalaw" w:date="2014-08-16T14:14:00Z"/>
              <w:sz w:val="16"/>
            </w:rPr>
          </w:rPrChange>
        </w:rPr>
      </w:pPr>
      <w:ins w:id="13287" w:author="TinTin Kalaw" w:date="2014-08-16T14:14:00Z">
        <w:r w:rsidRPr="00372B98">
          <w:rPr>
            <w:color w:val="1A1A1A"/>
            <w:rPrChange w:id="13288" w:author="PF" w:date="2015-03-02T03:45:00Z">
              <w:rPr>
                <w:i/>
                <w:color w:val="1A1A1A"/>
                <w:sz w:val="22"/>
                <w:szCs w:val="26"/>
              </w:rPr>
            </w:rPrChange>
          </w:rPr>
          <w:t xml:space="preserve">Neubig, G., Matsubayashi, Y., Hagiwara, M., &amp; Murakami, K. (2011, November). Safety Information Mining-What can NLP do in a disaster-. In </w:t>
        </w:r>
        <w:r w:rsidRPr="00372B98">
          <w:rPr>
            <w:i/>
            <w:iCs/>
            <w:color w:val="1A1A1A"/>
            <w:rPrChange w:id="13289" w:author="PF" w:date="2015-03-02T03:45:00Z">
              <w:rPr>
                <w:i/>
                <w:iCs/>
                <w:color w:val="1A1A1A"/>
                <w:sz w:val="22"/>
                <w:szCs w:val="26"/>
              </w:rPr>
            </w:rPrChange>
          </w:rPr>
          <w:t>IJCNLP</w:t>
        </w:r>
        <w:r w:rsidRPr="00372B98">
          <w:rPr>
            <w:color w:val="1A1A1A"/>
            <w:rPrChange w:id="13290" w:author="PF" w:date="2015-03-02T03:45:00Z">
              <w:rPr>
                <w:i/>
                <w:color w:val="1A1A1A"/>
                <w:sz w:val="22"/>
                <w:szCs w:val="26"/>
              </w:rPr>
            </w:rPrChange>
          </w:rPr>
          <w:t xml:space="preserve"> (pp. 965-973).</w:t>
        </w:r>
      </w:ins>
    </w:p>
    <w:p w:rsidR="00751528" w:rsidRDefault="00751528" w:rsidP="00751528">
      <w:pPr>
        <w:pStyle w:val="Reference"/>
        <w:rPr>
          <w:ins w:id="13291" w:author="TinTin Kalaw" w:date="2014-08-16T14:14:00Z"/>
        </w:rPr>
      </w:pPr>
    </w:p>
    <w:p w:rsidR="00751528" w:rsidRPr="00E829B3" w:rsidRDefault="00751528" w:rsidP="00751528">
      <w:pPr>
        <w:pStyle w:val="Reference"/>
        <w:rPr>
          <w:ins w:id="13292" w:author="TinTin Kalaw" w:date="2014-08-16T14:14:00Z"/>
        </w:rPr>
      </w:pPr>
      <w:ins w:id="13293" w:author="TinTin Kalaw" w:date="2014-08-16T14:14:00Z">
        <w:r w:rsidRPr="00E829B3">
          <w:t>Official Gazette of the Republic of the Philippines. (2012, July 21). Prepare for natural calamities: Information and resources from the government. Retrieved July 15, 2014, from http://www.gov.ph/crisis-response/government-information-during-natural-disasters/</w:t>
        </w:r>
      </w:ins>
    </w:p>
    <w:p w:rsidR="00751528" w:rsidRPr="0027470C" w:rsidRDefault="00751528" w:rsidP="00751528">
      <w:pPr>
        <w:pStyle w:val="Reference"/>
        <w:rPr>
          <w:ins w:id="13294" w:author="TinTin Kalaw" w:date="2014-08-16T14:14:00Z"/>
        </w:rPr>
      </w:pPr>
    </w:p>
    <w:p w:rsidR="00751528" w:rsidRDefault="00751528" w:rsidP="00751528">
      <w:pPr>
        <w:pStyle w:val="Reference"/>
        <w:rPr>
          <w:ins w:id="13295" w:author="TinTin Kalaw" w:date="2014-08-16T14:14:00Z"/>
        </w:rPr>
      </w:pPr>
      <w:ins w:id="13296" w:author="TinTin Kalaw" w:date="2014-08-16T14:14:00Z">
        <w:r w:rsidRPr="0027470C">
          <w:t>OpenNLP, A. (2011). Apache Software Foundation.</w:t>
        </w:r>
        <w:r w:rsidRPr="0027470C">
          <w:rPr>
            <w:rStyle w:val="apple-converted-space"/>
          </w:rPr>
          <w:t> </w:t>
        </w:r>
        <w:r w:rsidRPr="0027470C">
          <w:t>URL http://opennlp. apache. org.</w:t>
        </w:r>
      </w:ins>
    </w:p>
    <w:p w:rsidR="00751528" w:rsidRDefault="00751528" w:rsidP="00751528">
      <w:pPr>
        <w:pStyle w:val="Reference"/>
        <w:rPr>
          <w:ins w:id="13297" w:author="TinTin Kalaw" w:date="2014-08-16T14:14:00Z"/>
        </w:rPr>
      </w:pPr>
    </w:p>
    <w:p w:rsidR="00751528" w:rsidRPr="0027470C" w:rsidRDefault="00372B98" w:rsidP="00751528">
      <w:pPr>
        <w:pStyle w:val="Reference"/>
        <w:rPr>
          <w:ins w:id="13298" w:author="TinTin Kalaw" w:date="2014-08-16T14:14:00Z"/>
        </w:rPr>
      </w:pPr>
      <w:ins w:id="13299" w:author="TinTin Kalaw" w:date="2014-08-16T14:14:00Z">
        <w:r w:rsidRPr="00372B98">
          <w:fldChar w:fldCharType="begin"/>
        </w:r>
        <w:r w:rsidRPr="00372B98">
          <w:rPr>
            <w:rPrChange w:id="13300" w:author="PF" w:date="2014-12-29T13:23:00Z">
              <w:rPr>
                <w:i/>
              </w:rPr>
            </w:rPrChange>
          </w:rPr>
          <w:instrText xml:space="preserve"> HYPERLINK "http://www.bibme.org/" \h </w:instrText>
        </w:r>
        <w:r w:rsidRPr="00372B98">
          <w:fldChar w:fldCharType="separate"/>
        </w:r>
        <w:r w:rsidRPr="00372B98">
          <w:rPr>
            <w:highlight w:val="white"/>
            <w:rPrChange w:id="13301" w:author="PF" w:date="2014-12-29T13:23:00Z">
              <w:rPr>
                <w:i/>
                <w:highlight w:val="white"/>
              </w:rPr>
            </w:rPrChange>
          </w:rPr>
          <w:t xml:space="preserve">Özsu, M. T., &amp; Liu, L. (2009). </w:t>
        </w:r>
        <w:r w:rsidR="00751528" w:rsidRPr="0027470C">
          <w:rPr>
            <w:highlight w:val="white"/>
          </w:rPr>
          <w:t xml:space="preserve">Text Categorization. </w:t>
        </w:r>
        <w:r>
          <w:rPr>
            <w:highlight w:val="white"/>
          </w:rPr>
          <w:fldChar w:fldCharType="end"/>
        </w:r>
        <w:r w:rsidRPr="00372B98">
          <w:fldChar w:fldCharType="begin"/>
        </w:r>
        <w:r w:rsidR="00751528">
          <w:instrText xml:space="preserve"> HYPERLINK "http://www.bibme.org/" \h </w:instrText>
        </w:r>
        <w:r w:rsidRPr="00372B98">
          <w:fldChar w:fldCharType="separate"/>
        </w:r>
        <w:r w:rsidR="00751528" w:rsidRPr="0027470C">
          <w:rPr>
            <w:highlight w:val="white"/>
          </w:rPr>
          <w:t>Encyclopedia of database systems</w:t>
        </w:r>
        <w:r>
          <w:rPr>
            <w:highlight w:val="white"/>
          </w:rPr>
          <w:fldChar w:fldCharType="end"/>
        </w:r>
        <w:r w:rsidRPr="00372B98">
          <w:fldChar w:fldCharType="begin"/>
        </w:r>
        <w:r w:rsidR="00751528">
          <w:instrText xml:space="preserve"> HYPERLINK "http://www.bibme.org/" \h </w:instrText>
        </w:r>
        <w:r w:rsidRPr="00372B98">
          <w:fldChar w:fldCharType="separate"/>
        </w:r>
        <w:r w:rsidR="00751528" w:rsidRPr="0027470C">
          <w:rPr>
            <w:highlight w:val="white"/>
          </w:rPr>
          <w:t xml:space="preserve"> (p. 3044). New York: Springer.</w:t>
        </w:r>
        <w:r>
          <w:rPr>
            <w:highlight w:val="white"/>
          </w:rPr>
          <w:fldChar w:fldCharType="end"/>
        </w:r>
      </w:ins>
    </w:p>
    <w:p w:rsidR="00751528" w:rsidRDefault="00751528" w:rsidP="00751528">
      <w:pPr>
        <w:pStyle w:val="Reference"/>
        <w:rPr>
          <w:ins w:id="13302" w:author="TinTin Kalaw" w:date="2014-08-16T14:14:00Z"/>
        </w:rPr>
      </w:pPr>
    </w:p>
    <w:p w:rsidR="00751528" w:rsidRPr="00DC0596" w:rsidRDefault="00751528" w:rsidP="00751528">
      <w:pPr>
        <w:pStyle w:val="Reference"/>
        <w:rPr>
          <w:ins w:id="13303" w:author="TinTin Kalaw" w:date="2014-08-16T14:14:00Z"/>
        </w:rPr>
      </w:pPr>
      <w:ins w:id="13304" w:author="TinTin Kalaw" w:date="2014-08-16T14:14:00Z">
        <w:r w:rsidRPr="00DC0596">
          <w:t>Pak, A., &amp; Paroubek, P. (2010, May). Twitter as a Corpus for Sentiment Analysis and Opinion Mining. In LREC.</w:t>
        </w:r>
      </w:ins>
    </w:p>
    <w:p w:rsidR="00751528" w:rsidRPr="0027470C" w:rsidRDefault="00751528" w:rsidP="00751528">
      <w:pPr>
        <w:pStyle w:val="Reference"/>
        <w:rPr>
          <w:ins w:id="13305" w:author="TinTin Kalaw" w:date="2014-08-16T14:14:00Z"/>
        </w:rPr>
      </w:pPr>
    </w:p>
    <w:p w:rsidR="00751528" w:rsidRDefault="00751528" w:rsidP="00751528">
      <w:pPr>
        <w:pStyle w:val="Reference"/>
        <w:rPr>
          <w:ins w:id="13306" w:author="TinTin Kalaw" w:date="2014-08-16T14:14:00Z"/>
        </w:rPr>
      </w:pPr>
      <w:ins w:id="13307" w:author="TinTin Kalaw" w:date="2014-08-16T14:14:00Z">
        <w:r w:rsidRPr="0027470C">
          <w:rPr>
            <w:highlight w:val="white"/>
          </w:rPr>
          <w:t>Pham, L. V., &amp; Pham, S. B. (2012, August). Information Extraction for Vietnamese Real Estate Advertisements. In Knowledge and Systems Engineering (KSE), 2012 Fourth International Conference on (pp. 181-186). IEEE.</w:t>
        </w:r>
      </w:ins>
    </w:p>
    <w:p w:rsidR="00751528" w:rsidRPr="0027470C" w:rsidRDefault="00751528" w:rsidP="00751528">
      <w:pPr>
        <w:pStyle w:val="Reference"/>
        <w:rPr>
          <w:ins w:id="13308" w:author="TinTin Kalaw" w:date="2014-08-16T14:14:00Z"/>
        </w:rPr>
      </w:pPr>
    </w:p>
    <w:p w:rsidR="00751528" w:rsidRPr="00DC0596" w:rsidRDefault="00751528" w:rsidP="00751528">
      <w:pPr>
        <w:pStyle w:val="Reference"/>
        <w:rPr>
          <w:ins w:id="13309" w:author="TinTin Kalaw" w:date="2014-08-16T14:14:00Z"/>
        </w:rPr>
      </w:pPr>
      <w:ins w:id="13310" w:author="TinTin Kalaw" w:date="2014-08-16T14:14:00Z">
        <w:r w:rsidRPr="00DC0596">
          <w:t>Phelan, O., McCarthy, K., &amp; Smyth, B. (2009, October). Using twitter to recommend real-time topical news. In Proceedings of the third ACM conference on Recommender systems (pp. 385-388). ACM.</w:t>
        </w:r>
      </w:ins>
    </w:p>
    <w:p w:rsidR="00751528" w:rsidRPr="0027470C" w:rsidRDefault="00751528" w:rsidP="00751528">
      <w:pPr>
        <w:pStyle w:val="Reference"/>
        <w:rPr>
          <w:ins w:id="13311" w:author="TinTin Kalaw" w:date="2014-08-16T14:14:00Z"/>
        </w:rPr>
      </w:pPr>
    </w:p>
    <w:p w:rsidR="00751528" w:rsidRPr="0027470C" w:rsidRDefault="00751528" w:rsidP="00751528">
      <w:pPr>
        <w:pStyle w:val="Reference"/>
        <w:rPr>
          <w:ins w:id="13312" w:author="TinTin Kalaw" w:date="2014-08-16T14:14:00Z"/>
          <w:rStyle w:val="Hyperlink"/>
        </w:rPr>
      </w:pPr>
      <w:ins w:id="13313" w:author="TinTin Kalaw" w:date="2014-08-16T14:14:00Z">
        <w:r w:rsidRPr="0027470C">
          <w:rPr>
            <w:highlight w:val="white"/>
          </w:rPr>
          <w:t xml:space="preserve">Poibeau, T. An Open Architecture for Multi-Domain Information Extraction. IAAI-01. Retrieved May 28, 2014, from </w:t>
        </w:r>
        <w:r w:rsidRPr="002001C3">
          <w:rPr>
            <w:highlight w:val="white"/>
          </w:rPr>
          <w:t>www.aaai.org</w:t>
        </w:r>
      </w:ins>
    </w:p>
    <w:p w:rsidR="00751528" w:rsidRPr="0027470C" w:rsidRDefault="00751528" w:rsidP="00751528">
      <w:pPr>
        <w:pStyle w:val="Reference"/>
        <w:rPr>
          <w:ins w:id="13314" w:author="TinTin Kalaw" w:date="2014-08-16T14:14:00Z"/>
          <w:rStyle w:val="Hyperlink"/>
        </w:rPr>
      </w:pPr>
    </w:p>
    <w:p w:rsidR="00751528" w:rsidRPr="0027470C" w:rsidRDefault="00751528" w:rsidP="00751528">
      <w:pPr>
        <w:pStyle w:val="Reference"/>
        <w:rPr>
          <w:ins w:id="13315" w:author="TinTin Kalaw" w:date="2014-08-16T14:14:00Z"/>
          <w:rStyle w:val="Hyperlink"/>
        </w:rPr>
      </w:pPr>
      <w:ins w:id="13316" w:author="TinTin Kalaw" w:date="2014-08-16T14:14:00Z">
        <w:r w:rsidRPr="0027470C">
          <w:t xml:space="preserve">Quinlan, J. R. (1990). Learning logical definitions from relations. Machine </w:t>
        </w:r>
        <w:del w:id="13317" w:author="PF" w:date="2015-01-05T08:45:00Z">
          <w:r w:rsidRPr="0027470C" w:rsidDel="00636E41">
            <w:delText>l</w:delText>
          </w:r>
        </w:del>
      </w:ins>
      <w:ins w:id="13318" w:author="PF" w:date="2015-01-05T08:45:00Z">
        <w:r w:rsidR="00636E41">
          <w:t>L</w:t>
        </w:r>
      </w:ins>
      <w:ins w:id="13319" w:author="TinTin Kalaw" w:date="2014-08-16T14:14:00Z">
        <w:r w:rsidRPr="0027470C">
          <w:t>earning, 5(3), 239-266</w:t>
        </w:r>
        <w:r w:rsidRPr="0027470C">
          <w:rPr>
            <w:shd w:val="clear" w:color="auto" w:fill="F7F7F7"/>
          </w:rPr>
          <w:t>.</w:t>
        </w:r>
      </w:ins>
    </w:p>
    <w:p w:rsidR="00751528" w:rsidRPr="002001C3" w:rsidRDefault="00751528" w:rsidP="00751528">
      <w:pPr>
        <w:pStyle w:val="Reference"/>
        <w:rPr>
          <w:ins w:id="13320" w:author="TinTin Kalaw" w:date="2014-08-16T14:14:00Z"/>
          <w:rStyle w:val="Hyperlink"/>
          <w:color w:val="auto"/>
          <w:u w:val="none"/>
        </w:rPr>
      </w:pPr>
    </w:p>
    <w:p w:rsidR="00751528" w:rsidRPr="002001C3" w:rsidRDefault="00751528" w:rsidP="00751528">
      <w:pPr>
        <w:pStyle w:val="Reference"/>
        <w:rPr>
          <w:ins w:id="13321" w:author="TinTin Kalaw" w:date="2014-08-16T14:14:00Z"/>
          <w:rStyle w:val="Hyperlink"/>
          <w:color w:val="auto"/>
          <w:u w:val="none"/>
        </w:rPr>
      </w:pPr>
      <w:ins w:id="13322" w:author="TinTin Kalaw" w:date="2014-08-16T14:14:00Z">
        <w:r w:rsidRPr="002001C3">
          <w:rPr>
            <w:rStyle w:val="Hyperlink"/>
            <w:color w:val="auto"/>
            <w:u w:val="none"/>
          </w:rPr>
          <w:t>Ritter, A., Clark, S., &amp; Etzioni, O. (2011, July). Named entity recognition in tweets: an experimental study. In Proceedings of the Conference on Empirical Methods in Natural Language Processing (pp. 1524-1534). Association for Computational Linguistics.</w:t>
        </w:r>
      </w:ins>
    </w:p>
    <w:p w:rsidR="00751528" w:rsidRDefault="00751528" w:rsidP="00751528">
      <w:pPr>
        <w:pStyle w:val="Reference"/>
        <w:rPr>
          <w:ins w:id="13323" w:author="TinTin Kalaw" w:date="2014-08-16T14:14:00Z"/>
          <w:rStyle w:val="Hyperlink"/>
        </w:rPr>
      </w:pPr>
    </w:p>
    <w:p w:rsidR="00751528" w:rsidRDefault="00751528" w:rsidP="00751528">
      <w:pPr>
        <w:pStyle w:val="Reference"/>
        <w:rPr>
          <w:ins w:id="13324" w:author="Vilson Lu" w:date="2014-08-19T03:58:00Z"/>
        </w:rPr>
      </w:pPr>
      <w:ins w:id="13325" w:author="TinTin Kalaw" w:date="2014-08-16T14:14:00Z">
        <w:r w:rsidRPr="00DC0596">
          <w:t>Sakaki, T., Okazaki, M., &amp; Matsuo, Y. (2010, April). Earthquake shakes Twitter users: real-time event detection by social sensors. In Proceedings of the 19th international conference on World wide web (pp. 851-860). ACM.</w:t>
        </w:r>
        <w:r w:rsidRPr="00DC0596">
          <w:cr/>
        </w:r>
      </w:ins>
    </w:p>
    <w:p w:rsidR="00D95CFF" w:rsidRDefault="00D95CFF" w:rsidP="00751528">
      <w:pPr>
        <w:pStyle w:val="Reference"/>
        <w:rPr>
          <w:ins w:id="13326" w:author="Vilson Lu" w:date="2014-08-19T03:58:00Z"/>
          <w:color w:val="222222"/>
          <w:shd w:val="clear" w:color="auto" w:fill="FFFFFF"/>
        </w:rPr>
      </w:pPr>
      <w:ins w:id="13327" w:author="Vilson Lu" w:date="2014-08-19T03:58:00Z">
        <w:r>
          <w:rPr>
            <w:color w:val="222222"/>
            <w:shd w:val="clear" w:color="auto" w:fill="FFFFFF"/>
          </w:rPr>
          <w:lastRenderedPageBreak/>
          <w:t>Saloun, P., Velart, Z., &amp; Klimanek, P. (2011, December). Semiautomatic domain model building from text-data. In</w:t>
        </w:r>
        <w:r>
          <w:rPr>
            <w:rStyle w:val="apple-converted-space"/>
            <w:color w:val="222222"/>
            <w:shd w:val="clear" w:color="auto" w:fill="FFFFFF"/>
          </w:rPr>
          <w:t> </w:t>
        </w:r>
        <w:r>
          <w:rPr>
            <w:i/>
            <w:iCs/>
            <w:color w:val="222222"/>
            <w:shd w:val="clear" w:color="auto" w:fill="FFFFFF"/>
          </w:rPr>
          <w:t>Semantic Media Adaptation and Personalization (SMAP), 2011 Sixth International Workshop on</w:t>
        </w:r>
        <w:r>
          <w:rPr>
            <w:rStyle w:val="apple-converted-space"/>
            <w:color w:val="222222"/>
            <w:shd w:val="clear" w:color="auto" w:fill="FFFFFF"/>
          </w:rPr>
          <w:t> </w:t>
        </w:r>
        <w:r>
          <w:rPr>
            <w:color w:val="222222"/>
            <w:shd w:val="clear" w:color="auto" w:fill="FFFFFF"/>
          </w:rPr>
          <w:t>(pp. 15-20). IEEE.</w:t>
        </w:r>
      </w:ins>
    </w:p>
    <w:p w:rsidR="00D95CFF" w:rsidRPr="008B5F90" w:rsidRDefault="00D95CFF" w:rsidP="00751528">
      <w:pPr>
        <w:pStyle w:val="Reference"/>
        <w:rPr>
          <w:ins w:id="13328" w:author="TinTin Kalaw" w:date="2014-08-16T14:14:00Z"/>
          <w:rStyle w:val="Hyperlink"/>
        </w:rPr>
      </w:pPr>
    </w:p>
    <w:p w:rsidR="00751528" w:rsidRPr="0027470C" w:rsidRDefault="00751528" w:rsidP="00751528">
      <w:pPr>
        <w:pStyle w:val="Reference"/>
        <w:rPr>
          <w:ins w:id="13329" w:author="TinTin Kalaw" w:date="2014-08-16T14:14:00Z"/>
          <w:highlight w:val="white"/>
        </w:rPr>
      </w:pPr>
      <w:ins w:id="13330" w:author="TinTin Kalaw" w:date="2014-08-16T14:14:00Z">
        <w:r w:rsidRPr="0027470C">
          <w:t>Shafiei, M., Wang, S., Zhang, R., Milios, E., Tang, B., Tougas, J., &amp; Spiteri, R. (2007, April). Document representation and dimension reduction for text clustering. In</w:t>
        </w:r>
        <w:r w:rsidRPr="0027470C">
          <w:rPr>
            <w:rStyle w:val="apple-converted-space"/>
          </w:rPr>
          <w:t> </w:t>
        </w:r>
        <w:r w:rsidRPr="0027470C">
          <w:t>Data Engineering Workshop, 2007 IEEE 23rd International Conference on</w:t>
        </w:r>
        <w:r w:rsidRPr="0027470C">
          <w:rPr>
            <w:rStyle w:val="apple-converted-space"/>
          </w:rPr>
          <w:t> </w:t>
        </w:r>
        <w:r w:rsidRPr="0027470C">
          <w:t>(pp. 770-779). IEEE.</w:t>
        </w:r>
      </w:ins>
    </w:p>
    <w:p w:rsidR="00751528" w:rsidRPr="0027470C" w:rsidRDefault="00751528" w:rsidP="00751528">
      <w:pPr>
        <w:pStyle w:val="Reference"/>
        <w:rPr>
          <w:ins w:id="13331" w:author="TinTin Kalaw" w:date="2014-08-16T14:14:00Z"/>
          <w:highlight w:val="white"/>
        </w:rPr>
      </w:pPr>
    </w:p>
    <w:p w:rsidR="00751528" w:rsidRPr="0027470C" w:rsidRDefault="00751528" w:rsidP="00751528">
      <w:pPr>
        <w:pStyle w:val="Reference"/>
        <w:rPr>
          <w:ins w:id="13332" w:author="TinTin Kalaw" w:date="2014-08-16T14:14:00Z"/>
        </w:rPr>
      </w:pPr>
      <w:ins w:id="13333" w:author="TinTin Kalaw" w:date="2014-08-16T14:14:00Z">
        <w:r w:rsidRPr="0027470C">
          <w:t>Shen, D. (2009). Text Categorization.</w:t>
        </w:r>
        <w:r w:rsidRPr="0027470C">
          <w:rPr>
            <w:rStyle w:val="apple-converted-space"/>
          </w:rPr>
          <w:t> </w:t>
        </w:r>
        <w:r w:rsidRPr="0027470C">
          <w:t>Encyclopedia of Database Systems, 3041-3044.</w:t>
        </w:r>
      </w:ins>
    </w:p>
    <w:p w:rsidR="00751528" w:rsidRPr="0027470C" w:rsidRDefault="00751528" w:rsidP="00751528">
      <w:pPr>
        <w:pStyle w:val="Reference"/>
        <w:rPr>
          <w:ins w:id="13334" w:author="TinTin Kalaw" w:date="2014-08-16T14:14:00Z"/>
        </w:rPr>
      </w:pPr>
    </w:p>
    <w:p w:rsidR="00751528" w:rsidRPr="0027470C" w:rsidRDefault="00751528" w:rsidP="00751528">
      <w:pPr>
        <w:pStyle w:val="Reference"/>
        <w:rPr>
          <w:ins w:id="13335" w:author="TinTin Kalaw" w:date="2014-08-16T14:14:00Z"/>
        </w:rPr>
      </w:pPr>
      <w:ins w:id="13336" w:author="TinTin Kalaw" w:date="2014-08-16T14:14:00Z">
        <w:r w:rsidRPr="0027470C">
          <w:rPr>
            <w:lang w:val="en-PH"/>
          </w:rPr>
          <w:t xml:space="preserve">Soderland, S. 1999. Learning Information Extraction Rules for Semi-structured and Free Text. </w:t>
        </w:r>
        <w:r w:rsidRPr="0027470C">
          <w:rPr>
            <w:rFonts w:ascii="CMTI9" w:hAnsi="CMTI9" w:cs="CMTI9"/>
            <w:lang w:val="en-PH"/>
          </w:rPr>
          <w:t>Machine Learning</w:t>
        </w:r>
        <w:r w:rsidRPr="0027470C">
          <w:rPr>
            <w:lang w:val="en-PH"/>
          </w:rPr>
          <w:t xml:space="preserve">, </w:t>
        </w:r>
        <w:r w:rsidRPr="0027470C">
          <w:rPr>
            <w:rFonts w:ascii="CMBX9" w:hAnsi="CMBX9" w:cs="CMBX9"/>
            <w:b/>
            <w:bCs/>
            <w:lang w:val="en-PH"/>
          </w:rPr>
          <w:t>34</w:t>
        </w:r>
        <w:r w:rsidRPr="0027470C">
          <w:rPr>
            <w:lang w:val="en-PH"/>
          </w:rPr>
          <w:t>(1), 233–272.</w:t>
        </w:r>
      </w:ins>
    </w:p>
    <w:p w:rsidR="00751528" w:rsidRPr="0027470C" w:rsidRDefault="00751528" w:rsidP="00751528">
      <w:pPr>
        <w:pStyle w:val="Reference"/>
        <w:rPr>
          <w:ins w:id="13337" w:author="TinTin Kalaw" w:date="2014-08-16T14:14:00Z"/>
        </w:rPr>
      </w:pPr>
    </w:p>
    <w:p w:rsidR="00751528" w:rsidRPr="0027470C" w:rsidRDefault="00751528" w:rsidP="00751528">
      <w:pPr>
        <w:pStyle w:val="Reference"/>
        <w:rPr>
          <w:ins w:id="13338" w:author="TinTin Kalaw" w:date="2014-08-16T14:14:00Z"/>
        </w:rPr>
      </w:pPr>
      <w:ins w:id="13339" w:author="TinTin Kalaw" w:date="2014-08-16T14:14:00Z">
        <w:r w:rsidRPr="0027470C">
          <w:rPr>
            <w:highlight w:val="white"/>
          </w:rPr>
          <w:t>Southgate, R., Roth, C., Schneider, J., Shi, P., Onishi, T., Wengner, D., Amman, W., Ogallo, L., Beddington J., &amp; Murray, V. (2013). Using science for disaster risk reduction. Retrieved from www.preventionweb.net/go/scitech</w:t>
        </w:r>
      </w:ins>
    </w:p>
    <w:p w:rsidR="00751528" w:rsidRPr="0027470C" w:rsidRDefault="00751528" w:rsidP="00751528">
      <w:pPr>
        <w:pStyle w:val="Reference"/>
        <w:rPr>
          <w:ins w:id="13340" w:author="TinTin Kalaw" w:date="2014-08-16T14:14:00Z"/>
        </w:rPr>
      </w:pPr>
    </w:p>
    <w:p w:rsidR="00751528" w:rsidRPr="0027470C" w:rsidRDefault="00751528" w:rsidP="00751528">
      <w:pPr>
        <w:pStyle w:val="Reference"/>
        <w:rPr>
          <w:ins w:id="13341" w:author="TinTin Kalaw" w:date="2014-08-16T14:14:00Z"/>
        </w:rPr>
      </w:pPr>
      <w:ins w:id="13342" w:author="TinTin Kalaw" w:date="2014-08-16T14:14:00Z">
        <w:r w:rsidRPr="0027470C">
          <w:t>Sriram, B., Fuhry, D., Demir, E., Ferhatosmanoglu, H., &amp; Demirbas, M. (2010, July). Short text classification in twitter to improve information filtering. InProceedings of the 33rd international ACM SIGIR conference on Research and development in information retrieval</w:t>
        </w:r>
        <w:r w:rsidRPr="0027470C">
          <w:rPr>
            <w:rStyle w:val="apple-converted-space"/>
          </w:rPr>
          <w:t> </w:t>
        </w:r>
        <w:r w:rsidRPr="0027470C">
          <w:t>(pp. 841-842). ACM.</w:t>
        </w:r>
      </w:ins>
    </w:p>
    <w:p w:rsidR="00751528" w:rsidRPr="0027470C" w:rsidRDefault="00751528" w:rsidP="00751528">
      <w:pPr>
        <w:pStyle w:val="Reference"/>
        <w:rPr>
          <w:ins w:id="13343" w:author="TinTin Kalaw" w:date="2014-08-16T14:14:00Z"/>
        </w:rPr>
      </w:pPr>
    </w:p>
    <w:p w:rsidR="00751528" w:rsidRDefault="00751528" w:rsidP="00751528">
      <w:pPr>
        <w:pStyle w:val="Reference"/>
        <w:rPr>
          <w:ins w:id="13344" w:author="TinTin Kalaw" w:date="2014-08-16T14:14:00Z"/>
        </w:rPr>
      </w:pPr>
      <w:ins w:id="13345" w:author="TinTin Kalaw" w:date="2014-08-16T14:14:00Z">
        <w:r w:rsidRPr="0027470C">
          <w:rPr>
            <w:highlight w:val="white"/>
          </w:rPr>
          <w:t xml:space="preserve">Stockdale, C. &amp; McIntyre, D.A. (2011, May 09). The ten nations where </w:t>
        </w:r>
        <w:del w:id="13346" w:author="PF" w:date="2015-01-05T08:46:00Z">
          <w:r w:rsidRPr="0027470C" w:rsidDel="00636E41">
            <w:rPr>
              <w:highlight w:val="white"/>
            </w:rPr>
            <w:delText>f</w:delText>
          </w:r>
        </w:del>
      </w:ins>
      <w:ins w:id="13347" w:author="PF" w:date="2015-01-05T08:46:00Z">
        <w:r w:rsidR="00636E41">
          <w:rPr>
            <w:highlight w:val="white"/>
          </w:rPr>
          <w:t>F</w:t>
        </w:r>
      </w:ins>
      <w:ins w:id="13348" w:author="TinTin Kalaw" w:date="2014-08-16T14:14:00Z">
        <w:r w:rsidRPr="0027470C">
          <w:rPr>
            <w:highlight w:val="white"/>
          </w:rPr>
          <w:t xml:space="preserve">acebook rules the internet. Retrieved from </w:t>
        </w:r>
        <w:r w:rsidR="00372B98" w:rsidRPr="00372B98">
          <w:fldChar w:fldCharType="begin"/>
        </w:r>
        <w:r>
          <w:instrText xml:space="preserve"> HYPERLINK "http://247wallst.com/technology-3/2011/05/09/the-ten-nations-where-facebook-rules-the-internet/" \h </w:instrText>
        </w:r>
        <w:r w:rsidR="00372B98" w:rsidRPr="00372B98">
          <w:fldChar w:fldCharType="separate"/>
        </w:r>
        <w:r w:rsidRPr="0027470C">
          <w:rPr>
            <w:highlight w:val="white"/>
          </w:rPr>
          <w:t>http://247wallst.com/technology-3/2011/05/09/the-ten-nations-where-facebook-rules-the-internet/</w:t>
        </w:r>
        <w:r w:rsidR="00372B98">
          <w:rPr>
            <w:highlight w:val="white"/>
          </w:rPr>
          <w:fldChar w:fldCharType="end"/>
        </w:r>
      </w:ins>
    </w:p>
    <w:p w:rsidR="00751528" w:rsidRDefault="00751528" w:rsidP="00751528">
      <w:pPr>
        <w:pStyle w:val="Reference"/>
        <w:rPr>
          <w:ins w:id="13349" w:author="TinTin Kalaw" w:date="2014-08-16T14:14:00Z"/>
        </w:rPr>
      </w:pPr>
    </w:p>
    <w:p w:rsidR="00751528" w:rsidRPr="0027470C" w:rsidRDefault="00751528" w:rsidP="00751528">
      <w:pPr>
        <w:pStyle w:val="Reference"/>
        <w:rPr>
          <w:ins w:id="13350" w:author="TinTin Kalaw" w:date="2014-08-16T14:14:00Z"/>
        </w:rPr>
      </w:pPr>
      <w:ins w:id="13351" w:author="TinTin Kalaw" w:date="2014-08-16T14:14:00Z">
        <w:r w:rsidRPr="0027470C">
          <w:rPr>
            <w:highlight w:val="white"/>
          </w:rPr>
          <w:t xml:space="preserve">Stone, R. (2004). Natural language processing challenges and advantages for </w:t>
        </w:r>
        <w:del w:id="13352" w:author="PF" w:date="2015-01-05T08:46:00Z">
          <w:r w:rsidRPr="0027470C" w:rsidDel="00636E41">
            <w:rPr>
              <w:highlight w:val="white"/>
            </w:rPr>
            <w:delText>p</w:delText>
          </w:r>
        </w:del>
      </w:ins>
      <w:ins w:id="13353" w:author="PF" w:date="2015-01-05T08:46:00Z">
        <w:r w:rsidR="00636E41">
          <w:rPr>
            <w:highlight w:val="white"/>
          </w:rPr>
          <w:t>P</w:t>
        </w:r>
      </w:ins>
      <w:ins w:id="13354" w:author="TinTin Kalaw" w:date="2014-08-16T14:14:00Z">
        <w:r w:rsidRPr="0027470C">
          <w:rPr>
            <w:highlight w:val="white"/>
          </w:rPr>
          <w:t xml:space="preserve">hilippine languages. Proceedings from 1st Natural Language Processing Research Symposium (pp.81-86). </w:t>
        </w:r>
      </w:ins>
    </w:p>
    <w:p w:rsidR="00751528" w:rsidRPr="0027470C" w:rsidRDefault="00751528" w:rsidP="00751528">
      <w:pPr>
        <w:pStyle w:val="Reference"/>
        <w:rPr>
          <w:ins w:id="13355" w:author="TinTin Kalaw" w:date="2014-08-16T14:14:00Z"/>
        </w:rPr>
      </w:pPr>
    </w:p>
    <w:p w:rsidR="00751528" w:rsidRPr="0027470C" w:rsidRDefault="00751528" w:rsidP="00751528">
      <w:pPr>
        <w:pStyle w:val="Reference"/>
        <w:rPr>
          <w:ins w:id="13356" w:author="TinTin Kalaw" w:date="2014-08-16T14:14:00Z"/>
        </w:rPr>
      </w:pPr>
      <w:ins w:id="13357" w:author="TinTin Kalaw" w:date="2014-08-16T14:14:00Z">
        <w:r w:rsidRPr="0027470C">
          <w:rPr>
            <w:highlight w:val="white"/>
          </w:rPr>
          <w:t>Téllez-Valero, A., Montes-y-Gómez, M., &amp; Villaseñor-Pineda, L. (2005). A machine learning approach to information extraction. In Computational Linguistics and Intelligent Text Processing (pp. 539-547). Springer Berlin Heidelberg.</w:t>
        </w:r>
      </w:ins>
    </w:p>
    <w:p w:rsidR="00751528" w:rsidRDefault="00751528" w:rsidP="00751528">
      <w:pPr>
        <w:pStyle w:val="Reference"/>
        <w:rPr>
          <w:ins w:id="13358" w:author="TinTin Kalaw" w:date="2014-08-16T14:14:00Z"/>
        </w:rPr>
      </w:pPr>
    </w:p>
    <w:p w:rsidR="00751528" w:rsidRDefault="00751528" w:rsidP="00751528">
      <w:pPr>
        <w:pStyle w:val="Reference"/>
        <w:rPr>
          <w:ins w:id="13359" w:author="TinTin Kalaw" w:date="2014-08-16T14:14:00Z"/>
        </w:rPr>
      </w:pPr>
      <w:ins w:id="13360" w:author="TinTin Kalaw" w:date="2014-08-16T14:14:00Z">
        <w:r w:rsidRPr="00DC0596">
          <w:t>Tumasjan, A., Sprenger, T. O., Sandner, P. G., &amp; Welpe, I. M. (2010). Predicting Elections with Twitter: What 140 Characters Reveal about Political Sentiment. ICWSM, 10, 178-185.</w:t>
        </w:r>
      </w:ins>
    </w:p>
    <w:p w:rsidR="00751528" w:rsidRDefault="00751528" w:rsidP="00751528">
      <w:pPr>
        <w:pStyle w:val="Reference"/>
        <w:rPr>
          <w:ins w:id="13361" w:author="TinTin Kalaw" w:date="2014-08-16T14:14:00Z"/>
        </w:rPr>
      </w:pPr>
    </w:p>
    <w:p w:rsidR="00751528" w:rsidRPr="00DC0596" w:rsidRDefault="00751528" w:rsidP="00751528">
      <w:pPr>
        <w:pStyle w:val="Reference"/>
        <w:rPr>
          <w:ins w:id="13362" w:author="TinTin Kalaw" w:date="2014-08-16T14:14:00Z"/>
        </w:rPr>
      </w:pPr>
      <w:ins w:id="13363" w:author="TinTin Kalaw" w:date="2014-08-16T14:14:00Z">
        <w:r>
          <w:t>Twitter4J - A Java library for the Twitter API. (n.d.).</w:t>
        </w:r>
        <w:r>
          <w:rPr>
            <w:rStyle w:val="apple-converted-space"/>
            <w:color w:val="333333"/>
            <w:sz w:val="21"/>
            <w:szCs w:val="21"/>
          </w:rPr>
          <w:t> </w:t>
        </w:r>
        <w:r>
          <w:rPr>
            <w:i/>
            <w:iCs/>
          </w:rPr>
          <w:t>Twitter4J - A Java library for the Twitter API</w:t>
        </w:r>
        <w:r>
          <w:t>. Retrieved July 29, 2014, from http://twitter4j.</w:t>
        </w:r>
        <w:r w:rsidRPr="00163EF7">
          <w:t>org</w:t>
        </w:r>
        <w:r>
          <w:t>/en/</w:t>
        </w:r>
      </w:ins>
    </w:p>
    <w:p w:rsidR="00751528" w:rsidRPr="0027470C" w:rsidRDefault="00751528" w:rsidP="00751528">
      <w:pPr>
        <w:pStyle w:val="Reference"/>
        <w:ind w:left="0" w:firstLine="0"/>
        <w:rPr>
          <w:ins w:id="13364" w:author="TinTin Kalaw" w:date="2014-08-16T14:14:00Z"/>
        </w:rPr>
      </w:pPr>
    </w:p>
    <w:p w:rsidR="00751528" w:rsidRDefault="00751528" w:rsidP="00751528">
      <w:pPr>
        <w:pStyle w:val="Reference"/>
        <w:rPr>
          <w:ins w:id="13365" w:author="TinTin Kalaw" w:date="2014-08-16T14:14:00Z"/>
        </w:rPr>
      </w:pPr>
      <w:ins w:id="13366" w:author="TinTin Kalaw" w:date="2014-08-16T14:14:00Z">
        <w:r w:rsidRPr="0027470C">
          <w:rPr>
            <w:highlight w:val="white"/>
          </w:rPr>
          <w:t xml:space="preserve">Universal McCann. (2008). Power to the people: Social media tracker wave 3. Retrieved from  </w:t>
        </w:r>
        <w:r w:rsidR="00372B98" w:rsidRPr="00372B98">
          <w:fldChar w:fldCharType="begin"/>
        </w:r>
        <w:r>
          <w:instrText xml:space="preserve"> HYPERLINK "http://web.archive.org/web/20080921002044/http://www.universalmccann.com/Assets/wave_3_20080403093750.pdf" \h </w:instrText>
        </w:r>
        <w:r w:rsidR="00372B98" w:rsidRPr="00372B98">
          <w:fldChar w:fldCharType="separate"/>
        </w:r>
        <w:r w:rsidRPr="0027470C">
          <w:rPr>
            <w:highlight w:val="white"/>
          </w:rPr>
          <w:t>h</w:t>
        </w:r>
        <w:r w:rsidR="00372B98">
          <w:rPr>
            <w:highlight w:val="white"/>
          </w:rPr>
          <w:fldChar w:fldCharType="end"/>
        </w:r>
        <w:r w:rsidR="00372B98" w:rsidRPr="00372B98">
          <w:fldChar w:fldCharType="begin"/>
        </w:r>
        <w:r>
          <w:instrText xml:space="preserve"> HYPERLINK "http://web.archive.org/web/20080921002044/http://www.universalmccann.com/Assets/wave_3_20080403093750.pdf" \h </w:instrText>
        </w:r>
        <w:r w:rsidR="00372B98" w:rsidRPr="00372B98">
          <w:fldChar w:fldCharType="separate"/>
        </w:r>
        <w:r w:rsidRPr="0027470C">
          <w:rPr>
            <w:highlight w:val="white"/>
          </w:rPr>
          <w:t>ttp://web.archive.org/web/20080921002044/http://www.universalmccann.com/Assets/wave_3_20080403093750.pdf</w:t>
        </w:r>
        <w:r w:rsidR="00372B98">
          <w:rPr>
            <w:highlight w:val="white"/>
          </w:rPr>
          <w:fldChar w:fldCharType="end"/>
        </w:r>
      </w:ins>
    </w:p>
    <w:p w:rsidR="00751528" w:rsidRDefault="00751528" w:rsidP="00751528">
      <w:pPr>
        <w:pStyle w:val="Reference"/>
        <w:rPr>
          <w:ins w:id="13367" w:author="TinTin Kalaw" w:date="2014-08-16T14:14:00Z"/>
        </w:rPr>
      </w:pPr>
    </w:p>
    <w:p w:rsidR="00751528" w:rsidRDefault="00751528" w:rsidP="00751528">
      <w:pPr>
        <w:pStyle w:val="Reference"/>
        <w:rPr>
          <w:ins w:id="13368" w:author="Vilson Lu" w:date="2014-08-19T07:02:00Z"/>
        </w:rPr>
      </w:pPr>
      <w:ins w:id="13369" w:author="TinTin Kalaw" w:date="2014-08-16T14:14:00Z">
        <w:r w:rsidRPr="00E45CE0">
          <w:t>Vieweg, S., Hughes, A. L., Starbird, K., &amp; Palen, L. (2010, April). Microblogging during two natural hazards events: what twitter may contribute to situational awareness. In Proceedings of the SIGCHI Conference on Human Factors in Computing Systems (pp. 1079-1088). ACM.</w:t>
        </w:r>
      </w:ins>
    </w:p>
    <w:p w:rsidR="003A139D" w:rsidRDefault="003A139D" w:rsidP="00751528">
      <w:pPr>
        <w:pStyle w:val="Reference"/>
        <w:rPr>
          <w:ins w:id="13370" w:author="Vilson Lu" w:date="2014-08-19T07:00:00Z"/>
        </w:rPr>
      </w:pPr>
    </w:p>
    <w:p w:rsidR="003A139D" w:rsidDel="003A139D" w:rsidRDefault="003A139D" w:rsidP="00751528">
      <w:pPr>
        <w:pStyle w:val="Reference"/>
        <w:rPr>
          <w:del w:id="13371" w:author="Vilson Lu" w:date="2014-08-19T07:02:00Z"/>
          <w:color w:val="222222"/>
          <w:shd w:val="clear" w:color="auto" w:fill="FFFFFF"/>
        </w:rPr>
      </w:pPr>
      <w:ins w:id="13372" w:author="Vilson Lu" w:date="2014-08-19T07:02:00Z">
        <w:r>
          <w:rPr>
            <w:color w:val="222222"/>
            <w:shd w:val="clear" w:color="auto" w:fill="FFFFFF"/>
          </w:rPr>
          <w:t>Wang, T., Bontcheva, K., Li, Y., &amp; Cunningham, H. (2005). D2. 1.2/Ontology-Based Information Extraction (OBIE) v. 2.</w:t>
        </w:r>
        <w:r>
          <w:rPr>
            <w:rStyle w:val="apple-converted-space"/>
            <w:color w:val="222222"/>
            <w:shd w:val="clear" w:color="auto" w:fill="FFFFFF"/>
          </w:rPr>
          <w:t> </w:t>
        </w:r>
        <w:r>
          <w:rPr>
            <w:i/>
            <w:iCs/>
            <w:color w:val="222222"/>
            <w:shd w:val="clear" w:color="auto" w:fill="FFFFFF"/>
          </w:rPr>
          <w:t>EU-IST Project IST-2003-506826 SEKT SEKT: Semantically Enabled Knowledge Technologies</w:t>
        </w:r>
        <w:r>
          <w:rPr>
            <w:color w:val="222222"/>
            <w:shd w:val="clear" w:color="auto" w:fill="FFFFFF"/>
          </w:rPr>
          <w:t>.</w:t>
        </w:r>
      </w:ins>
    </w:p>
    <w:p w:rsidR="003A139D" w:rsidRPr="003A139D" w:rsidRDefault="003A139D">
      <w:pPr>
        <w:pStyle w:val="Reference"/>
        <w:rPr>
          <w:ins w:id="13373" w:author="Vilson Lu" w:date="2014-08-19T07:02:00Z"/>
        </w:rPr>
      </w:pPr>
    </w:p>
    <w:p w:rsidR="00751528" w:rsidRPr="0027470C" w:rsidRDefault="00751528" w:rsidP="00751528">
      <w:pPr>
        <w:pStyle w:val="Reference"/>
        <w:rPr>
          <w:ins w:id="13374" w:author="TinTin Kalaw" w:date="2014-08-16T14:14:00Z"/>
        </w:rPr>
      </w:pPr>
    </w:p>
    <w:p w:rsidR="00751528" w:rsidRPr="0027470C" w:rsidRDefault="00751528" w:rsidP="00751528">
      <w:pPr>
        <w:pStyle w:val="Reference"/>
        <w:rPr>
          <w:ins w:id="13375" w:author="TinTin Kalaw" w:date="2014-08-16T14:14:00Z"/>
        </w:rPr>
      </w:pPr>
      <w:ins w:id="13376" w:author="TinTin Kalaw" w:date="2014-08-16T14:14:00Z">
        <w:r w:rsidRPr="0027470C">
          <w:lastRenderedPageBreak/>
          <w:t>Wajeed, M. A., &amp; Adilakshmi, T. (2011). Using KNN Algorithm for Text Categorization. In</w:t>
        </w:r>
        <w:r w:rsidRPr="0027470C">
          <w:rPr>
            <w:rStyle w:val="apple-converted-space"/>
          </w:rPr>
          <w:t> </w:t>
        </w:r>
        <w:r w:rsidRPr="0027470C">
          <w:rPr>
            <w:i/>
            <w:iCs/>
          </w:rPr>
          <w:t>Computational Intelligence and Information Technology</w:t>
        </w:r>
        <w:r w:rsidRPr="0027470C">
          <w:rPr>
            <w:rStyle w:val="apple-converted-space"/>
          </w:rPr>
          <w:t> </w:t>
        </w:r>
        <w:r w:rsidRPr="0027470C">
          <w:t xml:space="preserve">(pp. 796-801). Springer Berlin Heidelberg. </w:t>
        </w:r>
        <w:r w:rsidR="00372B98">
          <w:fldChar w:fldCharType="begin"/>
        </w:r>
        <w:r>
          <w:instrText xml:space="preserve"> HYPERLINK "http://web.archive.org/web/20080921002044/http://www.universalmccann.com/Assets/wave_3_20080403093750.pdf" \h </w:instrText>
        </w:r>
        <w:r w:rsidR="00372B98">
          <w:fldChar w:fldCharType="end"/>
        </w:r>
      </w:ins>
    </w:p>
    <w:p w:rsidR="00751528" w:rsidRPr="0027470C" w:rsidRDefault="00751528" w:rsidP="00751528">
      <w:pPr>
        <w:pStyle w:val="Reference"/>
        <w:rPr>
          <w:ins w:id="13377" w:author="TinTin Kalaw" w:date="2014-08-16T14:14:00Z"/>
        </w:rPr>
      </w:pPr>
    </w:p>
    <w:p w:rsidR="00751528" w:rsidRDefault="00751528" w:rsidP="00751528">
      <w:pPr>
        <w:pStyle w:val="Reference"/>
        <w:rPr>
          <w:ins w:id="13378" w:author="TinTin Kalaw" w:date="2014-08-16T14:14:00Z"/>
        </w:rPr>
      </w:pPr>
      <w:ins w:id="13379" w:author="TinTin Kalaw" w:date="2014-08-16T14:14:00Z">
        <w:r w:rsidRPr="0027470C">
          <w:t>Wei, G., Gao, X., &amp; Wu, S. (2010, July). Study of text classification methods for data sets with huge features. In</w:t>
        </w:r>
        <w:r w:rsidRPr="0027470C">
          <w:rPr>
            <w:rStyle w:val="apple-converted-space"/>
          </w:rPr>
          <w:t> </w:t>
        </w:r>
        <w:r w:rsidRPr="0027470C">
          <w:t>Industrial and Information Systems (IIS), 2010 2nd International Conference on</w:t>
        </w:r>
        <w:r w:rsidRPr="0027470C">
          <w:rPr>
            <w:rStyle w:val="apple-converted-space"/>
          </w:rPr>
          <w:t> </w:t>
        </w:r>
        <w:r w:rsidRPr="0027470C">
          <w:t>(Vol. 1, pp. 433-436). IEEE.</w:t>
        </w:r>
      </w:ins>
    </w:p>
    <w:p w:rsidR="00751528" w:rsidRDefault="00751528" w:rsidP="00751528">
      <w:pPr>
        <w:pStyle w:val="Reference"/>
        <w:rPr>
          <w:ins w:id="13380" w:author="TinTin Kalaw" w:date="2014-08-16T14:14:00Z"/>
        </w:rPr>
      </w:pPr>
    </w:p>
    <w:p w:rsidR="00751528" w:rsidRPr="00D3023F" w:rsidRDefault="00751528" w:rsidP="00751528">
      <w:pPr>
        <w:pStyle w:val="Reference"/>
        <w:rPr>
          <w:ins w:id="13381" w:author="TinTin Kalaw" w:date="2014-08-16T14:14:00Z"/>
        </w:rPr>
      </w:pPr>
      <w:ins w:id="13382" w:author="TinTin Kalaw" w:date="2014-08-16T14:14:00Z">
        <w:r>
          <w:t>Weka 3: Data Mining Software in Java. (n.d.).</w:t>
        </w:r>
        <w:r>
          <w:rPr>
            <w:rStyle w:val="apple-converted-space"/>
            <w:color w:val="333333"/>
            <w:sz w:val="21"/>
            <w:szCs w:val="21"/>
          </w:rPr>
          <w:t> </w:t>
        </w:r>
        <w:r>
          <w:rPr>
            <w:i/>
            <w:iCs/>
          </w:rPr>
          <w:t>Weka 3</w:t>
        </w:r>
        <w:r>
          <w:t>. Retrieved July 15, 2014, from http://www.cs.waikato.ac.nz/ml/weka/</w:t>
        </w:r>
      </w:ins>
    </w:p>
    <w:p w:rsidR="00751528" w:rsidRPr="0027470C" w:rsidRDefault="00751528" w:rsidP="00751528">
      <w:pPr>
        <w:pStyle w:val="Reference"/>
        <w:rPr>
          <w:ins w:id="13383" w:author="TinTin Kalaw" w:date="2014-08-16T14:14:00Z"/>
        </w:rPr>
      </w:pPr>
    </w:p>
    <w:p w:rsidR="00751528" w:rsidRPr="0027470C" w:rsidRDefault="00751528" w:rsidP="00751528">
      <w:pPr>
        <w:pStyle w:val="Reference"/>
        <w:rPr>
          <w:ins w:id="13384" w:author="TinTin Kalaw" w:date="2014-08-16T14:14:00Z"/>
        </w:rPr>
      </w:pPr>
      <w:ins w:id="13385" w:author="TinTin Kalaw" w:date="2014-08-16T14:14:00Z">
        <w:r w:rsidRPr="0027470C">
          <w:rPr>
            <w:highlight w:val="white"/>
          </w:rPr>
          <w:t>Xu, H., Stenner, S. P., Doan, S., Johnson, K. B., Waitman, L. R., &amp; Denny, J. C. (2010). MedEx: a medication information extraction system for clinical narratives. Journal of the American Medical Informatics Association, 17(1), 19-24.</w:t>
        </w:r>
      </w:ins>
    </w:p>
    <w:p w:rsidR="00751528" w:rsidRPr="0027470C" w:rsidRDefault="00751528" w:rsidP="00751528">
      <w:pPr>
        <w:pStyle w:val="Reference"/>
        <w:rPr>
          <w:ins w:id="13386" w:author="TinTin Kalaw" w:date="2014-08-16T14:14:00Z"/>
        </w:rPr>
      </w:pPr>
    </w:p>
    <w:p w:rsidR="00751528" w:rsidRPr="0027470C" w:rsidRDefault="00751528" w:rsidP="00751528">
      <w:pPr>
        <w:pStyle w:val="Reference"/>
        <w:rPr>
          <w:ins w:id="13387" w:author="TinTin Kalaw" w:date="2014-08-16T14:14:00Z"/>
        </w:rPr>
      </w:pPr>
      <w:ins w:id="13388" w:author="TinTin Kalaw" w:date="2014-08-16T14:14:00Z">
        <w:r w:rsidRPr="0027470C">
          <w:t xml:space="preserve">Zeng, Q. T., Goryachev, S., Weiss, S., Sordo, M., Murphy, S. N., &amp; Lazarus, R. (2006). Extracting principal diagnosis, co-morbidity and smoking status for asthma research: evaluation of a natural language processing system. BMC </w:t>
        </w:r>
        <w:del w:id="13389" w:author="PF" w:date="2015-01-05T08:47:00Z">
          <w:r w:rsidRPr="0027470C" w:rsidDel="00636E41">
            <w:delText>m</w:delText>
          </w:r>
        </w:del>
      </w:ins>
      <w:ins w:id="13390" w:author="PF" w:date="2015-01-05T08:47:00Z">
        <w:r w:rsidR="00636E41">
          <w:t>M</w:t>
        </w:r>
      </w:ins>
      <w:ins w:id="13391" w:author="TinTin Kalaw" w:date="2014-08-16T14:14:00Z">
        <w:r w:rsidRPr="0027470C">
          <w:t xml:space="preserve">edical </w:t>
        </w:r>
        <w:del w:id="13392" w:author="PF" w:date="2015-01-05T08:47:00Z">
          <w:r w:rsidRPr="0027470C" w:rsidDel="00636E41">
            <w:delText>i</w:delText>
          </w:r>
        </w:del>
      </w:ins>
      <w:ins w:id="13393" w:author="PF" w:date="2015-01-05T08:47:00Z">
        <w:r w:rsidR="00636E41">
          <w:t>I</w:t>
        </w:r>
      </w:ins>
      <w:ins w:id="13394" w:author="TinTin Kalaw" w:date="2014-08-16T14:14:00Z">
        <w:r w:rsidRPr="0027470C">
          <w:t xml:space="preserve">nformatics and </w:t>
        </w:r>
        <w:del w:id="13395" w:author="PF" w:date="2015-01-05T08:47:00Z">
          <w:r w:rsidRPr="0027470C" w:rsidDel="00636E41">
            <w:delText>d</w:delText>
          </w:r>
        </w:del>
      </w:ins>
      <w:ins w:id="13396" w:author="PF" w:date="2015-01-05T08:47:00Z">
        <w:r w:rsidR="00636E41">
          <w:t>D</w:t>
        </w:r>
      </w:ins>
      <w:ins w:id="13397" w:author="TinTin Kalaw" w:date="2014-08-16T14:14:00Z">
        <w:r w:rsidRPr="0027470C">
          <w:t xml:space="preserve">ecision </w:t>
        </w:r>
        <w:del w:id="13398" w:author="PF" w:date="2015-01-05T08:47:00Z">
          <w:r w:rsidRPr="0027470C" w:rsidDel="00636E41">
            <w:delText>m</w:delText>
          </w:r>
        </w:del>
      </w:ins>
      <w:ins w:id="13399" w:author="PF" w:date="2015-01-05T08:47:00Z">
        <w:r w:rsidR="00636E41">
          <w:t>M</w:t>
        </w:r>
      </w:ins>
      <w:ins w:id="13400" w:author="TinTin Kalaw" w:date="2014-08-16T14:14:00Z">
        <w:r w:rsidRPr="0027470C">
          <w:t xml:space="preserve">aking, 6(1), 30. </w:t>
        </w:r>
      </w:ins>
    </w:p>
    <w:p w:rsidR="00751528" w:rsidRPr="0027470C" w:rsidRDefault="00751528" w:rsidP="00751528">
      <w:pPr>
        <w:pStyle w:val="Reference"/>
        <w:rPr>
          <w:ins w:id="13401" w:author="TinTin Kalaw" w:date="2014-08-16T14:14:00Z"/>
        </w:rPr>
      </w:pPr>
    </w:p>
    <w:p w:rsidR="00751528" w:rsidRPr="0027470C" w:rsidRDefault="00751528" w:rsidP="00751528">
      <w:pPr>
        <w:pStyle w:val="Reference"/>
        <w:rPr>
          <w:ins w:id="13402" w:author="TinTin Kalaw" w:date="2014-08-16T14:14:00Z"/>
        </w:rPr>
      </w:pPr>
      <w:ins w:id="13403" w:author="TinTin Kalaw" w:date="2014-08-16T14:14:00Z">
        <w:r w:rsidRPr="0027470C">
          <w:rPr>
            <w:highlight w:val="white"/>
          </w:rPr>
          <w:t>Zhou, G., &amp; Su, J. (2002, July). Named entity recognition using an HMM-based chunk tagger. In proceedings of the 40th Annual Meeting on Association for Computational Linguistics (pp. 473-480). Association for Computational Linguistics.</w:t>
        </w:r>
      </w:ins>
    </w:p>
    <w:p w:rsidR="00751528" w:rsidRPr="0027470C" w:rsidRDefault="00751528" w:rsidP="00751528">
      <w:pPr>
        <w:pStyle w:val="Reference"/>
        <w:rPr>
          <w:ins w:id="13404" w:author="TinTin Kalaw" w:date="2014-08-16T14:14:00Z"/>
        </w:rPr>
      </w:pPr>
    </w:p>
    <w:p w:rsidR="00525FF6" w:rsidRDefault="00751528" w:rsidP="00525FF6">
      <w:pPr>
        <w:pStyle w:val="Reference"/>
        <w:rPr>
          <w:ins w:id="13405" w:author="Vilson Lu" w:date="2014-08-22T04:03:00Z"/>
          <w:highlight w:val="white"/>
        </w:rPr>
        <w:sectPr w:rsidR="00525FF6" w:rsidSect="005A3259">
          <w:pgSz w:w="12240" w:h="15840"/>
          <w:pgMar w:top="1440" w:right="1440" w:bottom="1440" w:left="1440" w:header="720" w:footer="720" w:gutter="0"/>
          <w:pgNumType w:start="1" w:chapStyle="1"/>
          <w:cols w:space="720"/>
          <w:docGrid w:linePitch="360"/>
        </w:sectPr>
      </w:pPr>
      <w:ins w:id="13406" w:author="TinTin Kalaw" w:date="2014-08-16T14:14:00Z">
        <w:r w:rsidRPr="0027470C">
          <w:rPr>
            <w:highlight w:val="white"/>
          </w:rPr>
          <w:t>Zhou, S., Ling, T. W., Guan, J., Hu, J., &amp; Zhou, A. (2003, March). Fast text classification: a training-corpus pruning based approach. In Database Systems for Advanced Applications, 2003.(DASFAA 2003). Proceedings. Eighth International Conference on (pp. 127-136). IEEE.</w:t>
        </w:r>
      </w:ins>
    </w:p>
    <w:p w:rsidR="002F6E61" w:rsidRDefault="00473C78">
      <w:pPr>
        <w:pStyle w:val="Heading1"/>
        <w:rPr>
          <w:ins w:id="13407" w:author="Vilson Lu" w:date="2014-08-21T17:53:00Z"/>
        </w:rPr>
        <w:pPrChange w:id="13408" w:author="Vilson Lu" w:date="2014-08-20T20:06:00Z">
          <w:pPr>
            <w:pStyle w:val="Reference"/>
          </w:pPr>
        </w:pPrChange>
      </w:pPr>
      <w:bookmarkStart w:id="13409" w:name="_Toc396445138"/>
      <w:bookmarkStart w:id="13410" w:name="_Toc396489855"/>
      <w:commentRangeStart w:id="13411"/>
      <w:commentRangeStart w:id="13412"/>
      <w:ins w:id="13413" w:author="Vilson Lu" w:date="2014-08-20T20:06:00Z">
        <w:r>
          <w:lastRenderedPageBreak/>
          <w:t>Appendix</w:t>
        </w:r>
        <w:commentRangeEnd w:id="13411"/>
        <w:r>
          <w:rPr>
            <w:rStyle w:val="CommentReference"/>
            <w:b w:val="0"/>
          </w:rPr>
          <w:commentReference w:id="13411"/>
        </w:r>
      </w:ins>
      <w:commentRangeEnd w:id="13412"/>
      <w:ins w:id="13414" w:author="Vilson Lu" w:date="2014-08-21T18:01:00Z">
        <w:r w:rsidR="008379BE">
          <w:rPr>
            <w:rStyle w:val="CommentReference"/>
            <w:b w:val="0"/>
          </w:rPr>
          <w:commentReference w:id="13412"/>
        </w:r>
      </w:ins>
      <w:bookmarkEnd w:id="13409"/>
      <w:bookmarkEnd w:id="13410"/>
    </w:p>
    <w:p w:rsidR="002F6E61" w:rsidRDefault="002F6E61">
      <w:pPr>
        <w:pStyle w:val="Content1"/>
        <w:rPr>
          <w:ins w:id="13415" w:author="Vilson Lu" w:date="2014-08-21T17:53:00Z"/>
        </w:rPr>
        <w:pPrChange w:id="13416" w:author="Vilson Lu" w:date="2014-08-21T18:01:00Z">
          <w:pPr>
            <w:pStyle w:val="Reference"/>
          </w:pPr>
        </w:pPrChange>
      </w:pPr>
    </w:p>
    <w:p w:rsidR="005621E4" w:rsidRPr="00EF6E7F" w:rsidRDefault="005621E4" w:rsidP="005621E4">
      <w:pPr>
        <w:pStyle w:val="Heading2"/>
        <w:rPr>
          <w:ins w:id="13417" w:author="Vilson Lu" w:date="2014-08-21T17:54:00Z"/>
        </w:rPr>
      </w:pPr>
      <w:bookmarkStart w:id="13418" w:name="_Toc395181733"/>
      <w:bookmarkStart w:id="13419" w:name="_Toc396445139"/>
      <w:bookmarkStart w:id="13420" w:name="_Toc396489856"/>
      <w:ins w:id="13421" w:author="Vilson Lu" w:date="2014-08-21T17:54:00Z">
        <w:r w:rsidRPr="00EF6E7F">
          <w:rPr>
            <w:highlight w:val="white"/>
          </w:rPr>
          <w:t>Appendix A</w:t>
        </w:r>
        <w:bookmarkEnd w:id="13418"/>
        <w:bookmarkEnd w:id="13419"/>
        <w:bookmarkEnd w:id="13420"/>
      </w:ins>
    </w:p>
    <w:p w:rsidR="005621E4" w:rsidRPr="00EF6E7F" w:rsidRDefault="005621E4" w:rsidP="005621E4">
      <w:pPr>
        <w:widowControl w:val="0"/>
        <w:rPr>
          <w:ins w:id="13422" w:author="Vilson Lu" w:date="2014-08-21T17:54:00Z"/>
        </w:rPr>
      </w:pPr>
    </w:p>
    <w:p w:rsidR="005621E4" w:rsidRDefault="005621E4" w:rsidP="005621E4">
      <w:pPr>
        <w:pStyle w:val="Caption"/>
        <w:rPr>
          <w:ins w:id="13423" w:author="Vilson Lu" w:date="2014-08-21T17:54:00Z"/>
        </w:rPr>
      </w:pPr>
      <w:bookmarkStart w:id="13424" w:name="_Toc395094938"/>
      <w:bookmarkStart w:id="13425" w:name="_Toc396489879"/>
      <w:ins w:id="13426" w:author="Vilson Lu" w:date="2014-08-21T17:54:00Z">
        <w:r>
          <w:t xml:space="preserve">Table </w:t>
        </w:r>
      </w:ins>
      <w:ins w:id="13427" w:author="Vilson Lu" w:date="2014-08-22T16:11:00Z">
        <w:r w:rsidR="00372B98">
          <w:fldChar w:fldCharType="begin"/>
        </w:r>
        <w:r w:rsidR="00D71339">
          <w:instrText xml:space="preserve"> STYLEREF 1 \s </w:instrText>
        </w:r>
      </w:ins>
      <w:r w:rsidR="00372B98">
        <w:fldChar w:fldCharType="separate"/>
      </w:r>
      <w:r w:rsidR="003160F5">
        <w:rPr>
          <w:noProof/>
        </w:rPr>
        <w:t>6</w:t>
      </w:r>
      <w:ins w:id="13428"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3429" w:author="Vilson Lu" w:date="2014-08-22T16:55:00Z">
        <w:r w:rsidR="003160F5">
          <w:rPr>
            <w:noProof/>
          </w:rPr>
          <w:t>1</w:t>
        </w:r>
      </w:ins>
      <w:ins w:id="13430" w:author="Vilson Lu" w:date="2014-08-22T16:11:00Z">
        <w:r w:rsidR="00372B98">
          <w:fldChar w:fldCharType="end"/>
        </w:r>
      </w:ins>
      <w:ins w:id="13431" w:author="Vilson Lu" w:date="2014-08-21T17:54:00Z">
        <w:r>
          <w:t xml:space="preserve">. Results of the </w:t>
        </w:r>
        <w:del w:id="13432" w:author="PF" w:date="2015-01-05T08:36:00Z">
          <w:r w:rsidDel="008F68CC">
            <w:delText>s</w:delText>
          </w:r>
        </w:del>
      </w:ins>
      <w:ins w:id="13433" w:author="PF" w:date="2015-01-05T08:36:00Z">
        <w:r w:rsidR="008F68CC">
          <w:t>S</w:t>
        </w:r>
      </w:ins>
      <w:ins w:id="13434" w:author="Vilson Lu" w:date="2014-08-21T17:54:00Z">
        <w:r>
          <w:t xml:space="preserve">tudy </w:t>
        </w:r>
        <w:del w:id="13435" w:author="PF" w:date="2015-01-05T08:36:00Z">
          <w:r w:rsidDel="008F68CC">
            <w:delText>c</w:delText>
          </w:r>
        </w:del>
      </w:ins>
      <w:ins w:id="13436" w:author="PF" w:date="2015-01-05T08:36:00Z">
        <w:r w:rsidR="008F68CC">
          <w:t>C</w:t>
        </w:r>
      </w:ins>
      <w:ins w:id="13437" w:author="Vilson Lu" w:date="2014-08-21T17:54:00Z">
        <w:r>
          <w:t>onducted by University McCann</w:t>
        </w:r>
        <w:bookmarkEnd w:id="13424"/>
        <w:bookmarkEnd w:id="13425"/>
      </w:ins>
    </w:p>
    <w:tbl>
      <w:tblPr>
        <w:tblW w:w="890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966"/>
        <w:gridCol w:w="2967"/>
        <w:gridCol w:w="2967"/>
      </w:tblGrid>
      <w:tr w:rsidR="005621E4" w:rsidRPr="00EF6E7F" w:rsidTr="00F934EF">
        <w:trPr>
          <w:trHeight w:val="288"/>
          <w:jc w:val="center"/>
          <w:ins w:id="13438" w:author="Vilson Lu" w:date="2014-08-21T17:54:00Z"/>
        </w:trPr>
        <w:tc>
          <w:tcPr>
            <w:tcW w:w="2966" w:type="dxa"/>
            <w:tcMar>
              <w:top w:w="140" w:type="dxa"/>
              <w:left w:w="140" w:type="dxa"/>
              <w:bottom w:w="140" w:type="dxa"/>
              <w:right w:w="140" w:type="dxa"/>
            </w:tcMar>
            <w:vAlign w:val="center"/>
          </w:tcPr>
          <w:p w:rsidR="005621E4" w:rsidRPr="00EF6E7F" w:rsidRDefault="005621E4" w:rsidP="00F934EF">
            <w:pPr>
              <w:widowControl w:val="0"/>
              <w:jc w:val="center"/>
              <w:rPr>
                <w:ins w:id="13439" w:author="Vilson Lu" w:date="2014-08-21T17:54:00Z"/>
              </w:rPr>
            </w:pPr>
            <w:ins w:id="13440" w:author="Vilson Lu" w:date="2014-08-21T17:54:00Z">
              <w:r w:rsidRPr="00EF6E7F">
                <w:rPr>
                  <w:b/>
                  <w:bCs/>
                </w:rPr>
                <w:t>Category</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41" w:author="Vilson Lu" w:date="2014-08-21T17:54:00Z"/>
              </w:rPr>
            </w:pPr>
            <w:ins w:id="13442" w:author="Vilson Lu" w:date="2014-08-21T17:54:00Z">
              <w:r w:rsidRPr="00EF6E7F">
                <w:rPr>
                  <w:b/>
                  <w:bCs/>
                </w:rPr>
                <w:t>Rank</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43" w:author="Vilson Lu" w:date="2014-08-21T17:54:00Z"/>
              </w:rPr>
            </w:pPr>
            <w:ins w:id="13444" w:author="Vilson Lu" w:date="2014-08-21T17:54:00Z">
              <w:r w:rsidRPr="00EF6E7F">
                <w:rPr>
                  <w:b/>
                  <w:bCs/>
                </w:rPr>
                <w:t>Margin from Rank 1</w:t>
              </w:r>
            </w:ins>
          </w:p>
        </w:tc>
      </w:tr>
      <w:tr w:rsidR="005621E4" w:rsidRPr="00EF6E7F" w:rsidTr="00F934EF">
        <w:trPr>
          <w:trHeight w:val="288"/>
          <w:jc w:val="center"/>
          <w:ins w:id="13445" w:author="Vilson Lu" w:date="2014-08-21T17:54:00Z"/>
        </w:trPr>
        <w:tc>
          <w:tcPr>
            <w:tcW w:w="2966" w:type="dxa"/>
            <w:tcMar>
              <w:top w:w="140" w:type="dxa"/>
              <w:left w:w="140" w:type="dxa"/>
              <w:bottom w:w="140" w:type="dxa"/>
              <w:right w:w="140" w:type="dxa"/>
            </w:tcMar>
            <w:vAlign w:val="center"/>
          </w:tcPr>
          <w:p w:rsidR="005621E4" w:rsidRPr="00EF6E7F" w:rsidRDefault="005621E4" w:rsidP="00F934EF">
            <w:pPr>
              <w:widowControl w:val="0"/>
              <w:jc w:val="center"/>
              <w:rPr>
                <w:ins w:id="13446" w:author="Vilson Lu" w:date="2014-08-21T17:54:00Z"/>
              </w:rPr>
            </w:pPr>
            <w:ins w:id="13447" w:author="Vilson Lu" w:date="2014-08-21T17:54:00Z">
              <w:r w:rsidRPr="00EF6E7F">
                <w:t>Blog Readership</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48" w:author="Vilson Lu" w:date="2014-08-21T17:54:00Z"/>
              </w:rPr>
            </w:pPr>
            <w:ins w:id="13449" w:author="Vilson Lu" w:date="2014-08-21T17:54:00Z">
              <w:r w:rsidRPr="00EF6E7F">
                <w:t>2 (90.3%)</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50" w:author="Vilson Lu" w:date="2014-08-21T17:54:00Z"/>
              </w:rPr>
            </w:pPr>
            <w:ins w:id="13451" w:author="Vilson Lu" w:date="2014-08-21T17:54:00Z">
              <w:r w:rsidRPr="00EF6E7F">
                <w:t>1.8% (South Korea)</w:t>
              </w:r>
            </w:ins>
          </w:p>
        </w:tc>
      </w:tr>
      <w:tr w:rsidR="005621E4" w:rsidRPr="00EF6E7F" w:rsidTr="00F934EF">
        <w:trPr>
          <w:trHeight w:val="288"/>
          <w:jc w:val="center"/>
          <w:ins w:id="13452" w:author="Vilson Lu" w:date="2014-08-21T17:54:00Z"/>
        </w:trPr>
        <w:tc>
          <w:tcPr>
            <w:tcW w:w="2966" w:type="dxa"/>
            <w:tcMar>
              <w:top w:w="140" w:type="dxa"/>
              <w:left w:w="140" w:type="dxa"/>
              <w:bottom w:w="140" w:type="dxa"/>
              <w:right w:w="140" w:type="dxa"/>
            </w:tcMar>
            <w:vAlign w:val="center"/>
          </w:tcPr>
          <w:p w:rsidR="005621E4" w:rsidRPr="00EF6E7F" w:rsidRDefault="005621E4" w:rsidP="00F934EF">
            <w:pPr>
              <w:widowControl w:val="0"/>
              <w:jc w:val="center"/>
              <w:rPr>
                <w:ins w:id="13453" w:author="Vilson Lu" w:date="2014-08-21T17:54:00Z"/>
              </w:rPr>
            </w:pPr>
            <w:ins w:id="13454" w:author="Vilson Lu" w:date="2014-08-21T17:54:00Z">
              <w:r w:rsidRPr="00EF6E7F">
                <w:t>Starting a Blog</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55" w:author="Vilson Lu" w:date="2014-08-21T17:54:00Z"/>
              </w:rPr>
            </w:pPr>
            <w:ins w:id="13456" w:author="Vilson Lu" w:date="2014-08-21T17:54:00Z">
              <w:r w:rsidRPr="00EF6E7F">
                <w:t>4 (65.8%)</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57" w:author="Vilson Lu" w:date="2014-08-21T17:54:00Z"/>
              </w:rPr>
            </w:pPr>
            <w:ins w:id="13458" w:author="Vilson Lu" w:date="2014-08-21T17:54:00Z">
              <w:r w:rsidRPr="00EF6E7F">
                <w:t>5.9% (South Korea)</w:t>
              </w:r>
            </w:ins>
          </w:p>
        </w:tc>
      </w:tr>
      <w:tr w:rsidR="005621E4" w:rsidRPr="00EF6E7F" w:rsidTr="00F934EF">
        <w:trPr>
          <w:trHeight w:val="288"/>
          <w:jc w:val="center"/>
          <w:ins w:id="13459" w:author="Vilson Lu" w:date="2014-08-21T17:54:00Z"/>
        </w:trPr>
        <w:tc>
          <w:tcPr>
            <w:tcW w:w="2966" w:type="dxa"/>
            <w:tcMar>
              <w:top w:w="140" w:type="dxa"/>
              <w:left w:w="140" w:type="dxa"/>
              <w:bottom w:w="140" w:type="dxa"/>
              <w:right w:w="140" w:type="dxa"/>
            </w:tcMar>
            <w:vAlign w:val="center"/>
          </w:tcPr>
          <w:p w:rsidR="005621E4" w:rsidRPr="00EF6E7F" w:rsidRDefault="005621E4" w:rsidP="00F934EF">
            <w:pPr>
              <w:widowControl w:val="0"/>
              <w:jc w:val="center"/>
              <w:rPr>
                <w:ins w:id="13460" w:author="Vilson Lu" w:date="2014-08-21T17:54:00Z"/>
              </w:rPr>
            </w:pPr>
            <w:ins w:id="13461" w:author="Vilson Lu" w:date="2014-08-21T17:54:00Z">
              <w:r w:rsidRPr="00EF6E7F">
                <w:t>Social Networks</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62" w:author="Vilson Lu" w:date="2014-08-21T17:54:00Z"/>
              </w:rPr>
            </w:pPr>
            <w:ins w:id="13463" w:author="Vilson Lu" w:date="2014-08-21T17:54:00Z">
              <w:r w:rsidRPr="00EF6E7F">
                <w:t>1 (83.1%)</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64" w:author="Vilson Lu" w:date="2014-08-21T17:54:00Z"/>
              </w:rPr>
            </w:pPr>
            <w:ins w:id="13465" w:author="Vilson Lu" w:date="2014-08-21T17:54:00Z">
              <w:r w:rsidRPr="00EF6E7F">
                <w:t>--</w:t>
              </w:r>
            </w:ins>
          </w:p>
        </w:tc>
      </w:tr>
      <w:tr w:rsidR="005621E4" w:rsidRPr="00EF6E7F" w:rsidTr="00F934EF">
        <w:trPr>
          <w:trHeight w:val="288"/>
          <w:jc w:val="center"/>
          <w:ins w:id="13466" w:author="Vilson Lu" w:date="2014-08-21T17:54:00Z"/>
        </w:trPr>
        <w:tc>
          <w:tcPr>
            <w:tcW w:w="2966" w:type="dxa"/>
            <w:tcMar>
              <w:top w:w="140" w:type="dxa"/>
              <w:left w:w="140" w:type="dxa"/>
              <w:bottom w:w="140" w:type="dxa"/>
              <w:right w:w="140" w:type="dxa"/>
            </w:tcMar>
            <w:vAlign w:val="center"/>
          </w:tcPr>
          <w:p w:rsidR="005621E4" w:rsidRPr="00EF6E7F" w:rsidRDefault="005621E4" w:rsidP="00F934EF">
            <w:pPr>
              <w:widowControl w:val="0"/>
              <w:jc w:val="center"/>
              <w:rPr>
                <w:ins w:id="13467" w:author="Vilson Lu" w:date="2014-08-21T17:54:00Z"/>
              </w:rPr>
            </w:pPr>
            <w:ins w:id="13468" w:author="Vilson Lu" w:date="2014-08-21T17:54:00Z">
              <w:r w:rsidRPr="00EF6E7F">
                <w:t>Photo Sharing</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69" w:author="Vilson Lu" w:date="2014-08-21T17:54:00Z"/>
              </w:rPr>
            </w:pPr>
            <w:ins w:id="13470" w:author="Vilson Lu" w:date="2014-08-21T17:54:00Z">
              <w:r w:rsidRPr="00EF6E7F">
                <w:t>1 (86.4%)</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71" w:author="Vilson Lu" w:date="2014-08-21T17:54:00Z"/>
              </w:rPr>
            </w:pPr>
            <w:ins w:id="13472" w:author="Vilson Lu" w:date="2014-08-21T17:54:00Z">
              <w:r w:rsidRPr="00EF6E7F">
                <w:t>--</w:t>
              </w:r>
            </w:ins>
          </w:p>
        </w:tc>
      </w:tr>
      <w:tr w:rsidR="005621E4" w:rsidRPr="00EF6E7F" w:rsidTr="00F934EF">
        <w:trPr>
          <w:trHeight w:val="288"/>
          <w:jc w:val="center"/>
          <w:ins w:id="13473" w:author="Vilson Lu" w:date="2014-08-21T17:54:00Z"/>
        </w:trPr>
        <w:tc>
          <w:tcPr>
            <w:tcW w:w="2966" w:type="dxa"/>
            <w:tcMar>
              <w:top w:w="140" w:type="dxa"/>
              <w:left w:w="140" w:type="dxa"/>
              <w:bottom w:w="140" w:type="dxa"/>
              <w:right w:w="140" w:type="dxa"/>
            </w:tcMar>
            <w:vAlign w:val="center"/>
          </w:tcPr>
          <w:p w:rsidR="005621E4" w:rsidRPr="00EF6E7F" w:rsidRDefault="005621E4" w:rsidP="00F934EF">
            <w:pPr>
              <w:widowControl w:val="0"/>
              <w:jc w:val="center"/>
              <w:rPr>
                <w:ins w:id="13474" w:author="Vilson Lu" w:date="2014-08-21T17:54:00Z"/>
              </w:rPr>
            </w:pPr>
            <w:ins w:id="13475" w:author="Vilson Lu" w:date="2014-08-21T17:54:00Z">
              <w:r w:rsidRPr="00EF6E7F">
                <w:t>Uploading Videos</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76" w:author="Vilson Lu" w:date="2014-08-21T17:54:00Z"/>
              </w:rPr>
            </w:pPr>
            <w:ins w:id="13477" w:author="Vilson Lu" w:date="2014-08-21T17:54:00Z">
              <w:r w:rsidRPr="00EF6E7F">
                <w:t>2 (60.5%)</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78" w:author="Vilson Lu" w:date="2014-08-21T17:54:00Z"/>
              </w:rPr>
            </w:pPr>
            <w:ins w:id="13479" w:author="Vilson Lu" w:date="2014-08-21T17:54:00Z">
              <w:r w:rsidRPr="00EF6E7F">
                <w:t>7.8% (China)</w:t>
              </w:r>
            </w:ins>
          </w:p>
        </w:tc>
      </w:tr>
      <w:tr w:rsidR="005621E4" w:rsidRPr="00EF6E7F" w:rsidTr="00F934EF">
        <w:trPr>
          <w:trHeight w:val="288"/>
          <w:jc w:val="center"/>
          <w:ins w:id="13480" w:author="Vilson Lu" w:date="2014-08-21T17:54:00Z"/>
        </w:trPr>
        <w:tc>
          <w:tcPr>
            <w:tcW w:w="2966" w:type="dxa"/>
            <w:tcMar>
              <w:top w:w="140" w:type="dxa"/>
              <w:left w:w="140" w:type="dxa"/>
              <w:bottom w:w="140" w:type="dxa"/>
              <w:right w:w="140" w:type="dxa"/>
            </w:tcMar>
            <w:vAlign w:val="center"/>
          </w:tcPr>
          <w:p w:rsidR="005621E4" w:rsidRPr="00EF6E7F" w:rsidRDefault="005621E4" w:rsidP="00F934EF">
            <w:pPr>
              <w:widowControl w:val="0"/>
              <w:jc w:val="center"/>
              <w:rPr>
                <w:ins w:id="13481" w:author="Vilson Lu" w:date="2014-08-21T17:54:00Z"/>
              </w:rPr>
            </w:pPr>
            <w:ins w:id="13482" w:author="Vilson Lu" w:date="2014-08-21T17:54:00Z">
              <w:r w:rsidRPr="00EF6E7F">
                <w:t>Watching Videos</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83" w:author="Vilson Lu" w:date="2014-08-21T17:54:00Z"/>
              </w:rPr>
            </w:pPr>
            <w:ins w:id="13484" w:author="Vilson Lu" w:date="2014-08-21T17:54:00Z">
              <w:r w:rsidRPr="00EF6E7F">
                <w:t>1 (98.6%)</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85" w:author="Vilson Lu" w:date="2014-08-21T17:54:00Z"/>
              </w:rPr>
            </w:pPr>
            <w:ins w:id="13486" w:author="Vilson Lu" w:date="2014-08-21T17:54:00Z">
              <w:r w:rsidRPr="00EF6E7F">
                <w:t>--</w:t>
              </w:r>
            </w:ins>
          </w:p>
        </w:tc>
      </w:tr>
      <w:tr w:rsidR="005621E4" w:rsidRPr="00EF6E7F" w:rsidTr="00F934EF">
        <w:trPr>
          <w:trHeight w:val="288"/>
          <w:jc w:val="center"/>
          <w:ins w:id="13487" w:author="Vilson Lu" w:date="2014-08-21T17:54:00Z"/>
        </w:trPr>
        <w:tc>
          <w:tcPr>
            <w:tcW w:w="2966" w:type="dxa"/>
            <w:tcMar>
              <w:top w:w="140" w:type="dxa"/>
              <w:left w:w="140" w:type="dxa"/>
              <w:bottom w:w="140" w:type="dxa"/>
              <w:right w:w="140" w:type="dxa"/>
            </w:tcMar>
            <w:vAlign w:val="center"/>
          </w:tcPr>
          <w:p w:rsidR="005621E4" w:rsidRPr="00EF6E7F" w:rsidRDefault="005621E4" w:rsidP="00F934EF">
            <w:pPr>
              <w:widowControl w:val="0"/>
              <w:jc w:val="center"/>
              <w:rPr>
                <w:ins w:id="13488" w:author="Vilson Lu" w:date="2014-08-21T17:54:00Z"/>
              </w:rPr>
            </w:pPr>
            <w:ins w:id="13489" w:author="Vilson Lu" w:date="2014-08-21T17:54:00Z">
              <w:r w:rsidRPr="00EF6E7F">
                <w:t>Podcasts</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90" w:author="Vilson Lu" w:date="2014-08-21T17:54:00Z"/>
              </w:rPr>
            </w:pPr>
            <w:ins w:id="13491" w:author="Vilson Lu" w:date="2014-08-21T17:54:00Z">
              <w:r w:rsidRPr="00EF6E7F">
                <w:t>5 (61.8%)</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92" w:author="Vilson Lu" w:date="2014-08-21T17:54:00Z"/>
              </w:rPr>
            </w:pPr>
            <w:ins w:id="13493" w:author="Vilson Lu" w:date="2014-08-21T17:54:00Z">
              <w:r w:rsidRPr="00EF6E7F">
                <w:t>12.5% (China)</w:t>
              </w:r>
            </w:ins>
          </w:p>
        </w:tc>
      </w:tr>
      <w:tr w:rsidR="005621E4" w:rsidRPr="00EF6E7F" w:rsidTr="00F934EF">
        <w:trPr>
          <w:trHeight w:val="288"/>
          <w:jc w:val="center"/>
          <w:ins w:id="13494" w:author="Vilson Lu" w:date="2014-08-21T17:54:00Z"/>
        </w:trPr>
        <w:tc>
          <w:tcPr>
            <w:tcW w:w="2966" w:type="dxa"/>
            <w:tcMar>
              <w:top w:w="140" w:type="dxa"/>
              <w:left w:w="140" w:type="dxa"/>
              <w:bottom w:w="140" w:type="dxa"/>
              <w:right w:w="140" w:type="dxa"/>
            </w:tcMar>
            <w:vAlign w:val="center"/>
          </w:tcPr>
          <w:p w:rsidR="005621E4" w:rsidRPr="00EF6E7F" w:rsidRDefault="005621E4" w:rsidP="00F934EF">
            <w:pPr>
              <w:widowControl w:val="0"/>
              <w:jc w:val="center"/>
              <w:rPr>
                <w:ins w:id="13495" w:author="Vilson Lu" w:date="2014-08-21T17:54:00Z"/>
              </w:rPr>
            </w:pPr>
            <w:ins w:id="13496" w:author="Vilson Lu" w:date="2014-08-21T17:54:00Z">
              <w:r w:rsidRPr="00EF6E7F">
                <w:t>RSS</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97" w:author="Vilson Lu" w:date="2014-08-21T17:54:00Z"/>
              </w:rPr>
            </w:pPr>
            <w:ins w:id="13498" w:author="Vilson Lu" w:date="2014-08-21T17:54:00Z">
              <w:r w:rsidRPr="00EF6E7F">
                <w:t>6 (45.2%)</w:t>
              </w:r>
            </w:ins>
          </w:p>
        </w:tc>
        <w:tc>
          <w:tcPr>
            <w:tcW w:w="2967" w:type="dxa"/>
            <w:tcMar>
              <w:top w:w="140" w:type="dxa"/>
              <w:left w:w="140" w:type="dxa"/>
              <w:bottom w:w="140" w:type="dxa"/>
              <w:right w:w="140" w:type="dxa"/>
            </w:tcMar>
            <w:vAlign w:val="center"/>
          </w:tcPr>
          <w:p w:rsidR="005621E4" w:rsidRPr="00EF6E7F" w:rsidRDefault="005621E4" w:rsidP="00F934EF">
            <w:pPr>
              <w:widowControl w:val="0"/>
              <w:jc w:val="center"/>
              <w:rPr>
                <w:ins w:id="13499" w:author="Vilson Lu" w:date="2014-08-21T17:54:00Z"/>
              </w:rPr>
            </w:pPr>
            <w:ins w:id="13500" w:author="Vilson Lu" w:date="2014-08-21T17:54:00Z">
              <w:r w:rsidRPr="00EF6E7F">
                <w:t>11.4% (Russia)</w:t>
              </w:r>
            </w:ins>
          </w:p>
        </w:tc>
      </w:tr>
    </w:tbl>
    <w:p w:rsidR="005621E4" w:rsidRPr="00EF6E7F" w:rsidRDefault="005621E4" w:rsidP="005621E4">
      <w:pPr>
        <w:widowControl w:val="0"/>
        <w:rPr>
          <w:ins w:id="13501" w:author="Vilson Lu" w:date="2014-08-21T17:54:00Z"/>
        </w:rPr>
      </w:pPr>
    </w:p>
    <w:p w:rsidR="005621E4" w:rsidRPr="00EF6E7F" w:rsidRDefault="005621E4" w:rsidP="005621E4">
      <w:pPr>
        <w:rPr>
          <w:ins w:id="13502" w:author="Vilson Lu" w:date="2014-08-21T17:54:00Z"/>
        </w:rPr>
      </w:pPr>
      <w:ins w:id="13503" w:author="Vilson Lu" w:date="2014-08-21T17:54:00Z">
        <w:r w:rsidRPr="00EF6E7F">
          <w:br w:type="page"/>
        </w:r>
      </w:ins>
    </w:p>
    <w:p w:rsidR="005621E4" w:rsidRPr="00EF6E7F" w:rsidRDefault="005621E4" w:rsidP="005621E4">
      <w:pPr>
        <w:widowControl w:val="0"/>
        <w:rPr>
          <w:ins w:id="13504" w:author="Vilson Lu" w:date="2014-08-21T17:54:00Z"/>
        </w:rPr>
      </w:pPr>
    </w:p>
    <w:p w:rsidR="005621E4" w:rsidRPr="00EF6E7F" w:rsidRDefault="005621E4" w:rsidP="005621E4">
      <w:pPr>
        <w:pStyle w:val="Heading2"/>
        <w:rPr>
          <w:ins w:id="13505" w:author="Vilson Lu" w:date="2014-08-21T17:54:00Z"/>
        </w:rPr>
      </w:pPr>
      <w:bookmarkStart w:id="13506" w:name="_Toc395181734"/>
      <w:bookmarkStart w:id="13507" w:name="_Toc396445140"/>
      <w:bookmarkStart w:id="13508" w:name="_Toc396489857"/>
      <w:ins w:id="13509" w:author="Vilson Lu" w:date="2014-08-21T17:54:00Z">
        <w:r w:rsidRPr="00EF6E7F">
          <w:rPr>
            <w:highlight w:val="white"/>
          </w:rPr>
          <w:t>Appendix B</w:t>
        </w:r>
        <w:bookmarkEnd w:id="13506"/>
        <w:bookmarkEnd w:id="13507"/>
        <w:bookmarkEnd w:id="13508"/>
      </w:ins>
    </w:p>
    <w:p w:rsidR="005621E4" w:rsidRPr="00EF6E7F" w:rsidRDefault="005621E4" w:rsidP="005621E4">
      <w:pPr>
        <w:widowControl w:val="0"/>
        <w:rPr>
          <w:ins w:id="13510" w:author="Vilson Lu" w:date="2014-08-21T17:54:00Z"/>
        </w:rPr>
      </w:pPr>
    </w:p>
    <w:p w:rsidR="005621E4" w:rsidRPr="00EF6E7F" w:rsidRDefault="005621E4" w:rsidP="005621E4">
      <w:pPr>
        <w:rPr>
          <w:ins w:id="13511" w:author="Vilson Lu" w:date="2014-08-21T17:54:00Z"/>
        </w:rPr>
      </w:pPr>
    </w:p>
    <w:p w:rsidR="005621E4" w:rsidRDefault="005621E4" w:rsidP="005621E4">
      <w:pPr>
        <w:pStyle w:val="Caption"/>
        <w:rPr>
          <w:ins w:id="13512" w:author="Vilson Lu" w:date="2014-08-21T17:54:00Z"/>
        </w:rPr>
      </w:pPr>
      <w:bookmarkStart w:id="13513" w:name="_Toc395094939"/>
      <w:bookmarkStart w:id="13514" w:name="_Toc396489880"/>
      <w:ins w:id="13515" w:author="Vilson Lu" w:date="2014-08-21T17:54:00Z">
        <w:r>
          <w:t xml:space="preserve">Table </w:t>
        </w:r>
      </w:ins>
      <w:ins w:id="13516" w:author="Vilson Lu" w:date="2014-08-22T16:11:00Z">
        <w:r w:rsidR="00372B98">
          <w:fldChar w:fldCharType="begin"/>
        </w:r>
        <w:r w:rsidR="00D71339">
          <w:instrText xml:space="preserve"> STYLEREF 1 \s </w:instrText>
        </w:r>
      </w:ins>
      <w:r w:rsidR="00372B98">
        <w:fldChar w:fldCharType="separate"/>
      </w:r>
      <w:r w:rsidR="003160F5">
        <w:rPr>
          <w:noProof/>
        </w:rPr>
        <w:t>6</w:t>
      </w:r>
      <w:ins w:id="13517" w:author="Vilson Lu" w:date="2014-08-22T16:11:00Z">
        <w:r w:rsidR="00372B98">
          <w:fldChar w:fldCharType="end"/>
        </w:r>
        <w:r w:rsidR="00D71339">
          <w:noBreakHyphen/>
        </w:r>
        <w:r w:rsidR="00372B98">
          <w:fldChar w:fldCharType="begin"/>
        </w:r>
        <w:r w:rsidR="00D71339">
          <w:instrText xml:space="preserve"> SEQ Table \* ARABIC \s 1 </w:instrText>
        </w:r>
      </w:ins>
      <w:r w:rsidR="00372B98">
        <w:fldChar w:fldCharType="separate"/>
      </w:r>
      <w:ins w:id="13518" w:author="Vilson Lu" w:date="2014-08-22T16:55:00Z">
        <w:r w:rsidR="003160F5">
          <w:rPr>
            <w:noProof/>
          </w:rPr>
          <w:t>2</w:t>
        </w:r>
      </w:ins>
      <w:ins w:id="13519" w:author="Vilson Lu" w:date="2014-08-22T16:11:00Z">
        <w:r w:rsidR="00372B98">
          <w:fldChar w:fldCharType="end"/>
        </w:r>
      </w:ins>
      <w:ins w:id="13520" w:author="Vilson Lu" w:date="2014-08-21T17:54:00Z">
        <w:r>
          <w:t>. Example</w:t>
        </w:r>
      </w:ins>
      <w:ins w:id="13521" w:author="PF" w:date="2015-01-05T08:36:00Z">
        <w:r w:rsidR="008F68CC">
          <w:t>s</w:t>
        </w:r>
      </w:ins>
      <w:ins w:id="13522" w:author="Vilson Lu" w:date="2014-08-21T17:54:00Z">
        <w:r>
          <w:t xml:space="preserve"> of Filipino Morphemes</w:t>
        </w:r>
        <w:bookmarkEnd w:id="13513"/>
        <w:bookmarkEnd w:id="13514"/>
      </w:ins>
    </w:p>
    <w:tbl>
      <w:tblPr>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10" w:type="dxa"/>
          <w:right w:w="10" w:type="dxa"/>
        </w:tblCellMar>
        <w:tblLook w:val="0000"/>
      </w:tblPr>
      <w:tblGrid>
        <w:gridCol w:w="2270"/>
        <w:gridCol w:w="2270"/>
        <w:gridCol w:w="2270"/>
        <w:gridCol w:w="2270"/>
      </w:tblGrid>
      <w:tr w:rsidR="005621E4" w:rsidRPr="00EF6E7F" w:rsidTr="00F934EF">
        <w:trPr>
          <w:trHeight w:val="288"/>
          <w:jc w:val="center"/>
          <w:ins w:id="13523" w:author="Vilson Lu" w:date="2014-08-21T17:54:00Z"/>
        </w:trPr>
        <w:tc>
          <w:tcPr>
            <w:tcW w:w="2270" w:type="dxa"/>
            <w:tcMar>
              <w:top w:w="100" w:type="dxa"/>
              <w:left w:w="100" w:type="dxa"/>
              <w:bottom w:w="100" w:type="dxa"/>
              <w:right w:w="100" w:type="dxa"/>
            </w:tcMar>
          </w:tcPr>
          <w:p w:rsidR="005621E4" w:rsidRPr="00EF6E7F" w:rsidRDefault="005621E4" w:rsidP="00F934EF">
            <w:pPr>
              <w:jc w:val="center"/>
              <w:rPr>
                <w:ins w:id="13524" w:author="Vilson Lu" w:date="2014-08-21T17:54:00Z"/>
              </w:rPr>
            </w:pPr>
            <w:ins w:id="13525" w:author="Vilson Lu" w:date="2014-08-21T17:54:00Z">
              <w:r w:rsidRPr="00EF6E7F">
                <w:rPr>
                  <w:b/>
                  <w:bCs/>
                </w:rPr>
                <w:t>Morpheme Element</w:t>
              </w:r>
            </w:ins>
          </w:p>
        </w:tc>
        <w:tc>
          <w:tcPr>
            <w:tcW w:w="2270" w:type="dxa"/>
            <w:tcMar>
              <w:top w:w="100" w:type="dxa"/>
              <w:left w:w="100" w:type="dxa"/>
              <w:bottom w:w="100" w:type="dxa"/>
              <w:right w:w="100" w:type="dxa"/>
            </w:tcMar>
          </w:tcPr>
          <w:p w:rsidR="005621E4" w:rsidRPr="00EF6E7F" w:rsidRDefault="005621E4" w:rsidP="00F934EF">
            <w:pPr>
              <w:jc w:val="center"/>
              <w:rPr>
                <w:ins w:id="13526" w:author="Vilson Lu" w:date="2014-08-21T17:54:00Z"/>
              </w:rPr>
            </w:pPr>
            <w:ins w:id="13527" w:author="Vilson Lu" w:date="2014-08-21T17:54:00Z">
              <w:r w:rsidRPr="00EF6E7F">
                <w:rPr>
                  <w:b/>
                  <w:bCs/>
                </w:rPr>
                <w:t>Root Word</w:t>
              </w:r>
            </w:ins>
          </w:p>
        </w:tc>
        <w:tc>
          <w:tcPr>
            <w:tcW w:w="2270" w:type="dxa"/>
            <w:tcMar>
              <w:top w:w="100" w:type="dxa"/>
              <w:left w:w="100" w:type="dxa"/>
              <w:bottom w:w="100" w:type="dxa"/>
              <w:right w:w="100" w:type="dxa"/>
            </w:tcMar>
          </w:tcPr>
          <w:p w:rsidR="005621E4" w:rsidRPr="00EF6E7F" w:rsidRDefault="005621E4" w:rsidP="00F934EF">
            <w:pPr>
              <w:jc w:val="center"/>
              <w:rPr>
                <w:ins w:id="13528" w:author="Vilson Lu" w:date="2014-08-21T17:54:00Z"/>
              </w:rPr>
            </w:pPr>
            <w:commentRangeStart w:id="13529"/>
            <w:ins w:id="13530" w:author="Vilson Lu" w:date="2014-08-21T17:54:00Z">
              <w:r w:rsidRPr="00EF6E7F">
                <w:rPr>
                  <w:b/>
                  <w:bCs/>
                </w:rPr>
                <w:t>Suffix</w:t>
              </w:r>
            </w:ins>
            <w:commentRangeEnd w:id="13529"/>
            <w:r w:rsidR="008F68CC">
              <w:rPr>
                <w:rStyle w:val="CommentReference"/>
              </w:rPr>
              <w:commentReference w:id="13529"/>
            </w:r>
          </w:p>
        </w:tc>
        <w:tc>
          <w:tcPr>
            <w:tcW w:w="2270" w:type="dxa"/>
            <w:tcMar>
              <w:top w:w="100" w:type="dxa"/>
              <w:left w:w="100" w:type="dxa"/>
              <w:bottom w:w="100" w:type="dxa"/>
              <w:right w:w="100" w:type="dxa"/>
            </w:tcMar>
          </w:tcPr>
          <w:p w:rsidR="005621E4" w:rsidRPr="00EF6E7F" w:rsidRDefault="005621E4" w:rsidP="00F934EF">
            <w:pPr>
              <w:jc w:val="center"/>
              <w:rPr>
                <w:ins w:id="13531" w:author="Vilson Lu" w:date="2014-08-21T17:54:00Z"/>
              </w:rPr>
            </w:pPr>
            <w:ins w:id="13532" w:author="Vilson Lu" w:date="2014-08-21T17:54:00Z">
              <w:r w:rsidRPr="00EF6E7F">
                <w:rPr>
                  <w:b/>
                  <w:bCs/>
                </w:rPr>
                <w:t>Filipino Word</w:t>
              </w:r>
            </w:ins>
          </w:p>
        </w:tc>
      </w:tr>
      <w:tr w:rsidR="005621E4" w:rsidRPr="00EF6E7F" w:rsidTr="00F934EF">
        <w:trPr>
          <w:trHeight w:val="288"/>
          <w:jc w:val="center"/>
          <w:ins w:id="13533" w:author="Vilson Lu" w:date="2014-08-21T17:54:00Z"/>
        </w:trPr>
        <w:tc>
          <w:tcPr>
            <w:tcW w:w="2270" w:type="dxa"/>
            <w:tcMar>
              <w:top w:w="100" w:type="dxa"/>
              <w:left w:w="100" w:type="dxa"/>
              <w:bottom w:w="100" w:type="dxa"/>
              <w:right w:w="100" w:type="dxa"/>
            </w:tcMar>
          </w:tcPr>
          <w:p w:rsidR="005621E4" w:rsidRPr="00EF6E7F" w:rsidRDefault="005621E4" w:rsidP="00F934EF">
            <w:pPr>
              <w:jc w:val="center"/>
              <w:rPr>
                <w:ins w:id="13534" w:author="Vilson Lu" w:date="2014-08-21T17:54:00Z"/>
              </w:rPr>
            </w:pPr>
            <w:ins w:id="13535" w:author="Vilson Lu" w:date="2014-08-21T17:54:00Z">
              <w:r w:rsidRPr="00EF6E7F">
                <w:t>Elision</w:t>
              </w:r>
            </w:ins>
          </w:p>
        </w:tc>
        <w:tc>
          <w:tcPr>
            <w:tcW w:w="2270" w:type="dxa"/>
            <w:tcMar>
              <w:top w:w="100" w:type="dxa"/>
              <w:left w:w="100" w:type="dxa"/>
              <w:bottom w:w="100" w:type="dxa"/>
              <w:right w:w="100" w:type="dxa"/>
            </w:tcMar>
          </w:tcPr>
          <w:p w:rsidR="005621E4" w:rsidRPr="00EF6E7F" w:rsidRDefault="005621E4" w:rsidP="00F934EF">
            <w:pPr>
              <w:jc w:val="center"/>
              <w:rPr>
                <w:ins w:id="13536" w:author="Vilson Lu" w:date="2014-08-21T17:54:00Z"/>
              </w:rPr>
            </w:pPr>
            <w:ins w:id="13537" w:author="Vilson Lu" w:date="2014-08-21T17:54:00Z">
              <w:r w:rsidRPr="00EF6E7F">
                <w:t>bigay</w:t>
              </w:r>
            </w:ins>
          </w:p>
        </w:tc>
        <w:tc>
          <w:tcPr>
            <w:tcW w:w="2270" w:type="dxa"/>
            <w:tcMar>
              <w:top w:w="100" w:type="dxa"/>
              <w:left w:w="100" w:type="dxa"/>
              <w:bottom w:w="100" w:type="dxa"/>
              <w:right w:w="100" w:type="dxa"/>
            </w:tcMar>
          </w:tcPr>
          <w:p w:rsidR="005621E4" w:rsidRPr="00EF6E7F" w:rsidRDefault="005621E4" w:rsidP="00F934EF">
            <w:pPr>
              <w:jc w:val="center"/>
              <w:rPr>
                <w:ins w:id="13538" w:author="Vilson Lu" w:date="2014-08-21T17:54:00Z"/>
              </w:rPr>
            </w:pPr>
            <w:ins w:id="13539" w:author="Vilson Lu" w:date="2014-08-21T17:54:00Z">
              <w:r w:rsidRPr="00EF6E7F">
                <w:t>na- ; -an</w:t>
              </w:r>
            </w:ins>
          </w:p>
        </w:tc>
        <w:tc>
          <w:tcPr>
            <w:tcW w:w="2270" w:type="dxa"/>
            <w:tcMar>
              <w:top w:w="100" w:type="dxa"/>
              <w:left w:w="100" w:type="dxa"/>
              <w:bottom w:w="100" w:type="dxa"/>
              <w:right w:w="100" w:type="dxa"/>
            </w:tcMar>
          </w:tcPr>
          <w:p w:rsidR="005621E4" w:rsidRPr="00EF6E7F" w:rsidRDefault="005621E4" w:rsidP="00F934EF">
            <w:pPr>
              <w:jc w:val="center"/>
              <w:rPr>
                <w:ins w:id="13540" w:author="Vilson Lu" w:date="2014-08-21T17:54:00Z"/>
              </w:rPr>
            </w:pPr>
            <w:ins w:id="13541" w:author="Vilson Lu" w:date="2014-08-21T17:54:00Z">
              <w:r w:rsidRPr="00EF6E7F">
                <w:t>nabigyan</w:t>
              </w:r>
            </w:ins>
          </w:p>
        </w:tc>
      </w:tr>
      <w:tr w:rsidR="005621E4" w:rsidRPr="00EF6E7F" w:rsidTr="00F934EF">
        <w:trPr>
          <w:trHeight w:val="288"/>
          <w:jc w:val="center"/>
          <w:ins w:id="13542" w:author="Vilson Lu" w:date="2014-08-21T17:54:00Z"/>
        </w:trPr>
        <w:tc>
          <w:tcPr>
            <w:tcW w:w="2270" w:type="dxa"/>
            <w:tcMar>
              <w:top w:w="100" w:type="dxa"/>
              <w:left w:w="100" w:type="dxa"/>
              <w:bottom w:w="100" w:type="dxa"/>
              <w:right w:w="100" w:type="dxa"/>
            </w:tcMar>
          </w:tcPr>
          <w:p w:rsidR="005621E4" w:rsidRPr="00EF6E7F" w:rsidRDefault="005621E4" w:rsidP="00F934EF">
            <w:pPr>
              <w:jc w:val="center"/>
              <w:rPr>
                <w:ins w:id="13543" w:author="Vilson Lu" w:date="2014-08-21T17:54:00Z"/>
              </w:rPr>
            </w:pPr>
            <w:ins w:id="13544" w:author="Vilson Lu" w:date="2014-08-21T17:54:00Z">
              <w:r w:rsidRPr="00EF6E7F">
                <w:t>Epenthesis</w:t>
              </w:r>
            </w:ins>
          </w:p>
        </w:tc>
        <w:tc>
          <w:tcPr>
            <w:tcW w:w="2270" w:type="dxa"/>
            <w:tcMar>
              <w:top w:w="100" w:type="dxa"/>
              <w:left w:w="100" w:type="dxa"/>
              <w:bottom w:w="100" w:type="dxa"/>
              <w:right w:w="100" w:type="dxa"/>
            </w:tcMar>
          </w:tcPr>
          <w:p w:rsidR="005621E4" w:rsidRPr="00EF6E7F" w:rsidRDefault="005621E4" w:rsidP="00F934EF">
            <w:pPr>
              <w:jc w:val="center"/>
              <w:rPr>
                <w:ins w:id="13545" w:author="Vilson Lu" w:date="2014-08-21T17:54:00Z"/>
              </w:rPr>
            </w:pPr>
            <w:ins w:id="13546" w:author="Vilson Lu" w:date="2014-08-21T17:54:00Z">
              <w:r w:rsidRPr="00EF6E7F">
                <w:t>patay</w:t>
              </w:r>
            </w:ins>
          </w:p>
        </w:tc>
        <w:tc>
          <w:tcPr>
            <w:tcW w:w="2270" w:type="dxa"/>
            <w:tcMar>
              <w:top w:w="100" w:type="dxa"/>
              <w:left w:w="100" w:type="dxa"/>
              <w:bottom w:w="100" w:type="dxa"/>
              <w:right w:w="100" w:type="dxa"/>
            </w:tcMar>
          </w:tcPr>
          <w:p w:rsidR="005621E4" w:rsidRPr="00EF6E7F" w:rsidRDefault="005621E4" w:rsidP="00F934EF">
            <w:pPr>
              <w:jc w:val="center"/>
              <w:rPr>
                <w:ins w:id="13547" w:author="Vilson Lu" w:date="2014-08-21T17:54:00Z"/>
              </w:rPr>
            </w:pPr>
            <w:ins w:id="13548" w:author="Vilson Lu" w:date="2014-08-21T17:54:00Z">
              <w:r w:rsidRPr="00EF6E7F">
                <w:t>-an</w:t>
              </w:r>
            </w:ins>
          </w:p>
        </w:tc>
        <w:tc>
          <w:tcPr>
            <w:tcW w:w="2270" w:type="dxa"/>
            <w:tcMar>
              <w:top w:w="100" w:type="dxa"/>
              <w:left w:w="100" w:type="dxa"/>
              <w:bottom w:w="100" w:type="dxa"/>
              <w:right w:w="100" w:type="dxa"/>
            </w:tcMar>
          </w:tcPr>
          <w:p w:rsidR="005621E4" w:rsidRPr="00EF6E7F" w:rsidRDefault="005621E4" w:rsidP="00F934EF">
            <w:pPr>
              <w:jc w:val="center"/>
              <w:rPr>
                <w:ins w:id="13549" w:author="Vilson Lu" w:date="2014-08-21T17:54:00Z"/>
              </w:rPr>
            </w:pPr>
            <w:ins w:id="13550" w:author="Vilson Lu" w:date="2014-08-21T17:54:00Z">
              <w:r w:rsidRPr="00EF6E7F">
                <w:t>patayan</w:t>
              </w:r>
            </w:ins>
          </w:p>
        </w:tc>
      </w:tr>
      <w:tr w:rsidR="005621E4" w:rsidRPr="00EF6E7F" w:rsidTr="00F934EF">
        <w:trPr>
          <w:trHeight w:val="288"/>
          <w:jc w:val="center"/>
          <w:ins w:id="13551" w:author="Vilson Lu" w:date="2014-08-21T17:54:00Z"/>
        </w:trPr>
        <w:tc>
          <w:tcPr>
            <w:tcW w:w="2270" w:type="dxa"/>
            <w:tcMar>
              <w:top w:w="100" w:type="dxa"/>
              <w:left w:w="100" w:type="dxa"/>
              <w:bottom w:w="100" w:type="dxa"/>
              <w:right w:w="100" w:type="dxa"/>
            </w:tcMar>
          </w:tcPr>
          <w:p w:rsidR="005621E4" w:rsidRPr="00EF6E7F" w:rsidRDefault="005621E4" w:rsidP="00F934EF">
            <w:pPr>
              <w:jc w:val="center"/>
              <w:rPr>
                <w:ins w:id="13552" w:author="Vilson Lu" w:date="2014-08-21T17:54:00Z"/>
              </w:rPr>
            </w:pPr>
            <w:ins w:id="13553" w:author="Vilson Lu" w:date="2014-08-21T17:54:00Z">
              <w:r w:rsidRPr="00EF6E7F">
                <w:t>Metathesis</w:t>
              </w:r>
            </w:ins>
          </w:p>
        </w:tc>
        <w:tc>
          <w:tcPr>
            <w:tcW w:w="2270" w:type="dxa"/>
            <w:tcMar>
              <w:top w:w="100" w:type="dxa"/>
              <w:left w:w="100" w:type="dxa"/>
              <w:bottom w:w="100" w:type="dxa"/>
              <w:right w:w="100" w:type="dxa"/>
            </w:tcMar>
          </w:tcPr>
          <w:p w:rsidR="005621E4" w:rsidRPr="00EF6E7F" w:rsidRDefault="005621E4" w:rsidP="00F934EF">
            <w:pPr>
              <w:jc w:val="center"/>
              <w:rPr>
                <w:ins w:id="13554" w:author="Vilson Lu" w:date="2014-08-21T17:54:00Z"/>
              </w:rPr>
            </w:pPr>
            <w:ins w:id="13555" w:author="Vilson Lu" w:date="2014-08-21T17:54:00Z">
              <w:r w:rsidRPr="00EF6E7F">
                <w:t>peteh (cebuano)</w:t>
              </w:r>
            </w:ins>
          </w:p>
        </w:tc>
        <w:tc>
          <w:tcPr>
            <w:tcW w:w="2270" w:type="dxa"/>
            <w:tcMar>
              <w:top w:w="100" w:type="dxa"/>
              <w:left w:w="100" w:type="dxa"/>
              <w:bottom w:w="100" w:type="dxa"/>
              <w:right w:w="100" w:type="dxa"/>
            </w:tcMar>
          </w:tcPr>
          <w:p w:rsidR="005621E4" w:rsidRPr="00EF6E7F" w:rsidRDefault="005621E4" w:rsidP="00F934EF">
            <w:pPr>
              <w:jc w:val="center"/>
              <w:rPr>
                <w:ins w:id="13556" w:author="Vilson Lu" w:date="2014-08-21T17:54:00Z"/>
              </w:rPr>
            </w:pPr>
            <w:ins w:id="13557" w:author="Vilson Lu" w:date="2014-08-21T17:54:00Z">
              <w:r w:rsidRPr="00EF6E7F">
                <w:t>-en</w:t>
              </w:r>
            </w:ins>
          </w:p>
        </w:tc>
        <w:tc>
          <w:tcPr>
            <w:tcW w:w="2270" w:type="dxa"/>
            <w:tcMar>
              <w:top w:w="100" w:type="dxa"/>
              <w:left w:w="100" w:type="dxa"/>
              <w:bottom w:w="100" w:type="dxa"/>
              <w:right w:w="100" w:type="dxa"/>
            </w:tcMar>
          </w:tcPr>
          <w:p w:rsidR="005621E4" w:rsidRPr="00EF6E7F" w:rsidRDefault="005621E4" w:rsidP="00F934EF">
            <w:pPr>
              <w:jc w:val="center"/>
              <w:rPr>
                <w:ins w:id="13558" w:author="Vilson Lu" w:date="2014-08-21T17:54:00Z"/>
              </w:rPr>
            </w:pPr>
            <w:ins w:id="13559" w:author="Vilson Lu" w:date="2014-08-21T17:54:00Z">
              <w:r w:rsidRPr="00EF6E7F">
                <w:t>pehten</w:t>
              </w:r>
            </w:ins>
          </w:p>
        </w:tc>
      </w:tr>
      <w:tr w:rsidR="005621E4" w:rsidRPr="00EF6E7F" w:rsidTr="00F934EF">
        <w:trPr>
          <w:trHeight w:val="288"/>
          <w:jc w:val="center"/>
          <w:ins w:id="13560" w:author="Vilson Lu" w:date="2014-08-21T17:54:00Z"/>
        </w:trPr>
        <w:tc>
          <w:tcPr>
            <w:tcW w:w="2270" w:type="dxa"/>
            <w:tcMar>
              <w:top w:w="100" w:type="dxa"/>
              <w:left w:w="100" w:type="dxa"/>
              <w:bottom w:w="100" w:type="dxa"/>
              <w:right w:w="100" w:type="dxa"/>
            </w:tcMar>
          </w:tcPr>
          <w:p w:rsidR="005621E4" w:rsidRPr="00EF6E7F" w:rsidRDefault="005621E4" w:rsidP="00F934EF">
            <w:pPr>
              <w:jc w:val="center"/>
              <w:rPr>
                <w:ins w:id="13561" w:author="Vilson Lu" w:date="2014-08-21T17:54:00Z"/>
              </w:rPr>
            </w:pPr>
            <w:ins w:id="13562" w:author="Vilson Lu" w:date="2014-08-21T17:54:00Z">
              <w:r w:rsidRPr="00EF6E7F">
                <w:t>Replacement</w:t>
              </w:r>
            </w:ins>
          </w:p>
        </w:tc>
        <w:tc>
          <w:tcPr>
            <w:tcW w:w="2270" w:type="dxa"/>
            <w:tcMar>
              <w:top w:w="100" w:type="dxa"/>
              <w:left w:w="100" w:type="dxa"/>
              <w:bottom w:w="100" w:type="dxa"/>
              <w:right w:w="100" w:type="dxa"/>
            </w:tcMar>
          </w:tcPr>
          <w:p w:rsidR="005621E4" w:rsidRPr="00EF6E7F" w:rsidRDefault="005621E4" w:rsidP="00F934EF">
            <w:pPr>
              <w:jc w:val="center"/>
              <w:rPr>
                <w:ins w:id="13563" w:author="Vilson Lu" w:date="2014-08-21T17:54:00Z"/>
              </w:rPr>
            </w:pPr>
            <w:ins w:id="13564" w:author="Vilson Lu" w:date="2014-08-21T17:54:00Z">
              <w:r w:rsidRPr="00EF6E7F">
                <w:t>utos</w:t>
              </w:r>
            </w:ins>
          </w:p>
        </w:tc>
        <w:tc>
          <w:tcPr>
            <w:tcW w:w="2270" w:type="dxa"/>
            <w:tcMar>
              <w:top w:w="100" w:type="dxa"/>
              <w:left w:w="100" w:type="dxa"/>
              <w:bottom w:w="100" w:type="dxa"/>
              <w:right w:w="100" w:type="dxa"/>
            </w:tcMar>
          </w:tcPr>
          <w:p w:rsidR="005621E4" w:rsidRPr="00EF6E7F" w:rsidRDefault="005621E4" w:rsidP="00F934EF">
            <w:pPr>
              <w:jc w:val="center"/>
              <w:rPr>
                <w:ins w:id="13565" w:author="Vilson Lu" w:date="2014-08-21T17:54:00Z"/>
              </w:rPr>
            </w:pPr>
            <w:ins w:id="13566" w:author="Vilson Lu" w:date="2014-08-21T17:54:00Z">
              <w:r w:rsidRPr="00EF6E7F">
                <w:t>-an</w:t>
              </w:r>
            </w:ins>
          </w:p>
        </w:tc>
        <w:tc>
          <w:tcPr>
            <w:tcW w:w="2270" w:type="dxa"/>
            <w:tcMar>
              <w:top w:w="100" w:type="dxa"/>
              <w:left w:w="100" w:type="dxa"/>
              <w:bottom w:w="100" w:type="dxa"/>
              <w:right w:w="100" w:type="dxa"/>
            </w:tcMar>
          </w:tcPr>
          <w:p w:rsidR="005621E4" w:rsidRPr="00EF6E7F" w:rsidRDefault="005621E4" w:rsidP="00F934EF">
            <w:pPr>
              <w:jc w:val="center"/>
              <w:rPr>
                <w:ins w:id="13567" w:author="Vilson Lu" w:date="2014-08-21T17:54:00Z"/>
              </w:rPr>
            </w:pPr>
            <w:ins w:id="13568" w:author="Vilson Lu" w:date="2014-08-21T17:54:00Z">
              <w:r w:rsidRPr="00EF6E7F">
                <w:t>utusan</w:t>
              </w:r>
            </w:ins>
          </w:p>
        </w:tc>
      </w:tr>
      <w:tr w:rsidR="005621E4" w:rsidRPr="00EF6E7F" w:rsidTr="00F934EF">
        <w:trPr>
          <w:trHeight w:val="288"/>
          <w:jc w:val="center"/>
          <w:ins w:id="13569" w:author="Vilson Lu" w:date="2014-08-21T17:54:00Z"/>
        </w:trPr>
        <w:tc>
          <w:tcPr>
            <w:tcW w:w="2270" w:type="dxa"/>
            <w:tcMar>
              <w:top w:w="100" w:type="dxa"/>
              <w:left w:w="100" w:type="dxa"/>
              <w:bottom w:w="100" w:type="dxa"/>
              <w:right w:w="100" w:type="dxa"/>
            </w:tcMar>
          </w:tcPr>
          <w:p w:rsidR="005621E4" w:rsidRPr="00EF6E7F" w:rsidRDefault="005621E4" w:rsidP="00F934EF">
            <w:pPr>
              <w:jc w:val="center"/>
              <w:rPr>
                <w:ins w:id="13570" w:author="Vilson Lu" w:date="2014-08-21T17:54:00Z"/>
              </w:rPr>
            </w:pPr>
            <w:ins w:id="13571" w:author="Vilson Lu" w:date="2014-08-21T17:54:00Z">
              <w:r w:rsidRPr="00EF6E7F">
                <w:t>Nasal Assimilation</w:t>
              </w:r>
            </w:ins>
          </w:p>
        </w:tc>
        <w:tc>
          <w:tcPr>
            <w:tcW w:w="2270" w:type="dxa"/>
            <w:tcMar>
              <w:top w:w="100" w:type="dxa"/>
              <w:left w:w="100" w:type="dxa"/>
              <w:bottom w:w="100" w:type="dxa"/>
              <w:right w:w="100" w:type="dxa"/>
            </w:tcMar>
          </w:tcPr>
          <w:p w:rsidR="005621E4" w:rsidRPr="00EF6E7F" w:rsidRDefault="005621E4" w:rsidP="00F934EF">
            <w:pPr>
              <w:jc w:val="center"/>
              <w:rPr>
                <w:ins w:id="13572" w:author="Vilson Lu" w:date="2014-08-21T17:54:00Z"/>
              </w:rPr>
            </w:pPr>
            <w:ins w:id="13573" w:author="Vilson Lu" w:date="2014-08-21T17:54:00Z">
              <w:r w:rsidRPr="00EF6E7F">
                <w:t>bigay</w:t>
              </w:r>
            </w:ins>
          </w:p>
        </w:tc>
        <w:tc>
          <w:tcPr>
            <w:tcW w:w="2270" w:type="dxa"/>
            <w:tcMar>
              <w:top w:w="100" w:type="dxa"/>
              <w:left w:w="100" w:type="dxa"/>
              <w:bottom w:w="100" w:type="dxa"/>
              <w:right w:w="100" w:type="dxa"/>
            </w:tcMar>
          </w:tcPr>
          <w:p w:rsidR="005621E4" w:rsidRPr="00EF6E7F" w:rsidRDefault="005621E4" w:rsidP="00F934EF">
            <w:pPr>
              <w:jc w:val="center"/>
              <w:rPr>
                <w:ins w:id="13574" w:author="Vilson Lu" w:date="2014-08-21T17:54:00Z"/>
              </w:rPr>
            </w:pPr>
            <w:commentRangeStart w:id="13575"/>
            <w:ins w:id="13576" w:author="Vilson Lu" w:date="2014-08-21T17:54:00Z">
              <w:r w:rsidRPr="00EF6E7F">
                <w:t>paN</w:t>
              </w:r>
            </w:ins>
            <w:commentRangeEnd w:id="13575"/>
            <w:r w:rsidR="008F68CC">
              <w:rPr>
                <w:rStyle w:val="CommentReference"/>
              </w:rPr>
              <w:commentReference w:id="13575"/>
            </w:r>
            <w:ins w:id="13577" w:author="Vilson Lu" w:date="2014-08-21T17:54:00Z">
              <w:r w:rsidRPr="00EF6E7F">
                <w:t>-</w:t>
              </w:r>
            </w:ins>
          </w:p>
        </w:tc>
        <w:tc>
          <w:tcPr>
            <w:tcW w:w="2270" w:type="dxa"/>
            <w:tcMar>
              <w:top w:w="100" w:type="dxa"/>
              <w:left w:w="100" w:type="dxa"/>
              <w:bottom w:w="100" w:type="dxa"/>
              <w:right w:w="100" w:type="dxa"/>
            </w:tcMar>
          </w:tcPr>
          <w:p w:rsidR="005621E4" w:rsidRPr="00EF6E7F" w:rsidRDefault="005621E4" w:rsidP="00F934EF">
            <w:pPr>
              <w:jc w:val="center"/>
              <w:rPr>
                <w:ins w:id="13578" w:author="Vilson Lu" w:date="2014-08-21T17:54:00Z"/>
              </w:rPr>
            </w:pPr>
            <w:ins w:id="13579" w:author="Vilson Lu" w:date="2014-08-21T17:54:00Z">
              <w:r w:rsidRPr="00EF6E7F">
                <w:t>pamigay</w:t>
              </w:r>
            </w:ins>
          </w:p>
        </w:tc>
      </w:tr>
      <w:tr w:rsidR="005621E4" w:rsidRPr="00EF6E7F" w:rsidTr="00F934EF">
        <w:trPr>
          <w:trHeight w:val="288"/>
          <w:jc w:val="center"/>
          <w:ins w:id="13580" w:author="Vilson Lu" w:date="2014-08-21T17:54:00Z"/>
        </w:trPr>
        <w:tc>
          <w:tcPr>
            <w:tcW w:w="2270" w:type="dxa"/>
            <w:tcMar>
              <w:top w:w="100" w:type="dxa"/>
              <w:left w:w="100" w:type="dxa"/>
              <w:bottom w:w="100" w:type="dxa"/>
              <w:right w:w="100" w:type="dxa"/>
            </w:tcMar>
          </w:tcPr>
          <w:p w:rsidR="005621E4" w:rsidRPr="00EF6E7F" w:rsidRDefault="005621E4" w:rsidP="00F934EF">
            <w:pPr>
              <w:jc w:val="center"/>
              <w:rPr>
                <w:ins w:id="13581" w:author="Vilson Lu" w:date="2014-08-21T17:54:00Z"/>
              </w:rPr>
            </w:pPr>
            <w:ins w:id="13582" w:author="Vilson Lu" w:date="2014-08-21T17:54:00Z">
              <w:r w:rsidRPr="00EF6E7F">
                <w:t>Infixation</w:t>
              </w:r>
            </w:ins>
          </w:p>
        </w:tc>
        <w:tc>
          <w:tcPr>
            <w:tcW w:w="2270" w:type="dxa"/>
            <w:tcMar>
              <w:top w:w="100" w:type="dxa"/>
              <w:left w:w="100" w:type="dxa"/>
              <w:bottom w:w="100" w:type="dxa"/>
              <w:right w:w="100" w:type="dxa"/>
            </w:tcMar>
          </w:tcPr>
          <w:p w:rsidR="005621E4" w:rsidRPr="00EF6E7F" w:rsidRDefault="005621E4" w:rsidP="00F934EF">
            <w:pPr>
              <w:jc w:val="center"/>
              <w:rPr>
                <w:ins w:id="13583" w:author="Vilson Lu" w:date="2014-08-21T17:54:00Z"/>
              </w:rPr>
            </w:pPr>
            <w:ins w:id="13584" w:author="Vilson Lu" w:date="2014-08-21T17:54:00Z">
              <w:r w:rsidRPr="00EF6E7F">
                <w:t>kain</w:t>
              </w:r>
            </w:ins>
          </w:p>
        </w:tc>
        <w:tc>
          <w:tcPr>
            <w:tcW w:w="2270" w:type="dxa"/>
            <w:tcMar>
              <w:top w:w="100" w:type="dxa"/>
              <w:left w:w="100" w:type="dxa"/>
              <w:bottom w:w="100" w:type="dxa"/>
              <w:right w:w="100" w:type="dxa"/>
            </w:tcMar>
          </w:tcPr>
          <w:p w:rsidR="005621E4" w:rsidRPr="00EF6E7F" w:rsidRDefault="005621E4" w:rsidP="00F934EF">
            <w:pPr>
              <w:jc w:val="center"/>
              <w:rPr>
                <w:ins w:id="13585" w:author="Vilson Lu" w:date="2014-08-21T17:54:00Z"/>
              </w:rPr>
            </w:pPr>
            <w:ins w:id="13586" w:author="Vilson Lu" w:date="2014-08-21T17:54:00Z">
              <w:r w:rsidRPr="00EF6E7F">
                <w:t>-um-</w:t>
              </w:r>
            </w:ins>
          </w:p>
        </w:tc>
        <w:tc>
          <w:tcPr>
            <w:tcW w:w="2270" w:type="dxa"/>
            <w:tcMar>
              <w:top w:w="100" w:type="dxa"/>
              <w:left w:w="100" w:type="dxa"/>
              <w:bottom w:w="100" w:type="dxa"/>
              <w:right w:w="100" w:type="dxa"/>
            </w:tcMar>
          </w:tcPr>
          <w:p w:rsidR="005621E4" w:rsidRPr="00EF6E7F" w:rsidRDefault="005621E4" w:rsidP="00F934EF">
            <w:pPr>
              <w:jc w:val="center"/>
              <w:rPr>
                <w:ins w:id="13587" w:author="Vilson Lu" w:date="2014-08-21T17:54:00Z"/>
              </w:rPr>
            </w:pPr>
            <w:ins w:id="13588" w:author="Vilson Lu" w:date="2014-08-21T17:54:00Z">
              <w:r w:rsidRPr="00EF6E7F">
                <w:t>kumain</w:t>
              </w:r>
            </w:ins>
          </w:p>
        </w:tc>
      </w:tr>
      <w:tr w:rsidR="005621E4" w:rsidRPr="00EF6E7F" w:rsidTr="00F934EF">
        <w:trPr>
          <w:trHeight w:val="288"/>
          <w:jc w:val="center"/>
          <w:ins w:id="13589" w:author="Vilson Lu" w:date="2014-08-21T17:54:00Z"/>
        </w:trPr>
        <w:tc>
          <w:tcPr>
            <w:tcW w:w="2270" w:type="dxa"/>
            <w:tcMar>
              <w:top w:w="100" w:type="dxa"/>
              <w:left w:w="100" w:type="dxa"/>
              <w:bottom w:w="100" w:type="dxa"/>
              <w:right w:w="100" w:type="dxa"/>
            </w:tcMar>
          </w:tcPr>
          <w:p w:rsidR="005621E4" w:rsidRPr="00EF6E7F" w:rsidRDefault="005621E4" w:rsidP="00F934EF">
            <w:pPr>
              <w:jc w:val="center"/>
              <w:rPr>
                <w:ins w:id="13590" w:author="Vilson Lu" w:date="2014-08-21T17:54:00Z"/>
              </w:rPr>
            </w:pPr>
            <w:ins w:id="13591" w:author="Vilson Lu" w:date="2014-08-21T17:54:00Z">
              <w:r w:rsidRPr="00EF6E7F">
                <w:t>Reduplication</w:t>
              </w:r>
            </w:ins>
          </w:p>
        </w:tc>
        <w:tc>
          <w:tcPr>
            <w:tcW w:w="2270" w:type="dxa"/>
            <w:tcMar>
              <w:top w:w="100" w:type="dxa"/>
              <w:left w:w="100" w:type="dxa"/>
              <w:bottom w:w="100" w:type="dxa"/>
              <w:right w:w="100" w:type="dxa"/>
            </w:tcMar>
          </w:tcPr>
          <w:p w:rsidR="005621E4" w:rsidRPr="00EF6E7F" w:rsidRDefault="005621E4" w:rsidP="00F934EF">
            <w:pPr>
              <w:jc w:val="center"/>
              <w:rPr>
                <w:ins w:id="13592" w:author="Vilson Lu" w:date="2014-08-21T17:54:00Z"/>
              </w:rPr>
            </w:pPr>
            <w:ins w:id="13593" w:author="Vilson Lu" w:date="2014-08-21T17:54:00Z">
              <w:r w:rsidRPr="00EF6E7F">
                <w:t>matamis</w:t>
              </w:r>
            </w:ins>
          </w:p>
        </w:tc>
        <w:tc>
          <w:tcPr>
            <w:tcW w:w="2270" w:type="dxa"/>
            <w:tcMar>
              <w:top w:w="100" w:type="dxa"/>
              <w:left w:w="100" w:type="dxa"/>
              <w:bottom w:w="100" w:type="dxa"/>
              <w:right w:w="100" w:type="dxa"/>
            </w:tcMar>
          </w:tcPr>
          <w:p w:rsidR="005621E4" w:rsidRPr="00EF6E7F" w:rsidRDefault="005621E4" w:rsidP="00F934EF">
            <w:pPr>
              <w:jc w:val="center"/>
              <w:rPr>
                <w:ins w:id="13594" w:author="Vilson Lu" w:date="2014-08-21T17:54:00Z"/>
              </w:rPr>
            </w:pPr>
            <w:ins w:id="13595" w:author="Vilson Lu" w:date="2014-08-21T17:54:00Z">
              <w:r w:rsidRPr="00EF6E7F">
                <w:t>-</w:t>
              </w:r>
            </w:ins>
          </w:p>
        </w:tc>
        <w:tc>
          <w:tcPr>
            <w:tcW w:w="2270" w:type="dxa"/>
            <w:tcMar>
              <w:top w:w="100" w:type="dxa"/>
              <w:left w:w="100" w:type="dxa"/>
              <w:bottom w:w="100" w:type="dxa"/>
              <w:right w:w="100" w:type="dxa"/>
            </w:tcMar>
          </w:tcPr>
          <w:p w:rsidR="005621E4" w:rsidRPr="00EF6E7F" w:rsidRDefault="005621E4" w:rsidP="00F934EF">
            <w:pPr>
              <w:jc w:val="center"/>
              <w:rPr>
                <w:ins w:id="13596" w:author="Vilson Lu" w:date="2014-08-21T17:54:00Z"/>
              </w:rPr>
            </w:pPr>
            <w:commentRangeStart w:id="13597"/>
            <w:ins w:id="13598" w:author="Vilson Lu" w:date="2014-08-21T17:54:00Z">
              <w:r w:rsidRPr="00EF6E7F">
                <w:t>matamistamis</w:t>
              </w:r>
            </w:ins>
            <w:commentRangeEnd w:id="13597"/>
            <w:r w:rsidR="008F68CC">
              <w:rPr>
                <w:rStyle w:val="CommentReference"/>
              </w:rPr>
              <w:commentReference w:id="13597"/>
            </w:r>
          </w:p>
        </w:tc>
      </w:tr>
    </w:tbl>
    <w:p w:rsidR="005621E4" w:rsidRPr="00EF6E7F" w:rsidRDefault="005621E4" w:rsidP="005621E4">
      <w:pPr>
        <w:jc w:val="center"/>
        <w:rPr>
          <w:ins w:id="13599" w:author="Vilson Lu" w:date="2014-08-21T17:54:00Z"/>
        </w:rPr>
      </w:pPr>
    </w:p>
    <w:p w:rsidR="005621E4" w:rsidRPr="00EF6E7F" w:rsidRDefault="005621E4" w:rsidP="005621E4">
      <w:pPr>
        <w:jc w:val="center"/>
        <w:rPr>
          <w:ins w:id="13600" w:author="Vilson Lu" w:date="2014-08-21T17:54:00Z"/>
        </w:rPr>
      </w:pPr>
    </w:p>
    <w:p w:rsidR="00F27329" w:rsidRDefault="005621E4">
      <w:pPr>
        <w:rPr>
          <w:ins w:id="13601" w:author="Vilson Lu" w:date="2014-08-22T08:38:00Z"/>
        </w:rPr>
      </w:pPr>
      <w:ins w:id="13602" w:author="Vilson Lu" w:date="2014-08-21T17:54:00Z">
        <w:r>
          <w:br w:type="page"/>
        </w:r>
      </w:ins>
      <w:ins w:id="13603" w:author="Vilson Lu" w:date="2014-08-22T08:38:00Z">
        <w:r w:rsidR="00F27329">
          <w:lastRenderedPageBreak/>
          <w:br w:type="page"/>
        </w:r>
      </w:ins>
    </w:p>
    <w:p w:rsidR="00F27329" w:rsidRDefault="00F27329">
      <w:pPr>
        <w:pStyle w:val="Heading2"/>
        <w:rPr>
          <w:ins w:id="13604" w:author="Vilson Lu" w:date="2014-08-22T08:39:00Z"/>
        </w:rPr>
      </w:pPr>
      <w:bookmarkStart w:id="13605" w:name="_Toc396489858"/>
      <w:bookmarkStart w:id="13606" w:name="_Toc396445141"/>
      <w:ins w:id="13607" w:author="Vilson Lu" w:date="2014-08-22T08:38:00Z">
        <w:r>
          <w:lastRenderedPageBreak/>
          <w:t>Ontology</w:t>
        </w:r>
      </w:ins>
      <w:bookmarkEnd w:id="13605"/>
    </w:p>
    <w:p w:rsidR="002F6E61" w:rsidRDefault="002F6E61">
      <w:pPr>
        <w:rPr>
          <w:ins w:id="13608" w:author="Vilson Lu" w:date="2014-08-22T08:39:00Z"/>
        </w:rPr>
        <w:pPrChange w:id="13609" w:author="Vilson Lu" w:date="2014-08-22T08:39:00Z">
          <w:pPr>
            <w:pStyle w:val="Heading2"/>
          </w:pPr>
        </w:pPrChange>
      </w:pPr>
    </w:p>
    <w:tbl>
      <w:tblPr>
        <w:tblStyle w:val="TableGrid"/>
        <w:tblW w:w="0" w:type="auto"/>
        <w:tblLook w:val="04A0"/>
      </w:tblPr>
      <w:tblGrid>
        <w:gridCol w:w="9576"/>
      </w:tblGrid>
      <w:tr w:rsidR="00F27329" w:rsidTr="00F27329">
        <w:trPr>
          <w:ins w:id="13610" w:author="Vilson Lu" w:date="2014-08-22T08:39:00Z"/>
        </w:trPr>
        <w:tc>
          <w:tcPr>
            <w:tcW w:w="9576" w:type="dxa"/>
          </w:tcPr>
          <w:p w:rsidR="00F27329" w:rsidRDefault="00F27329" w:rsidP="00F27329">
            <w:pPr>
              <w:rPr>
                <w:ins w:id="13611" w:author="Vilson Lu" w:date="2014-08-22T08:39:00Z"/>
              </w:rPr>
            </w:pPr>
            <w:ins w:id="13612" w:author="Vilson Lu" w:date="2014-08-22T08:39:00Z">
              <w:r>
                <w:t>Code Listing:</w:t>
              </w:r>
            </w:ins>
          </w:p>
        </w:tc>
      </w:tr>
      <w:tr w:rsidR="00F27329" w:rsidTr="00F27329">
        <w:trPr>
          <w:ins w:id="13613" w:author="Vilson Lu" w:date="2014-08-22T08:39:00Z"/>
        </w:trPr>
        <w:tc>
          <w:tcPr>
            <w:tcW w:w="9576" w:type="dxa"/>
          </w:tcPr>
          <w:p w:rsidR="00F27329" w:rsidRPr="00F27329" w:rsidRDefault="00372B98">
            <w:pPr>
              <w:rPr>
                <w:ins w:id="13614" w:author="Vilson Lu" w:date="2014-08-22T08:39:00Z"/>
                <w:sz w:val="20"/>
                <w:szCs w:val="20"/>
                <w:rPrChange w:id="13615" w:author="Vilson Lu" w:date="2014-08-22T08:39:00Z">
                  <w:rPr>
                    <w:ins w:id="13616" w:author="Vilson Lu" w:date="2014-08-22T08:39:00Z"/>
                  </w:rPr>
                </w:rPrChange>
              </w:rPr>
            </w:pPr>
            <w:ins w:id="13617" w:author="Vilson Lu" w:date="2014-08-22T08:39:00Z">
              <w:r w:rsidRPr="00372B98">
                <w:rPr>
                  <w:sz w:val="20"/>
                  <w:szCs w:val="20"/>
                  <w:rPrChange w:id="13618" w:author="Vilson Lu" w:date="2014-08-22T08:39:00Z">
                    <w:rPr>
                      <w:b/>
                      <w:i/>
                      <w:sz w:val="22"/>
                      <w:szCs w:val="22"/>
                    </w:rPr>
                  </w:rPrChange>
                </w:rPr>
                <w:t>&lt;?xml version="1.0"?&gt;</w:t>
              </w:r>
            </w:ins>
          </w:p>
          <w:p w:rsidR="00F27329" w:rsidRPr="00F27329" w:rsidRDefault="00F27329">
            <w:pPr>
              <w:rPr>
                <w:ins w:id="13619" w:author="Vilson Lu" w:date="2014-08-22T08:39:00Z"/>
                <w:sz w:val="20"/>
                <w:szCs w:val="20"/>
                <w:rPrChange w:id="13620" w:author="Vilson Lu" w:date="2014-08-22T08:39:00Z">
                  <w:rPr>
                    <w:ins w:id="13621" w:author="Vilson Lu" w:date="2014-08-22T08:39:00Z"/>
                  </w:rPr>
                </w:rPrChange>
              </w:rPr>
            </w:pPr>
          </w:p>
          <w:p w:rsidR="00F27329" w:rsidRPr="00F27329" w:rsidRDefault="00F27329">
            <w:pPr>
              <w:rPr>
                <w:ins w:id="13622" w:author="Vilson Lu" w:date="2014-08-22T08:39:00Z"/>
                <w:sz w:val="20"/>
                <w:szCs w:val="20"/>
                <w:rPrChange w:id="13623" w:author="Vilson Lu" w:date="2014-08-22T08:39:00Z">
                  <w:rPr>
                    <w:ins w:id="13624" w:author="Vilson Lu" w:date="2014-08-22T08:39:00Z"/>
                  </w:rPr>
                </w:rPrChange>
              </w:rPr>
            </w:pPr>
          </w:p>
          <w:p w:rsidR="00F27329" w:rsidRPr="00F27329" w:rsidRDefault="00372B98">
            <w:pPr>
              <w:rPr>
                <w:ins w:id="13625" w:author="Vilson Lu" w:date="2014-08-22T08:39:00Z"/>
                <w:sz w:val="20"/>
                <w:szCs w:val="20"/>
                <w:rPrChange w:id="13626" w:author="Vilson Lu" w:date="2014-08-22T08:39:00Z">
                  <w:rPr>
                    <w:ins w:id="13627" w:author="Vilson Lu" w:date="2014-08-22T08:39:00Z"/>
                  </w:rPr>
                </w:rPrChange>
              </w:rPr>
            </w:pPr>
            <w:ins w:id="13628" w:author="Vilson Lu" w:date="2014-08-22T08:39:00Z">
              <w:r w:rsidRPr="00372B98">
                <w:rPr>
                  <w:sz w:val="20"/>
                  <w:szCs w:val="20"/>
                  <w:rPrChange w:id="13629" w:author="Vilson Lu" w:date="2014-08-22T08:39:00Z">
                    <w:rPr>
                      <w:b/>
                      <w:i/>
                      <w:sz w:val="22"/>
                      <w:szCs w:val="22"/>
                    </w:rPr>
                  </w:rPrChange>
                </w:rPr>
                <w:t>&lt;!DOCTYPE Ontology [</w:t>
              </w:r>
            </w:ins>
          </w:p>
          <w:p w:rsidR="00F27329" w:rsidRPr="00F27329" w:rsidRDefault="00372B98">
            <w:pPr>
              <w:rPr>
                <w:ins w:id="13630" w:author="Vilson Lu" w:date="2014-08-22T08:39:00Z"/>
                <w:sz w:val="20"/>
                <w:szCs w:val="20"/>
                <w:rPrChange w:id="13631" w:author="Vilson Lu" w:date="2014-08-22T08:39:00Z">
                  <w:rPr>
                    <w:ins w:id="13632" w:author="Vilson Lu" w:date="2014-08-22T08:39:00Z"/>
                  </w:rPr>
                </w:rPrChange>
              </w:rPr>
            </w:pPr>
            <w:ins w:id="13633" w:author="Vilson Lu" w:date="2014-08-22T08:39:00Z">
              <w:r w:rsidRPr="00372B98">
                <w:rPr>
                  <w:sz w:val="20"/>
                  <w:szCs w:val="20"/>
                  <w:rPrChange w:id="13634" w:author="Vilson Lu" w:date="2014-08-22T08:39:00Z">
                    <w:rPr>
                      <w:b/>
                      <w:i/>
                      <w:sz w:val="22"/>
                      <w:szCs w:val="22"/>
                    </w:rPr>
                  </w:rPrChange>
                </w:rPr>
                <w:t>&lt;!ENTITY xsd "http://www.w3.org/2001/XMLSchema#" &gt;</w:t>
              </w:r>
            </w:ins>
          </w:p>
          <w:p w:rsidR="00F27329" w:rsidRPr="000438F4" w:rsidRDefault="00372B98">
            <w:pPr>
              <w:rPr>
                <w:ins w:id="13635" w:author="Vilson Lu" w:date="2014-08-22T08:39:00Z"/>
                <w:sz w:val="20"/>
                <w:szCs w:val="20"/>
                <w:lang w:val="fr-FR"/>
                <w:rPrChange w:id="13636" w:author="PF" w:date="2014-11-10T06:26:00Z">
                  <w:rPr>
                    <w:ins w:id="13637" w:author="Vilson Lu" w:date="2014-08-22T08:39:00Z"/>
                  </w:rPr>
                </w:rPrChange>
              </w:rPr>
            </w:pPr>
            <w:ins w:id="13638" w:author="Vilson Lu" w:date="2014-08-22T08:39:00Z">
              <w:r w:rsidRPr="00372B98">
                <w:rPr>
                  <w:sz w:val="20"/>
                  <w:szCs w:val="20"/>
                  <w:lang w:val="fr-FR"/>
                  <w:rPrChange w:id="13639" w:author="PF" w:date="2014-11-10T06:26:00Z">
                    <w:rPr>
                      <w:b/>
                      <w:i/>
                      <w:sz w:val="22"/>
                      <w:szCs w:val="22"/>
                    </w:rPr>
                  </w:rPrChange>
                </w:rPr>
                <w:t>&lt;!ENTITY xml "http://www.w3.org/XML/1998/namespace" &gt;</w:t>
              </w:r>
            </w:ins>
          </w:p>
          <w:p w:rsidR="00F27329" w:rsidRPr="00F27329" w:rsidRDefault="00372B98">
            <w:pPr>
              <w:rPr>
                <w:ins w:id="13640" w:author="Vilson Lu" w:date="2014-08-22T08:39:00Z"/>
                <w:sz w:val="20"/>
                <w:szCs w:val="20"/>
                <w:rPrChange w:id="13641" w:author="Vilson Lu" w:date="2014-08-22T08:39:00Z">
                  <w:rPr>
                    <w:ins w:id="13642" w:author="Vilson Lu" w:date="2014-08-22T08:39:00Z"/>
                  </w:rPr>
                </w:rPrChange>
              </w:rPr>
            </w:pPr>
            <w:ins w:id="13643" w:author="Vilson Lu" w:date="2014-08-22T08:39:00Z">
              <w:r w:rsidRPr="00372B98">
                <w:rPr>
                  <w:sz w:val="20"/>
                  <w:szCs w:val="20"/>
                  <w:rPrChange w:id="13644" w:author="Vilson Lu" w:date="2014-08-22T08:39:00Z">
                    <w:rPr>
                      <w:b/>
                      <w:i/>
                      <w:sz w:val="22"/>
                      <w:szCs w:val="22"/>
                    </w:rPr>
                  </w:rPrChange>
                </w:rPr>
                <w:t>&lt;!ENTITY rdfs "http://www.w3.org/2000/01/rdf-schema#" &gt;</w:t>
              </w:r>
            </w:ins>
          </w:p>
          <w:p w:rsidR="00F27329" w:rsidRPr="00F27329" w:rsidRDefault="00372B98">
            <w:pPr>
              <w:rPr>
                <w:ins w:id="13645" w:author="Vilson Lu" w:date="2014-08-22T08:39:00Z"/>
                <w:sz w:val="20"/>
                <w:szCs w:val="20"/>
                <w:rPrChange w:id="13646" w:author="Vilson Lu" w:date="2014-08-22T08:39:00Z">
                  <w:rPr>
                    <w:ins w:id="13647" w:author="Vilson Lu" w:date="2014-08-22T08:39:00Z"/>
                  </w:rPr>
                </w:rPrChange>
              </w:rPr>
            </w:pPr>
            <w:ins w:id="13648" w:author="Vilson Lu" w:date="2014-08-22T08:39:00Z">
              <w:r w:rsidRPr="00372B98">
                <w:rPr>
                  <w:sz w:val="20"/>
                  <w:szCs w:val="20"/>
                  <w:rPrChange w:id="13649" w:author="Vilson Lu" w:date="2014-08-22T08:39:00Z">
                    <w:rPr>
                      <w:b/>
                      <w:i/>
                      <w:sz w:val="22"/>
                      <w:szCs w:val="22"/>
                    </w:rPr>
                  </w:rPrChange>
                </w:rPr>
                <w:t>&lt;!ENTITY rdf "http://www.w3.org/1999/02/22-rdf-syntax-ns#" &gt;</w:t>
              </w:r>
            </w:ins>
          </w:p>
          <w:p w:rsidR="00F27329" w:rsidRPr="00F27329" w:rsidRDefault="00372B98">
            <w:pPr>
              <w:rPr>
                <w:ins w:id="13650" w:author="Vilson Lu" w:date="2014-08-22T08:39:00Z"/>
                <w:sz w:val="20"/>
                <w:szCs w:val="20"/>
                <w:rPrChange w:id="13651" w:author="Vilson Lu" w:date="2014-08-22T08:39:00Z">
                  <w:rPr>
                    <w:ins w:id="13652" w:author="Vilson Lu" w:date="2014-08-22T08:39:00Z"/>
                  </w:rPr>
                </w:rPrChange>
              </w:rPr>
            </w:pPr>
            <w:ins w:id="13653" w:author="Vilson Lu" w:date="2014-08-22T08:39:00Z">
              <w:r w:rsidRPr="00372B98">
                <w:rPr>
                  <w:sz w:val="20"/>
                  <w:szCs w:val="20"/>
                  <w:rPrChange w:id="13654" w:author="Vilson Lu" w:date="2014-08-22T08:39:00Z">
                    <w:rPr>
                      <w:b/>
                      <w:i/>
                      <w:sz w:val="22"/>
                      <w:szCs w:val="22"/>
                    </w:rPr>
                  </w:rPrChange>
                </w:rPr>
                <w:t>]&gt;</w:t>
              </w:r>
            </w:ins>
          </w:p>
          <w:p w:rsidR="00F27329" w:rsidRPr="00F27329" w:rsidRDefault="00F27329">
            <w:pPr>
              <w:rPr>
                <w:ins w:id="13655" w:author="Vilson Lu" w:date="2014-08-22T08:39:00Z"/>
                <w:sz w:val="20"/>
                <w:szCs w:val="20"/>
                <w:rPrChange w:id="13656" w:author="Vilson Lu" w:date="2014-08-22T08:39:00Z">
                  <w:rPr>
                    <w:ins w:id="13657" w:author="Vilson Lu" w:date="2014-08-22T08:39:00Z"/>
                  </w:rPr>
                </w:rPrChange>
              </w:rPr>
            </w:pPr>
          </w:p>
          <w:p w:rsidR="00F27329" w:rsidRPr="00F27329" w:rsidRDefault="00F27329">
            <w:pPr>
              <w:rPr>
                <w:ins w:id="13658" w:author="Vilson Lu" w:date="2014-08-22T08:39:00Z"/>
                <w:sz w:val="20"/>
                <w:szCs w:val="20"/>
                <w:rPrChange w:id="13659" w:author="Vilson Lu" w:date="2014-08-22T08:39:00Z">
                  <w:rPr>
                    <w:ins w:id="13660" w:author="Vilson Lu" w:date="2014-08-22T08:39:00Z"/>
                  </w:rPr>
                </w:rPrChange>
              </w:rPr>
            </w:pPr>
          </w:p>
          <w:p w:rsidR="00F27329" w:rsidRPr="00F27329" w:rsidRDefault="00372B98">
            <w:pPr>
              <w:rPr>
                <w:ins w:id="13661" w:author="Vilson Lu" w:date="2014-08-22T08:39:00Z"/>
                <w:sz w:val="20"/>
                <w:szCs w:val="20"/>
                <w:rPrChange w:id="13662" w:author="Vilson Lu" w:date="2014-08-22T08:39:00Z">
                  <w:rPr>
                    <w:ins w:id="13663" w:author="Vilson Lu" w:date="2014-08-22T08:39:00Z"/>
                  </w:rPr>
                </w:rPrChange>
              </w:rPr>
            </w:pPr>
            <w:ins w:id="13664" w:author="Vilson Lu" w:date="2014-08-22T08:39:00Z">
              <w:r w:rsidRPr="00372B98">
                <w:rPr>
                  <w:sz w:val="20"/>
                  <w:szCs w:val="20"/>
                  <w:rPrChange w:id="13665" w:author="Vilson Lu" w:date="2014-08-22T08:39:00Z">
                    <w:rPr>
                      <w:b/>
                      <w:i/>
                      <w:sz w:val="22"/>
                      <w:szCs w:val="22"/>
                    </w:rPr>
                  </w:rPrChange>
                </w:rPr>
                <w:t>&lt;Ontology xmlns="http://www.w3.org/2002/07/owl#"</w:t>
              </w:r>
            </w:ins>
          </w:p>
          <w:p w:rsidR="00F27329" w:rsidRPr="00F27329" w:rsidRDefault="00372B98">
            <w:pPr>
              <w:rPr>
                <w:ins w:id="13666" w:author="Vilson Lu" w:date="2014-08-22T08:39:00Z"/>
                <w:sz w:val="20"/>
                <w:szCs w:val="20"/>
                <w:rPrChange w:id="13667" w:author="Vilson Lu" w:date="2014-08-22T08:39:00Z">
                  <w:rPr>
                    <w:ins w:id="13668" w:author="Vilson Lu" w:date="2014-08-22T08:39:00Z"/>
                  </w:rPr>
                </w:rPrChange>
              </w:rPr>
            </w:pPr>
            <w:ins w:id="13669" w:author="Vilson Lu" w:date="2014-08-22T08:39:00Z">
              <w:r w:rsidRPr="00372B98">
                <w:rPr>
                  <w:sz w:val="20"/>
                  <w:szCs w:val="20"/>
                  <w:rPrChange w:id="13670" w:author="Vilson Lu" w:date="2014-08-22T08:39:00Z">
                    <w:rPr>
                      <w:b/>
                      <w:i/>
                      <w:sz w:val="22"/>
                      <w:szCs w:val="22"/>
                    </w:rPr>
                  </w:rPrChange>
                </w:rPr>
                <w:t xml:space="preserve">     xml:base="http://www.semanticweb.org/vilson/ontologies/2014/7/disaster-relief-ontology"</w:t>
              </w:r>
            </w:ins>
          </w:p>
          <w:p w:rsidR="00F27329" w:rsidRPr="00F27329" w:rsidRDefault="00372B98">
            <w:pPr>
              <w:rPr>
                <w:ins w:id="13671" w:author="Vilson Lu" w:date="2014-08-22T08:39:00Z"/>
                <w:sz w:val="20"/>
                <w:szCs w:val="20"/>
                <w:rPrChange w:id="13672" w:author="Vilson Lu" w:date="2014-08-22T08:39:00Z">
                  <w:rPr>
                    <w:ins w:id="13673" w:author="Vilson Lu" w:date="2014-08-22T08:39:00Z"/>
                  </w:rPr>
                </w:rPrChange>
              </w:rPr>
            </w:pPr>
            <w:ins w:id="13674" w:author="Vilson Lu" w:date="2014-08-22T08:39:00Z">
              <w:r w:rsidRPr="00372B98">
                <w:rPr>
                  <w:sz w:val="20"/>
                  <w:szCs w:val="20"/>
                  <w:rPrChange w:id="13675" w:author="Vilson Lu" w:date="2014-08-22T08:39:00Z">
                    <w:rPr>
                      <w:b/>
                      <w:i/>
                      <w:sz w:val="22"/>
                      <w:szCs w:val="22"/>
                    </w:rPr>
                  </w:rPrChange>
                </w:rPr>
                <w:t xml:space="preserve">     xmlns:rdfs="http://www.w3.org/2000/01/rdf-schema#"</w:t>
              </w:r>
            </w:ins>
          </w:p>
          <w:p w:rsidR="00F27329" w:rsidRPr="00F27329" w:rsidRDefault="00372B98">
            <w:pPr>
              <w:rPr>
                <w:ins w:id="13676" w:author="Vilson Lu" w:date="2014-08-22T08:39:00Z"/>
                <w:sz w:val="20"/>
                <w:szCs w:val="20"/>
                <w:rPrChange w:id="13677" w:author="Vilson Lu" w:date="2014-08-22T08:39:00Z">
                  <w:rPr>
                    <w:ins w:id="13678" w:author="Vilson Lu" w:date="2014-08-22T08:39:00Z"/>
                  </w:rPr>
                </w:rPrChange>
              </w:rPr>
            </w:pPr>
            <w:ins w:id="13679" w:author="Vilson Lu" w:date="2014-08-22T08:39:00Z">
              <w:r w:rsidRPr="00372B98">
                <w:rPr>
                  <w:sz w:val="20"/>
                  <w:szCs w:val="20"/>
                  <w:rPrChange w:id="13680" w:author="Vilson Lu" w:date="2014-08-22T08:39:00Z">
                    <w:rPr>
                      <w:b/>
                      <w:i/>
                      <w:sz w:val="22"/>
                      <w:szCs w:val="22"/>
                    </w:rPr>
                  </w:rPrChange>
                </w:rPr>
                <w:t xml:space="preserve">     xmlns:xsd="http://www.w3.org/2001/XMLSchema#"</w:t>
              </w:r>
            </w:ins>
          </w:p>
          <w:p w:rsidR="00F27329" w:rsidRPr="00F27329" w:rsidRDefault="00372B98">
            <w:pPr>
              <w:rPr>
                <w:ins w:id="13681" w:author="Vilson Lu" w:date="2014-08-22T08:39:00Z"/>
                <w:sz w:val="20"/>
                <w:szCs w:val="20"/>
                <w:rPrChange w:id="13682" w:author="Vilson Lu" w:date="2014-08-22T08:39:00Z">
                  <w:rPr>
                    <w:ins w:id="13683" w:author="Vilson Lu" w:date="2014-08-22T08:39:00Z"/>
                  </w:rPr>
                </w:rPrChange>
              </w:rPr>
            </w:pPr>
            <w:ins w:id="13684" w:author="Vilson Lu" w:date="2014-08-22T08:39:00Z">
              <w:r w:rsidRPr="00372B98">
                <w:rPr>
                  <w:sz w:val="20"/>
                  <w:szCs w:val="20"/>
                  <w:rPrChange w:id="13685" w:author="Vilson Lu" w:date="2014-08-22T08:39:00Z">
                    <w:rPr>
                      <w:b/>
                      <w:i/>
                      <w:sz w:val="22"/>
                      <w:szCs w:val="22"/>
                    </w:rPr>
                  </w:rPrChange>
                </w:rPr>
                <w:t xml:space="preserve">     xmlns:rdf="http://www.w3.org/1999/02/22-rdf-syntax-ns#"</w:t>
              </w:r>
            </w:ins>
          </w:p>
          <w:p w:rsidR="00F27329" w:rsidRPr="00F27329" w:rsidRDefault="00372B98">
            <w:pPr>
              <w:rPr>
                <w:ins w:id="13686" w:author="Vilson Lu" w:date="2014-08-22T08:39:00Z"/>
                <w:sz w:val="20"/>
                <w:szCs w:val="20"/>
                <w:rPrChange w:id="13687" w:author="Vilson Lu" w:date="2014-08-22T08:39:00Z">
                  <w:rPr>
                    <w:ins w:id="13688" w:author="Vilson Lu" w:date="2014-08-22T08:39:00Z"/>
                  </w:rPr>
                </w:rPrChange>
              </w:rPr>
            </w:pPr>
            <w:ins w:id="13689" w:author="Vilson Lu" w:date="2014-08-22T08:39:00Z">
              <w:r w:rsidRPr="00372B98">
                <w:rPr>
                  <w:sz w:val="20"/>
                  <w:szCs w:val="20"/>
                  <w:rPrChange w:id="13690" w:author="Vilson Lu" w:date="2014-08-22T08:39:00Z">
                    <w:rPr>
                      <w:b/>
                      <w:i/>
                      <w:sz w:val="22"/>
                      <w:szCs w:val="22"/>
                    </w:rPr>
                  </w:rPrChange>
                </w:rPr>
                <w:t xml:space="preserve">     xmlns:xml="http://www.w3.org/XML/1998/namespace"</w:t>
              </w:r>
            </w:ins>
          </w:p>
          <w:p w:rsidR="00F27329" w:rsidRPr="00F27329" w:rsidRDefault="00372B98">
            <w:pPr>
              <w:rPr>
                <w:ins w:id="13691" w:author="Vilson Lu" w:date="2014-08-22T08:39:00Z"/>
                <w:sz w:val="20"/>
                <w:szCs w:val="20"/>
                <w:rPrChange w:id="13692" w:author="Vilson Lu" w:date="2014-08-22T08:39:00Z">
                  <w:rPr>
                    <w:ins w:id="13693" w:author="Vilson Lu" w:date="2014-08-22T08:39:00Z"/>
                  </w:rPr>
                </w:rPrChange>
              </w:rPr>
            </w:pPr>
            <w:ins w:id="13694" w:author="Vilson Lu" w:date="2014-08-22T08:39:00Z">
              <w:r w:rsidRPr="00372B98">
                <w:rPr>
                  <w:sz w:val="20"/>
                  <w:szCs w:val="20"/>
                  <w:rPrChange w:id="13695" w:author="Vilson Lu" w:date="2014-08-22T08:39:00Z">
                    <w:rPr>
                      <w:b/>
                      <w:i/>
                      <w:sz w:val="22"/>
                      <w:szCs w:val="22"/>
                    </w:rPr>
                  </w:rPrChange>
                </w:rPr>
                <w:t xml:space="preserve">     ontologyIRI="http://www.semanticweb.org/vilson/ontologies/2014/7/disaster-relief-ontology"&gt;</w:t>
              </w:r>
            </w:ins>
          </w:p>
          <w:p w:rsidR="00F27329" w:rsidRPr="00F27329" w:rsidRDefault="00372B98">
            <w:pPr>
              <w:rPr>
                <w:ins w:id="13696" w:author="Vilson Lu" w:date="2014-08-22T08:39:00Z"/>
                <w:sz w:val="20"/>
                <w:szCs w:val="20"/>
                <w:rPrChange w:id="13697" w:author="Vilson Lu" w:date="2014-08-22T08:39:00Z">
                  <w:rPr>
                    <w:ins w:id="13698" w:author="Vilson Lu" w:date="2014-08-22T08:39:00Z"/>
                  </w:rPr>
                </w:rPrChange>
              </w:rPr>
            </w:pPr>
            <w:ins w:id="13699" w:author="Vilson Lu" w:date="2014-08-22T08:39:00Z">
              <w:r w:rsidRPr="00372B98">
                <w:rPr>
                  <w:sz w:val="20"/>
                  <w:szCs w:val="20"/>
                  <w:rPrChange w:id="13700" w:author="Vilson Lu" w:date="2014-08-22T08:39:00Z">
                    <w:rPr>
                      <w:b/>
                      <w:i/>
                      <w:sz w:val="22"/>
                      <w:szCs w:val="22"/>
                    </w:rPr>
                  </w:rPrChange>
                </w:rPr>
                <w:t>&lt;Prefix name="" IRI="http://www.w3.org/2002/07/owl#"/&gt;</w:t>
              </w:r>
            </w:ins>
          </w:p>
          <w:p w:rsidR="00F27329" w:rsidRPr="00F27329" w:rsidRDefault="00372B98">
            <w:pPr>
              <w:rPr>
                <w:ins w:id="13701" w:author="Vilson Lu" w:date="2014-08-22T08:39:00Z"/>
                <w:sz w:val="20"/>
                <w:szCs w:val="20"/>
                <w:rPrChange w:id="13702" w:author="Vilson Lu" w:date="2014-08-22T08:39:00Z">
                  <w:rPr>
                    <w:ins w:id="13703" w:author="Vilson Lu" w:date="2014-08-22T08:39:00Z"/>
                  </w:rPr>
                </w:rPrChange>
              </w:rPr>
            </w:pPr>
            <w:ins w:id="13704" w:author="Vilson Lu" w:date="2014-08-22T08:39:00Z">
              <w:r w:rsidRPr="00372B98">
                <w:rPr>
                  <w:sz w:val="20"/>
                  <w:szCs w:val="20"/>
                  <w:rPrChange w:id="13705" w:author="Vilson Lu" w:date="2014-08-22T08:39:00Z">
                    <w:rPr>
                      <w:b/>
                      <w:i/>
                      <w:sz w:val="22"/>
                      <w:szCs w:val="22"/>
                    </w:rPr>
                  </w:rPrChange>
                </w:rPr>
                <w:t>&lt;Prefix name="owl" IRI="http://www.w3.org/2002/07/owl#"/&gt;</w:t>
              </w:r>
            </w:ins>
          </w:p>
          <w:p w:rsidR="00F27329" w:rsidRPr="00F27329" w:rsidRDefault="00372B98">
            <w:pPr>
              <w:rPr>
                <w:ins w:id="13706" w:author="Vilson Lu" w:date="2014-08-22T08:39:00Z"/>
                <w:sz w:val="20"/>
                <w:szCs w:val="20"/>
                <w:rPrChange w:id="13707" w:author="Vilson Lu" w:date="2014-08-22T08:39:00Z">
                  <w:rPr>
                    <w:ins w:id="13708" w:author="Vilson Lu" w:date="2014-08-22T08:39:00Z"/>
                  </w:rPr>
                </w:rPrChange>
              </w:rPr>
            </w:pPr>
            <w:ins w:id="13709" w:author="Vilson Lu" w:date="2014-08-22T08:39:00Z">
              <w:r w:rsidRPr="00372B98">
                <w:rPr>
                  <w:sz w:val="20"/>
                  <w:szCs w:val="20"/>
                  <w:rPrChange w:id="13710" w:author="Vilson Lu" w:date="2014-08-22T08:39:00Z">
                    <w:rPr>
                      <w:b/>
                      <w:i/>
                      <w:sz w:val="22"/>
                      <w:szCs w:val="22"/>
                    </w:rPr>
                  </w:rPrChange>
                </w:rPr>
                <w:t>&lt;Prefix name="rdf" IRI="http://www.w3.org/1999/02/22-rdf-syntax-ns#"/&gt;</w:t>
              </w:r>
            </w:ins>
          </w:p>
          <w:p w:rsidR="00F27329" w:rsidRPr="00F27329" w:rsidRDefault="00372B98">
            <w:pPr>
              <w:rPr>
                <w:ins w:id="13711" w:author="Vilson Lu" w:date="2014-08-22T08:39:00Z"/>
                <w:sz w:val="20"/>
                <w:szCs w:val="20"/>
                <w:rPrChange w:id="13712" w:author="Vilson Lu" w:date="2014-08-22T08:39:00Z">
                  <w:rPr>
                    <w:ins w:id="13713" w:author="Vilson Lu" w:date="2014-08-22T08:39:00Z"/>
                  </w:rPr>
                </w:rPrChange>
              </w:rPr>
            </w:pPr>
            <w:ins w:id="13714" w:author="Vilson Lu" w:date="2014-08-22T08:39:00Z">
              <w:r w:rsidRPr="00372B98">
                <w:rPr>
                  <w:sz w:val="20"/>
                  <w:szCs w:val="20"/>
                  <w:rPrChange w:id="13715" w:author="Vilson Lu" w:date="2014-08-22T08:39:00Z">
                    <w:rPr>
                      <w:b/>
                      <w:i/>
                      <w:sz w:val="22"/>
                      <w:szCs w:val="22"/>
                    </w:rPr>
                  </w:rPrChange>
                </w:rPr>
                <w:t>&lt;Prefix name="xsd" IRI="http://www.w3.org/2001/XMLSchema#"/&gt;</w:t>
              </w:r>
            </w:ins>
          </w:p>
          <w:p w:rsidR="00F27329" w:rsidRPr="00F27329" w:rsidRDefault="00372B98">
            <w:pPr>
              <w:rPr>
                <w:ins w:id="13716" w:author="Vilson Lu" w:date="2014-08-22T08:39:00Z"/>
                <w:sz w:val="20"/>
                <w:szCs w:val="20"/>
                <w:rPrChange w:id="13717" w:author="Vilson Lu" w:date="2014-08-22T08:39:00Z">
                  <w:rPr>
                    <w:ins w:id="13718" w:author="Vilson Lu" w:date="2014-08-22T08:39:00Z"/>
                  </w:rPr>
                </w:rPrChange>
              </w:rPr>
            </w:pPr>
            <w:ins w:id="13719" w:author="Vilson Lu" w:date="2014-08-22T08:39:00Z">
              <w:r w:rsidRPr="00372B98">
                <w:rPr>
                  <w:sz w:val="20"/>
                  <w:szCs w:val="20"/>
                  <w:rPrChange w:id="13720" w:author="Vilson Lu" w:date="2014-08-22T08:39:00Z">
                    <w:rPr>
                      <w:b/>
                      <w:i/>
                      <w:sz w:val="22"/>
                      <w:szCs w:val="22"/>
                    </w:rPr>
                  </w:rPrChange>
                </w:rPr>
                <w:t>&lt;Prefix name="rdfs" IRI="http://www.w3.org/2000/01/rdf-schema#"/&gt;</w:t>
              </w:r>
            </w:ins>
          </w:p>
          <w:p w:rsidR="00F27329" w:rsidRPr="00F27329" w:rsidRDefault="00372B98">
            <w:pPr>
              <w:rPr>
                <w:ins w:id="13721" w:author="Vilson Lu" w:date="2014-08-22T08:39:00Z"/>
                <w:sz w:val="20"/>
                <w:szCs w:val="20"/>
                <w:rPrChange w:id="13722" w:author="Vilson Lu" w:date="2014-08-22T08:39:00Z">
                  <w:rPr>
                    <w:ins w:id="13723" w:author="Vilson Lu" w:date="2014-08-22T08:39:00Z"/>
                  </w:rPr>
                </w:rPrChange>
              </w:rPr>
            </w:pPr>
            <w:ins w:id="13724" w:author="Vilson Lu" w:date="2014-08-22T08:39:00Z">
              <w:r w:rsidRPr="00372B98">
                <w:rPr>
                  <w:sz w:val="20"/>
                  <w:szCs w:val="20"/>
                  <w:rPrChange w:id="13725" w:author="Vilson Lu" w:date="2014-08-22T08:39:00Z">
                    <w:rPr>
                      <w:b/>
                      <w:i/>
                      <w:sz w:val="22"/>
                      <w:szCs w:val="22"/>
                    </w:rPr>
                  </w:rPrChange>
                </w:rPr>
                <w:t>&lt;Declaration&gt;</w:t>
              </w:r>
            </w:ins>
          </w:p>
          <w:p w:rsidR="00F27329" w:rsidRPr="00F27329" w:rsidRDefault="00372B98">
            <w:pPr>
              <w:rPr>
                <w:ins w:id="13726" w:author="Vilson Lu" w:date="2014-08-22T08:39:00Z"/>
                <w:sz w:val="20"/>
                <w:szCs w:val="20"/>
                <w:rPrChange w:id="13727" w:author="Vilson Lu" w:date="2014-08-22T08:39:00Z">
                  <w:rPr>
                    <w:ins w:id="13728" w:author="Vilson Lu" w:date="2014-08-22T08:39:00Z"/>
                  </w:rPr>
                </w:rPrChange>
              </w:rPr>
            </w:pPr>
            <w:ins w:id="13729" w:author="Vilson Lu" w:date="2014-08-22T08:39:00Z">
              <w:r w:rsidRPr="00372B98">
                <w:rPr>
                  <w:sz w:val="20"/>
                  <w:szCs w:val="20"/>
                  <w:rPrChange w:id="13730" w:author="Vilson Lu" w:date="2014-08-22T08:39:00Z">
                    <w:rPr>
                      <w:b/>
                      <w:i/>
                      <w:sz w:val="22"/>
                      <w:szCs w:val="22"/>
                    </w:rPr>
                  </w:rPrChange>
                </w:rPr>
                <w:t>&lt;Class IRI="#Clothes"/&gt;</w:t>
              </w:r>
            </w:ins>
          </w:p>
          <w:p w:rsidR="00F27329" w:rsidRPr="00F27329" w:rsidRDefault="00372B98">
            <w:pPr>
              <w:rPr>
                <w:ins w:id="13731" w:author="Vilson Lu" w:date="2014-08-22T08:39:00Z"/>
                <w:sz w:val="20"/>
                <w:szCs w:val="20"/>
                <w:rPrChange w:id="13732" w:author="Vilson Lu" w:date="2014-08-22T08:39:00Z">
                  <w:rPr>
                    <w:ins w:id="13733" w:author="Vilson Lu" w:date="2014-08-22T08:39:00Z"/>
                  </w:rPr>
                </w:rPrChange>
              </w:rPr>
            </w:pPr>
            <w:ins w:id="13734" w:author="Vilson Lu" w:date="2014-08-22T08:39:00Z">
              <w:r w:rsidRPr="00372B98">
                <w:rPr>
                  <w:sz w:val="20"/>
                  <w:szCs w:val="20"/>
                  <w:rPrChange w:id="13735" w:author="Vilson Lu" w:date="2014-08-22T08:39:00Z">
                    <w:rPr>
                      <w:b/>
                      <w:i/>
                      <w:sz w:val="22"/>
                      <w:szCs w:val="22"/>
                    </w:rPr>
                  </w:rPrChange>
                </w:rPr>
                <w:t>&lt;/Declaration&gt;</w:t>
              </w:r>
            </w:ins>
          </w:p>
          <w:p w:rsidR="00F27329" w:rsidRPr="00F27329" w:rsidRDefault="00372B98">
            <w:pPr>
              <w:rPr>
                <w:ins w:id="13736" w:author="Vilson Lu" w:date="2014-08-22T08:39:00Z"/>
                <w:sz w:val="20"/>
                <w:szCs w:val="20"/>
                <w:rPrChange w:id="13737" w:author="Vilson Lu" w:date="2014-08-22T08:39:00Z">
                  <w:rPr>
                    <w:ins w:id="13738" w:author="Vilson Lu" w:date="2014-08-22T08:39:00Z"/>
                  </w:rPr>
                </w:rPrChange>
              </w:rPr>
            </w:pPr>
            <w:ins w:id="13739" w:author="Vilson Lu" w:date="2014-08-22T08:39:00Z">
              <w:r w:rsidRPr="00372B98">
                <w:rPr>
                  <w:sz w:val="20"/>
                  <w:szCs w:val="20"/>
                  <w:rPrChange w:id="13740" w:author="Vilson Lu" w:date="2014-08-22T08:39:00Z">
                    <w:rPr>
                      <w:b/>
                      <w:i/>
                      <w:sz w:val="22"/>
                      <w:szCs w:val="22"/>
                    </w:rPr>
                  </w:rPrChange>
                </w:rPr>
                <w:t>&lt;Declaration&gt;</w:t>
              </w:r>
            </w:ins>
          </w:p>
          <w:p w:rsidR="00F27329" w:rsidRPr="00F27329" w:rsidRDefault="00372B98">
            <w:pPr>
              <w:rPr>
                <w:ins w:id="13741" w:author="Vilson Lu" w:date="2014-08-22T08:39:00Z"/>
                <w:sz w:val="20"/>
                <w:szCs w:val="20"/>
                <w:rPrChange w:id="13742" w:author="Vilson Lu" w:date="2014-08-22T08:39:00Z">
                  <w:rPr>
                    <w:ins w:id="13743" w:author="Vilson Lu" w:date="2014-08-22T08:39:00Z"/>
                  </w:rPr>
                </w:rPrChange>
              </w:rPr>
            </w:pPr>
            <w:ins w:id="13744" w:author="Vilson Lu" w:date="2014-08-22T08:39:00Z">
              <w:r w:rsidRPr="00372B98">
                <w:rPr>
                  <w:sz w:val="20"/>
                  <w:szCs w:val="20"/>
                  <w:rPrChange w:id="13745" w:author="Vilson Lu" w:date="2014-08-22T08:39:00Z">
                    <w:rPr>
                      <w:b/>
                      <w:i/>
                      <w:sz w:val="22"/>
                      <w:szCs w:val="22"/>
                    </w:rPr>
                  </w:rPrChange>
                </w:rPr>
                <w:t>&lt;Class IRI="#Disaster"/&gt;</w:t>
              </w:r>
            </w:ins>
          </w:p>
          <w:p w:rsidR="00F27329" w:rsidRPr="00F27329" w:rsidRDefault="00372B98">
            <w:pPr>
              <w:rPr>
                <w:ins w:id="13746" w:author="Vilson Lu" w:date="2014-08-22T08:39:00Z"/>
                <w:sz w:val="20"/>
                <w:szCs w:val="20"/>
                <w:rPrChange w:id="13747" w:author="Vilson Lu" w:date="2014-08-22T08:39:00Z">
                  <w:rPr>
                    <w:ins w:id="13748" w:author="Vilson Lu" w:date="2014-08-22T08:39:00Z"/>
                  </w:rPr>
                </w:rPrChange>
              </w:rPr>
            </w:pPr>
            <w:ins w:id="13749" w:author="Vilson Lu" w:date="2014-08-22T08:39:00Z">
              <w:r w:rsidRPr="00372B98">
                <w:rPr>
                  <w:sz w:val="20"/>
                  <w:szCs w:val="20"/>
                  <w:rPrChange w:id="13750" w:author="Vilson Lu" w:date="2014-08-22T08:39:00Z">
                    <w:rPr>
                      <w:b/>
                      <w:i/>
                      <w:sz w:val="22"/>
                      <w:szCs w:val="22"/>
                    </w:rPr>
                  </w:rPrChange>
                </w:rPr>
                <w:t>&lt;/Declaration&gt;</w:t>
              </w:r>
            </w:ins>
          </w:p>
          <w:p w:rsidR="00F27329" w:rsidRPr="00F27329" w:rsidRDefault="00372B98">
            <w:pPr>
              <w:rPr>
                <w:ins w:id="13751" w:author="Vilson Lu" w:date="2014-08-22T08:39:00Z"/>
                <w:sz w:val="20"/>
                <w:szCs w:val="20"/>
                <w:rPrChange w:id="13752" w:author="Vilson Lu" w:date="2014-08-22T08:39:00Z">
                  <w:rPr>
                    <w:ins w:id="13753" w:author="Vilson Lu" w:date="2014-08-22T08:39:00Z"/>
                  </w:rPr>
                </w:rPrChange>
              </w:rPr>
            </w:pPr>
            <w:ins w:id="13754" w:author="Vilson Lu" w:date="2014-08-22T08:39:00Z">
              <w:r w:rsidRPr="00372B98">
                <w:rPr>
                  <w:sz w:val="20"/>
                  <w:szCs w:val="20"/>
                  <w:rPrChange w:id="13755" w:author="Vilson Lu" w:date="2014-08-22T08:39:00Z">
                    <w:rPr>
                      <w:b/>
                      <w:i/>
                      <w:sz w:val="22"/>
                      <w:szCs w:val="22"/>
                    </w:rPr>
                  </w:rPrChange>
                </w:rPr>
                <w:t>&lt;Declaration&gt;</w:t>
              </w:r>
            </w:ins>
          </w:p>
          <w:p w:rsidR="00F27329" w:rsidRPr="00F27329" w:rsidRDefault="00372B98">
            <w:pPr>
              <w:rPr>
                <w:ins w:id="13756" w:author="Vilson Lu" w:date="2014-08-22T08:39:00Z"/>
                <w:sz w:val="20"/>
                <w:szCs w:val="20"/>
                <w:rPrChange w:id="13757" w:author="Vilson Lu" w:date="2014-08-22T08:39:00Z">
                  <w:rPr>
                    <w:ins w:id="13758" w:author="Vilson Lu" w:date="2014-08-22T08:39:00Z"/>
                  </w:rPr>
                </w:rPrChange>
              </w:rPr>
            </w:pPr>
            <w:ins w:id="13759" w:author="Vilson Lu" w:date="2014-08-22T08:39:00Z">
              <w:r w:rsidRPr="00372B98">
                <w:rPr>
                  <w:sz w:val="20"/>
                  <w:szCs w:val="20"/>
                  <w:rPrChange w:id="13760" w:author="Vilson Lu" w:date="2014-08-22T08:39:00Z">
                    <w:rPr>
                      <w:b/>
                      <w:i/>
                      <w:sz w:val="22"/>
                      <w:szCs w:val="22"/>
                    </w:rPr>
                  </w:rPrChange>
                </w:rPr>
                <w:t>&lt;Class IRI="#Electricity"/&gt;</w:t>
              </w:r>
            </w:ins>
          </w:p>
          <w:p w:rsidR="00F27329" w:rsidRPr="00F27329" w:rsidRDefault="00372B98">
            <w:pPr>
              <w:rPr>
                <w:ins w:id="13761" w:author="Vilson Lu" w:date="2014-08-22T08:39:00Z"/>
                <w:sz w:val="20"/>
                <w:szCs w:val="20"/>
                <w:rPrChange w:id="13762" w:author="Vilson Lu" w:date="2014-08-22T08:39:00Z">
                  <w:rPr>
                    <w:ins w:id="13763" w:author="Vilson Lu" w:date="2014-08-22T08:39:00Z"/>
                  </w:rPr>
                </w:rPrChange>
              </w:rPr>
            </w:pPr>
            <w:ins w:id="13764" w:author="Vilson Lu" w:date="2014-08-22T08:39:00Z">
              <w:r w:rsidRPr="00372B98">
                <w:rPr>
                  <w:sz w:val="20"/>
                  <w:szCs w:val="20"/>
                  <w:rPrChange w:id="13765" w:author="Vilson Lu" w:date="2014-08-22T08:39:00Z">
                    <w:rPr>
                      <w:b/>
                      <w:i/>
                      <w:sz w:val="22"/>
                      <w:szCs w:val="22"/>
                    </w:rPr>
                  </w:rPrChange>
                </w:rPr>
                <w:t>&lt;/Declaration&gt;</w:t>
              </w:r>
            </w:ins>
          </w:p>
          <w:p w:rsidR="00F27329" w:rsidRPr="00F27329" w:rsidRDefault="00372B98">
            <w:pPr>
              <w:rPr>
                <w:ins w:id="13766" w:author="Vilson Lu" w:date="2014-08-22T08:39:00Z"/>
                <w:sz w:val="20"/>
                <w:szCs w:val="20"/>
                <w:rPrChange w:id="13767" w:author="Vilson Lu" w:date="2014-08-22T08:39:00Z">
                  <w:rPr>
                    <w:ins w:id="13768" w:author="Vilson Lu" w:date="2014-08-22T08:39:00Z"/>
                  </w:rPr>
                </w:rPrChange>
              </w:rPr>
            </w:pPr>
            <w:ins w:id="13769" w:author="Vilson Lu" w:date="2014-08-22T08:39:00Z">
              <w:r w:rsidRPr="00372B98">
                <w:rPr>
                  <w:sz w:val="20"/>
                  <w:szCs w:val="20"/>
                  <w:rPrChange w:id="13770" w:author="Vilson Lu" w:date="2014-08-22T08:39:00Z">
                    <w:rPr>
                      <w:b/>
                      <w:i/>
                      <w:sz w:val="22"/>
                      <w:szCs w:val="22"/>
                    </w:rPr>
                  </w:rPrChange>
                </w:rPr>
                <w:t>&lt;Declaration&gt;</w:t>
              </w:r>
            </w:ins>
          </w:p>
          <w:p w:rsidR="00F27329" w:rsidRPr="00F27329" w:rsidRDefault="00372B98">
            <w:pPr>
              <w:rPr>
                <w:ins w:id="13771" w:author="Vilson Lu" w:date="2014-08-22T08:39:00Z"/>
                <w:sz w:val="20"/>
                <w:szCs w:val="20"/>
                <w:rPrChange w:id="13772" w:author="Vilson Lu" w:date="2014-08-22T08:39:00Z">
                  <w:rPr>
                    <w:ins w:id="13773" w:author="Vilson Lu" w:date="2014-08-22T08:39:00Z"/>
                  </w:rPr>
                </w:rPrChange>
              </w:rPr>
            </w:pPr>
            <w:ins w:id="13774" w:author="Vilson Lu" w:date="2014-08-22T08:39:00Z">
              <w:r w:rsidRPr="00372B98">
                <w:rPr>
                  <w:sz w:val="20"/>
                  <w:szCs w:val="20"/>
                  <w:rPrChange w:id="13775" w:author="Vilson Lu" w:date="2014-08-22T08:39:00Z">
                    <w:rPr>
                      <w:b/>
                      <w:i/>
                      <w:sz w:val="22"/>
                      <w:szCs w:val="22"/>
                    </w:rPr>
                  </w:rPrChange>
                </w:rPr>
                <w:t>&lt;Class IRI="#Food"/&gt;</w:t>
              </w:r>
            </w:ins>
          </w:p>
          <w:p w:rsidR="00F27329" w:rsidRPr="00F27329" w:rsidRDefault="00372B98">
            <w:pPr>
              <w:rPr>
                <w:ins w:id="13776" w:author="Vilson Lu" w:date="2014-08-22T08:39:00Z"/>
                <w:sz w:val="20"/>
                <w:szCs w:val="20"/>
                <w:rPrChange w:id="13777" w:author="Vilson Lu" w:date="2014-08-22T08:39:00Z">
                  <w:rPr>
                    <w:ins w:id="13778" w:author="Vilson Lu" w:date="2014-08-22T08:39:00Z"/>
                  </w:rPr>
                </w:rPrChange>
              </w:rPr>
            </w:pPr>
            <w:ins w:id="13779" w:author="Vilson Lu" w:date="2014-08-22T08:39:00Z">
              <w:r w:rsidRPr="00372B98">
                <w:rPr>
                  <w:sz w:val="20"/>
                  <w:szCs w:val="20"/>
                  <w:rPrChange w:id="13780" w:author="Vilson Lu" w:date="2014-08-22T08:39:00Z">
                    <w:rPr>
                      <w:b/>
                      <w:i/>
                      <w:sz w:val="22"/>
                      <w:szCs w:val="22"/>
                    </w:rPr>
                  </w:rPrChange>
                </w:rPr>
                <w:t>&lt;/Declaration&gt;</w:t>
              </w:r>
            </w:ins>
          </w:p>
          <w:p w:rsidR="00F27329" w:rsidRPr="00F27329" w:rsidRDefault="00372B98">
            <w:pPr>
              <w:rPr>
                <w:ins w:id="13781" w:author="Vilson Lu" w:date="2014-08-22T08:39:00Z"/>
                <w:sz w:val="20"/>
                <w:szCs w:val="20"/>
                <w:rPrChange w:id="13782" w:author="Vilson Lu" w:date="2014-08-22T08:39:00Z">
                  <w:rPr>
                    <w:ins w:id="13783" w:author="Vilson Lu" w:date="2014-08-22T08:39:00Z"/>
                  </w:rPr>
                </w:rPrChange>
              </w:rPr>
            </w:pPr>
            <w:ins w:id="13784" w:author="Vilson Lu" w:date="2014-08-22T08:39:00Z">
              <w:r w:rsidRPr="00372B98">
                <w:rPr>
                  <w:sz w:val="20"/>
                  <w:szCs w:val="20"/>
                  <w:rPrChange w:id="13785" w:author="Vilson Lu" w:date="2014-08-22T08:39:00Z">
                    <w:rPr>
                      <w:b/>
                      <w:i/>
                      <w:sz w:val="22"/>
                      <w:szCs w:val="22"/>
                    </w:rPr>
                  </w:rPrChange>
                </w:rPr>
                <w:t>&lt;Declaration&gt;</w:t>
              </w:r>
            </w:ins>
          </w:p>
          <w:p w:rsidR="00F27329" w:rsidRPr="00F27329" w:rsidRDefault="00372B98">
            <w:pPr>
              <w:rPr>
                <w:ins w:id="13786" w:author="Vilson Lu" w:date="2014-08-22T08:39:00Z"/>
                <w:sz w:val="20"/>
                <w:szCs w:val="20"/>
                <w:rPrChange w:id="13787" w:author="Vilson Lu" w:date="2014-08-22T08:39:00Z">
                  <w:rPr>
                    <w:ins w:id="13788" w:author="Vilson Lu" w:date="2014-08-22T08:39:00Z"/>
                  </w:rPr>
                </w:rPrChange>
              </w:rPr>
            </w:pPr>
            <w:ins w:id="13789" w:author="Vilson Lu" w:date="2014-08-22T08:39:00Z">
              <w:r w:rsidRPr="00372B98">
                <w:rPr>
                  <w:sz w:val="20"/>
                  <w:szCs w:val="20"/>
                  <w:rPrChange w:id="13790" w:author="Vilson Lu" w:date="2014-08-22T08:39:00Z">
                    <w:rPr>
                      <w:b/>
                      <w:i/>
                      <w:sz w:val="22"/>
                      <w:szCs w:val="22"/>
                    </w:rPr>
                  </w:rPrChange>
                </w:rPr>
                <w:t>&lt;Class IRI="#Location"/&gt;</w:t>
              </w:r>
            </w:ins>
          </w:p>
          <w:p w:rsidR="00F27329" w:rsidRPr="00F27329" w:rsidRDefault="00372B98">
            <w:pPr>
              <w:rPr>
                <w:ins w:id="13791" w:author="Vilson Lu" w:date="2014-08-22T08:39:00Z"/>
                <w:sz w:val="20"/>
                <w:szCs w:val="20"/>
                <w:rPrChange w:id="13792" w:author="Vilson Lu" w:date="2014-08-22T08:39:00Z">
                  <w:rPr>
                    <w:ins w:id="13793" w:author="Vilson Lu" w:date="2014-08-22T08:39:00Z"/>
                  </w:rPr>
                </w:rPrChange>
              </w:rPr>
            </w:pPr>
            <w:ins w:id="13794" w:author="Vilson Lu" w:date="2014-08-22T08:39:00Z">
              <w:r w:rsidRPr="00372B98">
                <w:rPr>
                  <w:sz w:val="20"/>
                  <w:szCs w:val="20"/>
                  <w:rPrChange w:id="13795" w:author="Vilson Lu" w:date="2014-08-22T08:39:00Z">
                    <w:rPr>
                      <w:b/>
                      <w:i/>
                      <w:sz w:val="22"/>
                      <w:szCs w:val="22"/>
                    </w:rPr>
                  </w:rPrChange>
                </w:rPr>
                <w:t>&lt;/Declaration&gt;</w:t>
              </w:r>
            </w:ins>
          </w:p>
          <w:p w:rsidR="00F27329" w:rsidRPr="00F27329" w:rsidRDefault="00372B98">
            <w:pPr>
              <w:rPr>
                <w:ins w:id="13796" w:author="Vilson Lu" w:date="2014-08-22T08:39:00Z"/>
                <w:sz w:val="20"/>
                <w:szCs w:val="20"/>
                <w:rPrChange w:id="13797" w:author="Vilson Lu" w:date="2014-08-22T08:39:00Z">
                  <w:rPr>
                    <w:ins w:id="13798" w:author="Vilson Lu" w:date="2014-08-22T08:39:00Z"/>
                  </w:rPr>
                </w:rPrChange>
              </w:rPr>
            </w:pPr>
            <w:ins w:id="13799" w:author="Vilson Lu" w:date="2014-08-22T08:39:00Z">
              <w:r w:rsidRPr="00372B98">
                <w:rPr>
                  <w:sz w:val="20"/>
                  <w:szCs w:val="20"/>
                  <w:rPrChange w:id="13800" w:author="Vilson Lu" w:date="2014-08-22T08:39:00Z">
                    <w:rPr>
                      <w:b/>
                      <w:i/>
                      <w:sz w:val="22"/>
                      <w:szCs w:val="22"/>
                    </w:rPr>
                  </w:rPrChange>
                </w:rPr>
                <w:t>&lt;Declaration&gt;</w:t>
              </w:r>
            </w:ins>
          </w:p>
          <w:p w:rsidR="00F27329" w:rsidRPr="00F27329" w:rsidRDefault="00372B98">
            <w:pPr>
              <w:rPr>
                <w:ins w:id="13801" w:author="Vilson Lu" w:date="2014-08-22T08:39:00Z"/>
                <w:sz w:val="20"/>
                <w:szCs w:val="20"/>
                <w:rPrChange w:id="13802" w:author="Vilson Lu" w:date="2014-08-22T08:39:00Z">
                  <w:rPr>
                    <w:ins w:id="13803" w:author="Vilson Lu" w:date="2014-08-22T08:39:00Z"/>
                  </w:rPr>
                </w:rPrChange>
              </w:rPr>
            </w:pPr>
            <w:ins w:id="13804" w:author="Vilson Lu" w:date="2014-08-22T08:39:00Z">
              <w:r w:rsidRPr="00372B98">
                <w:rPr>
                  <w:sz w:val="20"/>
                  <w:szCs w:val="20"/>
                  <w:rPrChange w:id="13805" w:author="Vilson Lu" w:date="2014-08-22T08:39:00Z">
                    <w:rPr>
                      <w:b/>
                      <w:i/>
                      <w:sz w:val="22"/>
                      <w:szCs w:val="22"/>
                    </w:rPr>
                  </w:rPrChange>
                </w:rPr>
                <w:t>&lt;Class IRI="#Money"/&gt;</w:t>
              </w:r>
            </w:ins>
          </w:p>
          <w:p w:rsidR="00F27329" w:rsidRPr="00F27329" w:rsidRDefault="00372B98">
            <w:pPr>
              <w:rPr>
                <w:ins w:id="13806" w:author="Vilson Lu" w:date="2014-08-22T08:39:00Z"/>
                <w:sz w:val="20"/>
                <w:szCs w:val="20"/>
                <w:rPrChange w:id="13807" w:author="Vilson Lu" w:date="2014-08-22T08:39:00Z">
                  <w:rPr>
                    <w:ins w:id="13808" w:author="Vilson Lu" w:date="2014-08-22T08:39:00Z"/>
                  </w:rPr>
                </w:rPrChange>
              </w:rPr>
            </w:pPr>
            <w:ins w:id="13809" w:author="Vilson Lu" w:date="2014-08-22T08:39:00Z">
              <w:r w:rsidRPr="00372B98">
                <w:rPr>
                  <w:sz w:val="20"/>
                  <w:szCs w:val="20"/>
                  <w:rPrChange w:id="13810" w:author="Vilson Lu" w:date="2014-08-22T08:39:00Z">
                    <w:rPr>
                      <w:b/>
                      <w:i/>
                      <w:sz w:val="22"/>
                      <w:szCs w:val="22"/>
                    </w:rPr>
                  </w:rPrChange>
                </w:rPr>
                <w:t>&lt;/Declaration&gt;</w:t>
              </w:r>
            </w:ins>
          </w:p>
          <w:p w:rsidR="00F27329" w:rsidRPr="00F27329" w:rsidRDefault="00372B98">
            <w:pPr>
              <w:rPr>
                <w:ins w:id="13811" w:author="Vilson Lu" w:date="2014-08-22T08:39:00Z"/>
                <w:sz w:val="20"/>
                <w:szCs w:val="20"/>
                <w:rPrChange w:id="13812" w:author="Vilson Lu" w:date="2014-08-22T08:39:00Z">
                  <w:rPr>
                    <w:ins w:id="13813" w:author="Vilson Lu" w:date="2014-08-22T08:39:00Z"/>
                  </w:rPr>
                </w:rPrChange>
              </w:rPr>
            </w:pPr>
            <w:ins w:id="13814" w:author="Vilson Lu" w:date="2014-08-22T08:39:00Z">
              <w:r w:rsidRPr="00372B98">
                <w:rPr>
                  <w:sz w:val="20"/>
                  <w:szCs w:val="20"/>
                  <w:rPrChange w:id="13815" w:author="Vilson Lu" w:date="2014-08-22T08:39:00Z">
                    <w:rPr>
                      <w:b/>
                      <w:i/>
                      <w:sz w:val="22"/>
                      <w:szCs w:val="22"/>
                    </w:rPr>
                  </w:rPrChange>
                </w:rPr>
                <w:t>&lt;Declaration&gt;</w:t>
              </w:r>
            </w:ins>
          </w:p>
          <w:p w:rsidR="00F27329" w:rsidRPr="00F27329" w:rsidRDefault="00372B98">
            <w:pPr>
              <w:rPr>
                <w:ins w:id="13816" w:author="Vilson Lu" w:date="2014-08-22T08:39:00Z"/>
                <w:sz w:val="20"/>
                <w:szCs w:val="20"/>
                <w:rPrChange w:id="13817" w:author="Vilson Lu" w:date="2014-08-22T08:39:00Z">
                  <w:rPr>
                    <w:ins w:id="13818" w:author="Vilson Lu" w:date="2014-08-22T08:39:00Z"/>
                  </w:rPr>
                </w:rPrChange>
              </w:rPr>
            </w:pPr>
            <w:ins w:id="13819" w:author="Vilson Lu" w:date="2014-08-22T08:39:00Z">
              <w:r w:rsidRPr="00372B98">
                <w:rPr>
                  <w:sz w:val="20"/>
                  <w:szCs w:val="20"/>
                  <w:rPrChange w:id="13820" w:author="Vilson Lu" w:date="2014-08-22T08:39:00Z">
                    <w:rPr>
                      <w:b/>
                      <w:i/>
                      <w:sz w:val="22"/>
                      <w:szCs w:val="22"/>
                    </w:rPr>
                  </w:rPrChange>
                </w:rPr>
                <w:t>&lt;Class IRI="#Rescue"/&gt;</w:t>
              </w:r>
            </w:ins>
          </w:p>
          <w:p w:rsidR="00F27329" w:rsidRPr="00F27329" w:rsidRDefault="00372B98">
            <w:pPr>
              <w:rPr>
                <w:ins w:id="13821" w:author="Vilson Lu" w:date="2014-08-22T08:39:00Z"/>
                <w:sz w:val="20"/>
                <w:szCs w:val="20"/>
                <w:rPrChange w:id="13822" w:author="Vilson Lu" w:date="2014-08-22T08:39:00Z">
                  <w:rPr>
                    <w:ins w:id="13823" w:author="Vilson Lu" w:date="2014-08-22T08:39:00Z"/>
                  </w:rPr>
                </w:rPrChange>
              </w:rPr>
            </w:pPr>
            <w:ins w:id="13824" w:author="Vilson Lu" w:date="2014-08-22T08:39:00Z">
              <w:r w:rsidRPr="00372B98">
                <w:rPr>
                  <w:sz w:val="20"/>
                  <w:szCs w:val="20"/>
                  <w:rPrChange w:id="13825" w:author="Vilson Lu" w:date="2014-08-22T08:39:00Z">
                    <w:rPr>
                      <w:b/>
                      <w:i/>
                      <w:sz w:val="22"/>
                      <w:szCs w:val="22"/>
                    </w:rPr>
                  </w:rPrChange>
                </w:rPr>
                <w:t>&lt;/Declaration&gt;</w:t>
              </w:r>
            </w:ins>
          </w:p>
          <w:p w:rsidR="00F27329" w:rsidRPr="00F27329" w:rsidRDefault="00372B98">
            <w:pPr>
              <w:rPr>
                <w:ins w:id="13826" w:author="Vilson Lu" w:date="2014-08-22T08:39:00Z"/>
                <w:sz w:val="20"/>
                <w:szCs w:val="20"/>
                <w:rPrChange w:id="13827" w:author="Vilson Lu" w:date="2014-08-22T08:39:00Z">
                  <w:rPr>
                    <w:ins w:id="13828" w:author="Vilson Lu" w:date="2014-08-22T08:39:00Z"/>
                  </w:rPr>
                </w:rPrChange>
              </w:rPr>
            </w:pPr>
            <w:ins w:id="13829" w:author="Vilson Lu" w:date="2014-08-22T08:39:00Z">
              <w:r w:rsidRPr="00372B98">
                <w:rPr>
                  <w:sz w:val="20"/>
                  <w:szCs w:val="20"/>
                  <w:rPrChange w:id="13830" w:author="Vilson Lu" w:date="2014-08-22T08:39:00Z">
                    <w:rPr>
                      <w:b/>
                      <w:i/>
                      <w:sz w:val="22"/>
                      <w:szCs w:val="22"/>
                    </w:rPr>
                  </w:rPrChange>
                </w:rPr>
                <w:t>&lt;Declaration&gt;</w:t>
              </w:r>
            </w:ins>
          </w:p>
          <w:p w:rsidR="00F27329" w:rsidRPr="00F27329" w:rsidRDefault="00372B98">
            <w:pPr>
              <w:rPr>
                <w:ins w:id="13831" w:author="Vilson Lu" w:date="2014-08-22T08:39:00Z"/>
                <w:sz w:val="20"/>
                <w:szCs w:val="20"/>
                <w:rPrChange w:id="13832" w:author="Vilson Lu" w:date="2014-08-22T08:39:00Z">
                  <w:rPr>
                    <w:ins w:id="13833" w:author="Vilson Lu" w:date="2014-08-22T08:39:00Z"/>
                  </w:rPr>
                </w:rPrChange>
              </w:rPr>
            </w:pPr>
            <w:ins w:id="13834" w:author="Vilson Lu" w:date="2014-08-22T08:39:00Z">
              <w:r w:rsidRPr="00372B98">
                <w:rPr>
                  <w:sz w:val="20"/>
                  <w:szCs w:val="20"/>
                  <w:rPrChange w:id="13835" w:author="Vilson Lu" w:date="2014-08-22T08:39:00Z">
                    <w:rPr>
                      <w:b/>
                      <w:i/>
                      <w:sz w:val="22"/>
                      <w:szCs w:val="22"/>
                    </w:rPr>
                  </w:rPrChange>
                </w:rPr>
                <w:t>&lt;Class IRI="#Shelter"/&gt;</w:t>
              </w:r>
            </w:ins>
          </w:p>
          <w:p w:rsidR="00F27329" w:rsidRPr="00F27329" w:rsidRDefault="00372B98">
            <w:pPr>
              <w:rPr>
                <w:ins w:id="13836" w:author="Vilson Lu" w:date="2014-08-22T08:39:00Z"/>
                <w:sz w:val="20"/>
                <w:szCs w:val="20"/>
                <w:rPrChange w:id="13837" w:author="Vilson Lu" w:date="2014-08-22T08:39:00Z">
                  <w:rPr>
                    <w:ins w:id="13838" w:author="Vilson Lu" w:date="2014-08-22T08:39:00Z"/>
                  </w:rPr>
                </w:rPrChange>
              </w:rPr>
            </w:pPr>
            <w:ins w:id="13839" w:author="Vilson Lu" w:date="2014-08-22T08:39:00Z">
              <w:r w:rsidRPr="00372B98">
                <w:rPr>
                  <w:sz w:val="20"/>
                  <w:szCs w:val="20"/>
                  <w:rPrChange w:id="13840" w:author="Vilson Lu" w:date="2014-08-22T08:39:00Z">
                    <w:rPr>
                      <w:b/>
                      <w:i/>
                      <w:sz w:val="22"/>
                      <w:szCs w:val="22"/>
                    </w:rPr>
                  </w:rPrChange>
                </w:rPr>
                <w:t>&lt;/Declaration&gt;</w:t>
              </w:r>
            </w:ins>
          </w:p>
          <w:p w:rsidR="00F27329" w:rsidRPr="00F27329" w:rsidRDefault="00372B98">
            <w:pPr>
              <w:rPr>
                <w:ins w:id="13841" w:author="Vilson Lu" w:date="2014-08-22T08:39:00Z"/>
                <w:sz w:val="20"/>
                <w:szCs w:val="20"/>
                <w:rPrChange w:id="13842" w:author="Vilson Lu" w:date="2014-08-22T08:39:00Z">
                  <w:rPr>
                    <w:ins w:id="13843" w:author="Vilson Lu" w:date="2014-08-22T08:39:00Z"/>
                  </w:rPr>
                </w:rPrChange>
              </w:rPr>
            </w:pPr>
            <w:ins w:id="13844" w:author="Vilson Lu" w:date="2014-08-22T08:39:00Z">
              <w:r w:rsidRPr="00372B98">
                <w:rPr>
                  <w:sz w:val="20"/>
                  <w:szCs w:val="20"/>
                  <w:rPrChange w:id="13845" w:author="Vilson Lu" w:date="2014-08-22T08:39:00Z">
                    <w:rPr>
                      <w:b/>
                      <w:i/>
                      <w:sz w:val="22"/>
                      <w:szCs w:val="22"/>
                    </w:rPr>
                  </w:rPrChange>
                </w:rPr>
                <w:t>&lt;Declaration&gt;</w:t>
              </w:r>
            </w:ins>
          </w:p>
          <w:p w:rsidR="00F27329" w:rsidRPr="00F27329" w:rsidRDefault="00372B98">
            <w:pPr>
              <w:rPr>
                <w:ins w:id="13846" w:author="Vilson Lu" w:date="2014-08-22T08:39:00Z"/>
                <w:sz w:val="20"/>
                <w:szCs w:val="20"/>
                <w:rPrChange w:id="13847" w:author="Vilson Lu" w:date="2014-08-22T08:39:00Z">
                  <w:rPr>
                    <w:ins w:id="13848" w:author="Vilson Lu" w:date="2014-08-22T08:39:00Z"/>
                  </w:rPr>
                </w:rPrChange>
              </w:rPr>
            </w:pPr>
            <w:ins w:id="13849" w:author="Vilson Lu" w:date="2014-08-22T08:39:00Z">
              <w:r w:rsidRPr="00372B98">
                <w:rPr>
                  <w:sz w:val="20"/>
                  <w:szCs w:val="20"/>
                  <w:rPrChange w:id="13850" w:author="Vilson Lu" w:date="2014-08-22T08:39:00Z">
                    <w:rPr>
                      <w:b/>
                      <w:i/>
                      <w:sz w:val="22"/>
                      <w:szCs w:val="22"/>
                    </w:rPr>
                  </w:rPrChange>
                </w:rPr>
                <w:t>&lt;Class IRI="#Time"/&gt;</w:t>
              </w:r>
            </w:ins>
          </w:p>
          <w:p w:rsidR="00F27329" w:rsidRPr="00F27329" w:rsidRDefault="00372B98">
            <w:pPr>
              <w:rPr>
                <w:ins w:id="13851" w:author="Vilson Lu" w:date="2014-08-22T08:39:00Z"/>
                <w:sz w:val="20"/>
                <w:szCs w:val="20"/>
                <w:rPrChange w:id="13852" w:author="Vilson Lu" w:date="2014-08-22T08:39:00Z">
                  <w:rPr>
                    <w:ins w:id="13853" w:author="Vilson Lu" w:date="2014-08-22T08:39:00Z"/>
                  </w:rPr>
                </w:rPrChange>
              </w:rPr>
            </w:pPr>
            <w:ins w:id="13854" w:author="Vilson Lu" w:date="2014-08-22T08:39:00Z">
              <w:r w:rsidRPr="00372B98">
                <w:rPr>
                  <w:sz w:val="20"/>
                  <w:szCs w:val="20"/>
                  <w:rPrChange w:id="13855" w:author="Vilson Lu" w:date="2014-08-22T08:39:00Z">
                    <w:rPr>
                      <w:b/>
                      <w:i/>
                      <w:sz w:val="22"/>
                      <w:szCs w:val="22"/>
                    </w:rPr>
                  </w:rPrChange>
                </w:rPr>
                <w:t>&lt;/Declaration&gt;</w:t>
              </w:r>
            </w:ins>
          </w:p>
          <w:p w:rsidR="00F27329" w:rsidRPr="00F27329" w:rsidRDefault="00372B98">
            <w:pPr>
              <w:rPr>
                <w:ins w:id="13856" w:author="Vilson Lu" w:date="2014-08-22T08:39:00Z"/>
                <w:sz w:val="20"/>
                <w:szCs w:val="20"/>
                <w:rPrChange w:id="13857" w:author="Vilson Lu" w:date="2014-08-22T08:39:00Z">
                  <w:rPr>
                    <w:ins w:id="13858" w:author="Vilson Lu" w:date="2014-08-22T08:39:00Z"/>
                  </w:rPr>
                </w:rPrChange>
              </w:rPr>
            </w:pPr>
            <w:ins w:id="13859" w:author="Vilson Lu" w:date="2014-08-22T08:39:00Z">
              <w:r w:rsidRPr="00372B98">
                <w:rPr>
                  <w:sz w:val="20"/>
                  <w:szCs w:val="20"/>
                  <w:rPrChange w:id="13860" w:author="Vilson Lu" w:date="2014-08-22T08:39:00Z">
                    <w:rPr>
                      <w:b/>
                      <w:i/>
                      <w:sz w:val="22"/>
                      <w:szCs w:val="22"/>
                    </w:rPr>
                  </w:rPrChange>
                </w:rPr>
                <w:t>&lt;Declaration&gt;</w:t>
              </w:r>
            </w:ins>
          </w:p>
          <w:p w:rsidR="00F27329" w:rsidRPr="00F27329" w:rsidRDefault="00372B98">
            <w:pPr>
              <w:rPr>
                <w:ins w:id="13861" w:author="Vilson Lu" w:date="2014-08-22T08:39:00Z"/>
                <w:sz w:val="20"/>
                <w:szCs w:val="20"/>
                <w:rPrChange w:id="13862" w:author="Vilson Lu" w:date="2014-08-22T08:39:00Z">
                  <w:rPr>
                    <w:ins w:id="13863" w:author="Vilson Lu" w:date="2014-08-22T08:39:00Z"/>
                  </w:rPr>
                </w:rPrChange>
              </w:rPr>
            </w:pPr>
            <w:ins w:id="13864" w:author="Vilson Lu" w:date="2014-08-22T08:39:00Z">
              <w:r w:rsidRPr="00372B98">
                <w:rPr>
                  <w:sz w:val="20"/>
                  <w:szCs w:val="20"/>
                  <w:rPrChange w:id="13865" w:author="Vilson Lu" w:date="2014-08-22T08:39:00Z">
                    <w:rPr>
                      <w:b/>
                      <w:i/>
                      <w:sz w:val="22"/>
                      <w:szCs w:val="22"/>
                    </w:rPr>
                  </w:rPrChange>
                </w:rPr>
                <w:t>&lt;Class IRI="#Victim"/&gt;</w:t>
              </w:r>
            </w:ins>
          </w:p>
          <w:p w:rsidR="00F27329" w:rsidRPr="00F27329" w:rsidRDefault="00372B98">
            <w:pPr>
              <w:rPr>
                <w:ins w:id="13866" w:author="Vilson Lu" w:date="2014-08-22T08:39:00Z"/>
                <w:sz w:val="20"/>
                <w:szCs w:val="20"/>
                <w:rPrChange w:id="13867" w:author="Vilson Lu" w:date="2014-08-22T08:39:00Z">
                  <w:rPr>
                    <w:ins w:id="13868" w:author="Vilson Lu" w:date="2014-08-22T08:39:00Z"/>
                  </w:rPr>
                </w:rPrChange>
              </w:rPr>
            </w:pPr>
            <w:ins w:id="13869" w:author="Vilson Lu" w:date="2014-08-22T08:39:00Z">
              <w:r w:rsidRPr="00372B98">
                <w:rPr>
                  <w:sz w:val="20"/>
                  <w:szCs w:val="20"/>
                  <w:rPrChange w:id="13870" w:author="Vilson Lu" w:date="2014-08-22T08:39:00Z">
                    <w:rPr>
                      <w:b/>
                      <w:i/>
                      <w:sz w:val="22"/>
                      <w:szCs w:val="22"/>
                    </w:rPr>
                  </w:rPrChange>
                </w:rPr>
                <w:lastRenderedPageBreak/>
                <w:t>&lt;/Declaration&gt;</w:t>
              </w:r>
            </w:ins>
          </w:p>
          <w:p w:rsidR="00F27329" w:rsidRPr="00F27329" w:rsidRDefault="00372B98">
            <w:pPr>
              <w:rPr>
                <w:ins w:id="13871" w:author="Vilson Lu" w:date="2014-08-22T08:39:00Z"/>
                <w:sz w:val="20"/>
                <w:szCs w:val="20"/>
                <w:rPrChange w:id="13872" w:author="Vilson Lu" w:date="2014-08-22T08:39:00Z">
                  <w:rPr>
                    <w:ins w:id="13873" w:author="Vilson Lu" w:date="2014-08-22T08:39:00Z"/>
                  </w:rPr>
                </w:rPrChange>
              </w:rPr>
            </w:pPr>
            <w:ins w:id="13874" w:author="Vilson Lu" w:date="2014-08-22T08:39:00Z">
              <w:r w:rsidRPr="00372B98">
                <w:rPr>
                  <w:sz w:val="20"/>
                  <w:szCs w:val="20"/>
                  <w:rPrChange w:id="13875" w:author="Vilson Lu" w:date="2014-08-22T08:39:00Z">
                    <w:rPr>
                      <w:b/>
                      <w:i/>
                      <w:sz w:val="22"/>
                      <w:szCs w:val="22"/>
                    </w:rPr>
                  </w:rPrChange>
                </w:rPr>
                <w:t>&lt;Declaration&gt;</w:t>
              </w:r>
            </w:ins>
          </w:p>
          <w:p w:rsidR="00F27329" w:rsidRPr="00F27329" w:rsidRDefault="00372B98">
            <w:pPr>
              <w:rPr>
                <w:ins w:id="13876" w:author="Vilson Lu" w:date="2014-08-22T08:39:00Z"/>
                <w:sz w:val="20"/>
                <w:szCs w:val="20"/>
                <w:rPrChange w:id="13877" w:author="Vilson Lu" w:date="2014-08-22T08:39:00Z">
                  <w:rPr>
                    <w:ins w:id="13878" w:author="Vilson Lu" w:date="2014-08-22T08:39:00Z"/>
                  </w:rPr>
                </w:rPrChange>
              </w:rPr>
            </w:pPr>
            <w:ins w:id="13879" w:author="Vilson Lu" w:date="2014-08-22T08:39:00Z">
              <w:r w:rsidRPr="00372B98">
                <w:rPr>
                  <w:sz w:val="20"/>
                  <w:szCs w:val="20"/>
                  <w:rPrChange w:id="13880" w:author="Vilson Lu" w:date="2014-08-22T08:39:00Z">
                    <w:rPr>
                      <w:b/>
                      <w:i/>
                      <w:sz w:val="22"/>
                      <w:szCs w:val="22"/>
                    </w:rPr>
                  </w:rPrChange>
                </w:rPr>
                <w:t>&lt;Class IRI="#Volunteer"/&gt;</w:t>
              </w:r>
            </w:ins>
          </w:p>
          <w:p w:rsidR="00F27329" w:rsidRPr="00F27329" w:rsidRDefault="00372B98">
            <w:pPr>
              <w:rPr>
                <w:ins w:id="13881" w:author="Vilson Lu" w:date="2014-08-22T08:39:00Z"/>
                <w:sz w:val="20"/>
                <w:szCs w:val="20"/>
                <w:rPrChange w:id="13882" w:author="Vilson Lu" w:date="2014-08-22T08:39:00Z">
                  <w:rPr>
                    <w:ins w:id="13883" w:author="Vilson Lu" w:date="2014-08-22T08:39:00Z"/>
                  </w:rPr>
                </w:rPrChange>
              </w:rPr>
            </w:pPr>
            <w:ins w:id="13884" w:author="Vilson Lu" w:date="2014-08-22T08:39:00Z">
              <w:r w:rsidRPr="00372B98">
                <w:rPr>
                  <w:sz w:val="20"/>
                  <w:szCs w:val="20"/>
                  <w:rPrChange w:id="13885" w:author="Vilson Lu" w:date="2014-08-22T08:39:00Z">
                    <w:rPr>
                      <w:b/>
                      <w:i/>
                      <w:sz w:val="22"/>
                      <w:szCs w:val="22"/>
                    </w:rPr>
                  </w:rPrChange>
                </w:rPr>
                <w:t>&lt;/Declaration&gt;</w:t>
              </w:r>
            </w:ins>
          </w:p>
          <w:p w:rsidR="00F27329" w:rsidRPr="00F27329" w:rsidRDefault="00372B98">
            <w:pPr>
              <w:rPr>
                <w:ins w:id="13886" w:author="Vilson Lu" w:date="2014-08-22T08:39:00Z"/>
                <w:sz w:val="20"/>
                <w:szCs w:val="20"/>
                <w:rPrChange w:id="13887" w:author="Vilson Lu" w:date="2014-08-22T08:39:00Z">
                  <w:rPr>
                    <w:ins w:id="13888" w:author="Vilson Lu" w:date="2014-08-22T08:39:00Z"/>
                  </w:rPr>
                </w:rPrChange>
              </w:rPr>
            </w:pPr>
            <w:ins w:id="13889" w:author="Vilson Lu" w:date="2014-08-22T08:39:00Z">
              <w:r w:rsidRPr="00372B98">
                <w:rPr>
                  <w:sz w:val="20"/>
                  <w:szCs w:val="20"/>
                  <w:rPrChange w:id="13890" w:author="Vilson Lu" w:date="2014-08-22T08:39:00Z">
                    <w:rPr>
                      <w:b/>
                      <w:i/>
                      <w:sz w:val="22"/>
                      <w:szCs w:val="22"/>
                    </w:rPr>
                  </w:rPrChange>
                </w:rPr>
                <w:t>&lt;Declaration&gt;</w:t>
              </w:r>
            </w:ins>
          </w:p>
          <w:p w:rsidR="00F27329" w:rsidRPr="00F27329" w:rsidRDefault="00372B98">
            <w:pPr>
              <w:rPr>
                <w:ins w:id="13891" w:author="Vilson Lu" w:date="2014-08-22T08:39:00Z"/>
                <w:sz w:val="20"/>
                <w:szCs w:val="20"/>
                <w:rPrChange w:id="13892" w:author="Vilson Lu" w:date="2014-08-22T08:39:00Z">
                  <w:rPr>
                    <w:ins w:id="13893" w:author="Vilson Lu" w:date="2014-08-22T08:39:00Z"/>
                  </w:rPr>
                </w:rPrChange>
              </w:rPr>
            </w:pPr>
            <w:ins w:id="13894" w:author="Vilson Lu" w:date="2014-08-22T08:39:00Z">
              <w:r w:rsidRPr="00372B98">
                <w:rPr>
                  <w:sz w:val="20"/>
                  <w:szCs w:val="20"/>
                  <w:rPrChange w:id="13895" w:author="Vilson Lu" w:date="2014-08-22T08:39:00Z">
                    <w:rPr>
                      <w:b/>
                      <w:i/>
                      <w:sz w:val="22"/>
                      <w:szCs w:val="22"/>
                    </w:rPr>
                  </w:rPrChange>
                </w:rPr>
                <w:t>&lt;Class IRI="#Water"/&gt;</w:t>
              </w:r>
            </w:ins>
          </w:p>
          <w:p w:rsidR="00F27329" w:rsidRPr="00F27329" w:rsidRDefault="00372B98">
            <w:pPr>
              <w:rPr>
                <w:ins w:id="13896" w:author="Vilson Lu" w:date="2014-08-22T08:39:00Z"/>
                <w:sz w:val="20"/>
                <w:szCs w:val="20"/>
                <w:rPrChange w:id="13897" w:author="Vilson Lu" w:date="2014-08-22T08:39:00Z">
                  <w:rPr>
                    <w:ins w:id="13898" w:author="Vilson Lu" w:date="2014-08-22T08:39:00Z"/>
                  </w:rPr>
                </w:rPrChange>
              </w:rPr>
            </w:pPr>
            <w:ins w:id="13899" w:author="Vilson Lu" w:date="2014-08-22T08:39:00Z">
              <w:r w:rsidRPr="00372B98">
                <w:rPr>
                  <w:sz w:val="20"/>
                  <w:szCs w:val="20"/>
                  <w:rPrChange w:id="13900" w:author="Vilson Lu" w:date="2014-08-22T08:39:00Z">
                    <w:rPr>
                      <w:b/>
                      <w:i/>
                      <w:sz w:val="22"/>
                      <w:szCs w:val="22"/>
                    </w:rPr>
                  </w:rPrChange>
                </w:rPr>
                <w:t>&lt;/Declaration&gt;</w:t>
              </w:r>
            </w:ins>
          </w:p>
          <w:p w:rsidR="00F27329" w:rsidRPr="00F27329" w:rsidRDefault="00372B98">
            <w:pPr>
              <w:rPr>
                <w:ins w:id="13901" w:author="Vilson Lu" w:date="2014-08-22T08:39:00Z"/>
                <w:sz w:val="20"/>
                <w:szCs w:val="20"/>
                <w:rPrChange w:id="13902" w:author="Vilson Lu" w:date="2014-08-22T08:39:00Z">
                  <w:rPr>
                    <w:ins w:id="13903" w:author="Vilson Lu" w:date="2014-08-22T08:39:00Z"/>
                  </w:rPr>
                </w:rPrChange>
              </w:rPr>
            </w:pPr>
            <w:ins w:id="13904" w:author="Vilson Lu" w:date="2014-08-22T08:39:00Z">
              <w:r w:rsidRPr="00372B98">
                <w:rPr>
                  <w:sz w:val="20"/>
                  <w:szCs w:val="20"/>
                  <w:rPrChange w:id="13905" w:author="Vilson Lu" w:date="2014-08-22T08:39:00Z">
                    <w:rPr>
                      <w:b/>
                      <w:i/>
                      <w:sz w:val="22"/>
                      <w:szCs w:val="22"/>
                    </w:rPr>
                  </w:rPrChange>
                </w:rPr>
                <w:t>&lt;Declaration&gt;</w:t>
              </w:r>
            </w:ins>
          </w:p>
          <w:p w:rsidR="00F27329" w:rsidRPr="00F27329" w:rsidRDefault="00372B98">
            <w:pPr>
              <w:rPr>
                <w:ins w:id="13906" w:author="Vilson Lu" w:date="2014-08-22T08:39:00Z"/>
                <w:sz w:val="20"/>
                <w:szCs w:val="20"/>
                <w:rPrChange w:id="13907" w:author="Vilson Lu" w:date="2014-08-22T08:39:00Z">
                  <w:rPr>
                    <w:ins w:id="13908" w:author="Vilson Lu" w:date="2014-08-22T08:39:00Z"/>
                  </w:rPr>
                </w:rPrChange>
              </w:rPr>
            </w:pPr>
            <w:ins w:id="13909" w:author="Vilson Lu" w:date="2014-08-22T08:39:00Z">
              <w:r w:rsidRPr="00372B98">
                <w:rPr>
                  <w:sz w:val="20"/>
                  <w:szCs w:val="20"/>
                  <w:rPrChange w:id="13910" w:author="Vilson Lu" w:date="2014-08-22T08:39:00Z">
                    <w:rPr>
                      <w:b/>
                      <w:i/>
                      <w:sz w:val="22"/>
                      <w:szCs w:val="22"/>
                    </w:rPr>
                  </w:rPrChange>
                </w:rPr>
                <w:t>&lt;ObjectProperty IRI="#donate"/&gt;</w:t>
              </w:r>
            </w:ins>
          </w:p>
          <w:p w:rsidR="00F27329" w:rsidRPr="00F27329" w:rsidRDefault="00372B98">
            <w:pPr>
              <w:rPr>
                <w:ins w:id="13911" w:author="Vilson Lu" w:date="2014-08-22T08:39:00Z"/>
                <w:sz w:val="20"/>
                <w:szCs w:val="20"/>
                <w:rPrChange w:id="13912" w:author="Vilson Lu" w:date="2014-08-22T08:39:00Z">
                  <w:rPr>
                    <w:ins w:id="13913" w:author="Vilson Lu" w:date="2014-08-22T08:39:00Z"/>
                  </w:rPr>
                </w:rPrChange>
              </w:rPr>
            </w:pPr>
            <w:ins w:id="13914" w:author="Vilson Lu" w:date="2014-08-22T08:39:00Z">
              <w:r w:rsidRPr="00372B98">
                <w:rPr>
                  <w:sz w:val="20"/>
                  <w:szCs w:val="20"/>
                  <w:rPrChange w:id="13915" w:author="Vilson Lu" w:date="2014-08-22T08:39:00Z">
                    <w:rPr>
                      <w:b/>
                      <w:i/>
                      <w:sz w:val="22"/>
                      <w:szCs w:val="22"/>
                    </w:rPr>
                  </w:rPrChange>
                </w:rPr>
                <w:t>&lt;/Declaration&gt;</w:t>
              </w:r>
            </w:ins>
          </w:p>
          <w:p w:rsidR="00F27329" w:rsidRPr="00F27329" w:rsidRDefault="00372B98">
            <w:pPr>
              <w:rPr>
                <w:ins w:id="13916" w:author="Vilson Lu" w:date="2014-08-22T08:39:00Z"/>
                <w:sz w:val="20"/>
                <w:szCs w:val="20"/>
                <w:rPrChange w:id="13917" w:author="Vilson Lu" w:date="2014-08-22T08:39:00Z">
                  <w:rPr>
                    <w:ins w:id="13918" w:author="Vilson Lu" w:date="2014-08-22T08:39:00Z"/>
                  </w:rPr>
                </w:rPrChange>
              </w:rPr>
            </w:pPr>
            <w:ins w:id="13919" w:author="Vilson Lu" w:date="2014-08-22T08:39:00Z">
              <w:r w:rsidRPr="00372B98">
                <w:rPr>
                  <w:sz w:val="20"/>
                  <w:szCs w:val="20"/>
                  <w:rPrChange w:id="13920" w:author="Vilson Lu" w:date="2014-08-22T08:39:00Z">
                    <w:rPr>
                      <w:b/>
                      <w:i/>
                      <w:sz w:val="22"/>
                      <w:szCs w:val="22"/>
                    </w:rPr>
                  </w:rPrChange>
                </w:rPr>
                <w:t>&lt;Declaration&gt;</w:t>
              </w:r>
            </w:ins>
          </w:p>
          <w:p w:rsidR="00F27329" w:rsidRPr="00F27329" w:rsidRDefault="00372B98">
            <w:pPr>
              <w:rPr>
                <w:ins w:id="13921" w:author="Vilson Lu" w:date="2014-08-22T08:39:00Z"/>
                <w:sz w:val="20"/>
                <w:szCs w:val="20"/>
                <w:rPrChange w:id="13922" w:author="Vilson Lu" w:date="2014-08-22T08:39:00Z">
                  <w:rPr>
                    <w:ins w:id="13923" w:author="Vilson Lu" w:date="2014-08-22T08:39:00Z"/>
                  </w:rPr>
                </w:rPrChange>
              </w:rPr>
            </w:pPr>
            <w:ins w:id="13924" w:author="Vilson Lu" w:date="2014-08-22T08:39:00Z">
              <w:r w:rsidRPr="00372B98">
                <w:rPr>
                  <w:sz w:val="20"/>
                  <w:szCs w:val="20"/>
                  <w:rPrChange w:id="13925" w:author="Vilson Lu" w:date="2014-08-22T08:39:00Z">
                    <w:rPr>
                      <w:b/>
                      <w:i/>
                      <w:sz w:val="22"/>
                      <w:szCs w:val="22"/>
                    </w:rPr>
                  </w:rPrChange>
                </w:rPr>
                <w:t>&lt;ObjectProperty IRI="#has"/&gt;</w:t>
              </w:r>
            </w:ins>
          </w:p>
          <w:p w:rsidR="00F27329" w:rsidRPr="00F27329" w:rsidRDefault="00372B98">
            <w:pPr>
              <w:rPr>
                <w:ins w:id="13926" w:author="Vilson Lu" w:date="2014-08-22T08:39:00Z"/>
                <w:sz w:val="20"/>
                <w:szCs w:val="20"/>
                <w:rPrChange w:id="13927" w:author="Vilson Lu" w:date="2014-08-22T08:39:00Z">
                  <w:rPr>
                    <w:ins w:id="13928" w:author="Vilson Lu" w:date="2014-08-22T08:39:00Z"/>
                  </w:rPr>
                </w:rPrChange>
              </w:rPr>
            </w:pPr>
            <w:ins w:id="13929" w:author="Vilson Lu" w:date="2014-08-22T08:39:00Z">
              <w:r w:rsidRPr="00372B98">
                <w:rPr>
                  <w:sz w:val="20"/>
                  <w:szCs w:val="20"/>
                  <w:rPrChange w:id="13930" w:author="Vilson Lu" w:date="2014-08-22T08:39:00Z">
                    <w:rPr>
                      <w:b/>
                      <w:i/>
                      <w:sz w:val="22"/>
                      <w:szCs w:val="22"/>
                    </w:rPr>
                  </w:rPrChange>
                </w:rPr>
                <w:t>&lt;/Declaration&gt;</w:t>
              </w:r>
            </w:ins>
          </w:p>
          <w:p w:rsidR="00F27329" w:rsidRPr="00F27329" w:rsidRDefault="00372B98">
            <w:pPr>
              <w:rPr>
                <w:ins w:id="13931" w:author="Vilson Lu" w:date="2014-08-22T08:39:00Z"/>
                <w:sz w:val="20"/>
                <w:szCs w:val="20"/>
                <w:rPrChange w:id="13932" w:author="Vilson Lu" w:date="2014-08-22T08:39:00Z">
                  <w:rPr>
                    <w:ins w:id="13933" w:author="Vilson Lu" w:date="2014-08-22T08:39:00Z"/>
                  </w:rPr>
                </w:rPrChange>
              </w:rPr>
            </w:pPr>
            <w:ins w:id="13934" w:author="Vilson Lu" w:date="2014-08-22T08:39:00Z">
              <w:r w:rsidRPr="00372B98">
                <w:rPr>
                  <w:sz w:val="20"/>
                  <w:szCs w:val="20"/>
                  <w:rPrChange w:id="13935" w:author="Vilson Lu" w:date="2014-08-22T08:39:00Z">
                    <w:rPr>
                      <w:b/>
                      <w:i/>
                      <w:sz w:val="22"/>
                      <w:szCs w:val="22"/>
                    </w:rPr>
                  </w:rPrChange>
                </w:rPr>
                <w:t>&lt;Declaration&gt;</w:t>
              </w:r>
            </w:ins>
          </w:p>
          <w:p w:rsidR="00F27329" w:rsidRPr="00F27329" w:rsidRDefault="00372B98">
            <w:pPr>
              <w:rPr>
                <w:ins w:id="13936" w:author="Vilson Lu" w:date="2014-08-22T08:39:00Z"/>
                <w:sz w:val="20"/>
                <w:szCs w:val="20"/>
                <w:rPrChange w:id="13937" w:author="Vilson Lu" w:date="2014-08-22T08:39:00Z">
                  <w:rPr>
                    <w:ins w:id="13938" w:author="Vilson Lu" w:date="2014-08-22T08:39:00Z"/>
                  </w:rPr>
                </w:rPrChange>
              </w:rPr>
            </w:pPr>
            <w:ins w:id="13939" w:author="Vilson Lu" w:date="2014-08-22T08:39:00Z">
              <w:r w:rsidRPr="00372B98">
                <w:rPr>
                  <w:sz w:val="20"/>
                  <w:szCs w:val="20"/>
                  <w:rPrChange w:id="13940" w:author="Vilson Lu" w:date="2014-08-22T08:39:00Z">
                    <w:rPr>
                      <w:b/>
                      <w:i/>
                      <w:sz w:val="22"/>
                      <w:szCs w:val="22"/>
                    </w:rPr>
                  </w:rPrChange>
                </w:rPr>
                <w:t>&lt;ObjectProperty IRI="#is_at"/&gt;</w:t>
              </w:r>
            </w:ins>
          </w:p>
          <w:p w:rsidR="00F27329" w:rsidRPr="00F27329" w:rsidRDefault="00372B98">
            <w:pPr>
              <w:rPr>
                <w:ins w:id="13941" w:author="Vilson Lu" w:date="2014-08-22T08:39:00Z"/>
                <w:sz w:val="20"/>
                <w:szCs w:val="20"/>
                <w:rPrChange w:id="13942" w:author="Vilson Lu" w:date="2014-08-22T08:39:00Z">
                  <w:rPr>
                    <w:ins w:id="13943" w:author="Vilson Lu" w:date="2014-08-22T08:39:00Z"/>
                  </w:rPr>
                </w:rPrChange>
              </w:rPr>
            </w:pPr>
            <w:ins w:id="13944" w:author="Vilson Lu" w:date="2014-08-22T08:39:00Z">
              <w:r w:rsidRPr="00372B98">
                <w:rPr>
                  <w:sz w:val="20"/>
                  <w:szCs w:val="20"/>
                  <w:rPrChange w:id="13945" w:author="Vilson Lu" w:date="2014-08-22T08:39:00Z">
                    <w:rPr>
                      <w:b/>
                      <w:i/>
                      <w:sz w:val="22"/>
                      <w:szCs w:val="22"/>
                    </w:rPr>
                  </w:rPrChange>
                </w:rPr>
                <w:t>&lt;/Declaration&gt;</w:t>
              </w:r>
            </w:ins>
          </w:p>
          <w:p w:rsidR="00F27329" w:rsidRPr="00F27329" w:rsidRDefault="00372B98">
            <w:pPr>
              <w:rPr>
                <w:ins w:id="13946" w:author="Vilson Lu" w:date="2014-08-22T08:39:00Z"/>
                <w:sz w:val="20"/>
                <w:szCs w:val="20"/>
                <w:rPrChange w:id="13947" w:author="Vilson Lu" w:date="2014-08-22T08:39:00Z">
                  <w:rPr>
                    <w:ins w:id="13948" w:author="Vilson Lu" w:date="2014-08-22T08:39:00Z"/>
                  </w:rPr>
                </w:rPrChange>
              </w:rPr>
            </w:pPr>
            <w:ins w:id="13949" w:author="Vilson Lu" w:date="2014-08-22T08:39:00Z">
              <w:r w:rsidRPr="00372B98">
                <w:rPr>
                  <w:sz w:val="20"/>
                  <w:szCs w:val="20"/>
                  <w:rPrChange w:id="13950" w:author="Vilson Lu" w:date="2014-08-22T08:39:00Z">
                    <w:rPr>
                      <w:b/>
                      <w:i/>
                      <w:sz w:val="22"/>
                      <w:szCs w:val="22"/>
                    </w:rPr>
                  </w:rPrChange>
                </w:rPr>
                <w:t>&lt;Declaration&gt;</w:t>
              </w:r>
            </w:ins>
          </w:p>
          <w:p w:rsidR="00F27329" w:rsidRPr="00F27329" w:rsidRDefault="00372B98">
            <w:pPr>
              <w:rPr>
                <w:ins w:id="13951" w:author="Vilson Lu" w:date="2014-08-22T08:39:00Z"/>
                <w:sz w:val="20"/>
                <w:szCs w:val="20"/>
                <w:rPrChange w:id="13952" w:author="Vilson Lu" w:date="2014-08-22T08:39:00Z">
                  <w:rPr>
                    <w:ins w:id="13953" w:author="Vilson Lu" w:date="2014-08-22T08:39:00Z"/>
                  </w:rPr>
                </w:rPrChange>
              </w:rPr>
            </w:pPr>
            <w:ins w:id="13954" w:author="Vilson Lu" w:date="2014-08-22T08:39:00Z">
              <w:r w:rsidRPr="00372B98">
                <w:rPr>
                  <w:sz w:val="20"/>
                  <w:szCs w:val="20"/>
                  <w:rPrChange w:id="13955" w:author="Vilson Lu" w:date="2014-08-22T08:39:00Z">
                    <w:rPr>
                      <w:b/>
                      <w:i/>
                      <w:sz w:val="22"/>
                      <w:szCs w:val="22"/>
                    </w:rPr>
                  </w:rPrChange>
                </w:rPr>
                <w:t>&lt;ObjectProperty IRI="#need"/&gt;</w:t>
              </w:r>
            </w:ins>
          </w:p>
          <w:p w:rsidR="00F27329" w:rsidRPr="00F27329" w:rsidRDefault="00372B98">
            <w:pPr>
              <w:rPr>
                <w:ins w:id="13956" w:author="Vilson Lu" w:date="2014-08-22T08:39:00Z"/>
                <w:sz w:val="20"/>
                <w:szCs w:val="20"/>
                <w:rPrChange w:id="13957" w:author="Vilson Lu" w:date="2014-08-22T08:39:00Z">
                  <w:rPr>
                    <w:ins w:id="13958" w:author="Vilson Lu" w:date="2014-08-22T08:39:00Z"/>
                  </w:rPr>
                </w:rPrChange>
              </w:rPr>
            </w:pPr>
            <w:ins w:id="13959" w:author="Vilson Lu" w:date="2014-08-22T08:39:00Z">
              <w:r w:rsidRPr="00372B98">
                <w:rPr>
                  <w:sz w:val="20"/>
                  <w:szCs w:val="20"/>
                  <w:rPrChange w:id="13960" w:author="Vilson Lu" w:date="2014-08-22T08:39:00Z">
                    <w:rPr>
                      <w:b/>
                      <w:i/>
                      <w:sz w:val="22"/>
                      <w:szCs w:val="22"/>
                    </w:rPr>
                  </w:rPrChange>
                </w:rPr>
                <w:t>&lt;/Declaration&gt;</w:t>
              </w:r>
            </w:ins>
          </w:p>
          <w:p w:rsidR="00F27329" w:rsidRPr="00F27329" w:rsidRDefault="00372B98">
            <w:pPr>
              <w:rPr>
                <w:ins w:id="13961" w:author="Vilson Lu" w:date="2014-08-22T08:39:00Z"/>
                <w:sz w:val="20"/>
                <w:szCs w:val="20"/>
                <w:rPrChange w:id="13962" w:author="Vilson Lu" w:date="2014-08-22T08:39:00Z">
                  <w:rPr>
                    <w:ins w:id="13963" w:author="Vilson Lu" w:date="2014-08-22T08:39:00Z"/>
                  </w:rPr>
                </w:rPrChange>
              </w:rPr>
            </w:pPr>
            <w:ins w:id="13964" w:author="Vilson Lu" w:date="2014-08-22T08:39:00Z">
              <w:r w:rsidRPr="00372B98">
                <w:rPr>
                  <w:sz w:val="20"/>
                  <w:szCs w:val="20"/>
                  <w:rPrChange w:id="13965" w:author="Vilson Lu" w:date="2014-08-22T08:39:00Z">
                    <w:rPr>
                      <w:b/>
                      <w:i/>
                      <w:sz w:val="22"/>
                      <w:szCs w:val="22"/>
                    </w:rPr>
                  </w:rPrChange>
                </w:rPr>
                <w:t>&lt;Declaration&gt;</w:t>
              </w:r>
            </w:ins>
          </w:p>
          <w:p w:rsidR="00F27329" w:rsidRPr="00F27329" w:rsidRDefault="00372B98">
            <w:pPr>
              <w:rPr>
                <w:ins w:id="13966" w:author="Vilson Lu" w:date="2014-08-22T08:39:00Z"/>
                <w:sz w:val="20"/>
                <w:szCs w:val="20"/>
                <w:rPrChange w:id="13967" w:author="Vilson Lu" w:date="2014-08-22T08:39:00Z">
                  <w:rPr>
                    <w:ins w:id="13968" w:author="Vilson Lu" w:date="2014-08-22T08:39:00Z"/>
                  </w:rPr>
                </w:rPrChange>
              </w:rPr>
            </w:pPr>
            <w:ins w:id="13969" w:author="Vilson Lu" w:date="2014-08-22T08:39:00Z">
              <w:r w:rsidRPr="00372B98">
                <w:rPr>
                  <w:sz w:val="20"/>
                  <w:szCs w:val="20"/>
                  <w:rPrChange w:id="13970" w:author="Vilson Lu" w:date="2014-08-22T08:39:00Z">
                    <w:rPr>
                      <w:b/>
                      <w:i/>
                      <w:sz w:val="22"/>
                      <w:szCs w:val="22"/>
                    </w:rPr>
                  </w:rPrChange>
                </w:rPr>
                <w:t>&lt;ObjectProperty IRI="#</w:t>
              </w:r>
              <w:commentRangeStart w:id="13971"/>
              <w:r w:rsidRPr="00372B98">
                <w:rPr>
                  <w:sz w:val="20"/>
                  <w:szCs w:val="20"/>
                  <w:rPrChange w:id="13972" w:author="Vilson Lu" w:date="2014-08-22T08:39:00Z">
                    <w:rPr>
                      <w:b/>
                      <w:i/>
                      <w:sz w:val="22"/>
                      <w:szCs w:val="22"/>
                    </w:rPr>
                  </w:rPrChange>
                </w:rPr>
                <w:t>occured</w:t>
              </w:r>
            </w:ins>
            <w:commentRangeEnd w:id="13971"/>
            <w:r w:rsidR="00A3625D">
              <w:rPr>
                <w:rStyle w:val="CommentReference"/>
              </w:rPr>
              <w:commentReference w:id="13971"/>
            </w:r>
            <w:ins w:id="13973" w:author="Vilson Lu" w:date="2014-08-22T08:39:00Z">
              <w:r w:rsidRPr="00372B98">
                <w:rPr>
                  <w:sz w:val="20"/>
                  <w:szCs w:val="20"/>
                  <w:rPrChange w:id="13974" w:author="Vilson Lu" w:date="2014-08-22T08:39:00Z">
                    <w:rPr>
                      <w:b/>
                      <w:i/>
                      <w:sz w:val="22"/>
                      <w:szCs w:val="22"/>
                    </w:rPr>
                  </w:rPrChange>
                </w:rPr>
                <w:t>"/&gt;</w:t>
              </w:r>
            </w:ins>
          </w:p>
          <w:p w:rsidR="00F27329" w:rsidRPr="00F27329" w:rsidRDefault="00372B98">
            <w:pPr>
              <w:rPr>
                <w:ins w:id="13975" w:author="Vilson Lu" w:date="2014-08-22T08:39:00Z"/>
                <w:sz w:val="20"/>
                <w:szCs w:val="20"/>
                <w:rPrChange w:id="13976" w:author="Vilson Lu" w:date="2014-08-22T08:39:00Z">
                  <w:rPr>
                    <w:ins w:id="13977" w:author="Vilson Lu" w:date="2014-08-22T08:39:00Z"/>
                  </w:rPr>
                </w:rPrChange>
              </w:rPr>
            </w:pPr>
            <w:ins w:id="13978" w:author="Vilson Lu" w:date="2014-08-22T08:39:00Z">
              <w:r w:rsidRPr="00372B98">
                <w:rPr>
                  <w:sz w:val="20"/>
                  <w:szCs w:val="20"/>
                  <w:rPrChange w:id="13979" w:author="Vilson Lu" w:date="2014-08-22T08:39:00Z">
                    <w:rPr>
                      <w:b/>
                      <w:i/>
                      <w:sz w:val="22"/>
                      <w:szCs w:val="22"/>
                    </w:rPr>
                  </w:rPrChange>
                </w:rPr>
                <w:t>&lt;/Declaration&gt;</w:t>
              </w:r>
            </w:ins>
          </w:p>
          <w:p w:rsidR="00F27329" w:rsidRPr="00F27329" w:rsidRDefault="00372B98">
            <w:pPr>
              <w:rPr>
                <w:ins w:id="13980" w:author="Vilson Lu" w:date="2014-08-22T08:39:00Z"/>
                <w:sz w:val="20"/>
                <w:szCs w:val="20"/>
                <w:rPrChange w:id="13981" w:author="Vilson Lu" w:date="2014-08-22T08:39:00Z">
                  <w:rPr>
                    <w:ins w:id="13982" w:author="Vilson Lu" w:date="2014-08-22T08:39:00Z"/>
                  </w:rPr>
                </w:rPrChange>
              </w:rPr>
            </w:pPr>
            <w:ins w:id="13983" w:author="Vilson Lu" w:date="2014-08-22T08:39:00Z">
              <w:r w:rsidRPr="00372B98">
                <w:rPr>
                  <w:sz w:val="20"/>
                  <w:szCs w:val="20"/>
                  <w:rPrChange w:id="13984" w:author="Vilson Lu" w:date="2014-08-22T08:39:00Z">
                    <w:rPr>
                      <w:b/>
                      <w:i/>
                      <w:sz w:val="22"/>
                      <w:szCs w:val="22"/>
                    </w:rPr>
                  </w:rPrChange>
                </w:rPr>
                <w:t>&lt;Declaration&gt;</w:t>
              </w:r>
            </w:ins>
          </w:p>
          <w:p w:rsidR="00F27329" w:rsidRPr="00F27329" w:rsidRDefault="00372B98">
            <w:pPr>
              <w:rPr>
                <w:ins w:id="13985" w:author="Vilson Lu" w:date="2014-08-22T08:39:00Z"/>
                <w:sz w:val="20"/>
                <w:szCs w:val="20"/>
                <w:rPrChange w:id="13986" w:author="Vilson Lu" w:date="2014-08-22T08:39:00Z">
                  <w:rPr>
                    <w:ins w:id="13987" w:author="Vilson Lu" w:date="2014-08-22T08:39:00Z"/>
                  </w:rPr>
                </w:rPrChange>
              </w:rPr>
            </w:pPr>
            <w:ins w:id="13988" w:author="Vilson Lu" w:date="2014-08-22T08:39:00Z">
              <w:r w:rsidRPr="00372B98">
                <w:rPr>
                  <w:sz w:val="20"/>
                  <w:szCs w:val="20"/>
                  <w:rPrChange w:id="13989" w:author="Vilson Lu" w:date="2014-08-22T08:39:00Z">
                    <w:rPr>
                      <w:b/>
                      <w:i/>
                      <w:sz w:val="22"/>
                      <w:szCs w:val="22"/>
                    </w:rPr>
                  </w:rPrChange>
                </w:rPr>
                <w:t>&lt;ObjectProperty IRI="#offer"/&gt;</w:t>
              </w:r>
            </w:ins>
          </w:p>
          <w:p w:rsidR="00F27329" w:rsidRPr="00F27329" w:rsidRDefault="00372B98">
            <w:pPr>
              <w:rPr>
                <w:ins w:id="13990" w:author="Vilson Lu" w:date="2014-08-22T08:39:00Z"/>
                <w:sz w:val="20"/>
                <w:szCs w:val="20"/>
                <w:rPrChange w:id="13991" w:author="Vilson Lu" w:date="2014-08-22T08:39:00Z">
                  <w:rPr>
                    <w:ins w:id="13992" w:author="Vilson Lu" w:date="2014-08-22T08:39:00Z"/>
                  </w:rPr>
                </w:rPrChange>
              </w:rPr>
            </w:pPr>
            <w:ins w:id="13993" w:author="Vilson Lu" w:date="2014-08-22T08:39:00Z">
              <w:r w:rsidRPr="00372B98">
                <w:rPr>
                  <w:sz w:val="20"/>
                  <w:szCs w:val="20"/>
                  <w:rPrChange w:id="13994" w:author="Vilson Lu" w:date="2014-08-22T08:39:00Z">
                    <w:rPr>
                      <w:b/>
                      <w:i/>
                      <w:sz w:val="22"/>
                      <w:szCs w:val="22"/>
                    </w:rPr>
                  </w:rPrChange>
                </w:rPr>
                <w:t>&lt;/Declaration&gt;</w:t>
              </w:r>
            </w:ins>
          </w:p>
          <w:p w:rsidR="00F27329" w:rsidRPr="00F27329" w:rsidRDefault="00372B98">
            <w:pPr>
              <w:rPr>
                <w:ins w:id="13995" w:author="Vilson Lu" w:date="2014-08-22T08:39:00Z"/>
                <w:sz w:val="20"/>
                <w:szCs w:val="20"/>
                <w:rPrChange w:id="13996" w:author="Vilson Lu" w:date="2014-08-22T08:39:00Z">
                  <w:rPr>
                    <w:ins w:id="13997" w:author="Vilson Lu" w:date="2014-08-22T08:39:00Z"/>
                  </w:rPr>
                </w:rPrChange>
              </w:rPr>
            </w:pPr>
            <w:ins w:id="13998" w:author="Vilson Lu" w:date="2014-08-22T08:39:00Z">
              <w:r w:rsidRPr="00372B98">
                <w:rPr>
                  <w:sz w:val="20"/>
                  <w:szCs w:val="20"/>
                  <w:rPrChange w:id="13999" w:author="Vilson Lu" w:date="2014-08-22T08:39:00Z">
                    <w:rPr>
                      <w:b/>
                      <w:i/>
                      <w:sz w:val="22"/>
                      <w:szCs w:val="22"/>
                    </w:rPr>
                  </w:rPrChange>
                </w:rPr>
                <w:t>&lt;Declaration&gt;</w:t>
              </w:r>
            </w:ins>
          </w:p>
          <w:p w:rsidR="00F27329" w:rsidRPr="00F27329" w:rsidRDefault="00372B98">
            <w:pPr>
              <w:rPr>
                <w:ins w:id="14000" w:author="Vilson Lu" w:date="2014-08-22T08:39:00Z"/>
                <w:sz w:val="20"/>
                <w:szCs w:val="20"/>
                <w:rPrChange w:id="14001" w:author="Vilson Lu" w:date="2014-08-22T08:39:00Z">
                  <w:rPr>
                    <w:ins w:id="14002" w:author="Vilson Lu" w:date="2014-08-22T08:39:00Z"/>
                  </w:rPr>
                </w:rPrChange>
              </w:rPr>
            </w:pPr>
            <w:ins w:id="14003" w:author="Vilson Lu" w:date="2014-08-22T08:39:00Z">
              <w:r w:rsidRPr="00372B98">
                <w:rPr>
                  <w:sz w:val="20"/>
                  <w:szCs w:val="20"/>
                  <w:rPrChange w:id="14004" w:author="Vilson Lu" w:date="2014-08-22T08:39:00Z">
                    <w:rPr>
                      <w:b/>
                      <w:i/>
                      <w:sz w:val="22"/>
                      <w:szCs w:val="22"/>
                    </w:rPr>
                  </w:rPrChange>
                </w:rPr>
                <w:t>&lt;ObjectProperty IRI="#volunteer"/&gt;</w:t>
              </w:r>
            </w:ins>
          </w:p>
          <w:p w:rsidR="00F27329" w:rsidRPr="00F27329" w:rsidRDefault="00372B98">
            <w:pPr>
              <w:rPr>
                <w:ins w:id="14005" w:author="Vilson Lu" w:date="2014-08-22T08:39:00Z"/>
                <w:sz w:val="20"/>
                <w:szCs w:val="20"/>
                <w:rPrChange w:id="14006" w:author="Vilson Lu" w:date="2014-08-22T08:39:00Z">
                  <w:rPr>
                    <w:ins w:id="14007" w:author="Vilson Lu" w:date="2014-08-22T08:39:00Z"/>
                  </w:rPr>
                </w:rPrChange>
              </w:rPr>
            </w:pPr>
            <w:ins w:id="14008" w:author="Vilson Lu" w:date="2014-08-22T08:39:00Z">
              <w:r w:rsidRPr="00372B98">
                <w:rPr>
                  <w:sz w:val="20"/>
                  <w:szCs w:val="20"/>
                  <w:rPrChange w:id="14009" w:author="Vilson Lu" w:date="2014-08-22T08:39:00Z">
                    <w:rPr>
                      <w:b/>
                      <w:i/>
                      <w:sz w:val="22"/>
                      <w:szCs w:val="22"/>
                    </w:rPr>
                  </w:rPrChange>
                </w:rPr>
                <w:t>&lt;/Declaration&gt;</w:t>
              </w:r>
            </w:ins>
          </w:p>
          <w:p w:rsidR="00F27329" w:rsidRPr="00F27329" w:rsidRDefault="00372B98">
            <w:pPr>
              <w:rPr>
                <w:ins w:id="14010" w:author="Vilson Lu" w:date="2014-08-22T08:39:00Z"/>
                <w:sz w:val="20"/>
                <w:szCs w:val="20"/>
                <w:rPrChange w:id="14011" w:author="Vilson Lu" w:date="2014-08-22T08:39:00Z">
                  <w:rPr>
                    <w:ins w:id="14012" w:author="Vilson Lu" w:date="2014-08-22T08:39:00Z"/>
                  </w:rPr>
                </w:rPrChange>
              </w:rPr>
            </w:pPr>
            <w:ins w:id="14013" w:author="Vilson Lu" w:date="2014-08-22T08:39:00Z">
              <w:r w:rsidRPr="00372B98">
                <w:rPr>
                  <w:sz w:val="20"/>
                  <w:szCs w:val="20"/>
                  <w:rPrChange w:id="14014" w:author="Vilson Lu" w:date="2014-08-22T08:39:00Z">
                    <w:rPr>
                      <w:b/>
                      <w:i/>
                      <w:sz w:val="22"/>
                      <w:szCs w:val="22"/>
                    </w:rPr>
                  </w:rPrChange>
                </w:rPr>
                <w:t>&lt;Declaration&gt;</w:t>
              </w:r>
            </w:ins>
          </w:p>
          <w:p w:rsidR="00F27329" w:rsidRPr="00F27329" w:rsidRDefault="00372B98">
            <w:pPr>
              <w:rPr>
                <w:ins w:id="14015" w:author="Vilson Lu" w:date="2014-08-22T08:39:00Z"/>
                <w:sz w:val="20"/>
                <w:szCs w:val="20"/>
                <w:rPrChange w:id="14016" w:author="Vilson Lu" w:date="2014-08-22T08:39:00Z">
                  <w:rPr>
                    <w:ins w:id="14017" w:author="Vilson Lu" w:date="2014-08-22T08:39:00Z"/>
                  </w:rPr>
                </w:rPrChange>
              </w:rPr>
            </w:pPr>
            <w:ins w:id="14018" w:author="Vilson Lu" w:date="2014-08-22T08:39:00Z">
              <w:r w:rsidRPr="00372B98">
                <w:rPr>
                  <w:sz w:val="20"/>
                  <w:szCs w:val="20"/>
                  <w:rPrChange w:id="14019" w:author="Vilson Lu" w:date="2014-08-22T08:39:00Z">
                    <w:rPr>
                      <w:b/>
                      <w:i/>
                      <w:sz w:val="22"/>
                      <w:szCs w:val="22"/>
                    </w:rPr>
                  </w:rPrChange>
                </w:rPr>
                <w:t>&lt;DataProperty IRI="#donate"/&gt;</w:t>
              </w:r>
            </w:ins>
          </w:p>
          <w:p w:rsidR="00F27329" w:rsidRPr="00F27329" w:rsidRDefault="00372B98">
            <w:pPr>
              <w:rPr>
                <w:ins w:id="14020" w:author="Vilson Lu" w:date="2014-08-22T08:39:00Z"/>
                <w:sz w:val="20"/>
                <w:szCs w:val="20"/>
                <w:rPrChange w:id="14021" w:author="Vilson Lu" w:date="2014-08-22T08:39:00Z">
                  <w:rPr>
                    <w:ins w:id="14022" w:author="Vilson Lu" w:date="2014-08-22T08:39:00Z"/>
                  </w:rPr>
                </w:rPrChange>
              </w:rPr>
            </w:pPr>
            <w:ins w:id="14023" w:author="Vilson Lu" w:date="2014-08-22T08:39:00Z">
              <w:r w:rsidRPr="00372B98">
                <w:rPr>
                  <w:sz w:val="20"/>
                  <w:szCs w:val="20"/>
                  <w:rPrChange w:id="14024" w:author="Vilson Lu" w:date="2014-08-22T08:39:00Z">
                    <w:rPr>
                      <w:b/>
                      <w:i/>
                      <w:sz w:val="22"/>
                      <w:szCs w:val="22"/>
                    </w:rPr>
                  </w:rPrChange>
                </w:rPr>
                <w:t>&lt;/Declaration&gt;</w:t>
              </w:r>
            </w:ins>
          </w:p>
          <w:p w:rsidR="00F27329" w:rsidRPr="00F27329" w:rsidRDefault="00372B98">
            <w:pPr>
              <w:rPr>
                <w:ins w:id="14025" w:author="Vilson Lu" w:date="2014-08-22T08:39:00Z"/>
                <w:sz w:val="20"/>
                <w:szCs w:val="20"/>
                <w:rPrChange w:id="14026" w:author="Vilson Lu" w:date="2014-08-22T08:39:00Z">
                  <w:rPr>
                    <w:ins w:id="14027" w:author="Vilson Lu" w:date="2014-08-22T08:39:00Z"/>
                  </w:rPr>
                </w:rPrChange>
              </w:rPr>
            </w:pPr>
            <w:ins w:id="14028" w:author="Vilson Lu" w:date="2014-08-22T08:39:00Z">
              <w:r w:rsidRPr="00372B98">
                <w:rPr>
                  <w:sz w:val="20"/>
                  <w:szCs w:val="20"/>
                  <w:rPrChange w:id="14029" w:author="Vilson Lu" w:date="2014-08-22T08:39:00Z">
                    <w:rPr>
                      <w:b/>
                      <w:i/>
                      <w:sz w:val="22"/>
                      <w:szCs w:val="22"/>
                    </w:rPr>
                  </w:rPrChange>
                </w:rPr>
                <w:t>&lt;Declaration&gt;</w:t>
              </w:r>
            </w:ins>
          </w:p>
          <w:p w:rsidR="00F27329" w:rsidRPr="00F27329" w:rsidRDefault="00372B98">
            <w:pPr>
              <w:rPr>
                <w:ins w:id="14030" w:author="Vilson Lu" w:date="2014-08-22T08:39:00Z"/>
                <w:sz w:val="20"/>
                <w:szCs w:val="20"/>
                <w:rPrChange w:id="14031" w:author="Vilson Lu" w:date="2014-08-22T08:39:00Z">
                  <w:rPr>
                    <w:ins w:id="14032" w:author="Vilson Lu" w:date="2014-08-22T08:39:00Z"/>
                  </w:rPr>
                </w:rPrChange>
              </w:rPr>
            </w:pPr>
            <w:ins w:id="14033" w:author="Vilson Lu" w:date="2014-08-22T08:39:00Z">
              <w:r w:rsidRPr="00372B98">
                <w:rPr>
                  <w:sz w:val="20"/>
                  <w:szCs w:val="20"/>
                  <w:rPrChange w:id="14034" w:author="Vilson Lu" w:date="2014-08-22T08:39:00Z">
                    <w:rPr>
                      <w:b/>
                      <w:i/>
                      <w:sz w:val="22"/>
                      <w:szCs w:val="22"/>
                    </w:rPr>
                  </w:rPrChange>
                </w:rPr>
                <w:t>&lt;DataProperty IRI="#is_located"/&gt;</w:t>
              </w:r>
            </w:ins>
          </w:p>
          <w:p w:rsidR="00F27329" w:rsidRPr="00F27329" w:rsidRDefault="00372B98">
            <w:pPr>
              <w:rPr>
                <w:ins w:id="14035" w:author="Vilson Lu" w:date="2014-08-22T08:39:00Z"/>
                <w:sz w:val="20"/>
                <w:szCs w:val="20"/>
                <w:rPrChange w:id="14036" w:author="Vilson Lu" w:date="2014-08-22T08:39:00Z">
                  <w:rPr>
                    <w:ins w:id="14037" w:author="Vilson Lu" w:date="2014-08-22T08:39:00Z"/>
                  </w:rPr>
                </w:rPrChange>
              </w:rPr>
            </w:pPr>
            <w:ins w:id="14038" w:author="Vilson Lu" w:date="2014-08-22T08:39:00Z">
              <w:r w:rsidRPr="00372B98">
                <w:rPr>
                  <w:sz w:val="20"/>
                  <w:szCs w:val="20"/>
                  <w:rPrChange w:id="14039" w:author="Vilson Lu" w:date="2014-08-22T08:39:00Z">
                    <w:rPr>
                      <w:b/>
                      <w:i/>
                      <w:sz w:val="22"/>
                      <w:szCs w:val="22"/>
                    </w:rPr>
                  </w:rPrChange>
                </w:rPr>
                <w:t>&lt;/Declaration&gt;</w:t>
              </w:r>
            </w:ins>
          </w:p>
          <w:p w:rsidR="00F27329" w:rsidRPr="00F27329" w:rsidRDefault="00372B98">
            <w:pPr>
              <w:rPr>
                <w:ins w:id="14040" w:author="Vilson Lu" w:date="2014-08-22T08:39:00Z"/>
                <w:sz w:val="20"/>
                <w:szCs w:val="20"/>
                <w:rPrChange w:id="14041" w:author="Vilson Lu" w:date="2014-08-22T08:39:00Z">
                  <w:rPr>
                    <w:ins w:id="14042" w:author="Vilson Lu" w:date="2014-08-22T08:39:00Z"/>
                  </w:rPr>
                </w:rPrChange>
              </w:rPr>
            </w:pPr>
            <w:ins w:id="14043" w:author="Vilson Lu" w:date="2014-08-22T08:39:00Z">
              <w:r w:rsidRPr="00372B98">
                <w:rPr>
                  <w:sz w:val="20"/>
                  <w:szCs w:val="20"/>
                  <w:rPrChange w:id="14044" w:author="Vilson Lu" w:date="2014-08-22T08:39:00Z">
                    <w:rPr>
                      <w:b/>
                      <w:i/>
                      <w:sz w:val="22"/>
                      <w:szCs w:val="22"/>
                    </w:rPr>
                  </w:rPrChange>
                </w:rPr>
                <w:t>&lt;Declaration&gt;</w:t>
              </w:r>
            </w:ins>
          </w:p>
          <w:p w:rsidR="00F27329" w:rsidRPr="00F27329" w:rsidRDefault="00372B98">
            <w:pPr>
              <w:rPr>
                <w:ins w:id="14045" w:author="Vilson Lu" w:date="2014-08-22T08:39:00Z"/>
                <w:sz w:val="20"/>
                <w:szCs w:val="20"/>
                <w:rPrChange w:id="14046" w:author="Vilson Lu" w:date="2014-08-22T08:39:00Z">
                  <w:rPr>
                    <w:ins w:id="14047" w:author="Vilson Lu" w:date="2014-08-22T08:39:00Z"/>
                  </w:rPr>
                </w:rPrChange>
              </w:rPr>
            </w:pPr>
            <w:ins w:id="14048" w:author="Vilson Lu" w:date="2014-08-22T08:39:00Z">
              <w:r w:rsidRPr="00372B98">
                <w:rPr>
                  <w:sz w:val="20"/>
                  <w:szCs w:val="20"/>
                  <w:rPrChange w:id="14049" w:author="Vilson Lu" w:date="2014-08-22T08:39:00Z">
                    <w:rPr>
                      <w:b/>
                      <w:i/>
                      <w:sz w:val="22"/>
                      <w:szCs w:val="22"/>
                    </w:rPr>
                  </w:rPrChange>
                </w:rPr>
                <w:t>&lt;DataProperty IRI="#need"/&gt;</w:t>
              </w:r>
            </w:ins>
          </w:p>
          <w:p w:rsidR="00F27329" w:rsidRPr="00F27329" w:rsidRDefault="00372B98">
            <w:pPr>
              <w:rPr>
                <w:ins w:id="14050" w:author="Vilson Lu" w:date="2014-08-22T08:39:00Z"/>
                <w:sz w:val="20"/>
                <w:szCs w:val="20"/>
                <w:rPrChange w:id="14051" w:author="Vilson Lu" w:date="2014-08-22T08:39:00Z">
                  <w:rPr>
                    <w:ins w:id="14052" w:author="Vilson Lu" w:date="2014-08-22T08:39:00Z"/>
                  </w:rPr>
                </w:rPrChange>
              </w:rPr>
            </w:pPr>
            <w:ins w:id="14053" w:author="Vilson Lu" w:date="2014-08-22T08:39:00Z">
              <w:r w:rsidRPr="00372B98">
                <w:rPr>
                  <w:sz w:val="20"/>
                  <w:szCs w:val="20"/>
                  <w:rPrChange w:id="14054" w:author="Vilson Lu" w:date="2014-08-22T08:39:00Z">
                    <w:rPr>
                      <w:b/>
                      <w:i/>
                      <w:sz w:val="22"/>
                      <w:szCs w:val="22"/>
                    </w:rPr>
                  </w:rPrChange>
                </w:rPr>
                <w:t>&lt;/Declaration&gt;</w:t>
              </w:r>
            </w:ins>
          </w:p>
          <w:p w:rsidR="00F27329" w:rsidRPr="00F27329" w:rsidRDefault="00372B98">
            <w:pPr>
              <w:rPr>
                <w:ins w:id="14055" w:author="Vilson Lu" w:date="2014-08-22T08:39:00Z"/>
                <w:sz w:val="20"/>
                <w:szCs w:val="20"/>
                <w:rPrChange w:id="14056" w:author="Vilson Lu" w:date="2014-08-22T08:39:00Z">
                  <w:rPr>
                    <w:ins w:id="14057" w:author="Vilson Lu" w:date="2014-08-22T08:39:00Z"/>
                  </w:rPr>
                </w:rPrChange>
              </w:rPr>
            </w:pPr>
            <w:ins w:id="14058" w:author="Vilson Lu" w:date="2014-08-22T08:39:00Z">
              <w:r w:rsidRPr="00372B98">
                <w:rPr>
                  <w:sz w:val="20"/>
                  <w:szCs w:val="20"/>
                  <w:rPrChange w:id="14059" w:author="Vilson Lu" w:date="2014-08-22T08:39:00Z">
                    <w:rPr>
                      <w:b/>
                      <w:i/>
                      <w:sz w:val="22"/>
                      <w:szCs w:val="22"/>
                    </w:rPr>
                  </w:rPrChange>
                </w:rPr>
                <w:t>&lt;Declaration&gt;</w:t>
              </w:r>
            </w:ins>
          </w:p>
          <w:p w:rsidR="00F27329" w:rsidRPr="00F27329" w:rsidRDefault="00372B98">
            <w:pPr>
              <w:rPr>
                <w:ins w:id="14060" w:author="Vilson Lu" w:date="2014-08-22T08:39:00Z"/>
                <w:sz w:val="20"/>
                <w:szCs w:val="20"/>
                <w:rPrChange w:id="14061" w:author="Vilson Lu" w:date="2014-08-22T08:39:00Z">
                  <w:rPr>
                    <w:ins w:id="14062" w:author="Vilson Lu" w:date="2014-08-22T08:39:00Z"/>
                  </w:rPr>
                </w:rPrChange>
              </w:rPr>
            </w:pPr>
            <w:ins w:id="14063" w:author="Vilson Lu" w:date="2014-08-22T08:39:00Z">
              <w:r w:rsidRPr="00372B98">
                <w:rPr>
                  <w:sz w:val="20"/>
                  <w:szCs w:val="20"/>
                  <w:rPrChange w:id="14064" w:author="Vilson Lu" w:date="2014-08-22T08:39:00Z">
                    <w:rPr>
                      <w:b/>
                      <w:i/>
                      <w:sz w:val="22"/>
                      <w:szCs w:val="22"/>
                    </w:rPr>
                  </w:rPrChange>
                </w:rPr>
                <w:t>&lt;DataProperty IRI="#occured"/&gt;</w:t>
              </w:r>
            </w:ins>
          </w:p>
          <w:p w:rsidR="00F27329" w:rsidRPr="00F27329" w:rsidRDefault="00372B98">
            <w:pPr>
              <w:rPr>
                <w:ins w:id="14065" w:author="Vilson Lu" w:date="2014-08-22T08:39:00Z"/>
                <w:sz w:val="20"/>
                <w:szCs w:val="20"/>
                <w:rPrChange w:id="14066" w:author="Vilson Lu" w:date="2014-08-22T08:39:00Z">
                  <w:rPr>
                    <w:ins w:id="14067" w:author="Vilson Lu" w:date="2014-08-22T08:39:00Z"/>
                  </w:rPr>
                </w:rPrChange>
              </w:rPr>
            </w:pPr>
            <w:ins w:id="14068" w:author="Vilson Lu" w:date="2014-08-22T08:39:00Z">
              <w:r w:rsidRPr="00372B98">
                <w:rPr>
                  <w:sz w:val="20"/>
                  <w:szCs w:val="20"/>
                  <w:rPrChange w:id="14069" w:author="Vilson Lu" w:date="2014-08-22T08:39:00Z">
                    <w:rPr>
                      <w:b/>
                      <w:i/>
                      <w:sz w:val="22"/>
                      <w:szCs w:val="22"/>
                    </w:rPr>
                  </w:rPrChange>
                </w:rPr>
                <w:t>&lt;/Declaration&gt;</w:t>
              </w:r>
            </w:ins>
          </w:p>
          <w:p w:rsidR="00F27329" w:rsidRPr="00F27329" w:rsidRDefault="00372B98">
            <w:pPr>
              <w:rPr>
                <w:ins w:id="14070" w:author="Vilson Lu" w:date="2014-08-22T08:39:00Z"/>
                <w:sz w:val="20"/>
                <w:szCs w:val="20"/>
                <w:rPrChange w:id="14071" w:author="Vilson Lu" w:date="2014-08-22T08:39:00Z">
                  <w:rPr>
                    <w:ins w:id="14072" w:author="Vilson Lu" w:date="2014-08-22T08:39:00Z"/>
                  </w:rPr>
                </w:rPrChange>
              </w:rPr>
            </w:pPr>
            <w:ins w:id="14073" w:author="Vilson Lu" w:date="2014-08-22T08:39:00Z">
              <w:r w:rsidRPr="00372B98">
                <w:rPr>
                  <w:sz w:val="20"/>
                  <w:szCs w:val="20"/>
                  <w:rPrChange w:id="14074" w:author="Vilson Lu" w:date="2014-08-22T08:39:00Z">
                    <w:rPr>
                      <w:b/>
                      <w:i/>
                      <w:sz w:val="22"/>
                      <w:szCs w:val="22"/>
                    </w:rPr>
                  </w:rPrChange>
                </w:rPr>
                <w:t>&lt;Declaration&gt;</w:t>
              </w:r>
            </w:ins>
          </w:p>
          <w:p w:rsidR="00F27329" w:rsidRPr="00F27329" w:rsidRDefault="00372B98">
            <w:pPr>
              <w:rPr>
                <w:ins w:id="14075" w:author="Vilson Lu" w:date="2014-08-22T08:39:00Z"/>
                <w:sz w:val="20"/>
                <w:szCs w:val="20"/>
                <w:rPrChange w:id="14076" w:author="Vilson Lu" w:date="2014-08-22T08:39:00Z">
                  <w:rPr>
                    <w:ins w:id="14077" w:author="Vilson Lu" w:date="2014-08-22T08:39:00Z"/>
                  </w:rPr>
                </w:rPrChange>
              </w:rPr>
            </w:pPr>
            <w:ins w:id="14078" w:author="Vilson Lu" w:date="2014-08-22T08:39:00Z">
              <w:r w:rsidRPr="00372B98">
                <w:rPr>
                  <w:sz w:val="20"/>
                  <w:szCs w:val="20"/>
                  <w:rPrChange w:id="14079" w:author="Vilson Lu" w:date="2014-08-22T08:39:00Z">
                    <w:rPr>
                      <w:b/>
                      <w:i/>
                      <w:sz w:val="22"/>
                      <w:szCs w:val="22"/>
                    </w:rPr>
                  </w:rPrChange>
                </w:rPr>
                <w:t>&lt;DataProperty IRI="#volunteer"/&gt;</w:t>
              </w:r>
            </w:ins>
          </w:p>
          <w:p w:rsidR="00F27329" w:rsidRPr="00F27329" w:rsidRDefault="00372B98">
            <w:pPr>
              <w:rPr>
                <w:ins w:id="14080" w:author="Vilson Lu" w:date="2014-08-22T08:39:00Z"/>
                <w:sz w:val="20"/>
                <w:szCs w:val="20"/>
                <w:rPrChange w:id="14081" w:author="Vilson Lu" w:date="2014-08-22T08:39:00Z">
                  <w:rPr>
                    <w:ins w:id="14082" w:author="Vilson Lu" w:date="2014-08-22T08:39:00Z"/>
                  </w:rPr>
                </w:rPrChange>
              </w:rPr>
            </w:pPr>
            <w:ins w:id="14083" w:author="Vilson Lu" w:date="2014-08-22T08:39:00Z">
              <w:r w:rsidRPr="00372B98">
                <w:rPr>
                  <w:sz w:val="20"/>
                  <w:szCs w:val="20"/>
                  <w:rPrChange w:id="14084" w:author="Vilson Lu" w:date="2014-08-22T08:39:00Z">
                    <w:rPr>
                      <w:b/>
                      <w:i/>
                      <w:sz w:val="22"/>
                      <w:szCs w:val="22"/>
                    </w:rPr>
                  </w:rPrChange>
                </w:rPr>
                <w:t>&lt;/Declaration&gt;</w:t>
              </w:r>
            </w:ins>
          </w:p>
          <w:p w:rsidR="00F27329" w:rsidRPr="00F27329" w:rsidRDefault="00372B98">
            <w:pPr>
              <w:rPr>
                <w:ins w:id="14085" w:author="Vilson Lu" w:date="2014-08-22T08:39:00Z"/>
                <w:sz w:val="20"/>
                <w:szCs w:val="20"/>
                <w:rPrChange w:id="14086" w:author="Vilson Lu" w:date="2014-08-22T08:39:00Z">
                  <w:rPr>
                    <w:ins w:id="14087" w:author="Vilson Lu" w:date="2014-08-22T08:39:00Z"/>
                  </w:rPr>
                </w:rPrChange>
              </w:rPr>
            </w:pPr>
            <w:ins w:id="14088" w:author="Vilson Lu" w:date="2014-08-22T08:39:00Z">
              <w:r w:rsidRPr="00372B98">
                <w:rPr>
                  <w:sz w:val="20"/>
                  <w:szCs w:val="20"/>
                  <w:rPrChange w:id="14089" w:author="Vilson Lu" w:date="2014-08-22T08:39:00Z">
                    <w:rPr>
                      <w:b/>
                      <w:i/>
                      <w:sz w:val="22"/>
                      <w:szCs w:val="22"/>
                    </w:rPr>
                  </w:rPrChange>
                </w:rPr>
                <w:t>&lt;SubObjectPropertyOf&gt;</w:t>
              </w:r>
            </w:ins>
          </w:p>
          <w:p w:rsidR="00F27329" w:rsidRPr="00F27329" w:rsidRDefault="00372B98">
            <w:pPr>
              <w:rPr>
                <w:ins w:id="14090" w:author="Vilson Lu" w:date="2014-08-22T08:39:00Z"/>
                <w:sz w:val="20"/>
                <w:szCs w:val="20"/>
                <w:rPrChange w:id="14091" w:author="Vilson Lu" w:date="2014-08-22T08:39:00Z">
                  <w:rPr>
                    <w:ins w:id="14092" w:author="Vilson Lu" w:date="2014-08-22T08:39:00Z"/>
                  </w:rPr>
                </w:rPrChange>
              </w:rPr>
            </w:pPr>
            <w:ins w:id="14093" w:author="Vilson Lu" w:date="2014-08-22T08:39:00Z">
              <w:r w:rsidRPr="00372B98">
                <w:rPr>
                  <w:sz w:val="20"/>
                  <w:szCs w:val="20"/>
                  <w:rPrChange w:id="14094" w:author="Vilson Lu" w:date="2014-08-22T08:39:00Z">
                    <w:rPr>
                      <w:b/>
                      <w:i/>
                      <w:sz w:val="22"/>
                      <w:szCs w:val="22"/>
                    </w:rPr>
                  </w:rPrChange>
                </w:rPr>
                <w:t>&lt;ObjectProperty IRI="#donate"/&gt;</w:t>
              </w:r>
            </w:ins>
          </w:p>
          <w:p w:rsidR="00F27329" w:rsidRPr="00F27329" w:rsidRDefault="00372B98">
            <w:pPr>
              <w:rPr>
                <w:ins w:id="14095" w:author="Vilson Lu" w:date="2014-08-22T08:39:00Z"/>
                <w:sz w:val="20"/>
                <w:szCs w:val="20"/>
                <w:rPrChange w:id="14096" w:author="Vilson Lu" w:date="2014-08-22T08:39:00Z">
                  <w:rPr>
                    <w:ins w:id="14097" w:author="Vilson Lu" w:date="2014-08-22T08:39:00Z"/>
                  </w:rPr>
                </w:rPrChange>
              </w:rPr>
            </w:pPr>
            <w:ins w:id="14098" w:author="Vilson Lu" w:date="2014-08-22T08:39:00Z">
              <w:r w:rsidRPr="00372B98">
                <w:rPr>
                  <w:sz w:val="20"/>
                  <w:szCs w:val="20"/>
                  <w:rPrChange w:id="14099" w:author="Vilson Lu" w:date="2014-08-22T08:39:00Z">
                    <w:rPr>
                      <w:b/>
                      <w:i/>
                      <w:sz w:val="22"/>
                      <w:szCs w:val="22"/>
                    </w:rPr>
                  </w:rPrChange>
                </w:rPr>
                <w:t>&lt;ObjectProperty abbreviatedIRI="owl:topObjectProperty"/&gt;</w:t>
              </w:r>
            </w:ins>
          </w:p>
          <w:p w:rsidR="00F27329" w:rsidRPr="00F27329" w:rsidRDefault="00372B98">
            <w:pPr>
              <w:rPr>
                <w:ins w:id="14100" w:author="Vilson Lu" w:date="2014-08-22T08:39:00Z"/>
                <w:sz w:val="20"/>
                <w:szCs w:val="20"/>
                <w:rPrChange w:id="14101" w:author="Vilson Lu" w:date="2014-08-22T08:39:00Z">
                  <w:rPr>
                    <w:ins w:id="14102" w:author="Vilson Lu" w:date="2014-08-22T08:39:00Z"/>
                  </w:rPr>
                </w:rPrChange>
              </w:rPr>
            </w:pPr>
            <w:ins w:id="14103" w:author="Vilson Lu" w:date="2014-08-22T08:39:00Z">
              <w:r w:rsidRPr="00372B98">
                <w:rPr>
                  <w:sz w:val="20"/>
                  <w:szCs w:val="20"/>
                  <w:rPrChange w:id="14104" w:author="Vilson Lu" w:date="2014-08-22T08:39:00Z">
                    <w:rPr>
                      <w:b/>
                      <w:i/>
                      <w:sz w:val="22"/>
                      <w:szCs w:val="22"/>
                    </w:rPr>
                  </w:rPrChange>
                </w:rPr>
                <w:t>&lt;/SubObjectPropertyOf&gt;</w:t>
              </w:r>
            </w:ins>
          </w:p>
          <w:p w:rsidR="00F27329" w:rsidRPr="00F27329" w:rsidRDefault="00372B98">
            <w:pPr>
              <w:rPr>
                <w:ins w:id="14105" w:author="Vilson Lu" w:date="2014-08-22T08:39:00Z"/>
                <w:sz w:val="20"/>
                <w:szCs w:val="20"/>
                <w:rPrChange w:id="14106" w:author="Vilson Lu" w:date="2014-08-22T08:39:00Z">
                  <w:rPr>
                    <w:ins w:id="14107" w:author="Vilson Lu" w:date="2014-08-22T08:39:00Z"/>
                  </w:rPr>
                </w:rPrChange>
              </w:rPr>
            </w:pPr>
            <w:ins w:id="14108" w:author="Vilson Lu" w:date="2014-08-22T08:39:00Z">
              <w:r w:rsidRPr="00372B98">
                <w:rPr>
                  <w:sz w:val="20"/>
                  <w:szCs w:val="20"/>
                  <w:rPrChange w:id="14109" w:author="Vilson Lu" w:date="2014-08-22T08:39:00Z">
                    <w:rPr>
                      <w:b/>
                      <w:i/>
                      <w:sz w:val="22"/>
                      <w:szCs w:val="22"/>
                    </w:rPr>
                  </w:rPrChange>
                </w:rPr>
                <w:t>&lt;SubObjectPropertyOf&gt;</w:t>
              </w:r>
            </w:ins>
          </w:p>
          <w:p w:rsidR="00F27329" w:rsidRPr="00F27329" w:rsidRDefault="00372B98">
            <w:pPr>
              <w:rPr>
                <w:ins w:id="14110" w:author="Vilson Lu" w:date="2014-08-22T08:39:00Z"/>
                <w:sz w:val="20"/>
                <w:szCs w:val="20"/>
                <w:rPrChange w:id="14111" w:author="Vilson Lu" w:date="2014-08-22T08:39:00Z">
                  <w:rPr>
                    <w:ins w:id="14112" w:author="Vilson Lu" w:date="2014-08-22T08:39:00Z"/>
                  </w:rPr>
                </w:rPrChange>
              </w:rPr>
            </w:pPr>
            <w:ins w:id="14113" w:author="Vilson Lu" w:date="2014-08-22T08:39:00Z">
              <w:r w:rsidRPr="00372B98">
                <w:rPr>
                  <w:sz w:val="20"/>
                  <w:szCs w:val="20"/>
                  <w:rPrChange w:id="14114" w:author="Vilson Lu" w:date="2014-08-22T08:39:00Z">
                    <w:rPr>
                      <w:b/>
                      <w:i/>
                      <w:sz w:val="22"/>
                      <w:szCs w:val="22"/>
                    </w:rPr>
                  </w:rPrChange>
                </w:rPr>
                <w:t>&lt;ObjectProperty IRI="#has"/&gt;</w:t>
              </w:r>
            </w:ins>
          </w:p>
          <w:p w:rsidR="00F27329" w:rsidRPr="00F27329" w:rsidRDefault="00372B98">
            <w:pPr>
              <w:rPr>
                <w:ins w:id="14115" w:author="Vilson Lu" w:date="2014-08-22T08:39:00Z"/>
                <w:sz w:val="20"/>
                <w:szCs w:val="20"/>
                <w:rPrChange w:id="14116" w:author="Vilson Lu" w:date="2014-08-22T08:39:00Z">
                  <w:rPr>
                    <w:ins w:id="14117" w:author="Vilson Lu" w:date="2014-08-22T08:39:00Z"/>
                  </w:rPr>
                </w:rPrChange>
              </w:rPr>
            </w:pPr>
            <w:ins w:id="14118" w:author="Vilson Lu" w:date="2014-08-22T08:39:00Z">
              <w:r w:rsidRPr="00372B98">
                <w:rPr>
                  <w:sz w:val="20"/>
                  <w:szCs w:val="20"/>
                  <w:rPrChange w:id="14119" w:author="Vilson Lu" w:date="2014-08-22T08:39:00Z">
                    <w:rPr>
                      <w:b/>
                      <w:i/>
                      <w:sz w:val="22"/>
                      <w:szCs w:val="22"/>
                    </w:rPr>
                  </w:rPrChange>
                </w:rPr>
                <w:t>&lt;ObjectProperty abbreviatedIRI="owl:topObjectProperty"/&gt;</w:t>
              </w:r>
            </w:ins>
          </w:p>
          <w:p w:rsidR="00F27329" w:rsidRPr="00F27329" w:rsidRDefault="00372B98">
            <w:pPr>
              <w:rPr>
                <w:ins w:id="14120" w:author="Vilson Lu" w:date="2014-08-22T08:39:00Z"/>
                <w:sz w:val="20"/>
                <w:szCs w:val="20"/>
                <w:rPrChange w:id="14121" w:author="Vilson Lu" w:date="2014-08-22T08:39:00Z">
                  <w:rPr>
                    <w:ins w:id="14122" w:author="Vilson Lu" w:date="2014-08-22T08:39:00Z"/>
                  </w:rPr>
                </w:rPrChange>
              </w:rPr>
            </w:pPr>
            <w:ins w:id="14123" w:author="Vilson Lu" w:date="2014-08-22T08:39:00Z">
              <w:r w:rsidRPr="00372B98">
                <w:rPr>
                  <w:sz w:val="20"/>
                  <w:szCs w:val="20"/>
                  <w:rPrChange w:id="14124" w:author="Vilson Lu" w:date="2014-08-22T08:39:00Z">
                    <w:rPr>
                      <w:b/>
                      <w:i/>
                      <w:sz w:val="22"/>
                      <w:szCs w:val="22"/>
                    </w:rPr>
                  </w:rPrChange>
                </w:rPr>
                <w:t>&lt;/SubObjectPropertyOf&gt;</w:t>
              </w:r>
            </w:ins>
          </w:p>
          <w:p w:rsidR="00F27329" w:rsidRPr="00F27329" w:rsidRDefault="00372B98">
            <w:pPr>
              <w:rPr>
                <w:ins w:id="14125" w:author="Vilson Lu" w:date="2014-08-22T08:39:00Z"/>
                <w:sz w:val="20"/>
                <w:szCs w:val="20"/>
                <w:rPrChange w:id="14126" w:author="Vilson Lu" w:date="2014-08-22T08:39:00Z">
                  <w:rPr>
                    <w:ins w:id="14127" w:author="Vilson Lu" w:date="2014-08-22T08:39:00Z"/>
                  </w:rPr>
                </w:rPrChange>
              </w:rPr>
            </w:pPr>
            <w:ins w:id="14128" w:author="Vilson Lu" w:date="2014-08-22T08:39:00Z">
              <w:r w:rsidRPr="00372B98">
                <w:rPr>
                  <w:sz w:val="20"/>
                  <w:szCs w:val="20"/>
                  <w:rPrChange w:id="14129" w:author="Vilson Lu" w:date="2014-08-22T08:39:00Z">
                    <w:rPr>
                      <w:b/>
                      <w:i/>
                      <w:sz w:val="22"/>
                      <w:szCs w:val="22"/>
                    </w:rPr>
                  </w:rPrChange>
                </w:rPr>
                <w:t>&lt;SubObjectPropertyOf&gt;</w:t>
              </w:r>
            </w:ins>
          </w:p>
          <w:p w:rsidR="00F27329" w:rsidRPr="00F27329" w:rsidRDefault="00372B98">
            <w:pPr>
              <w:rPr>
                <w:ins w:id="14130" w:author="Vilson Lu" w:date="2014-08-22T08:39:00Z"/>
                <w:sz w:val="20"/>
                <w:szCs w:val="20"/>
                <w:rPrChange w:id="14131" w:author="Vilson Lu" w:date="2014-08-22T08:39:00Z">
                  <w:rPr>
                    <w:ins w:id="14132" w:author="Vilson Lu" w:date="2014-08-22T08:39:00Z"/>
                  </w:rPr>
                </w:rPrChange>
              </w:rPr>
            </w:pPr>
            <w:ins w:id="14133" w:author="Vilson Lu" w:date="2014-08-22T08:39:00Z">
              <w:r w:rsidRPr="00372B98">
                <w:rPr>
                  <w:sz w:val="20"/>
                  <w:szCs w:val="20"/>
                  <w:rPrChange w:id="14134" w:author="Vilson Lu" w:date="2014-08-22T08:39:00Z">
                    <w:rPr>
                      <w:b/>
                      <w:i/>
                      <w:sz w:val="22"/>
                      <w:szCs w:val="22"/>
                    </w:rPr>
                  </w:rPrChange>
                </w:rPr>
                <w:t>&lt;ObjectProperty IRI="#is_at"/&gt;</w:t>
              </w:r>
            </w:ins>
          </w:p>
          <w:p w:rsidR="00F27329" w:rsidRPr="00F27329" w:rsidRDefault="00372B98">
            <w:pPr>
              <w:rPr>
                <w:ins w:id="14135" w:author="Vilson Lu" w:date="2014-08-22T08:39:00Z"/>
                <w:sz w:val="20"/>
                <w:szCs w:val="20"/>
                <w:rPrChange w:id="14136" w:author="Vilson Lu" w:date="2014-08-22T08:39:00Z">
                  <w:rPr>
                    <w:ins w:id="14137" w:author="Vilson Lu" w:date="2014-08-22T08:39:00Z"/>
                  </w:rPr>
                </w:rPrChange>
              </w:rPr>
            </w:pPr>
            <w:ins w:id="14138" w:author="Vilson Lu" w:date="2014-08-22T08:39:00Z">
              <w:r w:rsidRPr="00372B98">
                <w:rPr>
                  <w:sz w:val="20"/>
                  <w:szCs w:val="20"/>
                  <w:rPrChange w:id="14139" w:author="Vilson Lu" w:date="2014-08-22T08:39:00Z">
                    <w:rPr>
                      <w:b/>
                      <w:i/>
                      <w:sz w:val="22"/>
                      <w:szCs w:val="22"/>
                    </w:rPr>
                  </w:rPrChange>
                </w:rPr>
                <w:t>&lt;ObjectProperty abbreviatedIRI="owl:topObjectProperty"/&gt;</w:t>
              </w:r>
            </w:ins>
          </w:p>
          <w:p w:rsidR="00F27329" w:rsidRPr="00F27329" w:rsidRDefault="00372B98">
            <w:pPr>
              <w:rPr>
                <w:ins w:id="14140" w:author="Vilson Lu" w:date="2014-08-22T08:39:00Z"/>
                <w:sz w:val="20"/>
                <w:szCs w:val="20"/>
                <w:rPrChange w:id="14141" w:author="Vilson Lu" w:date="2014-08-22T08:39:00Z">
                  <w:rPr>
                    <w:ins w:id="14142" w:author="Vilson Lu" w:date="2014-08-22T08:39:00Z"/>
                  </w:rPr>
                </w:rPrChange>
              </w:rPr>
            </w:pPr>
            <w:ins w:id="14143" w:author="Vilson Lu" w:date="2014-08-22T08:39:00Z">
              <w:r w:rsidRPr="00372B98">
                <w:rPr>
                  <w:sz w:val="20"/>
                  <w:szCs w:val="20"/>
                  <w:rPrChange w:id="14144" w:author="Vilson Lu" w:date="2014-08-22T08:39:00Z">
                    <w:rPr>
                      <w:b/>
                      <w:i/>
                      <w:sz w:val="22"/>
                      <w:szCs w:val="22"/>
                    </w:rPr>
                  </w:rPrChange>
                </w:rPr>
                <w:t>&lt;/SubObjectPropertyOf&gt;</w:t>
              </w:r>
            </w:ins>
          </w:p>
          <w:p w:rsidR="00F27329" w:rsidRPr="00F27329" w:rsidRDefault="00372B98">
            <w:pPr>
              <w:rPr>
                <w:ins w:id="14145" w:author="Vilson Lu" w:date="2014-08-22T08:39:00Z"/>
                <w:sz w:val="20"/>
                <w:szCs w:val="20"/>
                <w:rPrChange w:id="14146" w:author="Vilson Lu" w:date="2014-08-22T08:39:00Z">
                  <w:rPr>
                    <w:ins w:id="14147" w:author="Vilson Lu" w:date="2014-08-22T08:39:00Z"/>
                  </w:rPr>
                </w:rPrChange>
              </w:rPr>
            </w:pPr>
            <w:ins w:id="14148" w:author="Vilson Lu" w:date="2014-08-22T08:39:00Z">
              <w:r w:rsidRPr="00372B98">
                <w:rPr>
                  <w:sz w:val="20"/>
                  <w:szCs w:val="20"/>
                  <w:rPrChange w:id="14149" w:author="Vilson Lu" w:date="2014-08-22T08:39:00Z">
                    <w:rPr>
                      <w:b/>
                      <w:i/>
                      <w:sz w:val="22"/>
                      <w:szCs w:val="22"/>
                    </w:rPr>
                  </w:rPrChange>
                </w:rPr>
                <w:t>&lt;SubObjectPropertyOf&gt;</w:t>
              </w:r>
            </w:ins>
          </w:p>
          <w:p w:rsidR="00F27329" w:rsidRPr="00F27329" w:rsidRDefault="00372B98">
            <w:pPr>
              <w:rPr>
                <w:ins w:id="14150" w:author="Vilson Lu" w:date="2014-08-22T08:39:00Z"/>
                <w:sz w:val="20"/>
                <w:szCs w:val="20"/>
                <w:rPrChange w:id="14151" w:author="Vilson Lu" w:date="2014-08-22T08:39:00Z">
                  <w:rPr>
                    <w:ins w:id="14152" w:author="Vilson Lu" w:date="2014-08-22T08:39:00Z"/>
                  </w:rPr>
                </w:rPrChange>
              </w:rPr>
            </w:pPr>
            <w:ins w:id="14153" w:author="Vilson Lu" w:date="2014-08-22T08:39:00Z">
              <w:r w:rsidRPr="00372B98">
                <w:rPr>
                  <w:sz w:val="20"/>
                  <w:szCs w:val="20"/>
                  <w:rPrChange w:id="14154" w:author="Vilson Lu" w:date="2014-08-22T08:39:00Z">
                    <w:rPr>
                      <w:b/>
                      <w:i/>
                      <w:sz w:val="22"/>
                      <w:szCs w:val="22"/>
                    </w:rPr>
                  </w:rPrChange>
                </w:rPr>
                <w:lastRenderedPageBreak/>
                <w:t>&lt;ObjectProperty IRI="#occured"/&gt;</w:t>
              </w:r>
            </w:ins>
          </w:p>
          <w:p w:rsidR="00F27329" w:rsidRPr="00F27329" w:rsidRDefault="00372B98">
            <w:pPr>
              <w:rPr>
                <w:ins w:id="14155" w:author="Vilson Lu" w:date="2014-08-22T08:39:00Z"/>
                <w:sz w:val="20"/>
                <w:szCs w:val="20"/>
                <w:rPrChange w:id="14156" w:author="Vilson Lu" w:date="2014-08-22T08:39:00Z">
                  <w:rPr>
                    <w:ins w:id="14157" w:author="Vilson Lu" w:date="2014-08-22T08:39:00Z"/>
                  </w:rPr>
                </w:rPrChange>
              </w:rPr>
            </w:pPr>
            <w:ins w:id="14158" w:author="Vilson Lu" w:date="2014-08-22T08:39:00Z">
              <w:r w:rsidRPr="00372B98">
                <w:rPr>
                  <w:sz w:val="20"/>
                  <w:szCs w:val="20"/>
                  <w:rPrChange w:id="14159" w:author="Vilson Lu" w:date="2014-08-22T08:39:00Z">
                    <w:rPr>
                      <w:b/>
                      <w:i/>
                      <w:sz w:val="22"/>
                      <w:szCs w:val="22"/>
                    </w:rPr>
                  </w:rPrChange>
                </w:rPr>
                <w:t>&lt;ObjectProperty abbreviatedIRI="owl:topObjectProperty"/&gt;</w:t>
              </w:r>
            </w:ins>
          </w:p>
          <w:p w:rsidR="00F27329" w:rsidRPr="00F27329" w:rsidRDefault="00372B98">
            <w:pPr>
              <w:rPr>
                <w:ins w:id="14160" w:author="Vilson Lu" w:date="2014-08-22T08:39:00Z"/>
                <w:sz w:val="20"/>
                <w:szCs w:val="20"/>
                <w:rPrChange w:id="14161" w:author="Vilson Lu" w:date="2014-08-22T08:39:00Z">
                  <w:rPr>
                    <w:ins w:id="14162" w:author="Vilson Lu" w:date="2014-08-22T08:39:00Z"/>
                  </w:rPr>
                </w:rPrChange>
              </w:rPr>
            </w:pPr>
            <w:ins w:id="14163" w:author="Vilson Lu" w:date="2014-08-22T08:39:00Z">
              <w:r w:rsidRPr="00372B98">
                <w:rPr>
                  <w:sz w:val="20"/>
                  <w:szCs w:val="20"/>
                  <w:rPrChange w:id="14164" w:author="Vilson Lu" w:date="2014-08-22T08:39:00Z">
                    <w:rPr>
                      <w:b/>
                      <w:i/>
                      <w:sz w:val="22"/>
                      <w:szCs w:val="22"/>
                    </w:rPr>
                  </w:rPrChange>
                </w:rPr>
                <w:t>&lt;/SubObjectPropertyOf&gt;</w:t>
              </w:r>
            </w:ins>
          </w:p>
          <w:p w:rsidR="00F27329" w:rsidRPr="00F27329" w:rsidRDefault="00372B98">
            <w:pPr>
              <w:rPr>
                <w:ins w:id="14165" w:author="Vilson Lu" w:date="2014-08-22T08:39:00Z"/>
                <w:sz w:val="20"/>
                <w:szCs w:val="20"/>
                <w:rPrChange w:id="14166" w:author="Vilson Lu" w:date="2014-08-22T08:39:00Z">
                  <w:rPr>
                    <w:ins w:id="14167" w:author="Vilson Lu" w:date="2014-08-22T08:39:00Z"/>
                  </w:rPr>
                </w:rPrChange>
              </w:rPr>
            </w:pPr>
            <w:ins w:id="14168" w:author="Vilson Lu" w:date="2014-08-22T08:39:00Z">
              <w:r w:rsidRPr="00372B98">
                <w:rPr>
                  <w:sz w:val="20"/>
                  <w:szCs w:val="20"/>
                  <w:rPrChange w:id="14169" w:author="Vilson Lu" w:date="2014-08-22T08:39:00Z">
                    <w:rPr>
                      <w:b/>
                      <w:i/>
                      <w:sz w:val="22"/>
                      <w:szCs w:val="22"/>
                    </w:rPr>
                  </w:rPrChange>
                </w:rPr>
                <w:t>&lt;ObjectPropertyDomain&gt;</w:t>
              </w:r>
            </w:ins>
          </w:p>
          <w:p w:rsidR="00F27329" w:rsidRPr="00F27329" w:rsidRDefault="00372B98">
            <w:pPr>
              <w:rPr>
                <w:ins w:id="14170" w:author="Vilson Lu" w:date="2014-08-22T08:39:00Z"/>
                <w:sz w:val="20"/>
                <w:szCs w:val="20"/>
                <w:rPrChange w:id="14171" w:author="Vilson Lu" w:date="2014-08-22T08:39:00Z">
                  <w:rPr>
                    <w:ins w:id="14172" w:author="Vilson Lu" w:date="2014-08-22T08:39:00Z"/>
                  </w:rPr>
                </w:rPrChange>
              </w:rPr>
            </w:pPr>
            <w:ins w:id="14173" w:author="Vilson Lu" w:date="2014-08-22T08:39:00Z">
              <w:r w:rsidRPr="00372B98">
                <w:rPr>
                  <w:sz w:val="20"/>
                  <w:szCs w:val="20"/>
                  <w:rPrChange w:id="14174" w:author="Vilson Lu" w:date="2014-08-22T08:39:00Z">
                    <w:rPr>
                      <w:b/>
                      <w:i/>
                      <w:sz w:val="22"/>
                      <w:szCs w:val="22"/>
                    </w:rPr>
                  </w:rPrChange>
                </w:rPr>
                <w:t>&lt;ObjectProperty IRI="#donate"/&gt;</w:t>
              </w:r>
            </w:ins>
          </w:p>
          <w:p w:rsidR="00F27329" w:rsidRPr="00F27329" w:rsidRDefault="00372B98">
            <w:pPr>
              <w:rPr>
                <w:ins w:id="14175" w:author="Vilson Lu" w:date="2014-08-22T08:39:00Z"/>
                <w:sz w:val="20"/>
                <w:szCs w:val="20"/>
                <w:rPrChange w:id="14176" w:author="Vilson Lu" w:date="2014-08-22T08:39:00Z">
                  <w:rPr>
                    <w:ins w:id="14177" w:author="Vilson Lu" w:date="2014-08-22T08:39:00Z"/>
                  </w:rPr>
                </w:rPrChange>
              </w:rPr>
            </w:pPr>
            <w:ins w:id="14178" w:author="Vilson Lu" w:date="2014-08-22T08:39:00Z">
              <w:r w:rsidRPr="00372B98">
                <w:rPr>
                  <w:sz w:val="20"/>
                  <w:szCs w:val="20"/>
                  <w:rPrChange w:id="14179" w:author="Vilson Lu" w:date="2014-08-22T08:39:00Z">
                    <w:rPr>
                      <w:b/>
                      <w:i/>
                      <w:sz w:val="22"/>
                      <w:szCs w:val="22"/>
                    </w:rPr>
                  </w:rPrChange>
                </w:rPr>
                <w:t>&lt;Class IRI="#Volunteer"/&gt;</w:t>
              </w:r>
            </w:ins>
          </w:p>
          <w:p w:rsidR="00F27329" w:rsidRPr="00F27329" w:rsidRDefault="00372B98">
            <w:pPr>
              <w:rPr>
                <w:ins w:id="14180" w:author="Vilson Lu" w:date="2014-08-22T08:39:00Z"/>
                <w:sz w:val="20"/>
                <w:szCs w:val="20"/>
                <w:rPrChange w:id="14181" w:author="Vilson Lu" w:date="2014-08-22T08:39:00Z">
                  <w:rPr>
                    <w:ins w:id="14182" w:author="Vilson Lu" w:date="2014-08-22T08:39:00Z"/>
                  </w:rPr>
                </w:rPrChange>
              </w:rPr>
            </w:pPr>
            <w:ins w:id="14183" w:author="Vilson Lu" w:date="2014-08-22T08:39:00Z">
              <w:r w:rsidRPr="00372B98">
                <w:rPr>
                  <w:sz w:val="20"/>
                  <w:szCs w:val="20"/>
                  <w:rPrChange w:id="14184" w:author="Vilson Lu" w:date="2014-08-22T08:39:00Z">
                    <w:rPr>
                      <w:b/>
                      <w:i/>
                      <w:sz w:val="22"/>
                      <w:szCs w:val="22"/>
                    </w:rPr>
                  </w:rPrChange>
                </w:rPr>
                <w:t>&lt;/ObjectPropertyDomain&gt;</w:t>
              </w:r>
            </w:ins>
          </w:p>
          <w:p w:rsidR="00F27329" w:rsidRPr="00F27329" w:rsidRDefault="00372B98">
            <w:pPr>
              <w:rPr>
                <w:ins w:id="14185" w:author="Vilson Lu" w:date="2014-08-22T08:39:00Z"/>
                <w:sz w:val="20"/>
                <w:szCs w:val="20"/>
                <w:rPrChange w:id="14186" w:author="Vilson Lu" w:date="2014-08-22T08:39:00Z">
                  <w:rPr>
                    <w:ins w:id="14187" w:author="Vilson Lu" w:date="2014-08-22T08:39:00Z"/>
                  </w:rPr>
                </w:rPrChange>
              </w:rPr>
            </w:pPr>
            <w:ins w:id="14188" w:author="Vilson Lu" w:date="2014-08-22T08:39:00Z">
              <w:r w:rsidRPr="00372B98">
                <w:rPr>
                  <w:sz w:val="20"/>
                  <w:szCs w:val="20"/>
                  <w:rPrChange w:id="14189" w:author="Vilson Lu" w:date="2014-08-22T08:39:00Z">
                    <w:rPr>
                      <w:b/>
                      <w:i/>
                      <w:sz w:val="22"/>
                      <w:szCs w:val="22"/>
                    </w:rPr>
                  </w:rPrChange>
                </w:rPr>
                <w:t>&lt;ObjectPropertyDomain&gt;</w:t>
              </w:r>
            </w:ins>
          </w:p>
          <w:p w:rsidR="00F27329" w:rsidRPr="00F27329" w:rsidRDefault="00372B98">
            <w:pPr>
              <w:rPr>
                <w:ins w:id="14190" w:author="Vilson Lu" w:date="2014-08-22T08:39:00Z"/>
                <w:sz w:val="20"/>
                <w:szCs w:val="20"/>
                <w:rPrChange w:id="14191" w:author="Vilson Lu" w:date="2014-08-22T08:39:00Z">
                  <w:rPr>
                    <w:ins w:id="14192" w:author="Vilson Lu" w:date="2014-08-22T08:39:00Z"/>
                  </w:rPr>
                </w:rPrChange>
              </w:rPr>
            </w:pPr>
            <w:ins w:id="14193" w:author="Vilson Lu" w:date="2014-08-22T08:39:00Z">
              <w:r w:rsidRPr="00372B98">
                <w:rPr>
                  <w:sz w:val="20"/>
                  <w:szCs w:val="20"/>
                  <w:rPrChange w:id="14194" w:author="Vilson Lu" w:date="2014-08-22T08:39:00Z">
                    <w:rPr>
                      <w:b/>
                      <w:i/>
                      <w:sz w:val="22"/>
                      <w:szCs w:val="22"/>
                    </w:rPr>
                  </w:rPrChange>
                </w:rPr>
                <w:t>&lt;ObjectProperty IRI="#has"/&gt;</w:t>
              </w:r>
            </w:ins>
          </w:p>
          <w:p w:rsidR="00F27329" w:rsidRPr="00F27329" w:rsidRDefault="00372B98">
            <w:pPr>
              <w:rPr>
                <w:ins w:id="14195" w:author="Vilson Lu" w:date="2014-08-22T08:39:00Z"/>
                <w:sz w:val="20"/>
                <w:szCs w:val="20"/>
                <w:rPrChange w:id="14196" w:author="Vilson Lu" w:date="2014-08-22T08:39:00Z">
                  <w:rPr>
                    <w:ins w:id="14197" w:author="Vilson Lu" w:date="2014-08-22T08:39:00Z"/>
                  </w:rPr>
                </w:rPrChange>
              </w:rPr>
            </w:pPr>
            <w:ins w:id="14198" w:author="Vilson Lu" w:date="2014-08-22T08:39:00Z">
              <w:r w:rsidRPr="00372B98">
                <w:rPr>
                  <w:sz w:val="20"/>
                  <w:szCs w:val="20"/>
                  <w:rPrChange w:id="14199" w:author="Vilson Lu" w:date="2014-08-22T08:39:00Z">
                    <w:rPr>
                      <w:b/>
                      <w:i/>
                      <w:sz w:val="22"/>
                      <w:szCs w:val="22"/>
                    </w:rPr>
                  </w:rPrChange>
                </w:rPr>
                <w:t>&lt;Class IRI="#Disaster"/&gt;</w:t>
              </w:r>
            </w:ins>
          </w:p>
          <w:p w:rsidR="00F27329" w:rsidRPr="00F27329" w:rsidRDefault="00372B98">
            <w:pPr>
              <w:rPr>
                <w:ins w:id="14200" w:author="Vilson Lu" w:date="2014-08-22T08:39:00Z"/>
                <w:sz w:val="20"/>
                <w:szCs w:val="20"/>
                <w:rPrChange w:id="14201" w:author="Vilson Lu" w:date="2014-08-22T08:39:00Z">
                  <w:rPr>
                    <w:ins w:id="14202" w:author="Vilson Lu" w:date="2014-08-22T08:39:00Z"/>
                  </w:rPr>
                </w:rPrChange>
              </w:rPr>
            </w:pPr>
            <w:ins w:id="14203" w:author="Vilson Lu" w:date="2014-08-22T08:39:00Z">
              <w:r w:rsidRPr="00372B98">
                <w:rPr>
                  <w:sz w:val="20"/>
                  <w:szCs w:val="20"/>
                  <w:rPrChange w:id="14204" w:author="Vilson Lu" w:date="2014-08-22T08:39:00Z">
                    <w:rPr>
                      <w:b/>
                      <w:i/>
                      <w:sz w:val="22"/>
                      <w:szCs w:val="22"/>
                    </w:rPr>
                  </w:rPrChange>
                </w:rPr>
                <w:t>&lt;/ObjectPropertyDomain&gt;</w:t>
              </w:r>
            </w:ins>
          </w:p>
          <w:p w:rsidR="00F27329" w:rsidRPr="00F27329" w:rsidRDefault="00372B98">
            <w:pPr>
              <w:rPr>
                <w:ins w:id="14205" w:author="Vilson Lu" w:date="2014-08-22T08:39:00Z"/>
                <w:sz w:val="20"/>
                <w:szCs w:val="20"/>
                <w:rPrChange w:id="14206" w:author="Vilson Lu" w:date="2014-08-22T08:39:00Z">
                  <w:rPr>
                    <w:ins w:id="14207" w:author="Vilson Lu" w:date="2014-08-22T08:39:00Z"/>
                  </w:rPr>
                </w:rPrChange>
              </w:rPr>
            </w:pPr>
            <w:ins w:id="14208" w:author="Vilson Lu" w:date="2014-08-22T08:39:00Z">
              <w:r w:rsidRPr="00372B98">
                <w:rPr>
                  <w:sz w:val="20"/>
                  <w:szCs w:val="20"/>
                  <w:rPrChange w:id="14209" w:author="Vilson Lu" w:date="2014-08-22T08:39:00Z">
                    <w:rPr>
                      <w:b/>
                      <w:i/>
                      <w:sz w:val="22"/>
                      <w:szCs w:val="22"/>
                    </w:rPr>
                  </w:rPrChange>
                </w:rPr>
                <w:t>&lt;ObjectPropertyDomain&gt;</w:t>
              </w:r>
            </w:ins>
          </w:p>
          <w:p w:rsidR="00F27329" w:rsidRPr="00F27329" w:rsidRDefault="00372B98">
            <w:pPr>
              <w:rPr>
                <w:ins w:id="14210" w:author="Vilson Lu" w:date="2014-08-22T08:39:00Z"/>
                <w:sz w:val="20"/>
                <w:szCs w:val="20"/>
                <w:rPrChange w:id="14211" w:author="Vilson Lu" w:date="2014-08-22T08:39:00Z">
                  <w:rPr>
                    <w:ins w:id="14212" w:author="Vilson Lu" w:date="2014-08-22T08:39:00Z"/>
                  </w:rPr>
                </w:rPrChange>
              </w:rPr>
            </w:pPr>
            <w:ins w:id="14213" w:author="Vilson Lu" w:date="2014-08-22T08:39:00Z">
              <w:r w:rsidRPr="00372B98">
                <w:rPr>
                  <w:sz w:val="20"/>
                  <w:szCs w:val="20"/>
                  <w:rPrChange w:id="14214" w:author="Vilson Lu" w:date="2014-08-22T08:39:00Z">
                    <w:rPr>
                      <w:b/>
                      <w:i/>
                      <w:sz w:val="22"/>
                      <w:szCs w:val="22"/>
                    </w:rPr>
                  </w:rPrChange>
                </w:rPr>
                <w:t>&lt;ObjectProperty IRI="#is_at"/&gt;</w:t>
              </w:r>
            </w:ins>
          </w:p>
          <w:p w:rsidR="00F27329" w:rsidRPr="00F27329" w:rsidRDefault="00372B98">
            <w:pPr>
              <w:rPr>
                <w:ins w:id="14215" w:author="Vilson Lu" w:date="2014-08-22T08:39:00Z"/>
                <w:sz w:val="20"/>
                <w:szCs w:val="20"/>
                <w:rPrChange w:id="14216" w:author="Vilson Lu" w:date="2014-08-22T08:39:00Z">
                  <w:rPr>
                    <w:ins w:id="14217" w:author="Vilson Lu" w:date="2014-08-22T08:39:00Z"/>
                  </w:rPr>
                </w:rPrChange>
              </w:rPr>
            </w:pPr>
            <w:ins w:id="14218" w:author="Vilson Lu" w:date="2014-08-22T08:39:00Z">
              <w:r w:rsidRPr="00372B98">
                <w:rPr>
                  <w:sz w:val="20"/>
                  <w:szCs w:val="20"/>
                  <w:rPrChange w:id="14219" w:author="Vilson Lu" w:date="2014-08-22T08:39:00Z">
                    <w:rPr>
                      <w:b/>
                      <w:i/>
                      <w:sz w:val="22"/>
                      <w:szCs w:val="22"/>
                    </w:rPr>
                  </w:rPrChange>
                </w:rPr>
                <w:t>&lt;Class IRI="#Disaster"/&gt;</w:t>
              </w:r>
            </w:ins>
          </w:p>
          <w:p w:rsidR="00F27329" w:rsidRPr="00F27329" w:rsidRDefault="00372B98">
            <w:pPr>
              <w:rPr>
                <w:ins w:id="14220" w:author="Vilson Lu" w:date="2014-08-22T08:39:00Z"/>
                <w:sz w:val="20"/>
                <w:szCs w:val="20"/>
                <w:rPrChange w:id="14221" w:author="Vilson Lu" w:date="2014-08-22T08:39:00Z">
                  <w:rPr>
                    <w:ins w:id="14222" w:author="Vilson Lu" w:date="2014-08-22T08:39:00Z"/>
                  </w:rPr>
                </w:rPrChange>
              </w:rPr>
            </w:pPr>
            <w:ins w:id="14223" w:author="Vilson Lu" w:date="2014-08-22T08:39:00Z">
              <w:r w:rsidRPr="00372B98">
                <w:rPr>
                  <w:sz w:val="20"/>
                  <w:szCs w:val="20"/>
                  <w:rPrChange w:id="14224" w:author="Vilson Lu" w:date="2014-08-22T08:39:00Z">
                    <w:rPr>
                      <w:b/>
                      <w:i/>
                      <w:sz w:val="22"/>
                      <w:szCs w:val="22"/>
                    </w:rPr>
                  </w:rPrChange>
                </w:rPr>
                <w:t>&lt;/ObjectPropertyDomain&gt;</w:t>
              </w:r>
            </w:ins>
          </w:p>
          <w:p w:rsidR="00F27329" w:rsidRPr="00F27329" w:rsidRDefault="00372B98">
            <w:pPr>
              <w:rPr>
                <w:ins w:id="14225" w:author="Vilson Lu" w:date="2014-08-22T08:39:00Z"/>
                <w:sz w:val="20"/>
                <w:szCs w:val="20"/>
                <w:rPrChange w:id="14226" w:author="Vilson Lu" w:date="2014-08-22T08:39:00Z">
                  <w:rPr>
                    <w:ins w:id="14227" w:author="Vilson Lu" w:date="2014-08-22T08:39:00Z"/>
                  </w:rPr>
                </w:rPrChange>
              </w:rPr>
            </w:pPr>
            <w:ins w:id="14228" w:author="Vilson Lu" w:date="2014-08-22T08:39:00Z">
              <w:r w:rsidRPr="00372B98">
                <w:rPr>
                  <w:sz w:val="20"/>
                  <w:szCs w:val="20"/>
                  <w:rPrChange w:id="14229" w:author="Vilson Lu" w:date="2014-08-22T08:39:00Z">
                    <w:rPr>
                      <w:b/>
                      <w:i/>
                      <w:sz w:val="22"/>
                      <w:szCs w:val="22"/>
                    </w:rPr>
                  </w:rPrChange>
                </w:rPr>
                <w:t>&lt;ObjectPropertyDomain&gt;</w:t>
              </w:r>
            </w:ins>
          </w:p>
          <w:p w:rsidR="00F27329" w:rsidRPr="00F27329" w:rsidRDefault="00372B98">
            <w:pPr>
              <w:rPr>
                <w:ins w:id="14230" w:author="Vilson Lu" w:date="2014-08-22T08:39:00Z"/>
                <w:sz w:val="20"/>
                <w:szCs w:val="20"/>
                <w:rPrChange w:id="14231" w:author="Vilson Lu" w:date="2014-08-22T08:39:00Z">
                  <w:rPr>
                    <w:ins w:id="14232" w:author="Vilson Lu" w:date="2014-08-22T08:39:00Z"/>
                  </w:rPr>
                </w:rPrChange>
              </w:rPr>
            </w:pPr>
            <w:ins w:id="14233" w:author="Vilson Lu" w:date="2014-08-22T08:39:00Z">
              <w:r w:rsidRPr="00372B98">
                <w:rPr>
                  <w:sz w:val="20"/>
                  <w:szCs w:val="20"/>
                  <w:rPrChange w:id="14234" w:author="Vilson Lu" w:date="2014-08-22T08:39:00Z">
                    <w:rPr>
                      <w:b/>
                      <w:i/>
                      <w:sz w:val="22"/>
                      <w:szCs w:val="22"/>
                    </w:rPr>
                  </w:rPrChange>
                </w:rPr>
                <w:t>&lt;ObjectProperty IRI="#need"/&gt;</w:t>
              </w:r>
            </w:ins>
          </w:p>
          <w:p w:rsidR="00F27329" w:rsidRPr="00F27329" w:rsidRDefault="00372B98">
            <w:pPr>
              <w:rPr>
                <w:ins w:id="14235" w:author="Vilson Lu" w:date="2014-08-22T08:39:00Z"/>
                <w:sz w:val="20"/>
                <w:szCs w:val="20"/>
                <w:rPrChange w:id="14236" w:author="Vilson Lu" w:date="2014-08-22T08:39:00Z">
                  <w:rPr>
                    <w:ins w:id="14237" w:author="Vilson Lu" w:date="2014-08-22T08:39:00Z"/>
                  </w:rPr>
                </w:rPrChange>
              </w:rPr>
            </w:pPr>
            <w:ins w:id="14238" w:author="Vilson Lu" w:date="2014-08-22T08:39:00Z">
              <w:r w:rsidRPr="00372B98">
                <w:rPr>
                  <w:sz w:val="20"/>
                  <w:szCs w:val="20"/>
                  <w:rPrChange w:id="14239" w:author="Vilson Lu" w:date="2014-08-22T08:39:00Z">
                    <w:rPr>
                      <w:b/>
                      <w:i/>
                      <w:sz w:val="22"/>
                      <w:szCs w:val="22"/>
                    </w:rPr>
                  </w:rPrChange>
                </w:rPr>
                <w:t>&lt;Class IRI="#Victim"/&gt;</w:t>
              </w:r>
            </w:ins>
          </w:p>
          <w:p w:rsidR="00F27329" w:rsidRPr="00F27329" w:rsidRDefault="00372B98">
            <w:pPr>
              <w:rPr>
                <w:ins w:id="14240" w:author="Vilson Lu" w:date="2014-08-22T08:39:00Z"/>
                <w:sz w:val="20"/>
                <w:szCs w:val="20"/>
                <w:rPrChange w:id="14241" w:author="Vilson Lu" w:date="2014-08-22T08:39:00Z">
                  <w:rPr>
                    <w:ins w:id="14242" w:author="Vilson Lu" w:date="2014-08-22T08:39:00Z"/>
                  </w:rPr>
                </w:rPrChange>
              </w:rPr>
            </w:pPr>
            <w:ins w:id="14243" w:author="Vilson Lu" w:date="2014-08-22T08:39:00Z">
              <w:r w:rsidRPr="00372B98">
                <w:rPr>
                  <w:sz w:val="20"/>
                  <w:szCs w:val="20"/>
                  <w:rPrChange w:id="14244" w:author="Vilson Lu" w:date="2014-08-22T08:39:00Z">
                    <w:rPr>
                      <w:b/>
                      <w:i/>
                      <w:sz w:val="22"/>
                      <w:szCs w:val="22"/>
                    </w:rPr>
                  </w:rPrChange>
                </w:rPr>
                <w:t>&lt;/ObjectPropertyDomain&gt;</w:t>
              </w:r>
            </w:ins>
          </w:p>
          <w:p w:rsidR="00F27329" w:rsidRPr="00F27329" w:rsidRDefault="00372B98">
            <w:pPr>
              <w:rPr>
                <w:ins w:id="14245" w:author="Vilson Lu" w:date="2014-08-22T08:39:00Z"/>
                <w:sz w:val="20"/>
                <w:szCs w:val="20"/>
                <w:rPrChange w:id="14246" w:author="Vilson Lu" w:date="2014-08-22T08:39:00Z">
                  <w:rPr>
                    <w:ins w:id="14247" w:author="Vilson Lu" w:date="2014-08-22T08:39:00Z"/>
                  </w:rPr>
                </w:rPrChange>
              </w:rPr>
            </w:pPr>
            <w:ins w:id="14248" w:author="Vilson Lu" w:date="2014-08-22T08:39:00Z">
              <w:r w:rsidRPr="00372B98">
                <w:rPr>
                  <w:sz w:val="20"/>
                  <w:szCs w:val="20"/>
                  <w:rPrChange w:id="14249" w:author="Vilson Lu" w:date="2014-08-22T08:39:00Z">
                    <w:rPr>
                      <w:b/>
                      <w:i/>
                      <w:sz w:val="22"/>
                      <w:szCs w:val="22"/>
                    </w:rPr>
                  </w:rPrChange>
                </w:rPr>
                <w:t>&lt;ObjectPropertyDomain&gt;</w:t>
              </w:r>
            </w:ins>
          </w:p>
          <w:p w:rsidR="00F27329" w:rsidRPr="00F27329" w:rsidRDefault="00372B98">
            <w:pPr>
              <w:rPr>
                <w:ins w:id="14250" w:author="Vilson Lu" w:date="2014-08-22T08:39:00Z"/>
                <w:sz w:val="20"/>
                <w:szCs w:val="20"/>
                <w:rPrChange w:id="14251" w:author="Vilson Lu" w:date="2014-08-22T08:39:00Z">
                  <w:rPr>
                    <w:ins w:id="14252" w:author="Vilson Lu" w:date="2014-08-22T08:39:00Z"/>
                  </w:rPr>
                </w:rPrChange>
              </w:rPr>
            </w:pPr>
            <w:ins w:id="14253" w:author="Vilson Lu" w:date="2014-08-22T08:39:00Z">
              <w:r w:rsidRPr="00372B98">
                <w:rPr>
                  <w:sz w:val="20"/>
                  <w:szCs w:val="20"/>
                  <w:rPrChange w:id="14254" w:author="Vilson Lu" w:date="2014-08-22T08:39:00Z">
                    <w:rPr>
                      <w:b/>
                      <w:i/>
                      <w:sz w:val="22"/>
                      <w:szCs w:val="22"/>
                    </w:rPr>
                  </w:rPrChange>
                </w:rPr>
                <w:t>&lt;ObjectProperty IRI="#occured"/&gt;</w:t>
              </w:r>
            </w:ins>
          </w:p>
          <w:p w:rsidR="00F27329" w:rsidRPr="00F27329" w:rsidRDefault="00372B98">
            <w:pPr>
              <w:rPr>
                <w:ins w:id="14255" w:author="Vilson Lu" w:date="2014-08-22T08:39:00Z"/>
                <w:sz w:val="20"/>
                <w:szCs w:val="20"/>
                <w:rPrChange w:id="14256" w:author="Vilson Lu" w:date="2014-08-22T08:39:00Z">
                  <w:rPr>
                    <w:ins w:id="14257" w:author="Vilson Lu" w:date="2014-08-22T08:39:00Z"/>
                  </w:rPr>
                </w:rPrChange>
              </w:rPr>
            </w:pPr>
            <w:ins w:id="14258" w:author="Vilson Lu" w:date="2014-08-22T08:39:00Z">
              <w:r w:rsidRPr="00372B98">
                <w:rPr>
                  <w:sz w:val="20"/>
                  <w:szCs w:val="20"/>
                  <w:rPrChange w:id="14259" w:author="Vilson Lu" w:date="2014-08-22T08:39:00Z">
                    <w:rPr>
                      <w:b/>
                      <w:i/>
                      <w:sz w:val="22"/>
                      <w:szCs w:val="22"/>
                    </w:rPr>
                  </w:rPrChange>
                </w:rPr>
                <w:t>&lt;Class IRI="#Disaster"/&gt;</w:t>
              </w:r>
            </w:ins>
          </w:p>
          <w:p w:rsidR="00F27329" w:rsidRPr="00F27329" w:rsidRDefault="00372B98">
            <w:pPr>
              <w:rPr>
                <w:ins w:id="14260" w:author="Vilson Lu" w:date="2014-08-22T08:39:00Z"/>
                <w:sz w:val="20"/>
                <w:szCs w:val="20"/>
                <w:rPrChange w:id="14261" w:author="Vilson Lu" w:date="2014-08-22T08:39:00Z">
                  <w:rPr>
                    <w:ins w:id="14262" w:author="Vilson Lu" w:date="2014-08-22T08:39:00Z"/>
                  </w:rPr>
                </w:rPrChange>
              </w:rPr>
            </w:pPr>
            <w:ins w:id="14263" w:author="Vilson Lu" w:date="2014-08-22T08:39:00Z">
              <w:r w:rsidRPr="00372B98">
                <w:rPr>
                  <w:sz w:val="20"/>
                  <w:szCs w:val="20"/>
                  <w:rPrChange w:id="14264" w:author="Vilson Lu" w:date="2014-08-22T08:39:00Z">
                    <w:rPr>
                      <w:b/>
                      <w:i/>
                      <w:sz w:val="22"/>
                      <w:szCs w:val="22"/>
                    </w:rPr>
                  </w:rPrChange>
                </w:rPr>
                <w:t>&lt;/ObjectPropertyDomain&gt;</w:t>
              </w:r>
            </w:ins>
          </w:p>
          <w:p w:rsidR="00F27329" w:rsidRPr="00F27329" w:rsidRDefault="00372B98">
            <w:pPr>
              <w:rPr>
                <w:ins w:id="14265" w:author="Vilson Lu" w:date="2014-08-22T08:39:00Z"/>
                <w:sz w:val="20"/>
                <w:szCs w:val="20"/>
                <w:rPrChange w:id="14266" w:author="Vilson Lu" w:date="2014-08-22T08:39:00Z">
                  <w:rPr>
                    <w:ins w:id="14267" w:author="Vilson Lu" w:date="2014-08-22T08:39:00Z"/>
                  </w:rPr>
                </w:rPrChange>
              </w:rPr>
            </w:pPr>
            <w:ins w:id="14268" w:author="Vilson Lu" w:date="2014-08-22T08:39:00Z">
              <w:r w:rsidRPr="00372B98">
                <w:rPr>
                  <w:sz w:val="20"/>
                  <w:szCs w:val="20"/>
                  <w:rPrChange w:id="14269" w:author="Vilson Lu" w:date="2014-08-22T08:39:00Z">
                    <w:rPr>
                      <w:b/>
                      <w:i/>
                      <w:sz w:val="22"/>
                      <w:szCs w:val="22"/>
                    </w:rPr>
                  </w:rPrChange>
                </w:rPr>
                <w:t>&lt;ObjectPropertyDomain&gt;</w:t>
              </w:r>
            </w:ins>
          </w:p>
          <w:p w:rsidR="00F27329" w:rsidRPr="00F27329" w:rsidRDefault="00372B98">
            <w:pPr>
              <w:rPr>
                <w:ins w:id="14270" w:author="Vilson Lu" w:date="2014-08-22T08:39:00Z"/>
                <w:sz w:val="20"/>
                <w:szCs w:val="20"/>
                <w:rPrChange w:id="14271" w:author="Vilson Lu" w:date="2014-08-22T08:39:00Z">
                  <w:rPr>
                    <w:ins w:id="14272" w:author="Vilson Lu" w:date="2014-08-22T08:39:00Z"/>
                  </w:rPr>
                </w:rPrChange>
              </w:rPr>
            </w:pPr>
            <w:ins w:id="14273" w:author="Vilson Lu" w:date="2014-08-22T08:39:00Z">
              <w:r w:rsidRPr="00372B98">
                <w:rPr>
                  <w:sz w:val="20"/>
                  <w:szCs w:val="20"/>
                  <w:rPrChange w:id="14274" w:author="Vilson Lu" w:date="2014-08-22T08:39:00Z">
                    <w:rPr>
                      <w:b/>
                      <w:i/>
                      <w:sz w:val="22"/>
                      <w:szCs w:val="22"/>
                    </w:rPr>
                  </w:rPrChange>
                </w:rPr>
                <w:t>&lt;ObjectProperty IRI="#offer"/&gt;</w:t>
              </w:r>
            </w:ins>
          </w:p>
          <w:p w:rsidR="00F27329" w:rsidRPr="00F27329" w:rsidRDefault="00372B98">
            <w:pPr>
              <w:rPr>
                <w:ins w:id="14275" w:author="Vilson Lu" w:date="2014-08-22T08:39:00Z"/>
                <w:sz w:val="20"/>
                <w:szCs w:val="20"/>
                <w:rPrChange w:id="14276" w:author="Vilson Lu" w:date="2014-08-22T08:39:00Z">
                  <w:rPr>
                    <w:ins w:id="14277" w:author="Vilson Lu" w:date="2014-08-22T08:39:00Z"/>
                  </w:rPr>
                </w:rPrChange>
              </w:rPr>
            </w:pPr>
            <w:ins w:id="14278" w:author="Vilson Lu" w:date="2014-08-22T08:39:00Z">
              <w:r w:rsidRPr="00372B98">
                <w:rPr>
                  <w:sz w:val="20"/>
                  <w:szCs w:val="20"/>
                  <w:rPrChange w:id="14279" w:author="Vilson Lu" w:date="2014-08-22T08:39:00Z">
                    <w:rPr>
                      <w:b/>
                      <w:i/>
                      <w:sz w:val="22"/>
                      <w:szCs w:val="22"/>
                    </w:rPr>
                  </w:rPrChange>
                </w:rPr>
                <w:t>&lt;Class IRI="#Volunteer"/&gt;</w:t>
              </w:r>
            </w:ins>
          </w:p>
          <w:p w:rsidR="00F27329" w:rsidRPr="00F27329" w:rsidRDefault="00372B98">
            <w:pPr>
              <w:rPr>
                <w:ins w:id="14280" w:author="Vilson Lu" w:date="2014-08-22T08:39:00Z"/>
                <w:sz w:val="20"/>
                <w:szCs w:val="20"/>
                <w:rPrChange w:id="14281" w:author="Vilson Lu" w:date="2014-08-22T08:39:00Z">
                  <w:rPr>
                    <w:ins w:id="14282" w:author="Vilson Lu" w:date="2014-08-22T08:39:00Z"/>
                  </w:rPr>
                </w:rPrChange>
              </w:rPr>
            </w:pPr>
            <w:ins w:id="14283" w:author="Vilson Lu" w:date="2014-08-22T08:39:00Z">
              <w:r w:rsidRPr="00372B98">
                <w:rPr>
                  <w:sz w:val="20"/>
                  <w:szCs w:val="20"/>
                  <w:rPrChange w:id="14284" w:author="Vilson Lu" w:date="2014-08-22T08:39:00Z">
                    <w:rPr>
                      <w:b/>
                      <w:i/>
                      <w:sz w:val="22"/>
                      <w:szCs w:val="22"/>
                    </w:rPr>
                  </w:rPrChange>
                </w:rPr>
                <w:t>&lt;/ObjectPropertyDomain&gt;</w:t>
              </w:r>
            </w:ins>
          </w:p>
          <w:p w:rsidR="00F27329" w:rsidRPr="00F27329" w:rsidRDefault="00372B98">
            <w:pPr>
              <w:rPr>
                <w:ins w:id="14285" w:author="Vilson Lu" w:date="2014-08-22T08:39:00Z"/>
                <w:sz w:val="20"/>
                <w:szCs w:val="20"/>
                <w:rPrChange w:id="14286" w:author="Vilson Lu" w:date="2014-08-22T08:39:00Z">
                  <w:rPr>
                    <w:ins w:id="14287" w:author="Vilson Lu" w:date="2014-08-22T08:39:00Z"/>
                  </w:rPr>
                </w:rPrChange>
              </w:rPr>
            </w:pPr>
            <w:ins w:id="14288" w:author="Vilson Lu" w:date="2014-08-22T08:39:00Z">
              <w:r w:rsidRPr="00372B98">
                <w:rPr>
                  <w:sz w:val="20"/>
                  <w:szCs w:val="20"/>
                  <w:rPrChange w:id="14289" w:author="Vilson Lu" w:date="2014-08-22T08:39:00Z">
                    <w:rPr>
                      <w:b/>
                      <w:i/>
                      <w:sz w:val="22"/>
                      <w:szCs w:val="22"/>
                    </w:rPr>
                  </w:rPrChange>
                </w:rPr>
                <w:t>&lt;ObjectPropertyDomain&gt;</w:t>
              </w:r>
            </w:ins>
          </w:p>
          <w:p w:rsidR="00F27329" w:rsidRPr="00F27329" w:rsidRDefault="00372B98">
            <w:pPr>
              <w:rPr>
                <w:ins w:id="14290" w:author="Vilson Lu" w:date="2014-08-22T08:39:00Z"/>
                <w:sz w:val="20"/>
                <w:szCs w:val="20"/>
                <w:rPrChange w:id="14291" w:author="Vilson Lu" w:date="2014-08-22T08:39:00Z">
                  <w:rPr>
                    <w:ins w:id="14292" w:author="Vilson Lu" w:date="2014-08-22T08:39:00Z"/>
                  </w:rPr>
                </w:rPrChange>
              </w:rPr>
            </w:pPr>
            <w:ins w:id="14293" w:author="Vilson Lu" w:date="2014-08-22T08:39:00Z">
              <w:r w:rsidRPr="00372B98">
                <w:rPr>
                  <w:sz w:val="20"/>
                  <w:szCs w:val="20"/>
                  <w:rPrChange w:id="14294" w:author="Vilson Lu" w:date="2014-08-22T08:39:00Z">
                    <w:rPr>
                      <w:b/>
                      <w:i/>
                      <w:sz w:val="22"/>
                      <w:szCs w:val="22"/>
                    </w:rPr>
                  </w:rPrChange>
                </w:rPr>
                <w:t>&lt;ObjectProperty IRI="#volunteer"/&gt;</w:t>
              </w:r>
            </w:ins>
          </w:p>
          <w:p w:rsidR="00F27329" w:rsidRPr="00F27329" w:rsidRDefault="00372B98">
            <w:pPr>
              <w:rPr>
                <w:ins w:id="14295" w:author="Vilson Lu" w:date="2014-08-22T08:39:00Z"/>
                <w:sz w:val="20"/>
                <w:szCs w:val="20"/>
                <w:rPrChange w:id="14296" w:author="Vilson Lu" w:date="2014-08-22T08:39:00Z">
                  <w:rPr>
                    <w:ins w:id="14297" w:author="Vilson Lu" w:date="2014-08-22T08:39:00Z"/>
                  </w:rPr>
                </w:rPrChange>
              </w:rPr>
            </w:pPr>
            <w:ins w:id="14298" w:author="Vilson Lu" w:date="2014-08-22T08:39:00Z">
              <w:r w:rsidRPr="00372B98">
                <w:rPr>
                  <w:sz w:val="20"/>
                  <w:szCs w:val="20"/>
                  <w:rPrChange w:id="14299" w:author="Vilson Lu" w:date="2014-08-22T08:39:00Z">
                    <w:rPr>
                      <w:b/>
                      <w:i/>
                      <w:sz w:val="22"/>
                      <w:szCs w:val="22"/>
                    </w:rPr>
                  </w:rPrChange>
                </w:rPr>
                <w:t>&lt;Class IRI="#Volunteer"/&gt;</w:t>
              </w:r>
            </w:ins>
          </w:p>
          <w:p w:rsidR="00F27329" w:rsidRPr="00F27329" w:rsidRDefault="00372B98">
            <w:pPr>
              <w:rPr>
                <w:ins w:id="14300" w:author="Vilson Lu" w:date="2014-08-22T08:39:00Z"/>
                <w:sz w:val="20"/>
                <w:szCs w:val="20"/>
                <w:rPrChange w:id="14301" w:author="Vilson Lu" w:date="2014-08-22T08:39:00Z">
                  <w:rPr>
                    <w:ins w:id="14302" w:author="Vilson Lu" w:date="2014-08-22T08:39:00Z"/>
                  </w:rPr>
                </w:rPrChange>
              </w:rPr>
            </w:pPr>
            <w:ins w:id="14303" w:author="Vilson Lu" w:date="2014-08-22T08:39:00Z">
              <w:r w:rsidRPr="00372B98">
                <w:rPr>
                  <w:sz w:val="20"/>
                  <w:szCs w:val="20"/>
                  <w:rPrChange w:id="14304" w:author="Vilson Lu" w:date="2014-08-22T08:39:00Z">
                    <w:rPr>
                      <w:b/>
                      <w:i/>
                      <w:sz w:val="22"/>
                      <w:szCs w:val="22"/>
                    </w:rPr>
                  </w:rPrChange>
                </w:rPr>
                <w:t>&lt;/ObjectPropertyDomain&gt;</w:t>
              </w:r>
            </w:ins>
          </w:p>
          <w:p w:rsidR="00F27329" w:rsidRPr="00F27329" w:rsidRDefault="00372B98">
            <w:pPr>
              <w:rPr>
                <w:ins w:id="14305" w:author="Vilson Lu" w:date="2014-08-22T08:39:00Z"/>
                <w:sz w:val="20"/>
                <w:szCs w:val="20"/>
                <w:rPrChange w:id="14306" w:author="Vilson Lu" w:date="2014-08-22T08:39:00Z">
                  <w:rPr>
                    <w:ins w:id="14307" w:author="Vilson Lu" w:date="2014-08-22T08:39:00Z"/>
                  </w:rPr>
                </w:rPrChange>
              </w:rPr>
            </w:pPr>
            <w:ins w:id="14308" w:author="Vilson Lu" w:date="2014-08-22T08:39:00Z">
              <w:r w:rsidRPr="00372B98">
                <w:rPr>
                  <w:sz w:val="20"/>
                  <w:szCs w:val="20"/>
                  <w:rPrChange w:id="14309" w:author="Vilson Lu" w:date="2014-08-22T08:39:00Z">
                    <w:rPr>
                      <w:b/>
                      <w:i/>
                      <w:sz w:val="22"/>
                      <w:szCs w:val="22"/>
                    </w:rPr>
                  </w:rPrChange>
                </w:rPr>
                <w:t>&lt;ObjectPropertyDomain&gt;</w:t>
              </w:r>
            </w:ins>
          </w:p>
          <w:p w:rsidR="00F27329" w:rsidRPr="00F27329" w:rsidRDefault="00372B98">
            <w:pPr>
              <w:rPr>
                <w:ins w:id="14310" w:author="Vilson Lu" w:date="2014-08-22T08:39:00Z"/>
                <w:sz w:val="20"/>
                <w:szCs w:val="20"/>
                <w:rPrChange w:id="14311" w:author="Vilson Lu" w:date="2014-08-22T08:39:00Z">
                  <w:rPr>
                    <w:ins w:id="14312" w:author="Vilson Lu" w:date="2014-08-22T08:39:00Z"/>
                  </w:rPr>
                </w:rPrChange>
              </w:rPr>
            </w:pPr>
            <w:ins w:id="14313" w:author="Vilson Lu" w:date="2014-08-22T08:39:00Z">
              <w:r w:rsidRPr="00372B98">
                <w:rPr>
                  <w:sz w:val="20"/>
                  <w:szCs w:val="20"/>
                  <w:rPrChange w:id="14314" w:author="Vilson Lu" w:date="2014-08-22T08:39:00Z">
                    <w:rPr>
                      <w:b/>
                      <w:i/>
                      <w:sz w:val="22"/>
                      <w:szCs w:val="22"/>
                    </w:rPr>
                  </w:rPrChange>
                </w:rPr>
                <w:t>&lt;ObjectProperty abbreviatedIRI="owl:topObjectProperty"/&gt;</w:t>
              </w:r>
            </w:ins>
          </w:p>
          <w:p w:rsidR="00F27329" w:rsidRPr="00F27329" w:rsidRDefault="00372B98">
            <w:pPr>
              <w:rPr>
                <w:ins w:id="14315" w:author="Vilson Lu" w:date="2014-08-22T08:39:00Z"/>
                <w:sz w:val="20"/>
                <w:szCs w:val="20"/>
                <w:rPrChange w:id="14316" w:author="Vilson Lu" w:date="2014-08-22T08:39:00Z">
                  <w:rPr>
                    <w:ins w:id="14317" w:author="Vilson Lu" w:date="2014-08-22T08:39:00Z"/>
                  </w:rPr>
                </w:rPrChange>
              </w:rPr>
            </w:pPr>
            <w:ins w:id="14318" w:author="Vilson Lu" w:date="2014-08-22T08:39:00Z">
              <w:r w:rsidRPr="00372B98">
                <w:rPr>
                  <w:sz w:val="20"/>
                  <w:szCs w:val="20"/>
                  <w:rPrChange w:id="14319" w:author="Vilson Lu" w:date="2014-08-22T08:39:00Z">
                    <w:rPr>
                      <w:b/>
                      <w:i/>
                      <w:sz w:val="22"/>
                      <w:szCs w:val="22"/>
                    </w:rPr>
                  </w:rPrChange>
                </w:rPr>
                <w:t>&lt;Class IRI="#Volunteer"/&gt;</w:t>
              </w:r>
            </w:ins>
          </w:p>
          <w:p w:rsidR="00F27329" w:rsidRPr="00F27329" w:rsidRDefault="00372B98">
            <w:pPr>
              <w:rPr>
                <w:ins w:id="14320" w:author="Vilson Lu" w:date="2014-08-22T08:39:00Z"/>
                <w:sz w:val="20"/>
                <w:szCs w:val="20"/>
                <w:rPrChange w:id="14321" w:author="Vilson Lu" w:date="2014-08-22T08:39:00Z">
                  <w:rPr>
                    <w:ins w:id="14322" w:author="Vilson Lu" w:date="2014-08-22T08:39:00Z"/>
                  </w:rPr>
                </w:rPrChange>
              </w:rPr>
            </w:pPr>
            <w:ins w:id="14323" w:author="Vilson Lu" w:date="2014-08-22T08:39:00Z">
              <w:r w:rsidRPr="00372B98">
                <w:rPr>
                  <w:sz w:val="20"/>
                  <w:szCs w:val="20"/>
                  <w:rPrChange w:id="14324" w:author="Vilson Lu" w:date="2014-08-22T08:39:00Z">
                    <w:rPr>
                      <w:b/>
                      <w:i/>
                      <w:sz w:val="22"/>
                      <w:szCs w:val="22"/>
                    </w:rPr>
                  </w:rPrChange>
                </w:rPr>
                <w:t>&lt;/ObjectPropertyDomain&gt;</w:t>
              </w:r>
            </w:ins>
          </w:p>
          <w:p w:rsidR="00F27329" w:rsidRPr="00F27329" w:rsidRDefault="00372B98">
            <w:pPr>
              <w:rPr>
                <w:ins w:id="14325" w:author="Vilson Lu" w:date="2014-08-22T08:39:00Z"/>
                <w:sz w:val="20"/>
                <w:szCs w:val="20"/>
                <w:rPrChange w:id="14326" w:author="Vilson Lu" w:date="2014-08-22T08:39:00Z">
                  <w:rPr>
                    <w:ins w:id="14327" w:author="Vilson Lu" w:date="2014-08-22T08:39:00Z"/>
                  </w:rPr>
                </w:rPrChange>
              </w:rPr>
            </w:pPr>
            <w:ins w:id="14328" w:author="Vilson Lu" w:date="2014-08-22T08:39:00Z">
              <w:r w:rsidRPr="00372B98">
                <w:rPr>
                  <w:sz w:val="20"/>
                  <w:szCs w:val="20"/>
                  <w:rPrChange w:id="14329" w:author="Vilson Lu" w:date="2014-08-22T08:39:00Z">
                    <w:rPr>
                      <w:b/>
                      <w:i/>
                      <w:sz w:val="22"/>
                      <w:szCs w:val="22"/>
                    </w:rPr>
                  </w:rPrChange>
                </w:rPr>
                <w:t>&lt;ObjectPropertyRange&gt;</w:t>
              </w:r>
            </w:ins>
          </w:p>
          <w:p w:rsidR="00F27329" w:rsidRPr="00F27329" w:rsidRDefault="00372B98">
            <w:pPr>
              <w:rPr>
                <w:ins w:id="14330" w:author="Vilson Lu" w:date="2014-08-22T08:39:00Z"/>
                <w:sz w:val="20"/>
                <w:szCs w:val="20"/>
                <w:rPrChange w:id="14331" w:author="Vilson Lu" w:date="2014-08-22T08:39:00Z">
                  <w:rPr>
                    <w:ins w:id="14332" w:author="Vilson Lu" w:date="2014-08-22T08:39:00Z"/>
                  </w:rPr>
                </w:rPrChange>
              </w:rPr>
            </w:pPr>
            <w:ins w:id="14333" w:author="Vilson Lu" w:date="2014-08-22T08:39:00Z">
              <w:r w:rsidRPr="00372B98">
                <w:rPr>
                  <w:sz w:val="20"/>
                  <w:szCs w:val="20"/>
                  <w:rPrChange w:id="14334" w:author="Vilson Lu" w:date="2014-08-22T08:39:00Z">
                    <w:rPr>
                      <w:b/>
                      <w:i/>
                      <w:sz w:val="22"/>
                      <w:szCs w:val="22"/>
                    </w:rPr>
                  </w:rPrChange>
                </w:rPr>
                <w:t>&lt;ObjectProperty IRI="#donate"/&gt;</w:t>
              </w:r>
            </w:ins>
          </w:p>
          <w:p w:rsidR="00F27329" w:rsidRPr="00F27329" w:rsidRDefault="00372B98">
            <w:pPr>
              <w:rPr>
                <w:ins w:id="14335" w:author="Vilson Lu" w:date="2014-08-22T08:39:00Z"/>
                <w:sz w:val="20"/>
                <w:szCs w:val="20"/>
                <w:rPrChange w:id="14336" w:author="Vilson Lu" w:date="2014-08-22T08:39:00Z">
                  <w:rPr>
                    <w:ins w:id="14337" w:author="Vilson Lu" w:date="2014-08-22T08:39:00Z"/>
                  </w:rPr>
                </w:rPrChange>
              </w:rPr>
            </w:pPr>
            <w:ins w:id="14338" w:author="Vilson Lu" w:date="2014-08-22T08:39:00Z">
              <w:r w:rsidRPr="00372B98">
                <w:rPr>
                  <w:sz w:val="20"/>
                  <w:szCs w:val="20"/>
                  <w:rPrChange w:id="14339" w:author="Vilson Lu" w:date="2014-08-22T08:39:00Z">
                    <w:rPr>
                      <w:b/>
                      <w:i/>
                      <w:sz w:val="22"/>
                      <w:szCs w:val="22"/>
                    </w:rPr>
                  </w:rPrChange>
                </w:rPr>
                <w:t>&lt;Class IRI="#Clothes"/&gt;</w:t>
              </w:r>
            </w:ins>
          </w:p>
          <w:p w:rsidR="00F27329" w:rsidRPr="00F27329" w:rsidRDefault="00372B98">
            <w:pPr>
              <w:rPr>
                <w:ins w:id="14340" w:author="Vilson Lu" w:date="2014-08-22T08:39:00Z"/>
                <w:sz w:val="20"/>
                <w:szCs w:val="20"/>
                <w:rPrChange w:id="14341" w:author="Vilson Lu" w:date="2014-08-22T08:39:00Z">
                  <w:rPr>
                    <w:ins w:id="14342" w:author="Vilson Lu" w:date="2014-08-22T08:39:00Z"/>
                  </w:rPr>
                </w:rPrChange>
              </w:rPr>
            </w:pPr>
            <w:ins w:id="14343" w:author="Vilson Lu" w:date="2014-08-22T08:39:00Z">
              <w:r w:rsidRPr="00372B98">
                <w:rPr>
                  <w:sz w:val="20"/>
                  <w:szCs w:val="20"/>
                  <w:rPrChange w:id="14344" w:author="Vilson Lu" w:date="2014-08-22T08:39:00Z">
                    <w:rPr>
                      <w:b/>
                      <w:i/>
                      <w:sz w:val="22"/>
                      <w:szCs w:val="22"/>
                    </w:rPr>
                  </w:rPrChange>
                </w:rPr>
                <w:t>&lt;/ObjectPropertyRange&gt;</w:t>
              </w:r>
            </w:ins>
          </w:p>
          <w:p w:rsidR="00F27329" w:rsidRPr="00F27329" w:rsidRDefault="00372B98">
            <w:pPr>
              <w:rPr>
                <w:ins w:id="14345" w:author="Vilson Lu" w:date="2014-08-22T08:39:00Z"/>
                <w:sz w:val="20"/>
                <w:szCs w:val="20"/>
                <w:rPrChange w:id="14346" w:author="Vilson Lu" w:date="2014-08-22T08:39:00Z">
                  <w:rPr>
                    <w:ins w:id="14347" w:author="Vilson Lu" w:date="2014-08-22T08:39:00Z"/>
                  </w:rPr>
                </w:rPrChange>
              </w:rPr>
            </w:pPr>
            <w:ins w:id="14348" w:author="Vilson Lu" w:date="2014-08-22T08:39:00Z">
              <w:r w:rsidRPr="00372B98">
                <w:rPr>
                  <w:sz w:val="20"/>
                  <w:szCs w:val="20"/>
                  <w:rPrChange w:id="14349" w:author="Vilson Lu" w:date="2014-08-22T08:39:00Z">
                    <w:rPr>
                      <w:b/>
                      <w:i/>
                      <w:sz w:val="22"/>
                      <w:szCs w:val="22"/>
                    </w:rPr>
                  </w:rPrChange>
                </w:rPr>
                <w:t>&lt;ObjectPropertyRange&gt;</w:t>
              </w:r>
            </w:ins>
          </w:p>
          <w:p w:rsidR="00F27329" w:rsidRPr="00F27329" w:rsidRDefault="00372B98">
            <w:pPr>
              <w:rPr>
                <w:ins w:id="14350" w:author="Vilson Lu" w:date="2014-08-22T08:39:00Z"/>
                <w:sz w:val="20"/>
                <w:szCs w:val="20"/>
                <w:rPrChange w:id="14351" w:author="Vilson Lu" w:date="2014-08-22T08:39:00Z">
                  <w:rPr>
                    <w:ins w:id="14352" w:author="Vilson Lu" w:date="2014-08-22T08:39:00Z"/>
                  </w:rPr>
                </w:rPrChange>
              </w:rPr>
            </w:pPr>
            <w:ins w:id="14353" w:author="Vilson Lu" w:date="2014-08-22T08:39:00Z">
              <w:r w:rsidRPr="00372B98">
                <w:rPr>
                  <w:sz w:val="20"/>
                  <w:szCs w:val="20"/>
                  <w:rPrChange w:id="14354" w:author="Vilson Lu" w:date="2014-08-22T08:39:00Z">
                    <w:rPr>
                      <w:b/>
                      <w:i/>
                      <w:sz w:val="22"/>
                      <w:szCs w:val="22"/>
                    </w:rPr>
                  </w:rPrChange>
                </w:rPr>
                <w:t>&lt;ObjectProperty IRI="#donate"/&gt;</w:t>
              </w:r>
            </w:ins>
          </w:p>
          <w:p w:rsidR="00F27329" w:rsidRPr="00F27329" w:rsidRDefault="00372B98">
            <w:pPr>
              <w:rPr>
                <w:ins w:id="14355" w:author="Vilson Lu" w:date="2014-08-22T08:39:00Z"/>
                <w:sz w:val="20"/>
                <w:szCs w:val="20"/>
                <w:rPrChange w:id="14356" w:author="Vilson Lu" w:date="2014-08-22T08:39:00Z">
                  <w:rPr>
                    <w:ins w:id="14357" w:author="Vilson Lu" w:date="2014-08-22T08:39:00Z"/>
                  </w:rPr>
                </w:rPrChange>
              </w:rPr>
            </w:pPr>
            <w:ins w:id="14358" w:author="Vilson Lu" w:date="2014-08-22T08:39:00Z">
              <w:r w:rsidRPr="00372B98">
                <w:rPr>
                  <w:sz w:val="20"/>
                  <w:szCs w:val="20"/>
                  <w:rPrChange w:id="14359" w:author="Vilson Lu" w:date="2014-08-22T08:39:00Z">
                    <w:rPr>
                      <w:b/>
                      <w:i/>
                      <w:sz w:val="22"/>
                      <w:szCs w:val="22"/>
                    </w:rPr>
                  </w:rPrChange>
                </w:rPr>
                <w:t>&lt;Class IRI="#Food"/&gt;</w:t>
              </w:r>
            </w:ins>
          </w:p>
          <w:p w:rsidR="00F27329" w:rsidRPr="00F27329" w:rsidRDefault="00372B98">
            <w:pPr>
              <w:rPr>
                <w:ins w:id="14360" w:author="Vilson Lu" w:date="2014-08-22T08:39:00Z"/>
                <w:sz w:val="20"/>
                <w:szCs w:val="20"/>
                <w:rPrChange w:id="14361" w:author="Vilson Lu" w:date="2014-08-22T08:39:00Z">
                  <w:rPr>
                    <w:ins w:id="14362" w:author="Vilson Lu" w:date="2014-08-22T08:39:00Z"/>
                  </w:rPr>
                </w:rPrChange>
              </w:rPr>
            </w:pPr>
            <w:ins w:id="14363" w:author="Vilson Lu" w:date="2014-08-22T08:39:00Z">
              <w:r w:rsidRPr="00372B98">
                <w:rPr>
                  <w:sz w:val="20"/>
                  <w:szCs w:val="20"/>
                  <w:rPrChange w:id="14364" w:author="Vilson Lu" w:date="2014-08-22T08:39:00Z">
                    <w:rPr>
                      <w:b/>
                      <w:i/>
                      <w:sz w:val="22"/>
                      <w:szCs w:val="22"/>
                    </w:rPr>
                  </w:rPrChange>
                </w:rPr>
                <w:t>&lt;/ObjectPropertyRange&gt;</w:t>
              </w:r>
            </w:ins>
          </w:p>
          <w:p w:rsidR="00F27329" w:rsidRPr="00F27329" w:rsidRDefault="00372B98">
            <w:pPr>
              <w:rPr>
                <w:ins w:id="14365" w:author="Vilson Lu" w:date="2014-08-22T08:39:00Z"/>
                <w:sz w:val="20"/>
                <w:szCs w:val="20"/>
                <w:rPrChange w:id="14366" w:author="Vilson Lu" w:date="2014-08-22T08:39:00Z">
                  <w:rPr>
                    <w:ins w:id="14367" w:author="Vilson Lu" w:date="2014-08-22T08:39:00Z"/>
                  </w:rPr>
                </w:rPrChange>
              </w:rPr>
            </w:pPr>
            <w:ins w:id="14368" w:author="Vilson Lu" w:date="2014-08-22T08:39:00Z">
              <w:r w:rsidRPr="00372B98">
                <w:rPr>
                  <w:sz w:val="20"/>
                  <w:szCs w:val="20"/>
                  <w:rPrChange w:id="14369" w:author="Vilson Lu" w:date="2014-08-22T08:39:00Z">
                    <w:rPr>
                      <w:b/>
                      <w:i/>
                      <w:sz w:val="22"/>
                      <w:szCs w:val="22"/>
                    </w:rPr>
                  </w:rPrChange>
                </w:rPr>
                <w:t>&lt;ObjectPropertyRange&gt;</w:t>
              </w:r>
            </w:ins>
          </w:p>
          <w:p w:rsidR="00F27329" w:rsidRPr="00F27329" w:rsidRDefault="00372B98">
            <w:pPr>
              <w:rPr>
                <w:ins w:id="14370" w:author="Vilson Lu" w:date="2014-08-22T08:39:00Z"/>
                <w:sz w:val="20"/>
                <w:szCs w:val="20"/>
                <w:rPrChange w:id="14371" w:author="Vilson Lu" w:date="2014-08-22T08:39:00Z">
                  <w:rPr>
                    <w:ins w:id="14372" w:author="Vilson Lu" w:date="2014-08-22T08:39:00Z"/>
                  </w:rPr>
                </w:rPrChange>
              </w:rPr>
            </w:pPr>
            <w:ins w:id="14373" w:author="Vilson Lu" w:date="2014-08-22T08:39:00Z">
              <w:r w:rsidRPr="00372B98">
                <w:rPr>
                  <w:sz w:val="20"/>
                  <w:szCs w:val="20"/>
                  <w:rPrChange w:id="14374" w:author="Vilson Lu" w:date="2014-08-22T08:39:00Z">
                    <w:rPr>
                      <w:b/>
                      <w:i/>
                      <w:sz w:val="22"/>
                      <w:szCs w:val="22"/>
                    </w:rPr>
                  </w:rPrChange>
                </w:rPr>
                <w:t>&lt;ObjectProperty IRI="#donate"/&gt;</w:t>
              </w:r>
            </w:ins>
          </w:p>
          <w:p w:rsidR="00F27329" w:rsidRPr="00F27329" w:rsidRDefault="00372B98">
            <w:pPr>
              <w:rPr>
                <w:ins w:id="14375" w:author="Vilson Lu" w:date="2014-08-22T08:39:00Z"/>
                <w:sz w:val="20"/>
                <w:szCs w:val="20"/>
                <w:rPrChange w:id="14376" w:author="Vilson Lu" w:date="2014-08-22T08:39:00Z">
                  <w:rPr>
                    <w:ins w:id="14377" w:author="Vilson Lu" w:date="2014-08-22T08:39:00Z"/>
                  </w:rPr>
                </w:rPrChange>
              </w:rPr>
            </w:pPr>
            <w:ins w:id="14378" w:author="Vilson Lu" w:date="2014-08-22T08:39:00Z">
              <w:r w:rsidRPr="00372B98">
                <w:rPr>
                  <w:sz w:val="20"/>
                  <w:szCs w:val="20"/>
                  <w:rPrChange w:id="14379" w:author="Vilson Lu" w:date="2014-08-22T08:39:00Z">
                    <w:rPr>
                      <w:b/>
                      <w:i/>
                      <w:sz w:val="22"/>
                      <w:szCs w:val="22"/>
                    </w:rPr>
                  </w:rPrChange>
                </w:rPr>
                <w:t>&lt;Class IRI="#Money"/&gt;</w:t>
              </w:r>
            </w:ins>
          </w:p>
          <w:p w:rsidR="00F27329" w:rsidRPr="00F27329" w:rsidRDefault="00372B98">
            <w:pPr>
              <w:rPr>
                <w:ins w:id="14380" w:author="Vilson Lu" w:date="2014-08-22T08:39:00Z"/>
                <w:sz w:val="20"/>
                <w:szCs w:val="20"/>
                <w:rPrChange w:id="14381" w:author="Vilson Lu" w:date="2014-08-22T08:39:00Z">
                  <w:rPr>
                    <w:ins w:id="14382" w:author="Vilson Lu" w:date="2014-08-22T08:39:00Z"/>
                  </w:rPr>
                </w:rPrChange>
              </w:rPr>
            </w:pPr>
            <w:ins w:id="14383" w:author="Vilson Lu" w:date="2014-08-22T08:39:00Z">
              <w:r w:rsidRPr="00372B98">
                <w:rPr>
                  <w:sz w:val="20"/>
                  <w:szCs w:val="20"/>
                  <w:rPrChange w:id="14384" w:author="Vilson Lu" w:date="2014-08-22T08:39:00Z">
                    <w:rPr>
                      <w:b/>
                      <w:i/>
                      <w:sz w:val="22"/>
                      <w:szCs w:val="22"/>
                    </w:rPr>
                  </w:rPrChange>
                </w:rPr>
                <w:t>&lt;/ObjectPropertyRange&gt;</w:t>
              </w:r>
            </w:ins>
          </w:p>
          <w:p w:rsidR="00F27329" w:rsidRPr="00F27329" w:rsidRDefault="00372B98">
            <w:pPr>
              <w:rPr>
                <w:ins w:id="14385" w:author="Vilson Lu" w:date="2014-08-22T08:39:00Z"/>
                <w:sz w:val="20"/>
                <w:szCs w:val="20"/>
                <w:rPrChange w:id="14386" w:author="Vilson Lu" w:date="2014-08-22T08:39:00Z">
                  <w:rPr>
                    <w:ins w:id="14387" w:author="Vilson Lu" w:date="2014-08-22T08:39:00Z"/>
                  </w:rPr>
                </w:rPrChange>
              </w:rPr>
            </w:pPr>
            <w:ins w:id="14388" w:author="Vilson Lu" w:date="2014-08-22T08:39:00Z">
              <w:r w:rsidRPr="00372B98">
                <w:rPr>
                  <w:sz w:val="20"/>
                  <w:szCs w:val="20"/>
                  <w:rPrChange w:id="14389" w:author="Vilson Lu" w:date="2014-08-22T08:39:00Z">
                    <w:rPr>
                      <w:b/>
                      <w:i/>
                      <w:sz w:val="22"/>
                      <w:szCs w:val="22"/>
                    </w:rPr>
                  </w:rPrChange>
                </w:rPr>
                <w:t>&lt;ObjectPropertyRange&gt;</w:t>
              </w:r>
            </w:ins>
          </w:p>
          <w:p w:rsidR="00F27329" w:rsidRPr="00F27329" w:rsidRDefault="00372B98">
            <w:pPr>
              <w:rPr>
                <w:ins w:id="14390" w:author="Vilson Lu" w:date="2014-08-22T08:39:00Z"/>
                <w:sz w:val="20"/>
                <w:szCs w:val="20"/>
                <w:rPrChange w:id="14391" w:author="Vilson Lu" w:date="2014-08-22T08:39:00Z">
                  <w:rPr>
                    <w:ins w:id="14392" w:author="Vilson Lu" w:date="2014-08-22T08:39:00Z"/>
                  </w:rPr>
                </w:rPrChange>
              </w:rPr>
            </w:pPr>
            <w:ins w:id="14393" w:author="Vilson Lu" w:date="2014-08-22T08:39:00Z">
              <w:r w:rsidRPr="00372B98">
                <w:rPr>
                  <w:sz w:val="20"/>
                  <w:szCs w:val="20"/>
                  <w:rPrChange w:id="14394" w:author="Vilson Lu" w:date="2014-08-22T08:39:00Z">
                    <w:rPr>
                      <w:b/>
                      <w:i/>
                      <w:sz w:val="22"/>
                      <w:szCs w:val="22"/>
                    </w:rPr>
                  </w:rPrChange>
                </w:rPr>
                <w:t>&lt;ObjectProperty IRI="#donate"/&gt;</w:t>
              </w:r>
            </w:ins>
          </w:p>
          <w:p w:rsidR="00F27329" w:rsidRPr="00F27329" w:rsidRDefault="00372B98">
            <w:pPr>
              <w:rPr>
                <w:ins w:id="14395" w:author="Vilson Lu" w:date="2014-08-22T08:39:00Z"/>
                <w:sz w:val="20"/>
                <w:szCs w:val="20"/>
                <w:rPrChange w:id="14396" w:author="Vilson Lu" w:date="2014-08-22T08:39:00Z">
                  <w:rPr>
                    <w:ins w:id="14397" w:author="Vilson Lu" w:date="2014-08-22T08:39:00Z"/>
                  </w:rPr>
                </w:rPrChange>
              </w:rPr>
            </w:pPr>
            <w:ins w:id="14398" w:author="Vilson Lu" w:date="2014-08-22T08:39:00Z">
              <w:r w:rsidRPr="00372B98">
                <w:rPr>
                  <w:sz w:val="20"/>
                  <w:szCs w:val="20"/>
                  <w:rPrChange w:id="14399" w:author="Vilson Lu" w:date="2014-08-22T08:39:00Z">
                    <w:rPr>
                      <w:b/>
                      <w:i/>
                      <w:sz w:val="22"/>
                      <w:szCs w:val="22"/>
                    </w:rPr>
                  </w:rPrChange>
                </w:rPr>
                <w:t>&lt;Class IRI="#Water"/&gt;</w:t>
              </w:r>
            </w:ins>
          </w:p>
          <w:p w:rsidR="00F27329" w:rsidRPr="00F27329" w:rsidRDefault="00372B98">
            <w:pPr>
              <w:rPr>
                <w:ins w:id="14400" w:author="Vilson Lu" w:date="2014-08-22T08:39:00Z"/>
                <w:sz w:val="20"/>
                <w:szCs w:val="20"/>
                <w:rPrChange w:id="14401" w:author="Vilson Lu" w:date="2014-08-22T08:39:00Z">
                  <w:rPr>
                    <w:ins w:id="14402" w:author="Vilson Lu" w:date="2014-08-22T08:39:00Z"/>
                  </w:rPr>
                </w:rPrChange>
              </w:rPr>
            </w:pPr>
            <w:ins w:id="14403" w:author="Vilson Lu" w:date="2014-08-22T08:39:00Z">
              <w:r w:rsidRPr="00372B98">
                <w:rPr>
                  <w:sz w:val="20"/>
                  <w:szCs w:val="20"/>
                  <w:rPrChange w:id="14404" w:author="Vilson Lu" w:date="2014-08-22T08:39:00Z">
                    <w:rPr>
                      <w:b/>
                      <w:i/>
                      <w:sz w:val="22"/>
                      <w:szCs w:val="22"/>
                    </w:rPr>
                  </w:rPrChange>
                </w:rPr>
                <w:t>&lt;/ObjectPropertyRange&gt;</w:t>
              </w:r>
            </w:ins>
          </w:p>
          <w:p w:rsidR="00F27329" w:rsidRPr="00F27329" w:rsidRDefault="00372B98">
            <w:pPr>
              <w:rPr>
                <w:ins w:id="14405" w:author="Vilson Lu" w:date="2014-08-22T08:39:00Z"/>
                <w:sz w:val="20"/>
                <w:szCs w:val="20"/>
                <w:rPrChange w:id="14406" w:author="Vilson Lu" w:date="2014-08-22T08:39:00Z">
                  <w:rPr>
                    <w:ins w:id="14407" w:author="Vilson Lu" w:date="2014-08-22T08:39:00Z"/>
                  </w:rPr>
                </w:rPrChange>
              </w:rPr>
            </w:pPr>
            <w:ins w:id="14408" w:author="Vilson Lu" w:date="2014-08-22T08:39:00Z">
              <w:r w:rsidRPr="00372B98">
                <w:rPr>
                  <w:sz w:val="20"/>
                  <w:szCs w:val="20"/>
                  <w:rPrChange w:id="14409" w:author="Vilson Lu" w:date="2014-08-22T08:39:00Z">
                    <w:rPr>
                      <w:b/>
                      <w:i/>
                      <w:sz w:val="22"/>
                      <w:szCs w:val="22"/>
                    </w:rPr>
                  </w:rPrChange>
                </w:rPr>
                <w:t>&lt;ObjectPropertyRange&gt;</w:t>
              </w:r>
            </w:ins>
          </w:p>
          <w:p w:rsidR="00F27329" w:rsidRPr="00F27329" w:rsidRDefault="00372B98">
            <w:pPr>
              <w:rPr>
                <w:ins w:id="14410" w:author="Vilson Lu" w:date="2014-08-22T08:39:00Z"/>
                <w:sz w:val="20"/>
                <w:szCs w:val="20"/>
                <w:rPrChange w:id="14411" w:author="Vilson Lu" w:date="2014-08-22T08:39:00Z">
                  <w:rPr>
                    <w:ins w:id="14412" w:author="Vilson Lu" w:date="2014-08-22T08:39:00Z"/>
                  </w:rPr>
                </w:rPrChange>
              </w:rPr>
            </w:pPr>
            <w:ins w:id="14413" w:author="Vilson Lu" w:date="2014-08-22T08:39:00Z">
              <w:r w:rsidRPr="00372B98">
                <w:rPr>
                  <w:sz w:val="20"/>
                  <w:szCs w:val="20"/>
                  <w:rPrChange w:id="14414" w:author="Vilson Lu" w:date="2014-08-22T08:39:00Z">
                    <w:rPr>
                      <w:b/>
                      <w:i/>
                      <w:sz w:val="22"/>
                      <w:szCs w:val="22"/>
                    </w:rPr>
                  </w:rPrChange>
                </w:rPr>
                <w:t>&lt;ObjectProperty IRI="#has"/&gt;</w:t>
              </w:r>
            </w:ins>
          </w:p>
          <w:p w:rsidR="00F27329" w:rsidRPr="00F27329" w:rsidRDefault="00372B98">
            <w:pPr>
              <w:rPr>
                <w:ins w:id="14415" w:author="Vilson Lu" w:date="2014-08-22T08:39:00Z"/>
                <w:sz w:val="20"/>
                <w:szCs w:val="20"/>
                <w:rPrChange w:id="14416" w:author="Vilson Lu" w:date="2014-08-22T08:39:00Z">
                  <w:rPr>
                    <w:ins w:id="14417" w:author="Vilson Lu" w:date="2014-08-22T08:39:00Z"/>
                  </w:rPr>
                </w:rPrChange>
              </w:rPr>
            </w:pPr>
            <w:ins w:id="14418" w:author="Vilson Lu" w:date="2014-08-22T08:39:00Z">
              <w:r w:rsidRPr="00372B98">
                <w:rPr>
                  <w:sz w:val="20"/>
                  <w:szCs w:val="20"/>
                  <w:rPrChange w:id="14419" w:author="Vilson Lu" w:date="2014-08-22T08:39:00Z">
                    <w:rPr>
                      <w:b/>
                      <w:i/>
                      <w:sz w:val="22"/>
                      <w:szCs w:val="22"/>
                    </w:rPr>
                  </w:rPrChange>
                </w:rPr>
                <w:t>&lt;Class IRI="#Victim"/&gt;</w:t>
              </w:r>
            </w:ins>
          </w:p>
          <w:p w:rsidR="00F27329" w:rsidRPr="00F27329" w:rsidRDefault="00372B98">
            <w:pPr>
              <w:rPr>
                <w:ins w:id="14420" w:author="Vilson Lu" w:date="2014-08-22T08:39:00Z"/>
                <w:sz w:val="20"/>
                <w:szCs w:val="20"/>
                <w:rPrChange w:id="14421" w:author="Vilson Lu" w:date="2014-08-22T08:39:00Z">
                  <w:rPr>
                    <w:ins w:id="14422" w:author="Vilson Lu" w:date="2014-08-22T08:39:00Z"/>
                  </w:rPr>
                </w:rPrChange>
              </w:rPr>
            </w:pPr>
            <w:ins w:id="14423" w:author="Vilson Lu" w:date="2014-08-22T08:39:00Z">
              <w:r w:rsidRPr="00372B98">
                <w:rPr>
                  <w:sz w:val="20"/>
                  <w:szCs w:val="20"/>
                  <w:rPrChange w:id="14424" w:author="Vilson Lu" w:date="2014-08-22T08:39:00Z">
                    <w:rPr>
                      <w:b/>
                      <w:i/>
                      <w:sz w:val="22"/>
                      <w:szCs w:val="22"/>
                    </w:rPr>
                  </w:rPrChange>
                </w:rPr>
                <w:t>&lt;/ObjectPropertyRange&gt;</w:t>
              </w:r>
            </w:ins>
          </w:p>
          <w:p w:rsidR="00F27329" w:rsidRPr="00F27329" w:rsidRDefault="00372B98">
            <w:pPr>
              <w:rPr>
                <w:ins w:id="14425" w:author="Vilson Lu" w:date="2014-08-22T08:39:00Z"/>
                <w:sz w:val="20"/>
                <w:szCs w:val="20"/>
                <w:rPrChange w:id="14426" w:author="Vilson Lu" w:date="2014-08-22T08:39:00Z">
                  <w:rPr>
                    <w:ins w:id="14427" w:author="Vilson Lu" w:date="2014-08-22T08:39:00Z"/>
                  </w:rPr>
                </w:rPrChange>
              </w:rPr>
            </w:pPr>
            <w:ins w:id="14428" w:author="Vilson Lu" w:date="2014-08-22T08:39:00Z">
              <w:r w:rsidRPr="00372B98">
                <w:rPr>
                  <w:sz w:val="20"/>
                  <w:szCs w:val="20"/>
                  <w:rPrChange w:id="14429" w:author="Vilson Lu" w:date="2014-08-22T08:39:00Z">
                    <w:rPr>
                      <w:b/>
                      <w:i/>
                      <w:sz w:val="22"/>
                      <w:szCs w:val="22"/>
                    </w:rPr>
                  </w:rPrChange>
                </w:rPr>
                <w:t>&lt;ObjectPropertyRange&gt;</w:t>
              </w:r>
            </w:ins>
          </w:p>
          <w:p w:rsidR="00F27329" w:rsidRPr="00F27329" w:rsidRDefault="00372B98">
            <w:pPr>
              <w:rPr>
                <w:ins w:id="14430" w:author="Vilson Lu" w:date="2014-08-22T08:39:00Z"/>
                <w:sz w:val="20"/>
                <w:szCs w:val="20"/>
                <w:rPrChange w:id="14431" w:author="Vilson Lu" w:date="2014-08-22T08:39:00Z">
                  <w:rPr>
                    <w:ins w:id="14432" w:author="Vilson Lu" w:date="2014-08-22T08:39:00Z"/>
                  </w:rPr>
                </w:rPrChange>
              </w:rPr>
            </w:pPr>
            <w:ins w:id="14433" w:author="Vilson Lu" w:date="2014-08-22T08:39:00Z">
              <w:r w:rsidRPr="00372B98">
                <w:rPr>
                  <w:sz w:val="20"/>
                  <w:szCs w:val="20"/>
                  <w:rPrChange w:id="14434" w:author="Vilson Lu" w:date="2014-08-22T08:39:00Z">
                    <w:rPr>
                      <w:b/>
                      <w:i/>
                      <w:sz w:val="22"/>
                      <w:szCs w:val="22"/>
                    </w:rPr>
                  </w:rPrChange>
                </w:rPr>
                <w:lastRenderedPageBreak/>
                <w:t>&lt;ObjectProperty IRI="#is_at"/&gt;</w:t>
              </w:r>
            </w:ins>
          </w:p>
          <w:p w:rsidR="00F27329" w:rsidRPr="00F27329" w:rsidRDefault="00372B98">
            <w:pPr>
              <w:rPr>
                <w:ins w:id="14435" w:author="Vilson Lu" w:date="2014-08-22T08:39:00Z"/>
                <w:sz w:val="20"/>
                <w:szCs w:val="20"/>
                <w:rPrChange w:id="14436" w:author="Vilson Lu" w:date="2014-08-22T08:39:00Z">
                  <w:rPr>
                    <w:ins w:id="14437" w:author="Vilson Lu" w:date="2014-08-22T08:39:00Z"/>
                  </w:rPr>
                </w:rPrChange>
              </w:rPr>
            </w:pPr>
            <w:ins w:id="14438" w:author="Vilson Lu" w:date="2014-08-22T08:39:00Z">
              <w:r w:rsidRPr="00372B98">
                <w:rPr>
                  <w:sz w:val="20"/>
                  <w:szCs w:val="20"/>
                  <w:rPrChange w:id="14439" w:author="Vilson Lu" w:date="2014-08-22T08:39:00Z">
                    <w:rPr>
                      <w:b/>
                      <w:i/>
                      <w:sz w:val="22"/>
                      <w:szCs w:val="22"/>
                    </w:rPr>
                  </w:rPrChange>
                </w:rPr>
                <w:t>&lt;Class IRI="#Location"/&gt;</w:t>
              </w:r>
            </w:ins>
          </w:p>
          <w:p w:rsidR="00F27329" w:rsidRPr="00F27329" w:rsidRDefault="00372B98">
            <w:pPr>
              <w:rPr>
                <w:ins w:id="14440" w:author="Vilson Lu" w:date="2014-08-22T08:39:00Z"/>
                <w:sz w:val="20"/>
                <w:szCs w:val="20"/>
                <w:rPrChange w:id="14441" w:author="Vilson Lu" w:date="2014-08-22T08:39:00Z">
                  <w:rPr>
                    <w:ins w:id="14442" w:author="Vilson Lu" w:date="2014-08-22T08:39:00Z"/>
                  </w:rPr>
                </w:rPrChange>
              </w:rPr>
            </w:pPr>
            <w:ins w:id="14443" w:author="Vilson Lu" w:date="2014-08-22T08:39:00Z">
              <w:r w:rsidRPr="00372B98">
                <w:rPr>
                  <w:sz w:val="20"/>
                  <w:szCs w:val="20"/>
                  <w:rPrChange w:id="14444" w:author="Vilson Lu" w:date="2014-08-22T08:39:00Z">
                    <w:rPr>
                      <w:b/>
                      <w:i/>
                      <w:sz w:val="22"/>
                      <w:szCs w:val="22"/>
                    </w:rPr>
                  </w:rPrChange>
                </w:rPr>
                <w:t>&lt;/ObjectPropertyRange&gt;</w:t>
              </w:r>
            </w:ins>
          </w:p>
          <w:p w:rsidR="00F27329" w:rsidRPr="00F27329" w:rsidRDefault="00372B98">
            <w:pPr>
              <w:rPr>
                <w:ins w:id="14445" w:author="Vilson Lu" w:date="2014-08-22T08:39:00Z"/>
                <w:sz w:val="20"/>
                <w:szCs w:val="20"/>
                <w:rPrChange w:id="14446" w:author="Vilson Lu" w:date="2014-08-22T08:39:00Z">
                  <w:rPr>
                    <w:ins w:id="14447" w:author="Vilson Lu" w:date="2014-08-22T08:39:00Z"/>
                  </w:rPr>
                </w:rPrChange>
              </w:rPr>
            </w:pPr>
            <w:ins w:id="14448" w:author="Vilson Lu" w:date="2014-08-22T08:39:00Z">
              <w:r w:rsidRPr="00372B98">
                <w:rPr>
                  <w:sz w:val="20"/>
                  <w:szCs w:val="20"/>
                  <w:rPrChange w:id="14449" w:author="Vilson Lu" w:date="2014-08-22T08:39:00Z">
                    <w:rPr>
                      <w:b/>
                      <w:i/>
                      <w:sz w:val="22"/>
                      <w:szCs w:val="22"/>
                    </w:rPr>
                  </w:rPrChange>
                </w:rPr>
                <w:t>&lt;ObjectPropertyRange&gt;</w:t>
              </w:r>
            </w:ins>
          </w:p>
          <w:p w:rsidR="00F27329" w:rsidRPr="00F27329" w:rsidRDefault="00372B98">
            <w:pPr>
              <w:rPr>
                <w:ins w:id="14450" w:author="Vilson Lu" w:date="2014-08-22T08:39:00Z"/>
                <w:sz w:val="20"/>
                <w:szCs w:val="20"/>
                <w:rPrChange w:id="14451" w:author="Vilson Lu" w:date="2014-08-22T08:39:00Z">
                  <w:rPr>
                    <w:ins w:id="14452" w:author="Vilson Lu" w:date="2014-08-22T08:39:00Z"/>
                  </w:rPr>
                </w:rPrChange>
              </w:rPr>
            </w:pPr>
            <w:ins w:id="14453" w:author="Vilson Lu" w:date="2014-08-22T08:39:00Z">
              <w:r w:rsidRPr="00372B98">
                <w:rPr>
                  <w:sz w:val="20"/>
                  <w:szCs w:val="20"/>
                  <w:rPrChange w:id="14454" w:author="Vilson Lu" w:date="2014-08-22T08:39:00Z">
                    <w:rPr>
                      <w:b/>
                      <w:i/>
                      <w:sz w:val="22"/>
                      <w:szCs w:val="22"/>
                    </w:rPr>
                  </w:rPrChange>
                </w:rPr>
                <w:t>&lt;ObjectProperty IRI="#need"/&gt;</w:t>
              </w:r>
            </w:ins>
          </w:p>
          <w:p w:rsidR="00F27329" w:rsidRPr="00F27329" w:rsidRDefault="00372B98">
            <w:pPr>
              <w:rPr>
                <w:ins w:id="14455" w:author="Vilson Lu" w:date="2014-08-22T08:39:00Z"/>
                <w:sz w:val="20"/>
                <w:szCs w:val="20"/>
                <w:rPrChange w:id="14456" w:author="Vilson Lu" w:date="2014-08-22T08:39:00Z">
                  <w:rPr>
                    <w:ins w:id="14457" w:author="Vilson Lu" w:date="2014-08-22T08:39:00Z"/>
                  </w:rPr>
                </w:rPrChange>
              </w:rPr>
            </w:pPr>
            <w:ins w:id="14458" w:author="Vilson Lu" w:date="2014-08-22T08:39:00Z">
              <w:r w:rsidRPr="00372B98">
                <w:rPr>
                  <w:sz w:val="20"/>
                  <w:szCs w:val="20"/>
                  <w:rPrChange w:id="14459" w:author="Vilson Lu" w:date="2014-08-22T08:39:00Z">
                    <w:rPr>
                      <w:b/>
                      <w:i/>
                      <w:sz w:val="22"/>
                      <w:szCs w:val="22"/>
                    </w:rPr>
                  </w:rPrChange>
                </w:rPr>
                <w:t>&lt;Class IRI="#Clothes"/&gt;</w:t>
              </w:r>
            </w:ins>
          </w:p>
          <w:p w:rsidR="00F27329" w:rsidRPr="00F27329" w:rsidRDefault="00372B98">
            <w:pPr>
              <w:rPr>
                <w:ins w:id="14460" w:author="Vilson Lu" w:date="2014-08-22T08:39:00Z"/>
                <w:sz w:val="20"/>
                <w:szCs w:val="20"/>
                <w:rPrChange w:id="14461" w:author="Vilson Lu" w:date="2014-08-22T08:39:00Z">
                  <w:rPr>
                    <w:ins w:id="14462" w:author="Vilson Lu" w:date="2014-08-22T08:39:00Z"/>
                  </w:rPr>
                </w:rPrChange>
              </w:rPr>
            </w:pPr>
            <w:ins w:id="14463" w:author="Vilson Lu" w:date="2014-08-22T08:39:00Z">
              <w:r w:rsidRPr="00372B98">
                <w:rPr>
                  <w:sz w:val="20"/>
                  <w:szCs w:val="20"/>
                  <w:rPrChange w:id="14464" w:author="Vilson Lu" w:date="2014-08-22T08:39:00Z">
                    <w:rPr>
                      <w:b/>
                      <w:i/>
                      <w:sz w:val="22"/>
                      <w:szCs w:val="22"/>
                    </w:rPr>
                  </w:rPrChange>
                </w:rPr>
                <w:t>&lt;/ObjectPropertyRange&gt;</w:t>
              </w:r>
            </w:ins>
          </w:p>
          <w:p w:rsidR="00F27329" w:rsidRPr="00F27329" w:rsidRDefault="00372B98">
            <w:pPr>
              <w:rPr>
                <w:ins w:id="14465" w:author="Vilson Lu" w:date="2014-08-22T08:39:00Z"/>
                <w:sz w:val="20"/>
                <w:szCs w:val="20"/>
                <w:rPrChange w:id="14466" w:author="Vilson Lu" w:date="2014-08-22T08:39:00Z">
                  <w:rPr>
                    <w:ins w:id="14467" w:author="Vilson Lu" w:date="2014-08-22T08:39:00Z"/>
                  </w:rPr>
                </w:rPrChange>
              </w:rPr>
            </w:pPr>
            <w:ins w:id="14468" w:author="Vilson Lu" w:date="2014-08-22T08:39:00Z">
              <w:r w:rsidRPr="00372B98">
                <w:rPr>
                  <w:sz w:val="20"/>
                  <w:szCs w:val="20"/>
                  <w:rPrChange w:id="14469" w:author="Vilson Lu" w:date="2014-08-22T08:39:00Z">
                    <w:rPr>
                      <w:b/>
                      <w:i/>
                      <w:sz w:val="22"/>
                      <w:szCs w:val="22"/>
                    </w:rPr>
                  </w:rPrChange>
                </w:rPr>
                <w:t>&lt;ObjectPropertyRange&gt;</w:t>
              </w:r>
            </w:ins>
          </w:p>
          <w:p w:rsidR="00F27329" w:rsidRPr="00F27329" w:rsidRDefault="00372B98">
            <w:pPr>
              <w:rPr>
                <w:ins w:id="14470" w:author="Vilson Lu" w:date="2014-08-22T08:39:00Z"/>
                <w:sz w:val="20"/>
                <w:szCs w:val="20"/>
                <w:rPrChange w:id="14471" w:author="Vilson Lu" w:date="2014-08-22T08:39:00Z">
                  <w:rPr>
                    <w:ins w:id="14472" w:author="Vilson Lu" w:date="2014-08-22T08:39:00Z"/>
                  </w:rPr>
                </w:rPrChange>
              </w:rPr>
            </w:pPr>
            <w:ins w:id="14473" w:author="Vilson Lu" w:date="2014-08-22T08:39:00Z">
              <w:r w:rsidRPr="00372B98">
                <w:rPr>
                  <w:sz w:val="20"/>
                  <w:szCs w:val="20"/>
                  <w:rPrChange w:id="14474" w:author="Vilson Lu" w:date="2014-08-22T08:39:00Z">
                    <w:rPr>
                      <w:b/>
                      <w:i/>
                      <w:sz w:val="22"/>
                      <w:szCs w:val="22"/>
                    </w:rPr>
                  </w:rPrChange>
                </w:rPr>
                <w:t>&lt;ObjectProperty IRI="#need"/&gt;</w:t>
              </w:r>
            </w:ins>
          </w:p>
          <w:p w:rsidR="00F27329" w:rsidRPr="00F27329" w:rsidRDefault="00372B98">
            <w:pPr>
              <w:rPr>
                <w:ins w:id="14475" w:author="Vilson Lu" w:date="2014-08-22T08:39:00Z"/>
                <w:sz w:val="20"/>
                <w:szCs w:val="20"/>
                <w:rPrChange w:id="14476" w:author="Vilson Lu" w:date="2014-08-22T08:39:00Z">
                  <w:rPr>
                    <w:ins w:id="14477" w:author="Vilson Lu" w:date="2014-08-22T08:39:00Z"/>
                  </w:rPr>
                </w:rPrChange>
              </w:rPr>
            </w:pPr>
            <w:ins w:id="14478" w:author="Vilson Lu" w:date="2014-08-22T08:39:00Z">
              <w:r w:rsidRPr="00372B98">
                <w:rPr>
                  <w:sz w:val="20"/>
                  <w:szCs w:val="20"/>
                  <w:rPrChange w:id="14479" w:author="Vilson Lu" w:date="2014-08-22T08:39:00Z">
                    <w:rPr>
                      <w:b/>
                      <w:i/>
                      <w:sz w:val="22"/>
                      <w:szCs w:val="22"/>
                    </w:rPr>
                  </w:rPrChange>
                </w:rPr>
                <w:t>&lt;Class IRI="#Electricity"/&gt;</w:t>
              </w:r>
            </w:ins>
          </w:p>
          <w:p w:rsidR="00F27329" w:rsidRPr="00F27329" w:rsidRDefault="00372B98">
            <w:pPr>
              <w:rPr>
                <w:ins w:id="14480" w:author="Vilson Lu" w:date="2014-08-22T08:39:00Z"/>
                <w:sz w:val="20"/>
                <w:szCs w:val="20"/>
                <w:rPrChange w:id="14481" w:author="Vilson Lu" w:date="2014-08-22T08:39:00Z">
                  <w:rPr>
                    <w:ins w:id="14482" w:author="Vilson Lu" w:date="2014-08-22T08:39:00Z"/>
                  </w:rPr>
                </w:rPrChange>
              </w:rPr>
            </w:pPr>
            <w:ins w:id="14483" w:author="Vilson Lu" w:date="2014-08-22T08:39:00Z">
              <w:r w:rsidRPr="00372B98">
                <w:rPr>
                  <w:sz w:val="20"/>
                  <w:szCs w:val="20"/>
                  <w:rPrChange w:id="14484" w:author="Vilson Lu" w:date="2014-08-22T08:39:00Z">
                    <w:rPr>
                      <w:b/>
                      <w:i/>
                      <w:sz w:val="22"/>
                      <w:szCs w:val="22"/>
                    </w:rPr>
                  </w:rPrChange>
                </w:rPr>
                <w:t>&lt;/ObjectPropertyRange&gt;</w:t>
              </w:r>
            </w:ins>
          </w:p>
          <w:p w:rsidR="00F27329" w:rsidRPr="00F27329" w:rsidRDefault="00372B98">
            <w:pPr>
              <w:rPr>
                <w:ins w:id="14485" w:author="Vilson Lu" w:date="2014-08-22T08:39:00Z"/>
                <w:sz w:val="20"/>
                <w:szCs w:val="20"/>
                <w:rPrChange w:id="14486" w:author="Vilson Lu" w:date="2014-08-22T08:39:00Z">
                  <w:rPr>
                    <w:ins w:id="14487" w:author="Vilson Lu" w:date="2014-08-22T08:39:00Z"/>
                  </w:rPr>
                </w:rPrChange>
              </w:rPr>
            </w:pPr>
            <w:ins w:id="14488" w:author="Vilson Lu" w:date="2014-08-22T08:39:00Z">
              <w:r w:rsidRPr="00372B98">
                <w:rPr>
                  <w:sz w:val="20"/>
                  <w:szCs w:val="20"/>
                  <w:rPrChange w:id="14489" w:author="Vilson Lu" w:date="2014-08-22T08:39:00Z">
                    <w:rPr>
                      <w:b/>
                      <w:i/>
                      <w:sz w:val="22"/>
                      <w:szCs w:val="22"/>
                    </w:rPr>
                  </w:rPrChange>
                </w:rPr>
                <w:t>&lt;ObjectPropertyRange&gt;</w:t>
              </w:r>
            </w:ins>
          </w:p>
          <w:p w:rsidR="00F27329" w:rsidRPr="00F27329" w:rsidRDefault="00372B98">
            <w:pPr>
              <w:rPr>
                <w:ins w:id="14490" w:author="Vilson Lu" w:date="2014-08-22T08:39:00Z"/>
                <w:sz w:val="20"/>
                <w:szCs w:val="20"/>
                <w:rPrChange w:id="14491" w:author="Vilson Lu" w:date="2014-08-22T08:39:00Z">
                  <w:rPr>
                    <w:ins w:id="14492" w:author="Vilson Lu" w:date="2014-08-22T08:39:00Z"/>
                  </w:rPr>
                </w:rPrChange>
              </w:rPr>
            </w:pPr>
            <w:ins w:id="14493" w:author="Vilson Lu" w:date="2014-08-22T08:39:00Z">
              <w:r w:rsidRPr="00372B98">
                <w:rPr>
                  <w:sz w:val="20"/>
                  <w:szCs w:val="20"/>
                  <w:rPrChange w:id="14494" w:author="Vilson Lu" w:date="2014-08-22T08:39:00Z">
                    <w:rPr>
                      <w:b/>
                      <w:i/>
                      <w:sz w:val="22"/>
                      <w:szCs w:val="22"/>
                    </w:rPr>
                  </w:rPrChange>
                </w:rPr>
                <w:t>&lt;ObjectProperty IRI="#need"/&gt;</w:t>
              </w:r>
            </w:ins>
          </w:p>
          <w:p w:rsidR="00F27329" w:rsidRPr="00F27329" w:rsidRDefault="00372B98">
            <w:pPr>
              <w:rPr>
                <w:ins w:id="14495" w:author="Vilson Lu" w:date="2014-08-22T08:39:00Z"/>
                <w:sz w:val="20"/>
                <w:szCs w:val="20"/>
                <w:rPrChange w:id="14496" w:author="Vilson Lu" w:date="2014-08-22T08:39:00Z">
                  <w:rPr>
                    <w:ins w:id="14497" w:author="Vilson Lu" w:date="2014-08-22T08:39:00Z"/>
                  </w:rPr>
                </w:rPrChange>
              </w:rPr>
            </w:pPr>
            <w:ins w:id="14498" w:author="Vilson Lu" w:date="2014-08-22T08:39:00Z">
              <w:r w:rsidRPr="00372B98">
                <w:rPr>
                  <w:sz w:val="20"/>
                  <w:szCs w:val="20"/>
                  <w:rPrChange w:id="14499" w:author="Vilson Lu" w:date="2014-08-22T08:39:00Z">
                    <w:rPr>
                      <w:b/>
                      <w:i/>
                      <w:sz w:val="22"/>
                      <w:szCs w:val="22"/>
                    </w:rPr>
                  </w:rPrChange>
                </w:rPr>
                <w:t>&lt;Class IRI="#Food"/&gt;</w:t>
              </w:r>
            </w:ins>
          </w:p>
          <w:p w:rsidR="00F27329" w:rsidRPr="00F27329" w:rsidRDefault="00372B98">
            <w:pPr>
              <w:rPr>
                <w:ins w:id="14500" w:author="Vilson Lu" w:date="2014-08-22T08:39:00Z"/>
                <w:sz w:val="20"/>
                <w:szCs w:val="20"/>
                <w:rPrChange w:id="14501" w:author="Vilson Lu" w:date="2014-08-22T08:39:00Z">
                  <w:rPr>
                    <w:ins w:id="14502" w:author="Vilson Lu" w:date="2014-08-22T08:39:00Z"/>
                  </w:rPr>
                </w:rPrChange>
              </w:rPr>
            </w:pPr>
            <w:ins w:id="14503" w:author="Vilson Lu" w:date="2014-08-22T08:39:00Z">
              <w:r w:rsidRPr="00372B98">
                <w:rPr>
                  <w:sz w:val="20"/>
                  <w:szCs w:val="20"/>
                  <w:rPrChange w:id="14504" w:author="Vilson Lu" w:date="2014-08-22T08:39:00Z">
                    <w:rPr>
                      <w:b/>
                      <w:i/>
                      <w:sz w:val="22"/>
                      <w:szCs w:val="22"/>
                    </w:rPr>
                  </w:rPrChange>
                </w:rPr>
                <w:t>&lt;/ObjectPropertyRange&gt;</w:t>
              </w:r>
            </w:ins>
          </w:p>
          <w:p w:rsidR="00F27329" w:rsidRPr="00F27329" w:rsidRDefault="00372B98">
            <w:pPr>
              <w:rPr>
                <w:ins w:id="14505" w:author="Vilson Lu" w:date="2014-08-22T08:39:00Z"/>
                <w:sz w:val="20"/>
                <w:szCs w:val="20"/>
                <w:rPrChange w:id="14506" w:author="Vilson Lu" w:date="2014-08-22T08:39:00Z">
                  <w:rPr>
                    <w:ins w:id="14507" w:author="Vilson Lu" w:date="2014-08-22T08:39:00Z"/>
                  </w:rPr>
                </w:rPrChange>
              </w:rPr>
            </w:pPr>
            <w:ins w:id="14508" w:author="Vilson Lu" w:date="2014-08-22T08:39:00Z">
              <w:r w:rsidRPr="00372B98">
                <w:rPr>
                  <w:sz w:val="20"/>
                  <w:szCs w:val="20"/>
                  <w:rPrChange w:id="14509" w:author="Vilson Lu" w:date="2014-08-22T08:39:00Z">
                    <w:rPr>
                      <w:b/>
                      <w:i/>
                      <w:sz w:val="22"/>
                      <w:szCs w:val="22"/>
                    </w:rPr>
                  </w:rPrChange>
                </w:rPr>
                <w:t>&lt;ObjectPropertyRange&gt;</w:t>
              </w:r>
            </w:ins>
          </w:p>
          <w:p w:rsidR="00F27329" w:rsidRPr="00F27329" w:rsidRDefault="00372B98">
            <w:pPr>
              <w:rPr>
                <w:ins w:id="14510" w:author="Vilson Lu" w:date="2014-08-22T08:39:00Z"/>
                <w:sz w:val="20"/>
                <w:szCs w:val="20"/>
                <w:rPrChange w:id="14511" w:author="Vilson Lu" w:date="2014-08-22T08:39:00Z">
                  <w:rPr>
                    <w:ins w:id="14512" w:author="Vilson Lu" w:date="2014-08-22T08:39:00Z"/>
                  </w:rPr>
                </w:rPrChange>
              </w:rPr>
            </w:pPr>
            <w:ins w:id="14513" w:author="Vilson Lu" w:date="2014-08-22T08:39:00Z">
              <w:r w:rsidRPr="00372B98">
                <w:rPr>
                  <w:sz w:val="20"/>
                  <w:szCs w:val="20"/>
                  <w:rPrChange w:id="14514" w:author="Vilson Lu" w:date="2014-08-22T08:39:00Z">
                    <w:rPr>
                      <w:b/>
                      <w:i/>
                      <w:sz w:val="22"/>
                      <w:szCs w:val="22"/>
                    </w:rPr>
                  </w:rPrChange>
                </w:rPr>
                <w:t>&lt;ObjectProperty IRI="#need"/&gt;</w:t>
              </w:r>
            </w:ins>
          </w:p>
          <w:p w:rsidR="00F27329" w:rsidRPr="00F27329" w:rsidRDefault="00372B98">
            <w:pPr>
              <w:rPr>
                <w:ins w:id="14515" w:author="Vilson Lu" w:date="2014-08-22T08:39:00Z"/>
                <w:sz w:val="20"/>
                <w:szCs w:val="20"/>
                <w:rPrChange w:id="14516" w:author="Vilson Lu" w:date="2014-08-22T08:39:00Z">
                  <w:rPr>
                    <w:ins w:id="14517" w:author="Vilson Lu" w:date="2014-08-22T08:39:00Z"/>
                  </w:rPr>
                </w:rPrChange>
              </w:rPr>
            </w:pPr>
            <w:ins w:id="14518" w:author="Vilson Lu" w:date="2014-08-22T08:39:00Z">
              <w:r w:rsidRPr="00372B98">
                <w:rPr>
                  <w:sz w:val="20"/>
                  <w:szCs w:val="20"/>
                  <w:rPrChange w:id="14519" w:author="Vilson Lu" w:date="2014-08-22T08:39:00Z">
                    <w:rPr>
                      <w:b/>
                      <w:i/>
                      <w:sz w:val="22"/>
                      <w:szCs w:val="22"/>
                    </w:rPr>
                  </w:rPrChange>
                </w:rPr>
                <w:t>&lt;Class IRI="#Money"/&gt;</w:t>
              </w:r>
            </w:ins>
          </w:p>
          <w:p w:rsidR="00F27329" w:rsidRPr="00F27329" w:rsidRDefault="00372B98">
            <w:pPr>
              <w:rPr>
                <w:ins w:id="14520" w:author="Vilson Lu" w:date="2014-08-22T08:39:00Z"/>
                <w:sz w:val="20"/>
                <w:szCs w:val="20"/>
                <w:rPrChange w:id="14521" w:author="Vilson Lu" w:date="2014-08-22T08:39:00Z">
                  <w:rPr>
                    <w:ins w:id="14522" w:author="Vilson Lu" w:date="2014-08-22T08:39:00Z"/>
                  </w:rPr>
                </w:rPrChange>
              </w:rPr>
            </w:pPr>
            <w:ins w:id="14523" w:author="Vilson Lu" w:date="2014-08-22T08:39:00Z">
              <w:r w:rsidRPr="00372B98">
                <w:rPr>
                  <w:sz w:val="20"/>
                  <w:szCs w:val="20"/>
                  <w:rPrChange w:id="14524" w:author="Vilson Lu" w:date="2014-08-22T08:39:00Z">
                    <w:rPr>
                      <w:b/>
                      <w:i/>
                      <w:sz w:val="22"/>
                      <w:szCs w:val="22"/>
                    </w:rPr>
                  </w:rPrChange>
                </w:rPr>
                <w:t>&lt;/ObjectPropertyRange&gt;</w:t>
              </w:r>
            </w:ins>
          </w:p>
          <w:p w:rsidR="00F27329" w:rsidRPr="00F27329" w:rsidRDefault="00372B98">
            <w:pPr>
              <w:rPr>
                <w:ins w:id="14525" w:author="Vilson Lu" w:date="2014-08-22T08:39:00Z"/>
                <w:sz w:val="20"/>
                <w:szCs w:val="20"/>
                <w:rPrChange w:id="14526" w:author="Vilson Lu" w:date="2014-08-22T08:39:00Z">
                  <w:rPr>
                    <w:ins w:id="14527" w:author="Vilson Lu" w:date="2014-08-22T08:39:00Z"/>
                  </w:rPr>
                </w:rPrChange>
              </w:rPr>
            </w:pPr>
            <w:ins w:id="14528" w:author="Vilson Lu" w:date="2014-08-22T08:39:00Z">
              <w:r w:rsidRPr="00372B98">
                <w:rPr>
                  <w:sz w:val="20"/>
                  <w:szCs w:val="20"/>
                  <w:rPrChange w:id="14529" w:author="Vilson Lu" w:date="2014-08-22T08:39:00Z">
                    <w:rPr>
                      <w:b/>
                      <w:i/>
                      <w:sz w:val="22"/>
                      <w:szCs w:val="22"/>
                    </w:rPr>
                  </w:rPrChange>
                </w:rPr>
                <w:t>&lt;ObjectPropertyRange&gt;</w:t>
              </w:r>
            </w:ins>
          </w:p>
          <w:p w:rsidR="00F27329" w:rsidRPr="00F27329" w:rsidRDefault="00372B98">
            <w:pPr>
              <w:rPr>
                <w:ins w:id="14530" w:author="Vilson Lu" w:date="2014-08-22T08:39:00Z"/>
                <w:sz w:val="20"/>
                <w:szCs w:val="20"/>
                <w:rPrChange w:id="14531" w:author="Vilson Lu" w:date="2014-08-22T08:39:00Z">
                  <w:rPr>
                    <w:ins w:id="14532" w:author="Vilson Lu" w:date="2014-08-22T08:39:00Z"/>
                  </w:rPr>
                </w:rPrChange>
              </w:rPr>
            </w:pPr>
            <w:ins w:id="14533" w:author="Vilson Lu" w:date="2014-08-22T08:39:00Z">
              <w:r w:rsidRPr="00372B98">
                <w:rPr>
                  <w:sz w:val="20"/>
                  <w:szCs w:val="20"/>
                  <w:rPrChange w:id="14534" w:author="Vilson Lu" w:date="2014-08-22T08:39:00Z">
                    <w:rPr>
                      <w:b/>
                      <w:i/>
                      <w:sz w:val="22"/>
                      <w:szCs w:val="22"/>
                    </w:rPr>
                  </w:rPrChange>
                </w:rPr>
                <w:t>&lt;ObjectProperty IRI="#need"/&gt;</w:t>
              </w:r>
            </w:ins>
          </w:p>
          <w:p w:rsidR="00F27329" w:rsidRPr="00F27329" w:rsidRDefault="00372B98">
            <w:pPr>
              <w:rPr>
                <w:ins w:id="14535" w:author="Vilson Lu" w:date="2014-08-22T08:39:00Z"/>
                <w:sz w:val="20"/>
                <w:szCs w:val="20"/>
                <w:rPrChange w:id="14536" w:author="Vilson Lu" w:date="2014-08-22T08:39:00Z">
                  <w:rPr>
                    <w:ins w:id="14537" w:author="Vilson Lu" w:date="2014-08-22T08:39:00Z"/>
                  </w:rPr>
                </w:rPrChange>
              </w:rPr>
            </w:pPr>
            <w:ins w:id="14538" w:author="Vilson Lu" w:date="2014-08-22T08:39:00Z">
              <w:r w:rsidRPr="00372B98">
                <w:rPr>
                  <w:sz w:val="20"/>
                  <w:szCs w:val="20"/>
                  <w:rPrChange w:id="14539" w:author="Vilson Lu" w:date="2014-08-22T08:39:00Z">
                    <w:rPr>
                      <w:b/>
                      <w:i/>
                      <w:sz w:val="22"/>
                      <w:szCs w:val="22"/>
                    </w:rPr>
                  </w:rPrChange>
                </w:rPr>
                <w:t>&lt;Class IRI="#Rescue"/&gt;</w:t>
              </w:r>
            </w:ins>
          </w:p>
          <w:p w:rsidR="00F27329" w:rsidRPr="00F27329" w:rsidRDefault="00372B98">
            <w:pPr>
              <w:rPr>
                <w:ins w:id="14540" w:author="Vilson Lu" w:date="2014-08-22T08:39:00Z"/>
                <w:sz w:val="20"/>
                <w:szCs w:val="20"/>
                <w:rPrChange w:id="14541" w:author="Vilson Lu" w:date="2014-08-22T08:39:00Z">
                  <w:rPr>
                    <w:ins w:id="14542" w:author="Vilson Lu" w:date="2014-08-22T08:39:00Z"/>
                  </w:rPr>
                </w:rPrChange>
              </w:rPr>
            </w:pPr>
            <w:ins w:id="14543" w:author="Vilson Lu" w:date="2014-08-22T08:39:00Z">
              <w:r w:rsidRPr="00372B98">
                <w:rPr>
                  <w:sz w:val="20"/>
                  <w:szCs w:val="20"/>
                  <w:rPrChange w:id="14544" w:author="Vilson Lu" w:date="2014-08-22T08:39:00Z">
                    <w:rPr>
                      <w:b/>
                      <w:i/>
                      <w:sz w:val="22"/>
                      <w:szCs w:val="22"/>
                    </w:rPr>
                  </w:rPrChange>
                </w:rPr>
                <w:t>&lt;/ObjectPropertyRange&gt;</w:t>
              </w:r>
            </w:ins>
          </w:p>
          <w:p w:rsidR="00F27329" w:rsidRPr="00F27329" w:rsidRDefault="00372B98">
            <w:pPr>
              <w:rPr>
                <w:ins w:id="14545" w:author="Vilson Lu" w:date="2014-08-22T08:39:00Z"/>
                <w:sz w:val="20"/>
                <w:szCs w:val="20"/>
                <w:rPrChange w:id="14546" w:author="Vilson Lu" w:date="2014-08-22T08:39:00Z">
                  <w:rPr>
                    <w:ins w:id="14547" w:author="Vilson Lu" w:date="2014-08-22T08:39:00Z"/>
                  </w:rPr>
                </w:rPrChange>
              </w:rPr>
            </w:pPr>
            <w:ins w:id="14548" w:author="Vilson Lu" w:date="2014-08-22T08:39:00Z">
              <w:r w:rsidRPr="00372B98">
                <w:rPr>
                  <w:sz w:val="20"/>
                  <w:szCs w:val="20"/>
                  <w:rPrChange w:id="14549" w:author="Vilson Lu" w:date="2014-08-22T08:39:00Z">
                    <w:rPr>
                      <w:b/>
                      <w:i/>
                      <w:sz w:val="22"/>
                      <w:szCs w:val="22"/>
                    </w:rPr>
                  </w:rPrChange>
                </w:rPr>
                <w:t>&lt;ObjectPropertyRange&gt;</w:t>
              </w:r>
            </w:ins>
          </w:p>
          <w:p w:rsidR="00F27329" w:rsidRPr="00F27329" w:rsidRDefault="00372B98">
            <w:pPr>
              <w:rPr>
                <w:ins w:id="14550" w:author="Vilson Lu" w:date="2014-08-22T08:39:00Z"/>
                <w:sz w:val="20"/>
                <w:szCs w:val="20"/>
                <w:rPrChange w:id="14551" w:author="Vilson Lu" w:date="2014-08-22T08:39:00Z">
                  <w:rPr>
                    <w:ins w:id="14552" w:author="Vilson Lu" w:date="2014-08-22T08:39:00Z"/>
                  </w:rPr>
                </w:rPrChange>
              </w:rPr>
            </w:pPr>
            <w:ins w:id="14553" w:author="Vilson Lu" w:date="2014-08-22T08:39:00Z">
              <w:r w:rsidRPr="00372B98">
                <w:rPr>
                  <w:sz w:val="20"/>
                  <w:szCs w:val="20"/>
                  <w:rPrChange w:id="14554" w:author="Vilson Lu" w:date="2014-08-22T08:39:00Z">
                    <w:rPr>
                      <w:b/>
                      <w:i/>
                      <w:sz w:val="22"/>
                      <w:szCs w:val="22"/>
                    </w:rPr>
                  </w:rPrChange>
                </w:rPr>
                <w:t>&lt;ObjectProperty IRI="#need"/&gt;</w:t>
              </w:r>
            </w:ins>
          </w:p>
          <w:p w:rsidR="00F27329" w:rsidRPr="00F27329" w:rsidRDefault="00372B98">
            <w:pPr>
              <w:rPr>
                <w:ins w:id="14555" w:author="Vilson Lu" w:date="2014-08-22T08:39:00Z"/>
                <w:sz w:val="20"/>
                <w:szCs w:val="20"/>
                <w:rPrChange w:id="14556" w:author="Vilson Lu" w:date="2014-08-22T08:39:00Z">
                  <w:rPr>
                    <w:ins w:id="14557" w:author="Vilson Lu" w:date="2014-08-22T08:39:00Z"/>
                  </w:rPr>
                </w:rPrChange>
              </w:rPr>
            </w:pPr>
            <w:ins w:id="14558" w:author="Vilson Lu" w:date="2014-08-22T08:39:00Z">
              <w:r w:rsidRPr="00372B98">
                <w:rPr>
                  <w:sz w:val="20"/>
                  <w:szCs w:val="20"/>
                  <w:rPrChange w:id="14559" w:author="Vilson Lu" w:date="2014-08-22T08:39:00Z">
                    <w:rPr>
                      <w:b/>
                      <w:i/>
                      <w:sz w:val="22"/>
                      <w:szCs w:val="22"/>
                    </w:rPr>
                  </w:rPrChange>
                </w:rPr>
                <w:t>&lt;Class IRI="#Shelter"/&gt;</w:t>
              </w:r>
            </w:ins>
          </w:p>
          <w:p w:rsidR="00F27329" w:rsidRPr="00F27329" w:rsidRDefault="00372B98">
            <w:pPr>
              <w:rPr>
                <w:ins w:id="14560" w:author="Vilson Lu" w:date="2014-08-22T08:39:00Z"/>
                <w:sz w:val="20"/>
                <w:szCs w:val="20"/>
                <w:rPrChange w:id="14561" w:author="Vilson Lu" w:date="2014-08-22T08:39:00Z">
                  <w:rPr>
                    <w:ins w:id="14562" w:author="Vilson Lu" w:date="2014-08-22T08:39:00Z"/>
                  </w:rPr>
                </w:rPrChange>
              </w:rPr>
            </w:pPr>
            <w:ins w:id="14563" w:author="Vilson Lu" w:date="2014-08-22T08:39:00Z">
              <w:r w:rsidRPr="00372B98">
                <w:rPr>
                  <w:sz w:val="20"/>
                  <w:szCs w:val="20"/>
                  <w:rPrChange w:id="14564" w:author="Vilson Lu" w:date="2014-08-22T08:39:00Z">
                    <w:rPr>
                      <w:b/>
                      <w:i/>
                      <w:sz w:val="22"/>
                      <w:szCs w:val="22"/>
                    </w:rPr>
                  </w:rPrChange>
                </w:rPr>
                <w:t>&lt;/ObjectPropertyRange&gt;</w:t>
              </w:r>
            </w:ins>
          </w:p>
          <w:p w:rsidR="00F27329" w:rsidRPr="00F27329" w:rsidRDefault="00372B98">
            <w:pPr>
              <w:rPr>
                <w:ins w:id="14565" w:author="Vilson Lu" w:date="2014-08-22T08:39:00Z"/>
                <w:sz w:val="20"/>
                <w:szCs w:val="20"/>
                <w:rPrChange w:id="14566" w:author="Vilson Lu" w:date="2014-08-22T08:39:00Z">
                  <w:rPr>
                    <w:ins w:id="14567" w:author="Vilson Lu" w:date="2014-08-22T08:39:00Z"/>
                  </w:rPr>
                </w:rPrChange>
              </w:rPr>
            </w:pPr>
            <w:ins w:id="14568" w:author="Vilson Lu" w:date="2014-08-22T08:39:00Z">
              <w:r w:rsidRPr="00372B98">
                <w:rPr>
                  <w:sz w:val="20"/>
                  <w:szCs w:val="20"/>
                  <w:rPrChange w:id="14569" w:author="Vilson Lu" w:date="2014-08-22T08:39:00Z">
                    <w:rPr>
                      <w:b/>
                      <w:i/>
                      <w:sz w:val="22"/>
                      <w:szCs w:val="22"/>
                    </w:rPr>
                  </w:rPrChange>
                </w:rPr>
                <w:t>&lt;ObjectPropertyRange&gt;</w:t>
              </w:r>
            </w:ins>
          </w:p>
          <w:p w:rsidR="00F27329" w:rsidRPr="00F27329" w:rsidRDefault="00372B98">
            <w:pPr>
              <w:rPr>
                <w:ins w:id="14570" w:author="Vilson Lu" w:date="2014-08-22T08:39:00Z"/>
                <w:sz w:val="20"/>
                <w:szCs w:val="20"/>
                <w:rPrChange w:id="14571" w:author="Vilson Lu" w:date="2014-08-22T08:39:00Z">
                  <w:rPr>
                    <w:ins w:id="14572" w:author="Vilson Lu" w:date="2014-08-22T08:39:00Z"/>
                  </w:rPr>
                </w:rPrChange>
              </w:rPr>
            </w:pPr>
            <w:ins w:id="14573" w:author="Vilson Lu" w:date="2014-08-22T08:39:00Z">
              <w:r w:rsidRPr="00372B98">
                <w:rPr>
                  <w:sz w:val="20"/>
                  <w:szCs w:val="20"/>
                  <w:rPrChange w:id="14574" w:author="Vilson Lu" w:date="2014-08-22T08:39:00Z">
                    <w:rPr>
                      <w:b/>
                      <w:i/>
                      <w:sz w:val="22"/>
                      <w:szCs w:val="22"/>
                    </w:rPr>
                  </w:rPrChange>
                </w:rPr>
                <w:t>&lt;ObjectProperty IRI="#need"/&gt;</w:t>
              </w:r>
            </w:ins>
          </w:p>
          <w:p w:rsidR="00F27329" w:rsidRPr="00F27329" w:rsidRDefault="00372B98">
            <w:pPr>
              <w:rPr>
                <w:ins w:id="14575" w:author="Vilson Lu" w:date="2014-08-22T08:39:00Z"/>
                <w:sz w:val="20"/>
                <w:szCs w:val="20"/>
                <w:rPrChange w:id="14576" w:author="Vilson Lu" w:date="2014-08-22T08:39:00Z">
                  <w:rPr>
                    <w:ins w:id="14577" w:author="Vilson Lu" w:date="2014-08-22T08:39:00Z"/>
                  </w:rPr>
                </w:rPrChange>
              </w:rPr>
            </w:pPr>
            <w:ins w:id="14578" w:author="Vilson Lu" w:date="2014-08-22T08:39:00Z">
              <w:r w:rsidRPr="00372B98">
                <w:rPr>
                  <w:sz w:val="20"/>
                  <w:szCs w:val="20"/>
                  <w:rPrChange w:id="14579" w:author="Vilson Lu" w:date="2014-08-22T08:39:00Z">
                    <w:rPr>
                      <w:b/>
                      <w:i/>
                      <w:sz w:val="22"/>
                      <w:szCs w:val="22"/>
                    </w:rPr>
                  </w:rPrChange>
                </w:rPr>
                <w:t>&lt;Class IRI="#Water"/&gt;</w:t>
              </w:r>
            </w:ins>
          </w:p>
          <w:p w:rsidR="00F27329" w:rsidRPr="00F27329" w:rsidRDefault="00372B98">
            <w:pPr>
              <w:rPr>
                <w:ins w:id="14580" w:author="Vilson Lu" w:date="2014-08-22T08:39:00Z"/>
                <w:sz w:val="20"/>
                <w:szCs w:val="20"/>
                <w:rPrChange w:id="14581" w:author="Vilson Lu" w:date="2014-08-22T08:39:00Z">
                  <w:rPr>
                    <w:ins w:id="14582" w:author="Vilson Lu" w:date="2014-08-22T08:39:00Z"/>
                  </w:rPr>
                </w:rPrChange>
              </w:rPr>
            </w:pPr>
            <w:ins w:id="14583" w:author="Vilson Lu" w:date="2014-08-22T08:39:00Z">
              <w:r w:rsidRPr="00372B98">
                <w:rPr>
                  <w:sz w:val="20"/>
                  <w:szCs w:val="20"/>
                  <w:rPrChange w:id="14584" w:author="Vilson Lu" w:date="2014-08-22T08:39:00Z">
                    <w:rPr>
                      <w:b/>
                      <w:i/>
                      <w:sz w:val="22"/>
                      <w:szCs w:val="22"/>
                    </w:rPr>
                  </w:rPrChange>
                </w:rPr>
                <w:t>&lt;/ObjectPropertyRange&gt;</w:t>
              </w:r>
            </w:ins>
          </w:p>
          <w:p w:rsidR="00F27329" w:rsidRPr="00F27329" w:rsidRDefault="00372B98">
            <w:pPr>
              <w:rPr>
                <w:ins w:id="14585" w:author="Vilson Lu" w:date="2014-08-22T08:39:00Z"/>
                <w:sz w:val="20"/>
                <w:szCs w:val="20"/>
                <w:rPrChange w:id="14586" w:author="Vilson Lu" w:date="2014-08-22T08:39:00Z">
                  <w:rPr>
                    <w:ins w:id="14587" w:author="Vilson Lu" w:date="2014-08-22T08:39:00Z"/>
                  </w:rPr>
                </w:rPrChange>
              </w:rPr>
            </w:pPr>
            <w:ins w:id="14588" w:author="Vilson Lu" w:date="2014-08-22T08:39:00Z">
              <w:r w:rsidRPr="00372B98">
                <w:rPr>
                  <w:sz w:val="20"/>
                  <w:szCs w:val="20"/>
                  <w:rPrChange w:id="14589" w:author="Vilson Lu" w:date="2014-08-22T08:39:00Z">
                    <w:rPr>
                      <w:b/>
                      <w:i/>
                      <w:sz w:val="22"/>
                      <w:szCs w:val="22"/>
                    </w:rPr>
                  </w:rPrChange>
                </w:rPr>
                <w:t>&lt;ObjectPropertyRange&gt;</w:t>
              </w:r>
            </w:ins>
          </w:p>
          <w:p w:rsidR="00F27329" w:rsidRPr="00F27329" w:rsidRDefault="00372B98">
            <w:pPr>
              <w:rPr>
                <w:ins w:id="14590" w:author="Vilson Lu" w:date="2014-08-22T08:39:00Z"/>
                <w:sz w:val="20"/>
                <w:szCs w:val="20"/>
                <w:rPrChange w:id="14591" w:author="Vilson Lu" w:date="2014-08-22T08:39:00Z">
                  <w:rPr>
                    <w:ins w:id="14592" w:author="Vilson Lu" w:date="2014-08-22T08:39:00Z"/>
                  </w:rPr>
                </w:rPrChange>
              </w:rPr>
            </w:pPr>
            <w:ins w:id="14593" w:author="Vilson Lu" w:date="2014-08-22T08:39:00Z">
              <w:r w:rsidRPr="00372B98">
                <w:rPr>
                  <w:sz w:val="20"/>
                  <w:szCs w:val="20"/>
                  <w:rPrChange w:id="14594" w:author="Vilson Lu" w:date="2014-08-22T08:39:00Z">
                    <w:rPr>
                      <w:b/>
                      <w:i/>
                      <w:sz w:val="22"/>
                      <w:szCs w:val="22"/>
                    </w:rPr>
                  </w:rPrChange>
                </w:rPr>
                <w:t>&lt;ObjectProperty IRI="#occured"/&gt;</w:t>
              </w:r>
            </w:ins>
          </w:p>
          <w:p w:rsidR="00F27329" w:rsidRPr="00F27329" w:rsidRDefault="00372B98">
            <w:pPr>
              <w:rPr>
                <w:ins w:id="14595" w:author="Vilson Lu" w:date="2014-08-22T08:39:00Z"/>
                <w:sz w:val="20"/>
                <w:szCs w:val="20"/>
                <w:rPrChange w:id="14596" w:author="Vilson Lu" w:date="2014-08-22T08:39:00Z">
                  <w:rPr>
                    <w:ins w:id="14597" w:author="Vilson Lu" w:date="2014-08-22T08:39:00Z"/>
                  </w:rPr>
                </w:rPrChange>
              </w:rPr>
            </w:pPr>
            <w:ins w:id="14598" w:author="Vilson Lu" w:date="2014-08-22T08:39:00Z">
              <w:r w:rsidRPr="00372B98">
                <w:rPr>
                  <w:sz w:val="20"/>
                  <w:szCs w:val="20"/>
                  <w:rPrChange w:id="14599" w:author="Vilson Lu" w:date="2014-08-22T08:39:00Z">
                    <w:rPr>
                      <w:b/>
                      <w:i/>
                      <w:sz w:val="22"/>
                      <w:szCs w:val="22"/>
                    </w:rPr>
                  </w:rPrChange>
                </w:rPr>
                <w:t>&lt;Class IRI="#Time"/&gt;</w:t>
              </w:r>
            </w:ins>
          </w:p>
          <w:p w:rsidR="00F27329" w:rsidRPr="00F27329" w:rsidRDefault="00372B98">
            <w:pPr>
              <w:rPr>
                <w:ins w:id="14600" w:author="Vilson Lu" w:date="2014-08-22T08:39:00Z"/>
                <w:sz w:val="20"/>
                <w:szCs w:val="20"/>
                <w:rPrChange w:id="14601" w:author="Vilson Lu" w:date="2014-08-22T08:39:00Z">
                  <w:rPr>
                    <w:ins w:id="14602" w:author="Vilson Lu" w:date="2014-08-22T08:39:00Z"/>
                  </w:rPr>
                </w:rPrChange>
              </w:rPr>
            </w:pPr>
            <w:ins w:id="14603" w:author="Vilson Lu" w:date="2014-08-22T08:39:00Z">
              <w:r w:rsidRPr="00372B98">
                <w:rPr>
                  <w:sz w:val="20"/>
                  <w:szCs w:val="20"/>
                  <w:rPrChange w:id="14604" w:author="Vilson Lu" w:date="2014-08-22T08:39:00Z">
                    <w:rPr>
                      <w:b/>
                      <w:i/>
                      <w:sz w:val="22"/>
                      <w:szCs w:val="22"/>
                    </w:rPr>
                  </w:rPrChange>
                </w:rPr>
                <w:t>&lt;/ObjectPropertyRange&gt;</w:t>
              </w:r>
            </w:ins>
          </w:p>
          <w:p w:rsidR="00F27329" w:rsidRPr="00F27329" w:rsidRDefault="00372B98">
            <w:pPr>
              <w:rPr>
                <w:ins w:id="14605" w:author="Vilson Lu" w:date="2014-08-22T08:39:00Z"/>
                <w:sz w:val="20"/>
                <w:szCs w:val="20"/>
                <w:rPrChange w:id="14606" w:author="Vilson Lu" w:date="2014-08-22T08:39:00Z">
                  <w:rPr>
                    <w:ins w:id="14607" w:author="Vilson Lu" w:date="2014-08-22T08:39:00Z"/>
                  </w:rPr>
                </w:rPrChange>
              </w:rPr>
            </w:pPr>
            <w:ins w:id="14608" w:author="Vilson Lu" w:date="2014-08-22T08:39:00Z">
              <w:r w:rsidRPr="00372B98">
                <w:rPr>
                  <w:sz w:val="20"/>
                  <w:szCs w:val="20"/>
                  <w:rPrChange w:id="14609" w:author="Vilson Lu" w:date="2014-08-22T08:39:00Z">
                    <w:rPr>
                      <w:b/>
                      <w:i/>
                      <w:sz w:val="22"/>
                      <w:szCs w:val="22"/>
                    </w:rPr>
                  </w:rPrChange>
                </w:rPr>
                <w:t>&lt;ObjectPropertyRange&gt;</w:t>
              </w:r>
            </w:ins>
          </w:p>
          <w:p w:rsidR="00F27329" w:rsidRPr="00F27329" w:rsidRDefault="00372B98">
            <w:pPr>
              <w:rPr>
                <w:ins w:id="14610" w:author="Vilson Lu" w:date="2014-08-22T08:39:00Z"/>
                <w:sz w:val="20"/>
                <w:szCs w:val="20"/>
                <w:rPrChange w:id="14611" w:author="Vilson Lu" w:date="2014-08-22T08:39:00Z">
                  <w:rPr>
                    <w:ins w:id="14612" w:author="Vilson Lu" w:date="2014-08-22T08:39:00Z"/>
                  </w:rPr>
                </w:rPrChange>
              </w:rPr>
            </w:pPr>
            <w:ins w:id="14613" w:author="Vilson Lu" w:date="2014-08-22T08:39:00Z">
              <w:r w:rsidRPr="00372B98">
                <w:rPr>
                  <w:sz w:val="20"/>
                  <w:szCs w:val="20"/>
                  <w:rPrChange w:id="14614" w:author="Vilson Lu" w:date="2014-08-22T08:39:00Z">
                    <w:rPr>
                      <w:b/>
                      <w:i/>
                      <w:sz w:val="22"/>
                      <w:szCs w:val="22"/>
                    </w:rPr>
                  </w:rPrChange>
                </w:rPr>
                <w:t>&lt;ObjectProperty IRI="#offer"/&gt;</w:t>
              </w:r>
            </w:ins>
          </w:p>
          <w:p w:rsidR="00F27329" w:rsidRPr="00F27329" w:rsidRDefault="00372B98">
            <w:pPr>
              <w:rPr>
                <w:ins w:id="14615" w:author="Vilson Lu" w:date="2014-08-22T08:39:00Z"/>
                <w:sz w:val="20"/>
                <w:szCs w:val="20"/>
                <w:rPrChange w:id="14616" w:author="Vilson Lu" w:date="2014-08-22T08:39:00Z">
                  <w:rPr>
                    <w:ins w:id="14617" w:author="Vilson Lu" w:date="2014-08-22T08:39:00Z"/>
                  </w:rPr>
                </w:rPrChange>
              </w:rPr>
            </w:pPr>
            <w:ins w:id="14618" w:author="Vilson Lu" w:date="2014-08-22T08:39:00Z">
              <w:r w:rsidRPr="00372B98">
                <w:rPr>
                  <w:sz w:val="20"/>
                  <w:szCs w:val="20"/>
                  <w:rPrChange w:id="14619" w:author="Vilson Lu" w:date="2014-08-22T08:39:00Z">
                    <w:rPr>
                      <w:b/>
                      <w:i/>
                      <w:sz w:val="22"/>
                      <w:szCs w:val="22"/>
                    </w:rPr>
                  </w:rPrChange>
                </w:rPr>
                <w:t>&lt;Class IRI="#Shelter"/&gt;</w:t>
              </w:r>
            </w:ins>
          </w:p>
          <w:p w:rsidR="00F27329" w:rsidRPr="00F27329" w:rsidRDefault="00372B98">
            <w:pPr>
              <w:rPr>
                <w:ins w:id="14620" w:author="Vilson Lu" w:date="2014-08-22T08:39:00Z"/>
                <w:sz w:val="20"/>
                <w:szCs w:val="20"/>
                <w:rPrChange w:id="14621" w:author="Vilson Lu" w:date="2014-08-22T08:39:00Z">
                  <w:rPr>
                    <w:ins w:id="14622" w:author="Vilson Lu" w:date="2014-08-22T08:39:00Z"/>
                  </w:rPr>
                </w:rPrChange>
              </w:rPr>
            </w:pPr>
            <w:ins w:id="14623" w:author="Vilson Lu" w:date="2014-08-22T08:39:00Z">
              <w:r w:rsidRPr="00372B98">
                <w:rPr>
                  <w:sz w:val="20"/>
                  <w:szCs w:val="20"/>
                  <w:rPrChange w:id="14624" w:author="Vilson Lu" w:date="2014-08-22T08:39:00Z">
                    <w:rPr>
                      <w:b/>
                      <w:i/>
                      <w:sz w:val="22"/>
                      <w:szCs w:val="22"/>
                    </w:rPr>
                  </w:rPrChange>
                </w:rPr>
                <w:t>&lt;/ObjectPropertyRange&gt;</w:t>
              </w:r>
            </w:ins>
          </w:p>
          <w:p w:rsidR="00F27329" w:rsidRPr="00F27329" w:rsidRDefault="00372B98">
            <w:pPr>
              <w:rPr>
                <w:ins w:id="14625" w:author="Vilson Lu" w:date="2014-08-22T08:39:00Z"/>
                <w:sz w:val="20"/>
                <w:szCs w:val="20"/>
                <w:rPrChange w:id="14626" w:author="Vilson Lu" w:date="2014-08-22T08:39:00Z">
                  <w:rPr>
                    <w:ins w:id="14627" w:author="Vilson Lu" w:date="2014-08-22T08:39:00Z"/>
                  </w:rPr>
                </w:rPrChange>
              </w:rPr>
            </w:pPr>
            <w:ins w:id="14628" w:author="Vilson Lu" w:date="2014-08-22T08:39:00Z">
              <w:r w:rsidRPr="00372B98">
                <w:rPr>
                  <w:sz w:val="20"/>
                  <w:szCs w:val="20"/>
                  <w:rPrChange w:id="14629" w:author="Vilson Lu" w:date="2014-08-22T08:39:00Z">
                    <w:rPr>
                      <w:b/>
                      <w:i/>
                      <w:sz w:val="22"/>
                      <w:szCs w:val="22"/>
                    </w:rPr>
                  </w:rPrChange>
                </w:rPr>
                <w:t>&lt;ObjectPropertyRange&gt;</w:t>
              </w:r>
            </w:ins>
          </w:p>
          <w:p w:rsidR="00F27329" w:rsidRPr="00F27329" w:rsidRDefault="00372B98">
            <w:pPr>
              <w:rPr>
                <w:ins w:id="14630" w:author="Vilson Lu" w:date="2014-08-22T08:39:00Z"/>
                <w:sz w:val="20"/>
                <w:szCs w:val="20"/>
                <w:rPrChange w:id="14631" w:author="Vilson Lu" w:date="2014-08-22T08:39:00Z">
                  <w:rPr>
                    <w:ins w:id="14632" w:author="Vilson Lu" w:date="2014-08-22T08:39:00Z"/>
                  </w:rPr>
                </w:rPrChange>
              </w:rPr>
            </w:pPr>
            <w:ins w:id="14633" w:author="Vilson Lu" w:date="2014-08-22T08:39:00Z">
              <w:r w:rsidRPr="00372B98">
                <w:rPr>
                  <w:sz w:val="20"/>
                  <w:szCs w:val="20"/>
                  <w:rPrChange w:id="14634" w:author="Vilson Lu" w:date="2014-08-22T08:39:00Z">
                    <w:rPr>
                      <w:b/>
                      <w:i/>
                      <w:sz w:val="22"/>
                      <w:szCs w:val="22"/>
                    </w:rPr>
                  </w:rPrChange>
                </w:rPr>
                <w:t>&lt;ObjectProperty IRI="#volunteer"/&gt;</w:t>
              </w:r>
            </w:ins>
          </w:p>
          <w:p w:rsidR="00F27329" w:rsidRPr="00F27329" w:rsidRDefault="00372B98">
            <w:pPr>
              <w:rPr>
                <w:ins w:id="14635" w:author="Vilson Lu" w:date="2014-08-22T08:39:00Z"/>
                <w:sz w:val="20"/>
                <w:szCs w:val="20"/>
                <w:rPrChange w:id="14636" w:author="Vilson Lu" w:date="2014-08-22T08:39:00Z">
                  <w:rPr>
                    <w:ins w:id="14637" w:author="Vilson Lu" w:date="2014-08-22T08:39:00Z"/>
                  </w:rPr>
                </w:rPrChange>
              </w:rPr>
            </w:pPr>
            <w:ins w:id="14638" w:author="Vilson Lu" w:date="2014-08-22T08:39:00Z">
              <w:r w:rsidRPr="00372B98">
                <w:rPr>
                  <w:sz w:val="20"/>
                  <w:szCs w:val="20"/>
                  <w:rPrChange w:id="14639" w:author="Vilson Lu" w:date="2014-08-22T08:39:00Z">
                    <w:rPr>
                      <w:b/>
                      <w:i/>
                      <w:sz w:val="22"/>
                      <w:szCs w:val="22"/>
                    </w:rPr>
                  </w:rPrChange>
                </w:rPr>
                <w:t>&lt;Class IRI="#Rescue"/&gt;</w:t>
              </w:r>
            </w:ins>
          </w:p>
          <w:p w:rsidR="00F27329" w:rsidRPr="00F27329" w:rsidRDefault="00372B98">
            <w:pPr>
              <w:rPr>
                <w:ins w:id="14640" w:author="Vilson Lu" w:date="2014-08-22T08:39:00Z"/>
                <w:sz w:val="20"/>
                <w:szCs w:val="20"/>
                <w:rPrChange w:id="14641" w:author="Vilson Lu" w:date="2014-08-22T08:39:00Z">
                  <w:rPr>
                    <w:ins w:id="14642" w:author="Vilson Lu" w:date="2014-08-22T08:39:00Z"/>
                  </w:rPr>
                </w:rPrChange>
              </w:rPr>
            </w:pPr>
            <w:ins w:id="14643" w:author="Vilson Lu" w:date="2014-08-22T08:39:00Z">
              <w:r w:rsidRPr="00372B98">
                <w:rPr>
                  <w:sz w:val="20"/>
                  <w:szCs w:val="20"/>
                  <w:rPrChange w:id="14644" w:author="Vilson Lu" w:date="2014-08-22T08:39:00Z">
                    <w:rPr>
                      <w:b/>
                      <w:i/>
                      <w:sz w:val="22"/>
                      <w:szCs w:val="22"/>
                    </w:rPr>
                  </w:rPrChange>
                </w:rPr>
                <w:t>&lt;/ObjectPropertyRange&gt;</w:t>
              </w:r>
            </w:ins>
          </w:p>
          <w:p w:rsidR="00F27329" w:rsidRPr="00F27329" w:rsidRDefault="00372B98">
            <w:pPr>
              <w:rPr>
                <w:ins w:id="14645" w:author="Vilson Lu" w:date="2014-08-22T08:39:00Z"/>
                <w:sz w:val="20"/>
                <w:szCs w:val="20"/>
                <w:rPrChange w:id="14646" w:author="Vilson Lu" w:date="2014-08-22T08:39:00Z">
                  <w:rPr>
                    <w:ins w:id="14647" w:author="Vilson Lu" w:date="2014-08-22T08:39:00Z"/>
                  </w:rPr>
                </w:rPrChange>
              </w:rPr>
            </w:pPr>
            <w:ins w:id="14648" w:author="Vilson Lu" w:date="2014-08-22T08:39:00Z">
              <w:r w:rsidRPr="00372B98">
                <w:rPr>
                  <w:sz w:val="20"/>
                  <w:szCs w:val="20"/>
                  <w:rPrChange w:id="14649" w:author="Vilson Lu" w:date="2014-08-22T08:39:00Z">
                    <w:rPr>
                      <w:b/>
                      <w:i/>
                      <w:sz w:val="22"/>
                      <w:szCs w:val="22"/>
                    </w:rPr>
                  </w:rPrChange>
                </w:rPr>
                <w:t>&lt;ObjectPropertyRange&gt;</w:t>
              </w:r>
            </w:ins>
          </w:p>
          <w:p w:rsidR="00F27329" w:rsidRPr="00F27329" w:rsidRDefault="00372B98">
            <w:pPr>
              <w:rPr>
                <w:ins w:id="14650" w:author="Vilson Lu" w:date="2014-08-22T08:39:00Z"/>
                <w:sz w:val="20"/>
                <w:szCs w:val="20"/>
                <w:rPrChange w:id="14651" w:author="Vilson Lu" w:date="2014-08-22T08:39:00Z">
                  <w:rPr>
                    <w:ins w:id="14652" w:author="Vilson Lu" w:date="2014-08-22T08:39:00Z"/>
                  </w:rPr>
                </w:rPrChange>
              </w:rPr>
            </w:pPr>
            <w:ins w:id="14653" w:author="Vilson Lu" w:date="2014-08-22T08:39:00Z">
              <w:r w:rsidRPr="00372B98">
                <w:rPr>
                  <w:sz w:val="20"/>
                  <w:szCs w:val="20"/>
                  <w:rPrChange w:id="14654" w:author="Vilson Lu" w:date="2014-08-22T08:39:00Z">
                    <w:rPr>
                      <w:b/>
                      <w:i/>
                      <w:sz w:val="22"/>
                      <w:szCs w:val="22"/>
                    </w:rPr>
                  </w:rPrChange>
                </w:rPr>
                <w:t>&lt;ObjectProperty abbreviatedIRI="owl:topObjectProperty"/&gt;</w:t>
              </w:r>
            </w:ins>
          </w:p>
          <w:p w:rsidR="00F27329" w:rsidRPr="00F27329" w:rsidRDefault="00372B98">
            <w:pPr>
              <w:rPr>
                <w:ins w:id="14655" w:author="Vilson Lu" w:date="2014-08-22T08:39:00Z"/>
                <w:sz w:val="20"/>
                <w:szCs w:val="20"/>
                <w:rPrChange w:id="14656" w:author="Vilson Lu" w:date="2014-08-22T08:39:00Z">
                  <w:rPr>
                    <w:ins w:id="14657" w:author="Vilson Lu" w:date="2014-08-22T08:39:00Z"/>
                  </w:rPr>
                </w:rPrChange>
              </w:rPr>
            </w:pPr>
            <w:ins w:id="14658" w:author="Vilson Lu" w:date="2014-08-22T08:39:00Z">
              <w:r w:rsidRPr="00372B98">
                <w:rPr>
                  <w:sz w:val="20"/>
                  <w:szCs w:val="20"/>
                  <w:rPrChange w:id="14659" w:author="Vilson Lu" w:date="2014-08-22T08:39:00Z">
                    <w:rPr>
                      <w:b/>
                      <w:i/>
                      <w:sz w:val="22"/>
                      <w:szCs w:val="22"/>
                    </w:rPr>
                  </w:rPrChange>
                </w:rPr>
                <w:t>&lt;Class IRI="#Rescue"/&gt;</w:t>
              </w:r>
            </w:ins>
          </w:p>
          <w:p w:rsidR="00F27329" w:rsidRPr="00F27329" w:rsidRDefault="00372B98">
            <w:pPr>
              <w:rPr>
                <w:ins w:id="14660" w:author="Vilson Lu" w:date="2014-08-22T08:39:00Z"/>
                <w:sz w:val="20"/>
                <w:szCs w:val="20"/>
                <w:rPrChange w:id="14661" w:author="Vilson Lu" w:date="2014-08-22T08:39:00Z">
                  <w:rPr>
                    <w:ins w:id="14662" w:author="Vilson Lu" w:date="2014-08-22T08:39:00Z"/>
                  </w:rPr>
                </w:rPrChange>
              </w:rPr>
            </w:pPr>
            <w:ins w:id="14663" w:author="Vilson Lu" w:date="2014-08-22T08:39:00Z">
              <w:r w:rsidRPr="00372B98">
                <w:rPr>
                  <w:sz w:val="20"/>
                  <w:szCs w:val="20"/>
                  <w:rPrChange w:id="14664" w:author="Vilson Lu" w:date="2014-08-22T08:39:00Z">
                    <w:rPr>
                      <w:b/>
                      <w:i/>
                      <w:sz w:val="22"/>
                      <w:szCs w:val="22"/>
                    </w:rPr>
                  </w:rPrChange>
                </w:rPr>
                <w:t>&lt;/ObjectPropertyRange&gt;</w:t>
              </w:r>
            </w:ins>
          </w:p>
          <w:p w:rsidR="00F27329" w:rsidRPr="00F27329" w:rsidRDefault="00372B98">
            <w:pPr>
              <w:rPr>
                <w:ins w:id="14665" w:author="Vilson Lu" w:date="2014-08-22T08:39:00Z"/>
                <w:sz w:val="20"/>
                <w:szCs w:val="20"/>
                <w:rPrChange w:id="14666" w:author="Vilson Lu" w:date="2014-08-22T08:39:00Z">
                  <w:rPr>
                    <w:ins w:id="14667" w:author="Vilson Lu" w:date="2014-08-22T08:39:00Z"/>
                  </w:rPr>
                </w:rPrChange>
              </w:rPr>
            </w:pPr>
            <w:ins w:id="14668" w:author="Vilson Lu" w:date="2014-08-22T08:39:00Z">
              <w:r w:rsidRPr="00372B98">
                <w:rPr>
                  <w:sz w:val="20"/>
                  <w:szCs w:val="20"/>
                  <w:rPrChange w:id="14669" w:author="Vilson Lu" w:date="2014-08-22T08:39:00Z">
                    <w:rPr>
                      <w:b/>
                      <w:i/>
                      <w:sz w:val="22"/>
                      <w:szCs w:val="22"/>
                    </w:rPr>
                  </w:rPrChange>
                </w:rPr>
                <w:t>&lt;SubDataPropertyOf&gt;</w:t>
              </w:r>
            </w:ins>
          </w:p>
          <w:p w:rsidR="00F27329" w:rsidRPr="00F27329" w:rsidRDefault="00372B98">
            <w:pPr>
              <w:rPr>
                <w:ins w:id="14670" w:author="Vilson Lu" w:date="2014-08-22T08:39:00Z"/>
                <w:sz w:val="20"/>
                <w:szCs w:val="20"/>
                <w:rPrChange w:id="14671" w:author="Vilson Lu" w:date="2014-08-22T08:39:00Z">
                  <w:rPr>
                    <w:ins w:id="14672" w:author="Vilson Lu" w:date="2014-08-22T08:39:00Z"/>
                  </w:rPr>
                </w:rPrChange>
              </w:rPr>
            </w:pPr>
            <w:ins w:id="14673" w:author="Vilson Lu" w:date="2014-08-22T08:39:00Z">
              <w:r w:rsidRPr="00372B98">
                <w:rPr>
                  <w:sz w:val="20"/>
                  <w:szCs w:val="20"/>
                  <w:rPrChange w:id="14674" w:author="Vilson Lu" w:date="2014-08-22T08:39:00Z">
                    <w:rPr>
                      <w:b/>
                      <w:i/>
                      <w:sz w:val="22"/>
                      <w:szCs w:val="22"/>
                    </w:rPr>
                  </w:rPrChange>
                </w:rPr>
                <w:t>&lt;DataProperty IRI="#donate"/&gt;</w:t>
              </w:r>
            </w:ins>
          </w:p>
          <w:p w:rsidR="00F27329" w:rsidRPr="00F27329" w:rsidRDefault="00372B98">
            <w:pPr>
              <w:rPr>
                <w:ins w:id="14675" w:author="Vilson Lu" w:date="2014-08-22T08:39:00Z"/>
                <w:sz w:val="20"/>
                <w:szCs w:val="20"/>
                <w:rPrChange w:id="14676" w:author="Vilson Lu" w:date="2014-08-22T08:39:00Z">
                  <w:rPr>
                    <w:ins w:id="14677" w:author="Vilson Lu" w:date="2014-08-22T08:39:00Z"/>
                  </w:rPr>
                </w:rPrChange>
              </w:rPr>
            </w:pPr>
            <w:ins w:id="14678" w:author="Vilson Lu" w:date="2014-08-22T08:39:00Z">
              <w:r w:rsidRPr="00372B98">
                <w:rPr>
                  <w:sz w:val="20"/>
                  <w:szCs w:val="20"/>
                  <w:rPrChange w:id="14679" w:author="Vilson Lu" w:date="2014-08-22T08:39:00Z">
                    <w:rPr>
                      <w:b/>
                      <w:i/>
                      <w:sz w:val="22"/>
                      <w:szCs w:val="22"/>
                    </w:rPr>
                  </w:rPrChange>
                </w:rPr>
                <w:t>&lt;DataProperty abbreviatedIRI="owl:topDataProperty"/&gt;</w:t>
              </w:r>
            </w:ins>
          </w:p>
          <w:p w:rsidR="00F27329" w:rsidRPr="00F27329" w:rsidRDefault="00372B98">
            <w:pPr>
              <w:rPr>
                <w:ins w:id="14680" w:author="Vilson Lu" w:date="2014-08-22T08:39:00Z"/>
                <w:sz w:val="20"/>
                <w:szCs w:val="20"/>
                <w:rPrChange w:id="14681" w:author="Vilson Lu" w:date="2014-08-22T08:39:00Z">
                  <w:rPr>
                    <w:ins w:id="14682" w:author="Vilson Lu" w:date="2014-08-22T08:39:00Z"/>
                  </w:rPr>
                </w:rPrChange>
              </w:rPr>
            </w:pPr>
            <w:ins w:id="14683" w:author="Vilson Lu" w:date="2014-08-22T08:39:00Z">
              <w:r w:rsidRPr="00372B98">
                <w:rPr>
                  <w:sz w:val="20"/>
                  <w:szCs w:val="20"/>
                  <w:rPrChange w:id="14684" w:author="Vilson Lu" w:date="2014-08-22T08:39:00Z">
                    <w:rPr>
                      <w:b/>
                      <w:i/>
                      <w:sz w:val="22"/>
                      <w:szCs w:val="22"/>
                    </w:rPr>
                  </w:rPrChange>
                </w:rPr>
                <w:t>&lt;/SubDataPropertyOf&gt;</w:t>
              </w:r>
            </w:ins>
          </w:p>
          <w:p w:rsidR="00F27329" w:rsidRPr="00F27329" w:rsidRDefault="00372B98">
            <w:pPr>
              <w:rPr>
                <w:ins w:id="14685" w:author="Vilson Lu" w:date="2014-08-22T08:39:00Z"/>
                <w:sz w:val="20"/>
                <w:szCs w:val="20"/>
                <w:rPrChange w:id="14686" w:author="Vilson Lu" w:date="2014-08-22T08:39:00Z">
                  <w:rPr>
                    <w:ins w:id="14687" w:author="Vilson Lu" w:date="2014-08-22T08:39:00Z"/>
                  </w:rPr>
                </w:rPrChange>
              </w:rPr>
            </w:pPr>
            <w:ins w:id="14688" w:author="Vilson Lu" w:date="2014-08-22T08:39:00Z">
              <w:r w:rsidRPr="00372B98">
                <w:rPr>
                  <w:sz w:val="20"/>
                  <w:szCs w:val="20"/>
                  <w:rPrChange w:id="14689" w:author="Vilson Lu" w:date="2014-08-22T08:39:00Z">
                    <w:rPr>
                      <w:b/>
                      <w:i/>
                      <w:sz w:val="22"/>
                      <w:szCs w:val="22"/>
                    </w:rPr>
                  </w:rPrChange>
                </w:rPr>
                <w:t>&lt;SubDataPropertyOf&gt;</w:t>
              </w:r>
            </w:ins>
          </w:p>
          <w:p w:rsidR="00F27329" w:rsidRPr="00F27329" w:rsidRDefault="00372B98">
            <w:pPr>
              <w:rPr>
                <w:ins w:id="14690" w:author="Vilson Lu" w:date="2014-08-22T08:39:00Z"/>
                <w:sz w:val="20"/>
                <w:szCs w:val="20"/>
                <w:rPrChange w:id="14691" w:author="Vilson Lu" w:date="2014-08-22T08:39:00Z">
                  <w:rPr>
                    <w:ins w:id="14692" w:author="Vilson Lu" w:date="2014-08-22T08:39:00Z"/>
                  </w:rPr>
                </w:rPrChange>
              </w:rPr>
            </w:pPr>
            <w:ins w:id="14693" w:author="Vilson Lu" w:date="2014-08-22T08:39:00Z">
              <w:r w:rsidRPr="00372B98">
                <w:rPr>
                  <w:sz w:val="20"/>
                  <w:szCs w:val="20"/>
                  <w:rPrChange w:id="14694" w:author="Vilson Lu" w:date="2014-08-22T08:39:00Z">
                    <w:rPr>
                      <w:b/>
                      <w:i/>
                      <w:sz w:val="22"/>
                      <w:szCs w:val="22"/>
                    </w:rPr>
                  </w:rPrChange>
                </w:rPr>
                <w:t>&lt;DataProperty IRI="#occured"/&gt;</w:t>
              </w:r>
            </w:ins>
          </w:p>
          <w:p w:rsidR="00F27329" w:rsidRPr="00F27329" w:rsidRDefault="00372B98">
            <w:pPr>
              <w:rPr>
                <w:ins w:id="14695" w:author="Vilson Lu" w:date="2014-08-22T08:39:00Z"/>
                <w:sz w:val="20"/>
                <w:szCs w:val="20"/>
                <w:rPrChange w:id="14696" w:author="Vilson Lu" w:date="2014-08-22T08:39:00Z">
                  <w:rPr>
                    <w:ins w:id="14697" w:author="Vilson Lu" w:date="2014-08-22T08:39:00Z"/>
                  </w:rPr>
                </w:rPrChange>
              </w:rPr>
            </w:pPr>
            <w:ins w:id="14698" w:author="Vilson Lu" w:date="2014-08-22T08:39:00Z">
              <w:r w:rsidRPr="00372B98">
                <w:rPr>
                  <w:sz w:val="20"/>
                  <w:szCs w:val="20"/>
                  <w:rPrChange w:id="14699" w:author="Vilson Lu" w:date="2014-08-22T08:39:00Z">
                    <w:rPr>
                      <w:b/>
                      <w:i/>
                      <w:sz w:val="22"/>
                      <w:szCs w:val="22"/>
                    </w:rPr>
                  </w:rPrChange>
                </w:rPr>
                <w:t>&lt;DataProperty abbreviatedIRI="owl:topDataProperty"/&gt;</w:t>
              </w:r>
            </w:ins>
          </w:p>
          <w:p w:rsidR="00F27329" w:rsidRPr="00F27329" w:rsidRDefault="00372B98">
            <w:pPr>
              <w:rPr>
                <w:ins w:id="14700" w:author="Vilson Lu" w:date="2014-08-22T08:39:00Z"/>
                <w:sz w:val="20"/>
                <w:szCs w:val="20"/>
                <w:rPrChange w:id="14701" w:author="Vilson Lu" w:date="2014-08-22T08:39:00Z">
                  <w:rPr>
                    <w:ins w:id="14702" w:author="Vilson Lu" w:date="2014-08-22T08:39:00Z"/>
                  </w:rPr>
                </w:rPrChange>
              </w:rPr>
            </w:pPr>
            <w:ins w:id="14703" w:author="Vilson Lu" w:date="2014-08-22T08:39:00Z">
              <w:r w:rsidRPr="00372B98">
                <w:rPr>
                  <w:sz w:val="20"/>
                  <w:szCs w:val="20"/>
                  <w:rPrChange w:id="14704" w:author="Vilson Lu" w:date="2014-08-22T08:39:00Z">
                    <w:rPr>
                      <w:b/>
                      <w:i/>
                      <w:sz w:val="22"/>
                      <w:szCs w:val="22"/>
                    </w:rPr>
                  </w:rPrChange>
                </w:rPr>
                <w:t>&lt;/SubDataPropertyOf&gt;</w:t>
              </w:r>
            </w:ins>
          </w:p>
          <w:p w:rsidR="00F27329" w:rsidRPr="00F27329" w:rsidRDefault="00372B98">
            <w:pPr>
              <w:rPr>
                <w:ins w:id="14705" w:author="Vilson Lu" w:date="2014-08-22T08:39:00Z"/>
                <w:sz w:val="20"/>
                <w:szCs w:val="20"/>
                <w:rPrChange w:id="14706" w:author="Vilson Lu" w:date="2014-08-22T08:39:00Z">
                  <w:rPr>
                    <w:ins w:id="14707" w:author="Vilson Lu" w:date="2014-08-22T08:39:00Z"/>
                  </w:rPr>
                </w:rPrChange>
              </w:rPr>
            </w:pPr>
            <w:ins w:id="14708" w:author="Vilson Lu" w:date="2014-08-22T08:39:00Z">
              <w:r w:rsidRPr="00372B98">
                <w:rPr>
                  <w:sz w:val="20"/>
                  <w:szCs w:val="20"/>
                  <w:rPrChange w:id="14709" w:author="Vilson Lu" w:date="2014-08-22T08:39:00Z">
                    <w:rPr>
                      <w:b/>
                      <w:i/>
                      <w:sz w:val="22"/>
                      <w:szCs w:val="22"/>
                    </w:rPr>
                  </w:rPrChange>
                </w:rPr>
                <w:t>&lt;SubDataPropertyOf&gt;</w:t>
              </w:r>
            </w:ins>
          </w:p>
          <w:p w:rsidR="00F27329" w:rsidRPr="00F27329" w:rsidRDefault="00372B98">
            <w:pPr>
              <w:rPr>
                <w:ins w:id="14710" w:author="Vilson Lu" w:date="2014-08-22T08:39:00Z"/>
                <w:sz w:val="20"/>
                <w:szCs w:val="20"/>
                <w:rPrChange w:id="14711" w:author="Vilson Lu" w:date="2014-08-22T08:39:00Z">
                  <w:rPr>
                    <w:ins w:id="14712" w:author="Vilson Lu" w:date="2014-08-22T08:39:00Z"/>
                  </w:rPr>
                </w:rPrChange>
              </w:rPr>
            </w:pPr>
            <w:ins w:id="14713" w:author="Vilson Lu" w:date="2014-08-22T08:39:00Z">
              <w:r w:rsidRPr="00372B98">
                <w:rPr>
                  <w:sz w:val="20"/>
                  <w:szCs w:val="20"/>
                  <w:rPrChange w:id="14714" w:author="Vilson Lu" w:date="2014-08-22T08:39:00Z">
                    <w:rPr>
                      <w:b/>
                      <w:i/>
                      <w:sz w:val="22"/>
                      <w:szCs w:val="22"/>
                    </w:rPr>
                  </w:rPrChange>
                </w:rPr>
                <w:lastRenderedPageBreak/>
                <w:t>&lt;DataProperty IRI="#volunteer"/&gt;</w:t>
              </w:r>
            </w:ins>
          </w:p>
          <w:p w:rsidR="00F27329" w:rsidRPr="00F27329" w:rsidRDefault="00372B98">
            <w:pPr>
              <w:rPr>
                <w:ins w:id="14715" w:author="Vilson Lu" w:date="2014-08-22T08:39:00Z"/>
                <w:sz w:val="20"/>
                <w:szCs w:val="20"/>
                <w:rPrChange w:id="14716" w:author="Vilson Lu" w:date="2014-08-22T08:39:00Z">
                  <w:rPr>
                    <w:ins w:id="14717" w:author="Vilson Lu" w:date="2014-08-22T08:39:00Z"/>
                  </w:rPr>
                </w:rPrChange>
              </w:rPr>
            </w:pPr>
            <w:ins w:id="14718" w:author="Vilson Lu" w:date="2014-08-22T08:39:00Z">
              <w:r w:rsidRPr="00372B98">
                <w:rPr>
                  <w:sz w:val="20"/>
                  <w:szCs w:val="20"/>
                  <w:rPrChange w:id="14719" w:author="Vilson Lu" w:date="2014-08-22T08:39:00Z">
                    <w:rPr>
                      <w:b/>
                      <w:i/>
                      <w:sz w:val="22"/>
                      <w:szCs w:val="22"/>
                    </w:rPr>
                  </w:rPrChange>
                </w:rPr>
                <w:t>&lt;DataProperty abbreviatedIRI="owl:topDataProperty"/&gt;</w:t>
              </w:r>
            </w:ins>
          </w:p>
          <w:p w:rsidR="00F27329" w:rsidRPr="00F27329" w:rsidRDefault="00372B98">
            <w:pPr>
              <w:rPr>
                <w:ins w:id="14720" w:author="Vilson Lu" w:date="2014-08-22T08:39:00Z"/>
                <w:sz w:val="20"/>
                <w:szCs w:val="20"/>
                <w:rPrChange w:id="14721" w:author="Vilson Lu" w:date="2014-08-22T08:39:00Z">
                  <w:rPr>
                    <w:ins w:id="14722" w:author="Vilson Lu" w:date="2014-08-22T08:39:00Z"/>
                  </w:rPr>
                </w:rPrChange>
              </w:rPr>
            </w:pPr>
            <w:ins w:id="14723" w:author="Vilson Lu" w:date="2014-08-22T08:39:00Z">
              <w:r w:rsidRPr="00372B98">
                <w:rPr>
                  <w:sz w:val="20"/>
                  <w:szCs w:val="20"/>
                  <w:rPrChange w:id="14724" w:author="Vilson Lu" w:date="2014-08-22T08:39:00Z">
                    <w:rPr>
                      <w:b/>
                      <w:i/>
                      <w:sz w:val="22"/>
                      <w:szCs w:val="22"/>
                    </w:rPr>
                  </w:rPrChange>
                </w:rPr>
                <w:t>&lt;/SubDataPropertyOf&gt;</w:t>
              </w:r>
            </w:ins>
          </w:p>
          <w:p w:rsidR="00F27329" w:rsidRDefault="00F27329">
            <w:pPr>
              <w:rPr>
                <w:ins w:id="14725" w:author="Vilson Lu" w:date="2014-08-22T08:40:00Z"/>
                <w:sz w:val="20"/>
                <w:szCs w:val="20"/>
              </w:rPr>
            </w:pPr>
            <w:ins w:id="14726" w:author="Vilson Lu" w:date="2014-08-22T08:39:00Z">
              <w:r>
                <w:rPr>
                  <w:sz w:val="20"/>
                  <w:szCs w:val="20"/>
                </w:rPr>
                <w:t>&lt;/Ontology&gt;</w:t>
              </w:r>
            </w:ins>
          </w:p>
          <w:p w:rsidR="00F27329" w:rsidRPr="00F27329" w:rsidRDefault="00F27329">
            <w:pPr>
              <w:rPr>
                <w:ins w:id="14727" w:author="Vilson Lu" w:date="2014-08-22T08:39:00Z"/>
                <w:sz w:val="20"/>
                <w:szCs w:val="20"/>
                <w:rPrChange w:id="14728" w:author="Vilson Lu" w:date="2014-08-22T08:39:00Z">
                  <w:rPr>
                    <w:ins w:id="14729" w:author="Vilson Lu" w:date="2014-08-22T08:39:00Z"/>
                  </w:rPr>
                </w:rPrChange>
              </w:rPr>
            </w:pPr>
          </w:p>
          <w:p w:rsidR="002F6E61" w:rsidRDefault="00372B98">
            <w:pPr>
              <w:keepNext/>
              <w:rPr>
                <w:ins w:id="14730" w:author="Vilson Lu" w:date="2014-08-22T08:39:00Z"/>
              </w:rPr>
              <w:pPrChange w:id="14731" w:author="Vilson Lu" w:date="2014-08-22T08:40:00Z">
                <w:pPr/>
              </w:pPrChange>
            </w:pPr>
            <w:ins w:id="14732" w:author="Vilson Lu" w:date="2014-08-22T08:39:00Z">
              <w:r w:rsidRPr="00372B98">
                <w:rPr>
                  <w:sz w:val="20"/>
                  <w:szCs w:val="20"/>
                  <w:rPrChange w:id="14733" w:author="Vilson Lu" w:date="2014-08-22T08:39:00Z">
                    <w:rPr>
                      <w:i/>
                    </w:rPr>
                  </w:rPrChange>
                </w:rPr>
                <w:t>&lt;!-- Generated by the OWL API (version 3.5.0) http://owlapi.sourceforge.net --&gt;</w:t>
              </w:r>
            </w:ins>
          </w:p>
        </w:tc>
      </w:tr>
    </w:tbl>
    <w:p w:rsidR="002F6E61" w:rsidRDefault="00F27329">
      <w:pPr>
        <w:pStyle w:val="Caption"/>
        <w:rPr>
          <w:ins w:id="14734" w:author="Vilson Lu" w:date="2014-08-22T08:38:00Z"/>
        </w:rPr>
        <w:pPrChange w:id="14735" w:author="Vilson Lu" w:date="2014-08-22T08:40:00Z">
          <w:pPr>
            <w:pStyle w:val="Heading2"/>
          </w:pPr>
        </w:pPrChange>
      </w:pPr>
      <w:bookmarkStart w:id="14736" w:name="_Ref396460234"/>
      <w:bookmarkStart w:id="14737" w:name="_Toc396489903"/>
      <w:ins w:id="14738" w:author="Vilson Lu" w:date="2014-08-22T08:40:00Z">
        <w:r>
          <w:lastRenderedPageBreak/>
          <w:t xml:space="preserve">Code Listing </w:t>
        </w:r>
        <w:r w:rsidR="00372B98">
          <w:fldChar w:fldCharType="begin"/>
        </w:r>
        <w:r>
          <w:instrText xml:space="preserve"> STYLEREF 1 \s </w:instrText>
        </w:r>
      </w:ins>
      <w:r w:rsidR="00372B98">
        <w:fldChar w:fldCharType="separate"/>
      </w:r>
      <w:r w:rsidR="003160F5">
        <w:rPr>
          <w:noProof/>
        </w:rPr>
        <w:t>6</w:t>
      </w:r>
      <w:ins w:id="14739" w:author="Vilson Lu" w:date="2014-08-22T08:40:00Z">
        <w:r w:rsidR="00372B98">
          <w:fldChar w:fldCharType="end"/>
        </w:r>
        <w:r>
          <w:noBreakHyphen/>
        </w:r>
        <w:r w:rsidR="00372B98">
          <w:fldChar w:fldCharType="begin"/>
        </w:r>
        <w:r>
          <w:instrText xml:space="preserve"> SEQ Code_Listing \* ARABIC \s 1 </w:instrText>
        </w:r>
      </w:ins>
      <w:r w:rsidR="00372B98">
        <w:fldChar w:fldCharType="separate"/>
      </w:r>
      <w:ins w:id="14740" w:author="Vilson Lu" w:date="2014-08-22T16:55:00Z">
        <w:r w:rsidR="003160F5">
          <w:rPr>
            <w:noProof/>
          </w:rPr>
          <w:t>1</w:t>
        </w:r>
      </w:ins>
      <w:ins w:id="14741" w:author="Vilson Lu" w:date="2014-08-22T08:40:00Z">
        <w:r w:rsidR="00372B98">
          <w:fldChar w:fldCharType="end"/>
        </w:r>
        <w:bookmarkEnd w:id="14736"/>
        <w:r>
          <w:t>. Representation of Ontology in OWL Format</w:t>
        </w:r>
      </w:ins>
      <w:bookmarkEnd w:id="14737"/>
    </w:p>
    <w:p w:rsidR="00F27329" w:rsidRDefault="00F27329">
      <w:pPr>
        <w:rPr>
          <w:ins w:id="14742" w:author="Vilson Lu" w:date="2014-08-22T08:38:00Z"/>
          <w:b/>
          <w:sz w:val="22"/>
          <w:szCs w:val="22"/>
        </w:rPr>
      </w:pPr>
      <w:ins w:id="14743" w:author="Vilson Lu" w:date="2014-08-22T08:38:00Z">
        <w:r>
          <w:br w:type="page"/>
        </w:r>
      </w:ins>
    </w:p>
    <w:p w:rsidR="002F6E61" w:rsidRDefault="005621E4">
      <w:pPr>
        <w:pStyle w:val="Heading2"/>
        <w:rPr>
          <w:ins w:id="14744" w:author="Vilson Lu" w:date="2014-08-21T17:54:00Z"/>
        </w:rPr>
        <w:pPrChange w:id="14745" w:author="Vilson Lu" w:date="2014-08-21T17:54:00Z">
          <w:pPr>
            <w:pStyle w:val="Reference"/>
          </w:pPr>
        </w:pPrChange>
      </w:pPr>
      <w:bookmarkStart w:id="14746" w:name="_Toc396489859"/>
      <w:ins w:id="14747" w:author="Vilson Lu" w:date="2014-08-21T17:54:00Z">
        <w:r>
          <w:lastRenderedPageBreak/>
          <w:t>Resource Person</w:t>
        </w:r>
        <w:bookmarkEnd w:id="13606"/>
        <w:bookmarkEnd w:id="14746"/>
      </w:ins>
    </w:p>
    <w:p w:rsidR="002F6E61" w:rsidRDefault="002F6E61">
      <w:pPr>
        <w:rPr>
          <w:ins w:id="14748" w:author="Vilson Lu" w:date="2014-08-21T17:54:00Z"/>
        </w:rPr>
        <w:pPrChange w:id="14749" w:author="Vilson Lu" w:date="2014-08-21T17:54:00Z">
          <w:pPr>
            <w:pStyle w:val="Reference"/>
          </w:pPr>
        </w:pPrChange>
      </w:pPr>
    </w:p>
    <w:p w:rsidR="002F6E61" w:rsidRDefault="00372B98">
      <w:pPr>
        <w:pStyle w:val="Content1"/>
        <w:rPr>
          <w:ins w:id="14750" w:author="Vilson Lu" w:date="2014-08-21T17:55:00Z"/>
          <w:rStyle w:val="Strong"/>
          <w:b w:val="0"/>
          <w:i/>
          <w:sz w:val="24"/>
        </w:rPr>
        <w:pPrChange w:id="14751" w:author="Vilson Lu" w:date="2014-08-21T17:55:00Z">
          <w:pPr>
            <w:pStyle w:val="Reference"/>
          </w:pPr>
        </w:pPrChange>
      </w:pPr>
      <w:ins w:id="14752" w:author="Vilson Lu" w:date="2014-08-21T17:54:00Z">
        <w:r w:rsidRPr="00372B98">
          <w:rPr>
            <w:rStyle w:val="Strong"/>
            <w:sz w:val="24"/>
            <w:rPrChange w:id="14753" w:author="Vilson Lu" w:date="2014-08-21T17:55:00Z">
              <w:rPr>
                <w:i/>
              </w:rPr>
            </w:rPrChange>
          </w:rPr>
          <w:t>Mr. Ralph Vincent J. Regalado</w:t>
        </w:r>
      </w:ins>
    </w:p>
    <w:p w:rsidR="002F6E61" w:rsidRDefault="002F6E61">
      <w:pPr>
        <w:pStyle w:val="Content1"/>
        <w:rPr>
          <w:ins w:id="14754" w:author="Vilson Lu" w:date="2014-08-21T17:55:00Z"/>
          <w:rStyle w:val="Strong"/>
          <w:sz w:val="24"/>
        </w:rPr>
        <w:pPrChange w:id="14755" w:author="Vilson Lu" w:date="2014-08-21T17:55:00Z">
          <w:pPr>
            <w:pStyle w:val="Reference"/>
          </w:pPr>
        </w:pPrChange>
      </w:pPr>
    </w:p>
    <w:p w:rsidR="002F6E61" w:rsidRDefault="005621E4">
      <w:pPr>
        <w:pStyle w:val="Content1"/>
        <w:rPr>
          <w:ins w:id="14756" w:author="Vilson Lu" w:date="2014-08-21T17:55:00Z"/>
          <w:rStyle w:val="Strong"/>
          <w:b w:val="0"/>
          <w:sz w:val="24"/>
        </w:rPr>
        <w:pPrChange w:id="14757" w:author="Vilson Lu" w:date="2014-08-21T17:55:00Z">
          <w:pPr>
            <w:pStyle w:val="Reference"/>
          </w:pPr>
        </w:pPrChange>
      </w:pPr>
      <w:ins w:id="14758" w:author="Vilson Lu" w:date="2014-08-21T17:55:00Z">
        <w:r>
          <w:rPr>
            <w:rStyle w:val="Strong"/>
            <w:b w:val="0"/>
            <w:sz w:val="24"/>
          </w:rPr>
          <w:t>Thesis Adviser, Faculty Member</w:t>
        </w:r>
      </w:ins>
    </w:p>
    <w:p w:rsidR="002F6E61" w:rsidRDefault="002F6E61">
      <w:pPr>
        <w:pStyle w:val="Content1"/>
        <w:rPr>
          <w:ins w:id="14759" w:author="Vilson Lu" w:date="2014-08-21T17:55:00Z"/>
          <w:rStyle w:val="Strong"/>
          <w:b w:val="0"/>
          <w:sz w:val="24"/>
        </w:rPr>
        <w:pPrChange w:id="14760" w:author="Vilson Lu" w:date="2014-08-21T17:55:00Z">
          <w:pPr>
            <w:pStyle w:val="Reference"/>
          </w:pPr>
        </w:pPrChange>
      </w:pPr>
    </w:p>
    <w:p w:rsidR="002F6E61" w:rsidRDefault="005621E4">
      <w:pPr>
        <w:pStyle w:val="Content1"/>
        <w:rPr>
          <w:ins w:id="14761" w:author="Vilson Lu" w:date="2014-08-21T17:56:00Z"/>
          <w:rStyle w:val="Strong"/>
          <w:b w:val="0"/>
          <w:sz w:val="24"/>
        </w:rPr>
        <w:pPrChange w:id="14762" w:author="Vilson Lu" w:date="2014-08-21T17:55:00Z">
          <w:pPr>
            <w:pStyle w:val="Reference"/>
          </w:pPr>
        </w:pPrChange>
      </w:pPr>
      <w:ins w:id="14763" w:author="Vilson Lu" w:date="2014-08-21T17:56:00Z">
        <w:r>
          <w:rPr>
            <w:rStyle w:val="Strong"/>
            <w:b w:val="0"/>
            <w:sz w:val="24"/>
          </w:rPr>
          <w:t>College of Computer Studies</w:t>
        </w:r>
      </w:ins>
    </w:p>
    <w:p w:rsidR="002F6E61" w:rsidRDefault="002F6E61">
      <w:pPr>
        <w:pStyle w:val="Content1"/>
        <w:rPr>
          <w:ins w:id="14764" w:author="Vilson Lu" w:date="2014-08-21T17:56:00Z"/>
          <w:rStyle w:val="Strong"/>
          <w:b w:val="0"/>
          <w:sz w:val="24"/>
        </w:rPr>
        <w:pPrChange w:id="14765" w:author="Vilson Lu" w:date="2014-08-21T17:55:00Z">
          <w:pPr>
            <w:pStyle w:val="Reference"/>
          </w:pPr>
        </w:pPrChange>
      </w:pPr>
    </w:p>
    <w:p w:rsidR="002F6E61" w:rsidRDefault="005621E4">
      <w:pPr>
        <w:pStyle w:val="Content1"/>
        <w:rPr>
          <w:ins w:id="14766" w:author="Vilson Lu" w:date="2014-08-21T17:56:00Z"/>
          <w:rStyle w:val="Strong"/>
          <w:b w:val="0"/>
          <w:sz w:val="24"/>
        </w:rPr>
        <w:pPrChange w:id="14767" w:author="Vilson Lu" w:date="2014-08-21T17:55:00Z">
          <w:pPr>
            <w:pStyle w:val="Reference"/>
          </w:pPr>
        </w:pPrChange>
      </w:pPr>
      <w:ins w:id="14768" w:author="Vilson Lu" w:date="2014-08-21T17:56:00Z">
        <w:r>
          <w:rPr>
            <w:rStyle w:val="Strong"/>
            <w:b w:val="0"/>
            <w:sz w:val="24"/>
          </w:rPr>
          <w:t>De La Salle University</w:t>
        </w:r>
      </w:ins>
    </w:p>
    <w:p w:rsidR="002F6E61" w:rsidRDefault="002F6E61">
      <w:pPr>
        <w:pStyle w:val="Content1"/>
        <w:rPr>
          <w:ins w:id="14769" w:author="Vilson Lu" w:date="2014-08-21T17:56:00Z"/>
          <w:rStyle w:val="Strong"/>
          <w:b w:val="0"/>
          <w:sz w:val="24"/>
        </w:rPr>
        <w:pPrChange w:id="14770" w:author="Vilson Lu" w:date="2014-08-21T17:55:00Z">
          <w:pPr>
            <w:pStyle w:val="Reference"/>
          </w:pPr>
        </w:pPrChange>
      </w:pPr>
    </w:p>
    <w:p w:rsidR="005621E4" w:rsidRDefault="00372B98" w:rsidP="005621E4">
      <w:pPr>
        <w:pStyle w:val="Content1"/>
        <w:rPr>
          <w:ins w:id="14771" w:author="Vilson Lu" w:date="2014-08-21T17:56:00Z"/>
          <w:rStyle w:val="Strong"/>
          <w:b w:val="0"/>
          <w:sz w:val="24"/>
        </w:rPr>
      </w:pPr>
      <w:ins w:id="14772" w:author="Vilson Lu" w:date="2014-08-22T00:52:00Z">
        <w:r w:rsidRPr="00372B98">
          <w:rPr>
            <w:rStyle w:val="Strong"/>
            <w:b w:val="0"/>
            <w:bCs w:val="0"/>
            <w:rPrChange w:id="14773" w:author="Vilson Lu" w:date="2014-08-22T00:52:00Z">
              <w:rPr>
                <w:rStyle w:val="Hyperlink"/>
                <w:sz w:val="24"/>
              </w:rPr>
            </w:rPrChange>
          </w:rPr>
          <w:t>rv.regalado@gmail.com</w:t>
        </w:r>
      </w:ins>
    </w:p>
    <w:p w:rsidR="005621E4" w:rsidRDefault="005621E4">
      <w:pPr>
        <w:rPr>
          <w:ins w:id="14774" w:author="Vilson Lu" w:date="2014-08-21T17:56:00Z"/>
          <w:rStyle w:val="Strong"/>
          <w:b w:val="0"/>
          <w:szCs w:val="20"/>
        </w:rPr>
      </w:pPr>
      <w:ins w:id="14775" w:author="Vilson Lu" w:date="2014-08-21T17:56:00Z">
        <w:r>
          <w:rPr>
            <w:rStyle w:val="Strong"/>
            <w:b w:val="0"/>
          </w:rPr>
          <w:br w:type="page"/>
        </w:r>
      </w:ins>
    </w:p>
    <w:p w:rsidR="002F6E61" w:rsidRDefault="005621E4">
      <w:pPr>
        <w:pStyle w:val="Heading2"/>
        <w:rPr>
          <w:ins w:id="14776" w:author="Vilson Lu" w:date="2014-08-21T17:57:00Z"/>
          <w:rStyle w:val="Strong"/>
          <w:sz w:val="24"/>
          <w:szCs w:val="24"/>
        </w:rPr>
        <w:pPrChange w:id="14777" w:author="Vilson Lu" w:date="2014-08-21T17:56:00Z">
          <w:pPr>
            <w:pStyle w:val="Reference"/>
          </w:pPr>
        </w:pPrChange>
      </w:pPr>
      <w:bookmarkStart w:id="14778" w:name="_Toc396445142"/>
      <w:bookmarkStart w:id="14779" w:name="_Toc396489860"/>
      <w:commentRangeStart w:id="14780"/>
      <w:ins w:id="14781" w:author="Vilson Lu" w:date="2014-08-21T17:56:00Z">
        <w:r w:rsidRPr="006B267A">
          <w:rPr>
            <w:rStyle w:val="Strong"/>
            <w:b/>
            <w:sz w:val="24"/>
          </w:rPr>
          <w:lastRenderedPageBreak/>
          <w:t>Personal Vitae</w:t>
        </w:r>
      </w:ins>
      <w:commentRangeEnd w:id="14780"/>
      <w:ins w:id="14782" w:author="Vilson Lu" w:date="2014-08-21T18:01:00Z">
        <w:r w:rsidR="008379BE">
          <w:rPr>
            <w:rStyle w:val="CommentReference"/>
            <w:b w:val="0"/>
          </w:rPr>
          <w:commentReference w:id="14780"/>
        </w:r>
      </w:ins>
      <w:bookmarkEnd w:id="14778"/>
      <w:bookmarkEnd w:id="14779"/>
    </w:p>
    <w:p w:rsidR="002F6E61" w:rsidRDefault="002F6E61">
      <w:pPr>
        <w:rPr>
          <w:ins w:id="14783" w:author="Vilson Lu" w:date="2014-08-21T17:57:00Z"/>
        </w:rPr>
        <w:pPrChange w:id="14784" w:author="Vilson Lu" w:date="2014-08-21T17:57:00Z">
          <w:pPr>
            <w:pStyle w:val="Reference"/>
          </w:pPr>
        </w:pPrChange>
      </w:pPr>
    </w:p>
    <w:p w:rsidR="002F6E61" w:rsidRDefault="00372B98">
      <w:pPr>
        <w:pStyle w:val="Content1"/>
        <w:rPr>
          <w:ins w:id="14785" w:author="Vilson Lu" w:date="2014-08-21T17:57:00Z"/>
          <w:b/>
        </w:rPr>
        <w:pPrChange w:id="14786" w:author="Vilson Lu" w:date="2014-08-21T17:57:00Z">
          <w:pPr>
            <w:pStyle w:val="Reference"/>
          </w:pPr>
        </w:pPrChange>
      </w:pPr>
      <w:ins w:id="14787" w:author="Vilson Lu" w:date="2014-08-21T17:57:00Z">
        <w:r w:rsidRPr="00372B98">
          <w:rPr>
            <w:b/>
            <w:sz w:val="24"/>
            <w:rPrChange w:id="14788" w:author="Vilson Lu" w:date="2014-08-21T17:58:00Z">
              <w:rPr>
                <w:b/>
                <w:color w:val="0563C1" w:themeColor="hyperlink"/>
                <w:u w:val="single"/>
              </w:rPr>
            </w:rPrChange>
          </w:rPr>
          <w:t xml:space="preserve">Mr. Kyle Mc Hale </w:t>
        </w:r>
      </w:ins>
      <w:ins w:id="14789" w:author="Vilson Lu" w:date="2014-08-21T17:59:00Z">
        <w:r w:rsidR="005621E4">
          <w:rPr>
            <w:b/>
            <w:sz w:val="24"/>
          </w:rPr>
          <w:t xml:space="preserve">B. </w:t>
        </w:r>
      </w:ins>
      <w:ins w:id="14790" w:author="Vilson Lu" w:date="2014-08-21T17:57:00Z">
        <w:r w:rsidRPr="00372B98">
          <w:rPr>
            <w:b/>
            <w:sz w:val="24"/>
            <w:rPrChange w:id="14791" w:author="Vilson Lu" w:date="2014-08-21T17:58:00Z">
              <w:rPr>
                <w:b/>
                <w:color w:val="0563C1" w:themeColor="hyperlink"/>
                <w:u w:val="single"/>
              </w:rPr>
            </w:rPrChange>
          </w:rPr>
          <w:t>Dela Cruz</w:t>
        </w:r>
      </w:ins>
    </w:p>
    <w:p w:rsidR="002F6E61" w:rsidRDefault="002F6E61">
      <w:pPr>
        <w:pStyle w:val="Content1"/>
        <w:rPr>
          <w:ins w:id="14792" w:author="Vilson Lu" w:date="2014-08-21T17:57:00Z"/>
          <w:b/>
        </w:rPr>
        <w:pPrChange w:id="14793" w:author="Vilson Lu" w:date="2014-08-21T17:57:00Z">
          <w:pPr>
            <w:pStyle w:val="Reference"/>
          </w:pPr>
        </w:pPrChange>
      </w:pPr>
    </w:p>
    <w:p w:rsidR="007C3DF4" w:rsidRPr="000438F4" w:rsidRDefault="007C3DF4" w:rsidP="007C3DF4">
      <w:pPr>
        <w:pStyle w:val="Content1"/>
        <w:rPr>
          <w:ins w:id="14794" w:author="Vilson Lu" w:date="2014-08-22T02:11:00Z"/>
          <w:lang w:val="fr-FR"/>
          <w:rPrChange w:id="14795" w:author="PF" w:date="2014-11-10T06:25:00Z">
            <w:rPr>
              <w:ins w:id="14796" w:author="Vilson Lu" w:date="2014-08-22T02:11:00Z"/>
            </w:rPr>
          </w:rPrChange>
        </w:rPr>
      </w:pPr>
      <w:ins w:id="14797" w:author="Vilson Lu" w:date="2014-08-22T02:11:00Z">
        <w:r>
          <w:t xml:space="preserve">Blk 5, Lot 2A, Martires St., Brgy. </w:t>
        </w:r>
        <w:r w:rsidR="00372B98" w:rsidRPr="00372B98">
          <w:rPr>
            <w:lang w:val="fr-FR"/>
            <w:rPrChange w:id="14798" w:author="PF" w:date="2014-11-10T06:25:00Z">
              <w:rPr>
                <w:color w:val="0563C1" w:themeColor="hyperlink"/>
                <w:u w:val="single"/>
              </w:rPr>
            </w:rPrChange>
          </w:rPr>
          <w:t>Martires del 96, Pateros, Metro Manila</w:t>
        </w:r>
      </w:ins>
    </w:p>
    <w:p w:rsidR="007C3DF4" w:rsidRPr="000438F4" w:rsidRDefault="007C3DF4" w:rsidP="007C3DF4">
      <w:pPr>
        <w:pStyle w:val="Content1"/>
        <w:rPr>
          <w:ins w:id="14799" w:author="Vilson Lu" w:date="2014-08-22T02:11:00Z"/>
          <w:lang w:val="fr-FR"/>
          <w:rPrChange w:id="14800" w:author="PF" w:date="2014-11-10T06:25:00Z">
            <w:rPr>
              <w:ins w:id="14801" w:author="Vilson Lu" w:date="2014-08-22T02:11:00Z"/>
            </w:rPr>
          </w:rPrChange>
        </w:rPr>
      </w:pPr>
    </w:p>
    <w:p w:rsidR="007C3DF4" w:rsidRPr="000438F4" w:rsidRDefault="00372B98" w:rsidP="007C3DF4">
      <w:pPr>
        <w:pStyle w:val="Content1"/>
        <w:rPr>
          <w:ins w:id="14802" w:author="Vilson Lu" w:date="2014-08-22T02:11:00Z"/>
          <w:lang w:val="fr-FR"/>
          <w:rPrChange w:id="14803" w:author="PF" w:date="2014-11-10T06:25:00Z">
            <w:rPr>
              <w:ins w:id="14804" w:author="Vilson Lu" w:date="2014-08-22T02:11:00Z"/>
            </w:rPr>
          </w:rPrChange>
        </w:rPr>
      </w:pPr>
      <w:ins w:id="14805" w:author="Vilson Lu" w:date="2014-08-22T02:11:00Z">
        <w:r w:rsidRPr="00372B98">
          <w:rPr>
            <w:lang w:val="fr-FR"/>
            <w:rPrChange w:id="14806" w:author="PF" w:date="2014-11-10T06:25:00Z">
              <w:rPr>
                <w:color w:val="0563C1" w:themeColor="hyperlink"/>
                <w:u w:val="single"/>
              </w:rPr>
            </w:rPrChange>
          </w:rPr>
          <w:t>(0917) 880-5019</w:t>
        </w:r>
      </w:ins>
    </w:p>
    <w:p w:rsidR="007C3DF4" w:rsidRPr="000438F4" w:rsidRDefault="007C3DF4" w:rsidP="007C3DF4">
      <w:pPr>
        <w:pStyle w:val="Content1"/>
        <w:rPr>
          <w:ins w:id="14807" w:author="Vilson Lu" w:date="2014-08-22T02:11:00Z"/>
          <w:lang w:val="fr-FR"/>
          <w:rPrChange w:id="14808" w:author="PF" w:date="2014-11-10T06:25:00Z">
            <w:rPr>
              <w:ins w:id="14809" w:author="Vilson Lu" w:date="2014-08-22T02:11:00Z"/>
            </w:rPr>
          </w:rPrChange>
        </w:rPr>
      </w:pPr>
    </w:p>
    <w:p w:rsidR="007C3DF4" w:rsidRDefault="007C3DF4" w:rsidP="007C3DF4">
      <w:pPr>
        <w:pStyle w:val="Content1"/>
        <w:rPr>
          <w:ins w:id="14810" w:author="Vilson Lu" w:date="2014-08-22T02:11:00Z"/>
        </w:rPr>
      </w:pPr>
      <w:ins w:id="14811" w:author="Vilson Lu" w:date="2014-08-22T02:11:00Z">
        <w:r>
          <w:t>kylemchale_delacruz@yahoo.com</w:t>
        </w:r>
      </w:ins>
    </w:p>
    <w:p w:rsidR="002F6E61" w:rsidRDefault="002F6E61">
      <w:pPr>
        <w:pStyle w:val="Content1"/>
        <w:rPr>
          <w:ins w:id="14812" w:author="Vilson Lu" w:date="2014-08-21T17:58:00Z"/>
        </w:rPr>
        <w:pPrChange w:id="14813" w:author="Vilson Lu" w:date="2014-08-21T17:57:00Z">
          <w:pPr>
            <w:pStyle w:val="Reference"/>
          </w:pPr>
        </w:pPrChange>
      </w:pPr>
    </w:p>
    <w:p w:rsidR="005621E4" w:rsidRDefault="005621E4" w:rsidP="005621E4">
      <w:pPr>
        <w:pStyle w:val="Content1"/>
        <w:rPr>
          <w:ins w:id="14814" w:author="Vilson Lu" w:date="2014-08-21T17:58:00Z"/>
          <w:b/>
        </w:rPr>
      </w:pPr>
      <w:ins w:id="14815" w:author="Vilson Lu" w:date="2014-08-21T17:58:00Z">
        <w:r w:rsidRPr="00FD3A23">
          <w:rPr>
            <w:b/>
            <w:sz w:val="24"/>
          </w:rPr>
          <w:t xml:space="preserve">Mr. </w:t>
        </w:r>
      </w:ins>
      <w:ins w:id="14816" w:author="Vilson Lu" w:date="2014-08-21T17:59:00Z">
        <w:r w:rsidR="008379BE">
          <w:rPr>
            <w:b/>
            <w:sz w:val="24"/>
          </w:rPr>
          <w:t>John Paul F. Garcia</w:t>
        </w:r>
      </w:ins>
    </w:p>
    <w:p w:rsidR="005621E4" w:rsidRDefault="005621E4" w:rsidP="005621E4">
      <w:pPr>
        <w:pStyle w:val="Content1"/>
        <w:rPr>
          <w:ins w:id="14817" w:author="Vilson Lu" w:date="2014-08-21T17:58:00Z"/>
          <w:b/>
        </w:rPr>
      </w:pPr>
    </w:p>
    <w:p w:rsidR="005621E4" w:rsidRDefault="00F64801" w:rsidP="005621E4">
      <w:pPr>
        <w:pStyle w:val="Content1"/>
        <w:rPr>
          <w:ins w:id="14818" w:author="Vilson Lu" w:date="2014-08-21T17:58:00Z"/>
        </w:rPr>
      </w:pPr>
      <w:ins w:id="14819" w:author="Vilson Lu" w:date="2014-08-22T09:02:00Z">
        <w:r>
          <w:t>36 Bohol St., Ayala Alabang</w:t>
        </w:r>
        <w:r w:rsidR="008A2840">
          <w:t xml:space="preserve"> Village, Muntinlupa City</w:t>
        </w:r>
      </w:ins>
    </w:p>
    <w:p w:rsidR="005621E4" w:rsidRDefault="005621E4" w:rsidP="005621E4">
      <w:pPr>
        <w:pStyle w:val="Content1"/>
        <w:rPr>
          <w:ins w:id="14820" w:author="Vilson Lu" w:date="2014-08-21T17:58:00Z"/>
        </w:rPr>
      </w:pPr>
    </w:p>
    <w:p w:rsidR="005621E4" w:rsidRPr="000438F4" w:rsidRDefault="00372B98" w:rsidP="005621E4">
      <w:pPr>
        <w:pStyle w:val="Content1"/>
        <w:rPr>
          <w:ins w:id="14821" w:author="Vilson Lu" w:date="2014-08-21T17:58:00Z"/>
          <w:lang w:val="fr-FR"/>
          <w:rPrChange w:id="14822" w:author="PF" w:date="2014-11-10T06:26:00Z">
            <w:rPr>
              <w:ins w:id="14823" w:author="Vilson Lu" w:date="2014-08-21T17:58:00Z"/>
            </w:rPr>
          </w:rPrChange>
        </w:rPr>
      </w:pPr>
      <w:ins w:id="14824" w:author="Vilson Lu" w:date="2014-08-22T09:02:00Z">
        <w:r w:rsidRPr="00372B98">
          <w:rPr>
            <w:lang w:val="fr-FR"/>
            <w:rPrChange w:id="14825" w:author="PF" w:date="2014-11-10T06:26:00Z">
              <w:rPr>
                <w:color w:val="0563C1" w:themeColor="hyperlink"/>
                <w:u w:val="single"/>
              </w:rPr>
            </w:rPrChange>
          </w:rPr>
          <w:t>(0927) 886-6999</w:t>
        </w:r>
      </w:ins>
    </w:p>
    <w:p w:rsidR="005621E4" w:rsidRPr="000438F4" w:rsidRDefault="005621E4" w:rsidP="005621E4">
      <w:pPr>
        <w:pStyle w:val="Content1"/>
        <w:rPr>
          <w:ins w:id="14826" w:author="Vilson Lu" w:date="2014-08-21T17:58:00Z"/>
          <w:lang w:val="fr-FR"/>
          <w:rPrChange w:id="14827" w:author="PF" w:date="2014-11-10T06:26:00Z">
            <w:rPr>
              <w:ins w:id="14828" w:author="Vilson Lu" w:date="2014-08-21T17:58:00Z"/>
            </w:rPr>
          </w:rPrChange>
        </w:rPr>
      </w:pPr>
    </w:p>
    <w:p w:rsidR="005621E4" w:rsidRPr="000438F4" w:rsidRDefault="00372B98" w:rsidP="005621E4">
      <w:pPr>
        <w:pStyle w:val="Content1"/>
        <w:rPr>
          <w:ins w:id="14829" w:author="Vilson Lu" w:date="2014-08-21T17:58:00Z"/>
          <w:lang w:val="fr-FR"/>
          <w:rPrChange w:id="14830" w:author="PF" w:date="2014-11-10T06:26:00Z">
            <w:rPr>
              <w:ins w:id="14831" w:author="Vilson Lu" w:date="2014-08-21T17:58:00Z"/>
            </w:rPr>
          </w:rPrChange>
        </w:rPr>
      </w:pPr>
      <w:ins w:id="14832" w:author="Vilson Lu" w:date="2014-08-22T09:03:00Z">
        <w:r w:rsidRPr="00372B98">
          <w:rPr>
            <w:lang w:val="fr-FR"/>
            <w:rPrChange w:id="14833" w:author="PF" w:date="2014-11-10T06:26:00Z">
              <w:rPr>
                <w:color w:val="0563C1" w:themeColor="hyperlink"/>
                <w:u w:val="single"/>
              </w:rPr>
            </w:rPrChange>
          </w:rPr>
          <w:t>johnpaulgarcia1208@gmail.com</w:t>
        </w:r>
      </w:ins>
    </w:p>
    <w:p w:rsidR="005621E4" w:rsidRPr="000438F4" w:rsidRDefault="005621E4" w:rsidP="005621E4">
      <w:pPr>
        <w:pStyle w:val="Content1"/>
        <w:rPr>
          <w:ins w:id="14834" w:author="Vilson Lu" w:date="2014-08-21T17:58:00Z"/>
          <w:lang w:val="fr-FR"/>
          <w:rPrChange w:id="14835" w:author="PF" w:date="2014-11-10T06:26:00Z">
            <w:rPr>
              <w:ins w:id="14836" w:author="Vilson Lu" w:date="2014-08-21T17:58:00Z"/>
            </w:rPr>
          </w:rPrChange>
        </w:rPr>
      </w:pPr>
    </w:p>
    <w:p w:rsidR="005621E4" w:rsidRDefault="00372B98" w:rsidP="005621E4">
      <w:pPr>
        <w:pStyle w:val="Content1"/>
        <w:rPr>
          <w:ins w:id="14837" w:author="Vilson Lu" w:date="2014-08-21T17:58:00Z"/>
          <w:b/>
        </w:rPr>
      </w:pPr>
      <w:ins w:id="14838" w:author="Vilson Lu" w:date="2014-08-21T17:59:00Z">
        <w:r w:rsidRPr="00372B98">
          <w:rPr>
            <w:b/>
            <w:sz w:val="24"/>
            <w:lang w:val="fr-FR"/>
            <w:rPrChange w:id="14839" w:author="PF" w:date="2014-11-10T06:26:00Z">
              <w:rPr>
                <w:b/>
                <w:color w:val="0563C1" w:themeColor="hyperlink"/>
                <w:sz w:val="24"/>
                <w:u w:val="single"/>
              </w:rPr>
            </w:rPrChange>
          </w:rPr>
          <w:t xml:space="preserve">Ms. Kristine Ma. </w:t>
        </w:r>
        <w:r w:rsidR="008379BE">
          <w:rPr>
            <w:b/>
            <w:sz w:val="24"/>
          </w:rPr>
          <w:t>Dominique F. Kalaw</w:t>
        </w:r>
      </w:ins>
    </w:p>
    <w:p w:rsidR="005621E4" w:rsidRDefault="005621E4" w:rsidP="005621E4">
      <w:pPr>
        <w:pStyle w:val="Content1"/>
        <w:rPr>
          <w:ins w:id="14840" w:author="Vilson Lu" w:date="2014-08-21T17:58:00Z"/>
          <w:b/>
        </w:rPr>
      </w:pPr>
    </w:p>
    <w:p w:rsidR="005621E4" w:rsidRDefault="005621E4" w:rsidP="005621E4">
      <w:pPr>
        <w:pStyle w:val="Content1"/>
        <w:rPr>
          <w:ins w:id="14841" w:author="Vilson Lu" w:date="2014-08-21T17:58:00Z"/>
        </w:rPr>
      </w:pPr>
      <w:ins w:id="14842" w:author="Vilson Lu" w:date="2014-08-21T17:58:00Z">
        <w:del w:id="14843" w:author="TinTin Kalaw" w:date="2014-08-21T21:09:00Z">
          <w:r w:rsidDel="00F15F70">
            <w:delText>&lt;home address&gt;</w:delText>
          </w:r>
        </w:del>
      </w:ins>
      <w:ins w:id="14844" w:author="TinTin Kalaw" w:date="2014-08-21T21:09:00Z">
        <w:r w:rsidR="00F15F70">
          <w:t>28 New Years Avenue, GSIS Holiday Hills Village, San Pedro, Laguna</w:t>
        </w:r>
      </w:ins>
    </w:p>
    <w:p w:rsidR="005621E4" w:rsidRDefault="005621E4" w:rsidP="005621E4">
      <w:pPr>
        <w:pStyle w:val="Content1"/>
        <w:rPr>
          <w:ins w:id="14845" w:author="Vilson Lu" w:date="2014-08-21T17:58:00Z"/>
        </w:rPr>
      </w:pPr>
    </w:p>
    <w:p w:rsidR="005621E4" w:rsidRPr="00190051" w:rsidRDefault="00372B98" w:rsidP="005621E4">
      <w:pPr>
        <w:pStyle w:val="Content1"/>
        <w:rPr>
          <w:ins w:id="14846" w:author="Vilson Lu" w:date="2014-08-21T17:58:00Z"/>
          <w:lang w:val="fr-FR"/>
          <w:rPrChange w:id="14847" w:author="PF" w:date="2014-12-29T13:23:00Z">
            <w:rPr>
              <w:ins w:id="14848" w:author="Vilson Lu" w:date="2014-08-21T17:58:00Z"/>
            </w:rPr>
          </w:rPrChange>
        </w:rPr>
      </w:pPr>
      <w:ins w:id="14849" w:author="Vilson Lu" w:date="2014-08-21T17:58:00Z">
        <w:del w:id="14850" w:author="TinTin Kalaw" w:date="2014-08-21T21:10:00Z">
          <w:r w:rsidRPr="00372B98">
            <w:rPr>
              <w:lang w:val="fr-FR"/>
              <w:rPrChange w:id="14851" w:author="PF" w:date="2014-12-29T13:23:00Z">
                <w:rPr>
                  <w:color w:val="0563C1" w:themeColor="hyperlink"/>
                  <w:u w:val="single"/>
                </w:rPr>
              </w:rPrChange>
            </w:rPr>
            <w:delText>&lt;contact details&gt;</w:delText>
          </w:r>
        </w:del>
      </w:ins>
      <w:ins w:id="14852" w:author="TinTin Kalaw" w:date="2014-08-21T21:10:00Z">
        <w:r w:rsidRPr="00372B98">
          <w:rPr>
            <w:lang w:val="fr-FR"/>
            <w:rPrChange w:id="14853" w:author="PF" w:date="2014-12-29T13:23:00Z">
              <w:rPr>
                <w:color w:val="0563C1" w:themeColor="hyperlink"/>
                <w:u w:val="single"/>
              </w:rPr>
            </w:rPrChange>
          </w:rPr>
          <w:t>(0927) 854-4201</w:t>
        </w:r>
      </w:ins>
    </w:p>
    <w:p w:rsidR="005621E4" w:rsidRPr="00190051" w:rsidRDefault="005621E4" w:rsidP="005621E4">
      <w:pPr>
        <w:pStyle w:val="Content1"/>
        <w:rPr>
          <w:ins w:id="14854" w:author="Vilson Lu" w:date="2014-08-21T17:58:00Z"/>
          <w:lang w:val="fr-FR"/>
          <w:rPrChange w:id="14855" w:author="PF" w:date="2014-12-29T13:23:00Z">
            <w:rPr>
              <w:ins w:id="14856" w:author="Vilson Lu" w:date="2014-08-21T17:58:00Z"/>
            </w:rPr>
          </w:rPrChange>
        </w:rPr>
      </w:pPr>
    </w:p>
    <w:p w:rsidR="005621E4" w:rsidRPr="000438F4" w:rsidRDefault="00372B98" w:rsidP="005621E4">
      <w:pPr>
        <w:pStyle w:val="Content1"/>
        <w:rPr>
          <w:ins w:id="14857" w:author="Vilson Lu" w:date="2014-08-21T17:58:00Z"/>
          <w:lang w:val="fr-FR"/>
          <w:rPrChange w:id="14858" w:author="PF" w:date="2014-11-10T06:25:00Z">
            <w:rPr>
              <w:ins w:id="14859" w:author="Vilson Lu" w:date="2014-08-21T17:58:00Z"/>
            </w:rPr>
          </w:rPrChange>
        </w:rPr>
      </w:pPr>
      <w:ins w:id="14860" w:author="Vilson Lu" w:date="2014-08-21T17:58:00Z">
        <w:del w:id="14861" w:author="TinTin Kalaw" w:date="2014-08-21T21:10:00Z">
          <w:r w:rsidRPr="00372B98">
            <w:rPr>
              <w:lang w:val="fr-FR"/>
              <w:rPrChange w:id="14862" w:author="PF" w:date="2014-11-10T06:25:00Z">
                <w:rPr>
                  <w:color w:val="0563C1" w:themeColor="hyperlink"/>
                  <w:u w:val="single"/>
                </w:rPr>
              </w:rPrChange>
            </w:rPr>
            <w:delText>&lt;email address&gt;</w:delText>
          </w:r>
        </w:del>
      </w:ins>
      <w:ins w:id="14863" w:author="TinTin Kalaw" w:date="2014-08-21T21:10:00Z">
        <w:r w:rsidRPr="00372B98">
          <w:rPr>
            <w:lang w:val="fr-FR"/>
            <w:rPrChange w:id="14864" w:author="PF" w:date="2014-11-10T06:25:00Z">
              <w:rPr>
                <w:color w:val="0563C1" w:themeColor="hyperlink"/>
                <w:u w:val="single"/>
              </w:rPr>
            </w:rPrChange>
          </w:rPr>
          <w:t>tintin.kalaw@gmail.com</w:t>
        </w:r>
      </w:ins>
    </w:p>
    <w:p w:rsidR="002F6E61" w:rsidRDefault="002F6E61">
      <w:pPr>
        <w:pStyle w:val="Content1"/>
        <w:rPr>
          <w:ins w:id="14865" w:author="Vilson Lu" w:date="2014-08-21T17:58:00Z"/>
          <w:lang w:val="fr-FR"/>
          <w:rPrChange w:id="14866" w:author="PF" w:date="2014-11-10T06:25:00Z">
            <w:rPr>
              <w:ins w:id="14867" w:author="Vilson Lu" w:date="2014-08-21T17:58:00Z"/>
            </w:rPr>
          </w:rPrChange>
        </w:rPr>
        <w:pPrChange w:id="14868" w:author="Vilson Lu" w:date="2014-08-21T17:57:00Z">
          <w:pPr>
            <w:pStyle w:val="Reference"/>
          </w:pPr>
        </w:pPrChange>
      </w:pPr>
    </w:p>
    <w:p w:rsidR="005621E4" w:rsidRPr="000438F4" w:rsidRDefault="00372B98" w:rsidP="005621E4">
      <w:pPr>
        <w:pStyle w:val="Content1"/>
        <w:rPr>
          <w:ins w:id="14869" w:author="Vilson Lu" w:date="2014-08-21T17:58:00Z"/>
          <w:b/>
          <w:lang w:val="fr-FR"/>
          <w:rPrChange w:id="14870" w:author="PF" w:date="2014-11-10T06:25:00Z">
            <w:rPr>
              <w:ins w:id="14871" w:author="Vilson Lu" w:date="2014-08-21T17:58:00Z"/>
              <w:b/>
            </w:rPr>
          </w:rPrChange>
        </w:rPr>
      </w:pPr>
      <w:ins w:id="14872" w:author="Vilson Lu" w:date="2014-08-21T17:58:00Z">
        <w:r w:rsidRPr="00372B98">
          <w:rPr>
            <w:b/>
            <w:sz w:val="24"/>
            <w:lang w:val="fr-FR"/>
            <w:rPrChange w:id="14873" w:author="PF" w:date="2014-11-10T06:25:00Z">
              <w:rPr>
                <w:b/>
                <w:color w:val="0563C1" w:themeColor="hyperlink"/>
                <w:sz w:val="24"/>
                <w:u w:val="single"/>
              </w:rPr>
            </w:rPrChange>
          </w:rPr>
          <w:t xml:space="preserve">Mr. </w:t>
        </w:r>
      </w:ins>
      <w:ins w:id="14874" w:author="Vilson Lu" w:date="2014-08-21T17:59:00Z">
        <w:r w:rsidRPr="00372B98">
          <w:rPr>
            <w:b/>
            <w:sz w:val="24"/>
            <w:lang w:val="fr-FR"/>
            <w:rPrChange w:id="14875" w:author="PF" w:date="2014-11-10T06:25:00Z">
              <w:rPr>
                <w:b/>
                <w:color w:val="0563C1" w:themeColor="hyperlink"/>
                <w:sz w:val="24"/>
                <w:u w:val="single"/>
              </w:rPr>
            </w:rPrChange>
          </w:rPr>
          <w:t>Vilson E. Lu</w:t>
        </w:r>
      </w:ins>
    </w:p>
    <w:p w:rsidR="005621E4" w:rsidRPr="000438F4" w:rsidRDefault="005621E4" w:rsidP="005621E4">
      <w:pPr>
        <w:pStyle w:val="Content1"/>
        <w:rPr>
          <w:ins w:id="14876" w:author="Vilson Lu" w:date="2014-08-21T17:58:00Z"/>
          <w:b/>
          <w:lang w:val="fr-FR"/>
          <w:rPrChange w:id="14877" w:author="PF" w:date="2014-11-10T06:25:00Z">
            <w:rPr>
              <w:ins w:id="14878" w:author="Vilson Lu" w:date="2014-08-21T17:58:00Z"/>
              <w:b/>
            </w:rPr>
          </w:rPrChange>
        </w:rPr>
      </w:pPr>
    </w:p>
    <w:p w:rsidR="005621E4" w:rsidRDefault="008379BE" w:rsidP="005621E4">
      <w:pPr>
        <w:pStyle w:val="Content1"/>
        <w:rPr>
          <w:ins w:id="14879" w:author="Vilson Lu" w:date="2014-08-21T17:58:00Z"/>
        </w:rPr>
      </w:pPr>
      <w:ins w:id="14880" w:author="Vilson Lu" w:date="2014-08-21T17:59:00Z">
        <w:r>
          <w:t>739 – D A. Bonifacio St. Balintawak, Quezon City</w:t>
        </w:r>
      </w:ins>
    </w:p>
    <w:p w:rsidR="005621E4" w:rsidRDefault="005621E4" w:rsidP="005621E4">
      <w:pPr>
        <w:pStyle w:val="Content1"/>
        <w:rPr>
          <w:ins w:id="14881" w:author="Vilson Lu" w:date="2014-08-21T17:58:00Z"/>
        </w:rPr>
      </w:pPr>
    </w:p>
    <w:p w:rsidR="005621E4" w:rsidRDefault="008379BE" w:rsidP="005621E4">
      <w:pPr>
        <w:pStyle w:val="Content1"/>
        <w:rPr>
          <w:ins w:id="14882" w:author="Vilson Lu" w:date="2014-08-21T17:58:00Z"/>
        </w:rPr>
      </w:pPr>
      <w:ins w:id="14883" w:author="Vilson Lu" w:date="2014-08-21T18:00:00Z">
        <w:r>
          <w:t>(0917) 631-1374</w:t>
        </w:r>
      </w:ins>
    </w:p>
    <w:p w:rsidR="005621E4" w:rsidRDefault="005621E4" w:rsidP="005621E4">
      <w:pPr>
        <w:pStyle w:val="Content1"/>
        <w:rPr>
          <w:ins w:id="14884" w:author="Vilson Lu" w:date="2014-08-21T17:58:00Z"/>
        </w:rPr>
      </w:pPr>
    </w:p>
    <w:p w:rsidR="005621E4" w:rsidRPr="00FD3A23" w:rsidRDefault="008379BE" w:rsidP="005621E4">
      <w:pPr>
        <w:pStyle w:val="Content1"/>
        <w:rPr>
          <w:ins w:id="14885" w:author="Vilson Lu" w:date="2014-08-21T17:58:00Z"/>
        </w:rPr>
      </w:pPr>
      <w:ins w:id="14886" w:author="Vilson Lu" w:date="2014-08-21T18:00:00Z">
        <w:r>
          <w:t>vilson.espayos.lu@gmail.com</w:t>
        </w:r>
      </w:ins>
    </w:p>
    <w:p w:rsidR="002F6E61" w:rsidRDefault="002F6E61">
      <w:pPr>
        <w:pStyle w:val="Content1"/>
        <w:pPrChange w:id="14887" w:author="Vilson Lu" w:date="2014-08-21T17:57:00Z">
          <w:pPr>
            <w:pStyle w:val="Reference"/>
          </w:pPr>
        </w:pPrChange>
      </w:pPr>
    </w:p>
    <w:sectPr w:rsidR="002F6E61" w:rsidSect="005A3259">
      <w:pgSz w:w="12240" w:h="15840"/>
      <w:pgMar w:top="1440" w:right="1440" w:bottom="1440" w:left="1440" w:header="720" w:footer="720" w:gutter="0"/>
      <w:pgNumType w:start="1" w:chapStyle="1"/>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 w:author="Kyle Mc Hale Dela Cruz" w:date="2015-03-02T11:22:00Z" w:initials="KD">
    <w:p w:rsidR="002F6E61" w:rsidRDefault="002F6E61">
      <w:pPr>
        <w:pStyle w:val="CommentText"/>
      </w:pPr>
      <w:r>
        <w:rPr>
          <w:rStyle w:val="CommentReference"/>
        </w:rPr>
        <w:annotationRef/>
      </w:r>
      <w:r>
        <w:t>SO FAR ITO YUNG NA-ACCOMPLISH KO FOR TONIGHT:</w:t>
      </w:r>
    </w:p>
    <w:p w:rsidR="002F6E61" w:rsidRDefault="002F6E61">
      <w:pPr>
        <w:pStyle w:val="CommentText"/>
      </w:pPr>
    </w:p>
    <w:p w:rsidR="002F6E61" w:rsidRDefault="002F6E61" w:rsidP="00390544">
      <w:pPr>
        <w:pStyle w:val="CommentText"/>
        <w:numPr>
          <w:ilvl w:val="0"/>
          <w:numId w:val="35"/>
        </w:numPr>
      </w:pPr>
      <w:r>
        <w:t>Problem Statement</w:t>
      </w:r>
    </w:p>
    <w:p w:rsidR="002F6E61" w:rsidRDefault="002F6E61" w:rsidP="00390544">
      <w:pPr>
        <w:pStyle w:val="CommentText"/>
        <w:numPr>
          <w:ilvl w:val="0"/>
          <w:numId w:val="35"/>
        </w:numPr>
      </w:pPr>
      <w:r>
        <w:t>Scope and Limitations (Chapter 1)</w:t>
      </w:r>
    </w:p>
    <w:p w:rsidR="002F6E61" w:rsidRDefault="002F6E61" w:rsidP="00390544">
      <w:pPr>
        <w:pStyle w:val="CommentText"/>
        <w:numPr>
          <w:ilvl w:val="0"/>
          <w:numId w:val="35"/>
        </w:numPr>
      </w:pPr>
      <w:r>
        <w:t>Scope and Limitations (Chapter 4)</w:t>
      </w:r>
    </w:p>
    <w:p w:rsidR="002F6E61" w:rsidRDefault="002F6E61" w:rsidP="00390544">
      <w:pPr>
        <w:pStyle w:val="CommentText"/>
        <w:numPr>
          <w:ilvl w:val="0"/>
          <w:numId w:val="35"/>
        </w:numPr>
      </w:pPr>
      <w:r>
        <w:t>Crawler (Chapter 4)</w:t>
      </w:r>
    </w:p>
    <w:p w:rsidR="002F6E61" w:rsidRDefault="002F6E61" w:rsidP="00731011">
      <w:pPr>
        <w:pStyle w:val="CommentText"/>
        <w:numPr>
          <w:ilvl w:val="0"/>
          <w:numId w:val="35"/>
        </w:numPr>
      </w:pPr>
      <w:r>
        <w:t>English &amp; Filipino to Filipino (pa-check na lang if ever may na-miss ako)</w:t>
      </w:r>
    </w:p>
    <w:p w:rsidR="002F6E61" w:rsidRDefault="002F6E61" w:rsidP="00731011">
      <w:pPr>
        <w:pStyle w:val="CommentText"/>
      </w:pPr>
    </w:p>
  </w:comment>
  <w:comment w:id="26" w:author="TinTin Kalaw" w:date="2015-03-02T11:22:00Z" w:initials="TK">
    <w:p w:rsidR="002F6E61" w:rsidRDefault="002F6E61">
      <w:pPr>
        <w:pStyle w:val="CommentText"/>
      </w:pPr>
      <w:r>
        <w:rPr>
          <w:rStyle w:val="CommentReference"/>
        </w:rPr>
        <w:annotationRef/>
      </w:r>
      <w:r>
        <w:t>Modify</w:t>
      </w:r>
    </w:p>
  </w:comment>
  <w:comment w:id="125" w:author="PF" w:date="2015-03-02T11:22:00Z" w:initials="PF">
    <w:p w:rsidR="002F6E61" w:rsidRDefault="002F6E61">
      <w:pPr>
        <w:pStyle w:val="CommentText"/>
      </w:pPr>
      <w:r>
        <w:rPr>
          <w:rStyle w:val="CommentReference"/>
        </w:rPr>
        <w:annotationRef/>
      </w:r>
      <w:r>
        <w:t>Should this be ‘disaster-related tweets composed in Filipino language’?</w:t>
      </w:r>
    </w:p>
  </w:comment>
  <w:comment w:id="130" w:author="PF" w:date="2015-03-02T11:22:00Z" w:initials="PF">
    <w:p w:rsidR="002F6E61" w:rsidRDefault="002F6E61">
      <w:pPr>
        <w:pStyle w:val="CommentText"/>
      </w:pPr>
      <w:r>
        <w:rPr>
          <w:rStyle w:val="CommentReference"/>
        </w:rPr>
        <w:annotationRef/>
      </w:r>
      <w:r>
        <w:t>Please check if you need to add about two to three sentences to articulate the system you created and what its main features or benefits are. Please include a mention and definition of FILIET.</w:t>
      </w:r>
    </w:p>
  </w:comment>
  <w:comment w:id="3788" w:author="TinTin Kalaw" w:date="2015-03-02T11:22:00Z" w:initials="TK">
    <w:p w:rsidR="002F6E61" w:rsidRDefault="002F6E61">
      <w:pPr>
        <w:pStyle w:val="CommentText"/>
      </w:pPr>
      <w:r>
        <w:rPr>
          <w:rStyle w:val="CommentReference"/>
        </w:rPr>
        <w:annotationRef/>
      </w:r>
      <w:r>
        <w:t>Modify</w:t>
      </w:r>
    </w:p>
  </w:comment>
  <w:comment w:id="3789" w:author="PF" w:date="2015-03-02T11:22:00Z" w:initials="PF">
    <w:p w:rsidR="002F6E61" w:rsidRDefault="002F6E61">
      <w:pPr>
        <w:pStyle w:val="CommentText"/>
      </w:pPr>
      <w:r>
        <w:rPr>
          <w:rStyle w:val="CommentReference"/>
        </w:rPr>
        <w:annotationRef/>
      </w:r>
      <w:r>
        <w:t>Perhaps you can use ‘Main Objective’.</w:t>
      </w:r>
    </w:p>
    <w:p w:rsidR="002F6E61" w:rsidRDefault="002F6E61">
      <w:pPr>
        <w:pStyle w:val="CommentText"/>
      </w:pPr>
    </w:p>
  </w:comment>
  <w:comment w:id="3897" w:author="PF" w:date="2015-03-02T11:22:00Z" w:initials="PF">
    <w:p w:rsidR="002F6E61" w:rsidRDefault="002F6E61">
      <w:pPr>
        <w:pStyle w:val="CommentText"/>
      </w:pPr>
      <w:r>
        <w:rPr>
          <w:rStyle w:val="CommentReference"/>
        </w:rPr>
        <w:annotationRef/>
      </w:r>
      <w:r>
        <w:t>Please check. This part may not be needed here (in the Scope and Limitations…) but in the body of the text/paper where these techniques are discussed. The reference citations can also be included in the actual discussion.</w:t>
      </w:r>
    </w:p>
    <w:p w:rsidR="002F6E61" w:rsidRDefault="002F6E61">
      <w:pPr>
        <w:pStyle w:val="CommentText"/>
      </w:pPr>
    </w:p>
  </w:comment>
  <w:comment w:id="3911" w:author="PF" w:date="2015-03-02T11:22:00Z" w:initials="PF">
    <w:p w:rsidR="002F6E61" w:rsidRDefault="002F6E61" w:rsidP="009D1061">
      <w:pPr>
        <w:pStyle w:val="CommentText"/>
      </w:pPr>
      <w:r>
        <w:rPr>
          <w:rStyle w:val="CommentReference"/>
        </w:rPr>
        <w:annotationRef/>
      </w:r>
      <w:r>
        <w:t>Please check. This part may not be needed here (in the Scope and Limitations…) but in the body of the text/paper where these techniques are discussed. The reference citations can also be included in the actual discussion.</w:t>
      </w:r>
    </w:p>
    <w:p w:rsidR="002F6E61" w:rsidRDefault="002F6E61">
      <w:pPr>
        <w:pStyle w:val="CommentText"/>
      </w:pPr>
    </w:p>
  </w:comment>
  <w:comment w:id="3926" w:author="PF" w:date="2015-03-02T11:22:00Z" w:initials="PF">
    <w:p w:rsidR="002F6E61" w:rsidRDefault="002F6E61" w:rsidP="009D1061">
      <w:pPr>
        <w:pStyle w:val="CommentText"/>
      </w:pPr>
      <w:r>
        <w:rPr>
          <w:rStyle w:val="CommentReference"/>
        </w:rPr>
        <w:annotationRef/>
      </w:r>
      <w:r>
        <w:t>Please check. This part may not be needed here (in the Scope and Limitations…) but in the body of the text/paper where these techniques are discussed. The reference citations can also be included in the actual discussion.</w:t>
      </w:r>
    </w:p>
    <w:p w:rsidR="002F6E61" w:rsidRDefault="002F6E61">
      <w:pPr>
        <w:pStyle w:val="CommentText"/>
      </w:pPr>
    </w:p>
  </w:comment>
  <w:comment w:id="3958" w:author="PF" w:date="2015-03-02T11:22:00Z" w:initials="PF">
    <w:p w:rsidR="002F6E61" w:rsidRDefault="002F6E61">
      <w:pPr>
        <w:pStyle w:val="CommentText"/>
      </w:pPr>
      <w:r>
        <w:rPr>
          <w:rStyle w:val="CommentReference"/>
        </w:rPr>
        <w:annotationRef/>
      </w:r>
      <w:r>
        <w:t>It may be useful to specify the (key) stakeholders. Are they the following?:</w:t>
      </w:r>
    </w:p>
    <w:p w:rsidR="002F6E61" w:rsidRDefault="002F6E61">
      <w:pPr>
        <w:pStyle w:val="CommentText"/>
      </w:pPr>
    </w:p>
    <w:p w:rsidR="002F6E61" w:rsidRDefault="002F6E61" w:rsidP="00BD4C49">
      <w:pPr>
        <w:pStyle w:val="CommentText"/>
        <w:numPr>
          <w:ilvl w:val="0"/>
          <w:numId w:val="38"/>
        </w:numPr>
      </w:pPr>
      <w:r>
        <w:t>Disaster victims or potential victims</w:t>
      </w:r>
    </w:p>
    <w:p w:rsidR="002F6E61" w:rsidRDefault="002F6E61" w:rsidP="00BD4C49">
      <w:pPr>
        <w:pStyle w:val="CommentText"/>
        <w:numPr>
          <w:ilvl w:val="0"/>
          <w:numId w:val="38"/>
        </w:numPr>
      </w:pPr>
      <w:r>
        <w:t>‘Netizens’</w:t>
      </w:r>
    </w:p>
    <w:p w:rsidR="002F6E61" w:rsidRDefault="002F6E61" w:rsidP="00BD4C49">
      <w:pPr>
        <w:pStyle w:val="CommentText"/>
        <w:numPr>
          <w:ilvl w:val="0"/>
          <w:numId w:val="38"/>
        </w:numPr>
      </w:pPr>
      <w:r>
        <w:t>Rescue and emergency organizations</w:t>
      </w:r>
    </w:p>
    <w:p w:rsidR="002F6E61" w:rsidRDefault="002F6E61" w:rsidP="00BD4C49">
      <w:pPr>
        <w:pStyle w:val="CommentText"/>
        <w:numPr>
          <w:ilvl w:val="0"/>
          <w:numId w:val="38"/>
        </w:numPr>
      </w:pPr>
      <w:r>
        <w:t>Media practitioners</w:t>
      </w:r>
    </w:p>
    <w:p w:rsidR="002F6E61" w:rsidRDefault="002F6E61" w:rsidP="00BD4C49">
      <w:pPr>
        <w:pStyle w:val="CommentText"/>
        <w:numPr>
          <w:ilvl w:val="0"/>
          <w:numId w:val="38"/>
        </w:numPr>
      </w:pPr>
      <w:r>
        <w:t>Local and national governments (e.g. Disaster Coordinating Council)</w:t>
      </w:r>
    </w:p>
    <w:p w:rsidR="002F6E61" w:rsidRDefault="002F6E61">
      <w:pPr>
        <w:pStyle w:val="CommentText"/>
      </w:pPr>
      <w:r>
        <w:t xml:space="preserve"> </w:t>
      </w:r>
    </w:p>
  </w:comment>
  <w:comment w:id="3957" w:author="PF" w:date="2015-03-02T11:22:00Z" w:initials="PF">
    <w:p w:rsidR="002F6E61" w:rsidRDefault="002F6E61">
      <w:pPr>
        <w:pStyle w:val="CommentText"/>
      </w:pPr>
      <w:r>
        <w:rPr>
          <w:rStyle w:val="CommentReference"/>
        </w:rPr>
        <w:annotationRef/>
      </w:r>
      <w:r>
        <w:t>Please check if you can shorten the information here and be more direct. Some data are redundant. It may help to enumerate the significance or benefits of the product of this research. Please see sample/suggested text below.</w:t>
      </w:r>
    </w:p>
    <w:p w:rsidR="002F6E61" w:rsidRDefault="002F6E61" w:rsidP="005446DB">
      <w:pPr>
        <w:pStyle w:val="CommentText"/>
      </w:pPr>
    </w:p>
    <w:p w:rsidR="002F6E61" w:rsidRDefault="002F6E61" w:rsidP="005446DB">
      <w:pPr>
        <w:pStyle w:val="CommentText"/>
        <w:numPr>
          <w:ilvl w:val="0"/>
          <w:numId w:val="39"/>
        </w:numPr>
      </w:pPr>
      <w:r>
        <w:t xml:space="preserve"> Easier and faster data collection</w:t>
      </w:r>
    </w:p>
    <w:p w:rsidR="002F6E61" w:rsidRDefault="002F6E61" w:rsidP="005446DB">
      <w:pPr>
        <w:pStyle w:val="CommentText"/>
      </w:pPr>
    </w:p>
    <w:p w:rsidR="002F6E61" w:rsidRDefault="002F6E61" w:rsidP="005446DB">
      <w:pPr>
        <w:pStyle w:val="CommentText"/>
        <w:numPr>
          <w:ilvl w:val="0"/>
          <w:numId w:val="39"/>
        </w:numPr>
      </w:pPr>
      <w:r>
        <w:t xml:space="preserve"> More efficient extraction of relevant information</w:t>
      </w:r>
    </w:p>
    <w:p w:rsidR="002F6E61" w:rsidRDefault="002F6E61" w:rsidP="005446DB">
      <w:pPr>
        <w:pStyle w:val="ListParagraph"/>
      </w:pPr>
    </w:p>
    <w:p w:rsidR="002F6E61" w:rsidRDefault="002F6E61" w:rsidP="005446DB">
      <w:pPr>
        <w:pStyle w:val="CommentText"/>
        <w:numPr>
          <w:ilvl w:val="0"/>
          <w:numId w:val="39"/>
        </w:numPr>
      </w:pPr>
      <w:r>
        <w:t xml:space="preserve"> Relevant information can be used to help prioritize rescue and relief operations</w:t>
      </w:r>
    </w:p>
    <w:p w:rsidR="002F6E61" w:rsidRDefault="002F6E61">
      <w:pPr>
        <w:pStyle w:val="CommentText"/>
      </w:pPr>
    </w:p>
  </w:comment>
  <w:comment w:id="3987" w:author="PF" w:date="2015-03-02T11:22:00Z" w:initials="PF">
    <w:p w:rsidR="002F6E61" w:rsidRDefault="002F6E61">
      <w:pPr>
        <w:pStyle w:val="CommentText"/>
      </w:pPr>
      <w:r>
        <w:rPr>
          <w:rStyle w:val="CommentReference"/>
        </w:rPr>
        <w:annotationRef/>
      </w:r>
      <w:r>
        <w:t>You can add a sentence or two highlighting the benefits of using this methodology.</w:t>
      </w:r>
    </w:p>
    <w:p w:rsidR="002F6E61" w:rsidRDefault="002F6E61">
      <w:pPr>
        <w:pStyle w:val="CommentText"/>
      </w:pPr>
    </w:p>
  </w:comment>
  <w:comment w:id="4019" w:author="PF" w:date="2015-03-02T11:22:00Z" w:initials="PF">
    <w:p w:rsidR="002F6E61" w:rsidRDefault="002F6E61">
      <w:pPr>
        <w:pStyle w:val="CommentText"/>
      </w:pPr>
      <w:r>
        <w:rPr>
          <w:rStyle w:val="CommentReference"/>
        </w:rPr>
        <w:annotationRef/>
      </w:r>
      <w:r>
        <w:t>Please check if this sentence can be deleted from the figure caption.</w:t>
      </w:r>
    </w:p>
    <w:p w:rsidR="002F6E61" w:rsidRDefault="002F6E61">
      <w:pPr>
        <w:pStyle w:val="CommentText"/>
      </w:pPr>
    </w:p>
  </w:comment>
  <w:comment w:id="4344" w:author="PF" w:date="2015-03-02T11:22:00Z" w:initials="PF">
    <w:p w:rsidR="002F6E61" w:rsidRDefault="002F6E61">
      <w:pPr>
        <w:pStyle w:val="CommentText"/>
      </w:pPr>
      <w:r>
        <w:rPr>
          <w:rStyle w:val="CommentReference"/>
        </w:rPr>
        <w:annotationRef/>
      </w:r>
      <w:r>
        <w:t>Is ‘aspects’ the right term here? Should this be ‘processes’ or ‘approaches’ instead?</w:t>
      </w:r>
    </w:p>
    <w:p w:rsidR="002F6E61" w:rsidRDefault="002F6E61">
      <w:pPr>
        <w:pStyle w:val="CommentText"/>
      </w:pPr>
    </w:p>
  </w:comment>
  <w:comment w:id="4431" w:author="Vilson Lu" w:date="2015-03-02T11:22:00Z" w:initials="VL">
    <w:p w:rsidR="002F6E61" w:rsidRDefault="002F6E61" w:rsidP="00F01ACE">
      <w:pPr>
        <w:pStyle w:val="CommentText"/>
      </w:pPr>
      <w:r>
        <w:rPr>
          <w:rStyle w:val="CommentReference"/>
        </w:rPr>
        <w:annotationRef/>
      </w:r>
      <w:r>
        <w:t>Isn’t this supposed to be in Chapter 2?</w:t>
      </w:r>
    </w:p>
  </w:comment>
  <w:comment w:id="4432" w:author="JP Garcia" w:date="2015-03-02T11:22:00Z" w:initials="JG">
    <w:p w:rsidR="002F6E61" w:rsidRDefault="002F6E61">
      <w:pPr>
        <w:pStyle w:val="CommentText"/>
      </w:pPr>
      <w:r>
        <w:rPr>
          <w:rStyle w:val="CommentReference"/>
        </w:rPr>
        <w:annotationRef/>
      </w:r>
      <w:r>
        <w:t>Done</w:t>
      </w:r>
    </w:p>
  </w:comment>
  <w:comment w:id="4597" w:author="PF" w:date="2015-03-02T11:22:00Z" w:initials="PF">
    <w:p w:rsidR="002F6E61" w:rsidRDefault="002F6E61">
      <w:pPr>
        <w:pStyle w:val="CommentText"/>
      </w:pPr>
      <w:r>
        <w:rPr>
          <w:rStyle w:val="CommentReference"/>
        </w:rPr>
        <w:annotationRef/>
      </w:r>
      <w:r>
        <w:t>Please check and see if this needs to be revised.</w:t>
      </w:r>
    </w:p>
    <w:p w:rsidR="002F6E61" w:rsidRDefault="002F6E61">
      <w:pPr>
        <w:pStyle w:val="CommentText"/>
      </w:pPr>
    </w:p>
  </w:comment>
  <w:comment w:id="4616" w:author="PF" w:date="2015-03-02T11:22:00Z" w:initials="PF">
    <w:p w:rsidR="002F6E61" w:rsidRDefault="002F6E61">
      <w:pPr>
        <w:pStyle w:val="CommentText"/>
      </w:pPr>
      <w:r>
        <w:rPr>
          <w:rStyle w:val="CommentReference"/>
        </w:rPr>
        <w:annotationRef/>
      </w:r>
      <w:r>
        <w:t>Should this be ‘owner’ or ‘advertiser’? Please check.</w:t>
      </w:r>
    </w:p>
    <w:p w:rsidR="002F6E61" w:rsidRDefault="002F6E61">
      <w:pPr>
        <w:pStyle w:val="CommentText"/>
      </w:pPr>
    </w:p>
  </w:comment>
  <w:comment w:id="4668" w:author="PF" w:date="2015-03-02T11:22:00Z" w:initials="PF">
    <w:p w:rsidR="002F6E61" w:rsidRDefault="002F6E61">
      <w:pPr>
        <w:pStyle w:val="CommentText"/>
      </w:pPr>
      <w:r>
        <w:rPr>
          <w:rStyle w:val="CommentReference"/>
        </w:rPr>
        <w:annotationRef/>
      </w:r>
      <w:r>
        <w:t>Please check if this needs to be clarified.</w:t>
      </w:r>
    </w:p>
    <w:p w:rsidR="002F6E61" w:rsidRDefault="002F6E61">
      <w:pPr>
        <w:pStyle w:val="CommentText"/>
      </w:pPr>
    </w:p>
  </w:comment>
  <w:comment w:id="4730" w:author="PF" w:date="2015-03-02T11:22:00Z" w:initials="PF">
    <w:p w:rsidR="002F6E61" w:rsidRDefault="002F6E61">
      <w:pPr>
        <w:pStyle w:val="CommentText"/>
      </w:pPr>
      <w:r>
        <w:rPr>
          <w:rStyle w:val="CommentReference"/>
        </w:rPr>
        <w:annotationRef/>
      </w:r>
      <w:r>
        <w:t>Please check if this should be defined/expanded.</w:t>
      </w:r>
    </w:p>
    <w:p w:rsidR="002F6E61" w:rsidRDefault="002F6E61">
      <w:pPr>
        <w:pStyle w:val="CommentText"/>
      </w:pPr>
    </w:p>
  </w:comment>
  <w:comment w:id="4826" w:author="Vilson Lu" w:date="2015-03-02T11:22:00Z" w:initials="VL">
    <w:p w:rsidR="002F6E61" w:rsidRDefault="002F6E61" w:rsidP="00525FF6">
      <w:pPr>
        <w:pStyle w:val="CommentText"/>
      </w:pPr>
      <w:r>
        <w:rPr>
          <w:rStyle w:val="CommentReference"/>
        </w:rPr>
        <w:annotationRef/>
      </w:r>
      <w:r>
        <w:t>Some parts are lost?</w:t>
      </w:r>
    </w:p>
    <w:p w:rsidR="002F6E61" w:rsidRDefault="002F6E61" w:rsidP="00525FF6">
      <w:pPr>
        <w:pStyle w:val="CommentText"/>
      </w:pPr>
      <w:r>
        <w:t>Figure and Caption should be below the figure</w:t>
      </w:r>
    </w:p>
  </w:comment>
  <w:comment w:id="4954" w:author="PF" w:date="2015-03-02T11:22:00Z" w:initials="PF">
    <w:p w:rsidR="002F6E61" w:rsidRDefault="002F6E61">
      <w:pPr>
        <w:pStyle w:val="CommentText"/>
      </w:pPr>
      <w:r>
        <w:rPr>
          <w:rStyle w:val="CommentReference"/>
        </w:rPr>
        <w:annotationRef/>
      </w:r>
      <w:r>
        <w:t>Please clarify --- ‘far away’ from?</w:t>
      </w:r>
    </w:p>
    <w:p w:rsidR="002F6E61" w:rsidRDefault="002F6E61">
      <w:pPr>
        <w:pStyle w:val="CommentText"/>
      </w:pPr>
    </w:p>
  </w:comment>
  <w:comment w:id="5032" w:author="PF" w:date="2015-03-02T18:28:00Z" w:initials="PF">
    <w:p w:rsidR="002F6E61" w:rsidRDefault="002F6E61">
      <w:pPr>
        <w:pStyle w:val="CommentText"/>
      </w:pPr>
      <w:r>
        <w:rPr>
          <w:rStyle w:val="CommentReference"/>
        </w:rPr>
        <w:annotationRef/>
      </w:r>
      <w:r w:rsidR="00C15796">
        <w:t>Please check to ensure that the changes retain your intended meaning.</w:t>
      </w:r>
    </w:p>
    <w:p w:rsidR="00C15796" w:rsidRDefault="00C15796">
      <w:pPr>
        <w:pStyle w:val="CommentText"/>
      </w:pPr>
    </w:p>
  </w:comment>
  <w:comment w:id="5434" w:author="PF" w:date="2015-03-02T11:22:00Z" w:initials="PF">
    <w:p w:rsidR="002F6E61" w:rsidRDefault="002F6E61">
      <w:pPr>
        <w:pStyle w:val="CommentText"/>
      </w:pPr>
      <w:r>
        <w:rPr>
          <w:rStyle w:val="CommentReference"/>
        </w:rPr>
        <w:annotationRef/>
      </w:r>
      <w:r>
        <w:t>Please check if it’s better to change this to ‘security concerns or risks’.</w:t>
      </w:r>
    </w:p>
    <w:p w:rsidR="002F6E61" w:rsidRDefault="002F6E61">
      <w:pPr>
        <w:pStyle w:val="CommentText"/>
      </w:pPr>
    </w:p>
  </w:comment>
  <w:comment w:id="5691" w:author="Vilson Lu" w:date="2015-03-02T11:22:00Z" w:initials="VL">
    <w:p w:rsidR="002F6E61" w:rsidRDefault="002F6E61">
      <w:pPr>
        <w:pStyle w:val="CommentText"/>
      </w:pPr>
      <w:r>
        <w:rPr>
          <w:rStyle w:val="CommentReference"/>
        </w:rPr>
        <w:annotationRef/>
      </w:r>
      <w:r>
        <w:t>Are these the categories that you will use?</w:t>
      </w:r>
    </w:p>
  </w:comment>
  <w:comment w:id="6178" w:author="PF" w:date="2015-03-02T18:33:00Z" w:initials="PF">
    <w:p w:rsidR="002F6E61" w:rsidRDefault="002F6E61">
      <w:pPr>
        <w:pStyle w:val="CommentText"/>
      </w:pPr>
      <w:r>
        <w:rPr>
          <w:rStyle w:val="CommentReference"/>
        </w:rPr>
        <w:annotationRef/>
      </w:r>
      <w:r>
        <w:t>Please check and update, as needed.</w:t>
      </w:r>
      <w:r w:rsidR="00BD7834">
        <w:t xml:space="preserve"> See also other similar occurrences.</w:t>
      </w:r>
    </w:p>
    <w:p w:rsidR="002F6E61" w:rsidRDefault="002F6E61">
      <w:pPr>
        <w:pStyle w:val="CommentText"/>
      </w:pPr>
    </w:p>
  </w:comment>
  <w:comment w:id="6568" w:author="PF" w:date="2015-03-02T11:22:00Z" w:initials="PF">
    <w:p w:rsidR="002F6E61" w:rsidRDefault="002F6E61">
      <w:pPr>
        <w:pStyle w:val="CommentText"/>
      </w:pPr>
      <w:r>
        <w:rPr>
          <w:rStyle w:val="CommentReference"/>
        </w:rPr>
        <w:annotationRef/>
      </w:r>
      <w:r>
        <w:t>Please check if you need a sentence or two to cite (some of) the mixed results.</w:t>
      </w:r>
    </w:p>
    <w:p w:rsidR="002F6E61" w:rsidRDefault="002F6E61">
      <w:pPr>
        <w:pStyle w:val="CommentText"/>
      </w:pPr>
    </w:p>
  </w:comment>
  <w:comment w:id="6925" w:author="Vilson Lu" w:date="2015-03-02T11:22:00Z" w:initials="VL">
    <w:p w:rsidR="002F6E61" w:rsidRDefault="002F6E61" w:rsidP="00AD0972">
      <w:pPr>
        <w:pStyle w:val="CommentText"/>
      </w:pPr>
      <w:r>
        <w:rPr>
          <w:rStyle w:val="CommentReference"/>
        </w:rPr>
        <w:annotationRef/>
      </w:r>
      <w:r>
        <w:t>Isn’t this supposed to be in Chapter 2?</w:t>
      </w:r>
    </w:p>
  </w:comment>
  <w:comment w:id="6926" w:author="JP Garcia" w:date="2015-03-02T11:22:00Z" w:initials="JG">
    <w:p w:rsidR="002F6E61" w:rsidRDefault="002F6E61" w:rsidP="00AD0972">
      <w:pPr>
        <w:pStyle w:val="CommentText"/>
      </w:pPr>
      <w:r>
        <w:rPr>
          <w:rStyle w:val="CommentReference"/>
        </w:rPr>
        <w:annotationRef/>
      </w:r>
      <w:r>
        <w:t>Done</w:t>
      </w:r>
    </w:p>
  </w:comment>
  <w:comment w:id="7230" w:author="PF" w:date="2015-03-02T11:22:00Z" w:initials="PF">
    <w:p w:rsidR="002F6E61" w:rsidRDefault="002F6E61">
      <w:pPr>
        <w:pStyle w:val="CommentText"/>
      </w:pPr>
      <w:r>
        <w:rPr>
          <w:rStyle w:val="CommentReference"/>
        </w:rPr>
        <w:annotationRef/>
      </w:r>
      <w:r>
        <w:t>Please check to ensure that this change is accurate.</w:t>
      </w:r>
    </w:p>
    <w:p w:rsidR="002F6E61" w:rsidRDefault="002F6E61">
      <w:pPr>
        <w:pStyle w:val="CommentText"/>
      </w:pPr>
    </w:p>
  </w:comment>
  <w:comment w:id="7477" w:author="PF" w:date="2015-03-02T17:40:00Z" w:initials="PF">
    <w:p w:rsidR="00781F0B" w:rsidRDefault="00781F0B">
      <w:pPr>
        <w:pStyle w:val="CommentText"/>
      </w:pPr>
      <w:r>
        <w:rPr>
          <w:rStyle w:val="CommentReference"/>
        </w:rPr>
        <w:annotationRef/>
      </w:r>
      <w:r>
        <w:t>Please check if this needs to be revised.</w:t>
      </w:r>
    </w:p>
    <w:p w:rsidR="00781F0B" w:rsidRDefault="00781F0B">
      <w:pPr>
        <w:pStyle w:val="CommentText"/>
      </w:pPr>
    </w:p>
  </w:comment>
  <w:comment w:id="7479" w:author="PF" w:date="2015-03-02T17:44:00Z" w:initials="PF">
    <w:p w:rsidR="00DF5926" w:rsidRDefault="00DF5926">
      <w:pPr>
        <w:pStyle w:val="CommentText"/>
      </w:pPr>
      <w:r>
        <w:rPr>
          <w:rStyle w:val="CommentReference"/>
        </w:rPr>
        <w:annotationRef/>
      </w:r>
      <w:r>
        <w:t>Please check if this needs to be defined/expanded.</w:t>
      </w:r>
    </w:p>
    <w:p w:rsidR="00DF5926" w:rsidRDefault="00DF5926">
      <w:pPr>
        <w:pStyle w:val="CommentText"/>
      </w:pPr>
      <w:r>
        <w:t xml:space="preserve"> </w:t>
      </w:r>
    </w:p>
  </w:comment>
  <w:comment w:id="7493" w:author="PF" w:date="2015-03-02T18:37:00Z" w:initials="PF">
    <w:p w:rsidR="00DF5926" w:rsidRDefault="00DF5926">
      <w:pPr>
        <w:pStyle w:val="CommentText"/>
      </w:pPr>
      <w:r>
        <w:rPr>
          <w:rStyle w:val="CommentReference"/>
        </w:rPr>
        <w:annotationRef/>
      </w:r>
      <w:r w:rsidR="00BD7834">
        <w:t>Please check if this needs to be defined/expanded.</w:t>
      </w:r>
    </w:p>
    <w:p w:rsidR="00BD7834" w:rsidRDefault="00BD7834">
      <w:pPr>
        <w:pStyle w:val="CommentText"/>
      </w:pPr>
    </w:p>
  </w:comment>
  <w:comment w:id="7515" w:author="PF" w:date="2015-03-02T17:50:00Z" w:initials="PF">
    <w:p w:rsidR="000803FE" w:rsidRDefault="000803FE">
      <w:pPr>
        <w:pStyle w:val="CommentText"/>
      </w:pPr>
      <w:r>
        <w:rPr>
          <w:rStyle w:val="CommentReference"/>
        </w:rPr>
        <w:annotationRef/>
      </w:r>
      <w:r>
        <w:t>Please check if you need more information or explanation here, for example, why a particular approach is difficult to implement and/or what particular inconvenience an approach might cause.</w:t>
      </w:r>
    </w:p>
    <w:p w:rsidR="000803FE" w:rsidRDefault="000803FE">
      <w:pPr>
        <w:pStyle w:val="CommentText"/>
      </w:pPr>
    </w:p>
  </w:comment>
  <w:comment w:id="7557" w:author="PF" w:date="2015-03-02T17:51:00Z" w:initials="PF">
    <w:p w:rsidR="00C631AF" w:rsidRDefault="00C631AF">
      <w:pPr>
        <w:pStyle w:val="CommentText"/>
      </w:pPr>
      <w:r>
        <w:rPr>
          <w:rStyle w:val="CommentReference"/>
        </w:rPr>
        <w:annotationRef/>
      </w:r>
      <w:r>
        <w:t>Please review. Part of this text is a repetition of the previous one. Perhaps some text here can be added to the previous one.</w:t>
      </w:r>
    </w:p>
    <w:p w:rsidR="00C631AF" w:rsidRDefault="00C631AF">
      <w:pPr>
        <w:pStyle w:val="CommentText"/>
      </w:pPr>
    </w:p>
  </w:comment>
  <w:comment w:id="8225" w:author="PF" w:date="2015-03-02T18:17:00Z" w:initials="PF">
    <w:p w:rsidR="0063411C" w:rsidRDefault="0063411C">
      <w:pPr>
        <w:pStyle w:val="CommentText"/>
      </w:pPr>
      <w:r>
        <w:rPr>
          <w:rStyle w:val="CommentReference"/>
        </w:rPr>
        <w:annotationRef/>
      </w:r>
      <w:r>
        <w:t>Please check to confirm that the changes still support your intended meaning. The original sentences seem to have some redundant text.</w:t>
      </w:r>
    </w:p>
    <w:p w:rsidR="0063411C" w:rsidRDefault="0063411C">
      <w:pPr>
        <w:pStyle w:val="CommentText"/>
      </w:pPr>
    </w:p>
  </w:comment>
  <w:comment w:id="8264" w:author="Vilson Lu" w:date="2015-03-02T11:22:00Z" w:initials="VL">
    <w:p w:rsidR="002F6E61" w:rsidRDefault="002F6E61">
      <w:pPr>
        <w:pStyle w:val="CommentText"/>
      </w:pPr>
      <w:r>
        <w:rPr>
          <w:rStyle w:val="CommentReference"/>
        </w:rPr>
        <w:annotationRef/>
      </w:r>
      <w:r>
        <w:t>You will use both OpenNLP and ANIIE? If these are reviews, movee to chapter 2. If these are what you will use, specify how will you use them. (maybe method calls and sample effects)</w:t>
      </w:r>
    </w:p>
  </w:comment>
  <w:comment w:id="8952" w:author="PF" w:date="2015-03-02T11:22:00Z" w:initials="PF">
    <w:p w:rsidR="002F6E61" w:rsidRDefault="002F6E61">
      <w:pPr>
        <w:pStyle w:val="CommentText"/>
      </w:pPr>
      <w:r>
        <w:rPr>
          <w:rStyle w:val="CommentReference"/>
        </w:rPr>
        <w:annotationRef/>
      </w:r>
      <w:r>
        <w:t>Please check if this needs to be defined/expanded. Check also other acronyms.</w:t>
      </w:r>
    </w:p>
    <w:p w:rsidR="002F6E61" w:rsidRDefault="002F6E61">
      <w:pPr>
        <w:pStyle w:val="CommentText"/>
      </w:pPr>
    </w:p>
  </w:comment>
  <w:comment w:id="9427" w:author="Vilson Lu" w:date="2015-03-02T11:22:00Z" w:initials="VL">
    <w:p w:rsidR="002F6E61" w:rsidRDefault="002F6E61">
      <w:pPr>
        <w:pStyle w:val="CommentText"/>
      </w:pPr>
      <w:r>
        <w:rPr>
          <w:rStyle w:val="CommentReference"/>
        </w:rPr>
        <w:annotationRef/>
      </w:r>
      <w:r>
        <w:t>What about it? Re there specific method you will invoke in the API? For what? Expound.</w:t>
      </w:r>
    </w:p>
  </w:comment>
  <w:comment w:id="9597" w:author="Vilson Lu" w:date="2015-03-02T11:22:00Z" w:initials="VL">
    <w:p w:rsidR="002F6E61" w:rsidRDefault="002F6E61">
      <w:pPr>
        <w:pStyle w:val="CommentText"/>
      </w:pPr>
      <w:r>
        <w:rPr>
          <w:rStyle w:val="CommentReference"/>
        </w:rPr>
        <w:annotationRef/>
      </w:r>
      <w:r>
        <w:t>What are these categories?</w:t>
      </w:r>
    </w:p>
    <w:p w:rsidR="002F6E61" w:rsidRDefault="002F6E61">
      <w:pPr>
        <w:pStyle w:val="CommentText"/>
      </w:pPr>
      <w:r>
        <w:tab/>
        <w:t>Remove this line</w:t>
      </w:r>
    </w:p>
  </w:comment>
  <w:comment w:id="9598" w:author="JP Garcia" w:date="2015-03-02T11:22:00Z" w:initials="JG">
    <w:p w:rsidR="002F6E61" w:rsidRDefault="002F6E61">
      <w:pPr>
        <w:pStyle w:val="CommentText"/>
      </w:pPr>
      <w:r>
        <w:rPr>
          <w:rStyle w:val="CommentReference"/>
        </w:rPr>
        <w:annotationRef/>
      </w:r>
      <w:r>
        <w:t>Done</w:t>
      </w:r>
    </w:p>
  </w:comment>
  <w:comment w:id="9609" w:author="Vilson Lu" w:date="2015-03-02T11:22:00Z" w:initials="VL">
    <w:p w:rsidR="002F6E61" w:rsidRDefault="002F6E61">
      <w:pPr>
        <w:pStyle w:val="CommentText"/>
      </w:pPr>
      <w:r>
        <w:rPr>
          <w:rStyle w:val="CommentReference"/>
        </w:rPr>
        <w:annotationRef/>
      </w:r>
      <w:r>
        <w:t>Different techniques</w:t>
      </w:r>
    </w:p>
    <w:p w:rsidR="002F6E61" w:rsidRDefault="002F6E61" w:rsidP="00F96500">
      <w:pPr>
        <w:pStyle w:val="CommentText"/>
      </w:pPr>
      <w:r>
        <w:tab/>
        <w:t>Kyle: not various kasi isa nalang ang fixed na</w:t>
      </w:r>
    </w:p>
  </w:comment>
  <w:comment w:id="9610" w:author="JP Garcia" w:date="2015-03-02T11:22:00Z" w:initials="JG">
    <w:p w:rsidR="002F6E61" w:rsidRDefault="002F6E61">
      <w:pPr>
        <w:pStyle w:val="CommentText"/>
      </w:pPr>
      <w:r>
        <w:rPr>
          <w:rStyle w:val="CommentReference"/>
        </w:rPr>
        <w:annotationRef/>
      </w:r>
      <w:r>
        <w:t>Done</w:t>
      </w:r>
    </w:p>
  </w:comment>
  <w:comment w:id="9734" w:author="Vilson Lu" w:date="2015-03-02T11:22:00Z" w:initials="VL">
    <w:p w:rsidR="002F6E61" w:rsidRDefault="002F6E61">
      <w:pPr>
        <w:pStyle w:val="CommentText"/>
      </w:pPr>
      <w:r>
        <w:rPr>
          <w:rStyle w:val="CommentReference"/>
        </w:rPr>
        <w:annotationRef/>
      </w:r>
      <w:r>
        <w:t>You will use an existing or build a new one. If not explicitly indicated, we assume you will build a new one.</w:t>
      </w:r>
    </w:p>
    <w:p w:rsidR="002F6E61" w:rsidRDefault="002F6E61">
      <w:pPr>
        <w:pStyle w:val="CommentText"/>
      </w:pPr>
      <w:r>
        <w:tab/>
        <w:t>Kyle: Per module, indicate if custom, modified, or build</w:t>
      </w:r>
    </w:p>
  </w:comment>
  <w:comment w:id="9916" w:author="Kyle Mc Hale Dela Cruz" w:date="2015-03-02T11:22:00Z" w:initials="KD">
    <w:p w:rsidR="002F6E61" w:rsidRDefault="002F6E61">
      <w:pPr>
        <w:pStyle w:val="CommentText"/>
      </w:pPr>
      <w:r>
        <w:rPr>
          <w:rStyle w:val="CommentReference"/>
        </w:rPr>
        <w:annotationRef/>
      </w:r>
      <w:r>
        <w:t>Kindly remove the classification part.</w:t>
      </w:r>
    </w:p>
  </w:comment>
  <w:comment w:id="9917" w:author="Vilson Lu" w:date="2015-03-02T11:22:00Z" w:initials="VL">
    <w:p w:rsidR="002F6E61" w:rsidRDefault="002F6E61">
      <w:pPr>
        <w:pStyle w:val="CommentText"/>
      </w:pPr>
      <w:r>
        <w:rPr>
          <w:rStyle w:val="CommentReference"/>
        </w:rPr>
        <w:annotationRef/>
      </w:r>
      <w:r>
        <w:t>Done</w:t>
      </w:r>
    </w:p>
  </w:comment>
  <w:comment w:id="9921" w:author="Vilson Lu" w:date="2015-03-02T11:22:00Z" w:initials="VL">
    <w:p w:rsidR="002F6E61" w:rsidRDefault="002F6E61">
      <w:pPr>
        <w:pStyle w:val="CommentText"/>
      </w:pPr>
      <w:r>
        <w:rPr>
          <w:rStyle w:val="CommentReference"/>
        </w:rPr>
        <w:annotationRef/>
      </w:r>
      <w:r>
        <w:t>Which are yours? Which are customized from existing? Which are used directly?</w:t>
      </w:r>
    </w:p>
  </w:comment>
  <w:comment w:id="10044" w:author="Vilson Lu" w:date="2015-03-02T11:22:00Z" w:initials="VL">
    <w:p w:rsidR="002F6E61" w:rsidRDefault="002F6E61">
      <w:pPr>
        <w:pStyle w:val="CommentText"/>
      </w:pPr>
      <w:r>
        <w:rPr>
          <w:rStyle w:val="CommentReference"/>
        </w:rPr>
        <w:annotationRef/>
      </w:r>
      <w:r>
        <w:t>Where did this come from</w:t>
      </w:r>
    </w:p>
  </w:comment>
  <w:comment w:id="10073" w:author="admin" w:date="2015-03-02T11:22:00Z" w:initials="a">
    <w:p w:rsidR="002F6E61" w:rsidRDefault="002F6E61" w:rsidP="00690D69">
      <w:pPr>
        <w:pStyle w:val="CommentText"/>
      </w:pPr>
      <w:r>
        <w:rPr>
          <w:rStyle w:val="CommentReference"/>
        </w:rPr>
        <w:annotationRef/>
      </w:r>
      <w:r>
        <w:t>Will you be using NormAPI?</w:t>
      </w:r>
    </w:p>
  </w:comment>
  <w:comment w:id="10074" w:author="Vilson Lu" w:date="2015-03-02T11:22:00Z" w:initials="VL">
    <w:p w:rsidR="002F6E61" w:rsidRDefault="002F6E61" w:rsidP="00690D69">
      <w:pPr>
        <w:pStyle w:val="CommentText"/>
      </w:pPr>
      <w:r>
        <w:rPr>
          <w:rStyle w:val="CommentReference"/>
        </w:rPr>
        <w:annotationRef/>
      </w:r>
      <w:r>
        <w:t xml:space="preserve">Sir, yes gagamit kami, pero wala po kaming citation. Pwede ba ifollow up thesis 2 </w:t>
      </w:r>
      <w:r>
        <w:sym w:font="Wingdings" w:char="F04A"/>
      </w:r>
    </w:p>
  </w:comment>
  <w:comment w:id="10075" w:author="TinTin Kalaw" w:date="2015-03-02T11:22:00Z" w:initials="TK">
    <w:p w:rsidR="002F6E61" w:rsidRDefault="002F6E61" w:rsidP="00690D69">
      <w:pPr>
        <w:pStyle w:val="CommentText"/>
      </w:pPr>
      <w:r>
        <w:t>I-</w:t>
      </w:r>
      <w:r>
        <w:rPr>
          <w:rStyle w:val="CommentReference"/>
        </w:rPr>
        <w:annotationRef/>
      </w:r>
      <w:r>
        <w:t>mention na si NormAPI</w:t>
      </w:r>
    </w:p>
  </w:comment>
  <w:comment w:id="10076" w:author="Vilson Lu" w:date="2015-03-02T11:22:00Z" w:initials="VL">
    <w:p w:rsidR="002F6E61" w:rsidRDefault="002F6E61" w:rsidP="00690D69">
      <w:pPr>
        <w:pStyle w:val="CommentText"/>
      </w:pPr>
      <w:r>
        <w:rPr>
          <w:rStyle w:val="CommentReference"/>
        </w:rPr>
        <w:annotationRef/>
      </w:r>
      <w:r>
        <w:t>Done</w:t>
      </w:r>
    </w:p>
  </w:comment>
  <w:comment w:id="10400" w:author="admin" w:date="2015-03-02T11:22:00Z" w:initials="a">
    <w:p w:rsidR="002F6E61" w:rsidRDefault="002F6E61" w:rsidP="00690D69">
      <w:pPr>
        <w:pStyle w:val="CommentText"/>
      </w:pPr>
      <w:r>
        <w:rPr>
          <w:rStyle w:val="CommentReference"/>
        </w:rPr>
        <w:annotationRef/>
      </w:r>
      <w:r>
        <w:t>Filipino POS tagger?</w:t>
      </w:r>
    </w:p>
  </w:comment>
  <w:comment w:id="10401" w:author="Vilson Lu" w:date="2015-03-02T11:22:00Z" w:initials="VL">
    <w:p w:rsidR="002F6E61" w:rsidRDefault="002F6E61" w:rsidP="00690D69">
      <w:pPr>
        <w:pStyle w:val="CommentText"/>
      </w:pPr>
      <w:r>
        <w:rPr>
          <w:rStyle w:val="CommentReference"/>
        </w:rPr>
        <w:annotationRef/>
      </w:r>
      <w:r>
        <w:t>Sir, pwede ba sabihin namin na imomodify naming ung mga tools?</w:t>
      </w:r>
    </w:p>
  </w:comment>
  <w:comment w:id="10402" w:author="TinTin Kalaw" w:date="2015-03-02T11:22:00Z" w:initials="TK">
    <w:p w:rsidR="002F6E61" w:rsidRDefault="002F6E61" w:rsidP="00690D69">
      <w:pPr>
        <w:pStyle w:val="CommentText"/>
      </w:pPr>
      <w:r>
        <w:rPr>
          <w:rStyle w:val="CommentReference"/>
        </w:rPr>
        <w:annotationRef/>
      </w:r>
      <w:r>
        <w:t>OKAY NA DAW</w:t>
      </w:r>
    </w:p>
  </w:comment>
  <w:comment w:id="10984" w:author="Vilson Lu" w:date="2015-03-02T11:22:00Z" w:initials="VL">
    <w:p w:rsidR="002F6E61" w:rsidRDefault="002F6E61">
      <w:pPr>
        <w:pStyle w:val="CommentText"/>
      </w:pPr>
      <w:r>
        <w:rPr>
          <w:rStyle w:val="CommentReference"/>
        </w:rPr>
        <w:annotationRef/>
      </w:r>
      <w:r>
        <w:t>Manually done? Who will do this?</w:t>
      </w:r>
    </w:p>
  </w:comment>
  <w:comment w:id="10985" w:author="JP Garcia" w:date="2015-03-02T11:22:00Z" w:initials="JG">
    <w:p w:rsidR="002F6E61" w:rsidRDefault="002F6E61">
      <w:pPr>
        <w:pStyle w:val="CommentText"/>
      </w:pPr>
      <w:r>
        <w:rPr>
          <w:rStyle w:val="CommentReference"/>
        </w:rPr>
        <w:annotationRef/>
      </w:r>
      <w:r>
        <w:t>Done</w:t>
      </w:r>
    </w:p>
  </w:comment>
  <w:comment w:id="11098" w:author="TinTin Kalaw" w:date="2015-03-02T11:22:00Z" w:initials="TK">
    <w:p w:rsidR="002F6E61" w:rsidRDefault="002F6E61" w:rsidP="00EE1DDC">
      <w:pPr>
        <w:pStyle w:val="CommentText"/>
      </w:pPr>
      <w:r>
        <w:rPr>
          <w:rStyle w:val="CommentReference"/>
        </w:rPr>
        <w:annotationRef/>
      </w:r>
      <w:r>
        <w:t>Please check kung tama yung content ng csv</w:t>
      </w:r>
    </w:p>
  </w:comment>
  <w:comment w:id="11099" w:author="Vilson Lu" w:date="2015-03-02T11:22:00Z" w:initials="VL">
    <w:p w:rsidR="002F6E61" w:rsidRDefault="002F6E61" w:rsidP="00EE1DDC">
      <w:pPr>
        <w:pStyle w:val="CommentText"/>
      </w:pPr>
      <w:r>
        <w:rPr>
          <w:rStyle w:val="CommentReference"/>
        </w:rPr>
        <w:annotationRef/>
      </w:r>
      <w:r>
        <w:t>Done</w:t>
      </w:r>
    </w:p>
  </w:comment>
  <w:comment w:id="11132" w:author="TinTin Kalaw" w:date="2015-03-02T11:22:00Z" w:initials="TK">
    <w:p w:rsidR="002F6E61" w:rsidRDefault="002F6E61" w:rsidP="00EE1DDC">
      <w:pPr>
        <w:pStyle w:val="CommentText"/>
      </w:pPr>
      <w:r>
        <w:rPr>
          <w:rStyle w:val="CommentReference"/>
        </w:rPr>
        <w:annotationRef/>
      </w:r>
      <w:r>
        <w:t>Sample content of the text file</w:t>
      </w:r>
    </w:p>
  </w:comment>
  <w:comment w:id="11133" w:author="Vilson Lu" w:date="2015-03-02T11:22:00Z" w:initials="VL">
    <w:p w:rsidR="002F6E61" w:rsidRDefault="002F6E61" w:rsidP="00EE1DDC">
      <w:pPr>
        <w:pStyle w:val="CommentText"/>
      </w:pPr>
      <w:r>
        <w:rPr>
          <w:rStyle w:val="CommentReference"/>
        </w:rPr>
        <w:annotationRef/>
      </w:r>
    </w:p>
  </w:comment>
  <w:comment w:id="11134" w:author="Vilson Lu" w:date="2015-03-02T11:22:00Z" w:initials="VL">
    <w:p w:rsidR="002F6E61" w:rsidRDefault="002F6E61" w:rsidP="00EE1DDC">
      <w:pPr>
        <w:pStyle w:val="CommentText"/>
      </w:pPr>
      <w:r>
        <w:rPr>
          <w:rStyle w:val="CommentReference"/>
        </w:rPr>
        <w:annotationRef/>
      </w:r>
      <w:r>
        <w:t>Done</w:t>
      </w:r>
    </w:p>
  </w:comment>
  <w:comment w:id="11362" w:author="TinTin Kalaw" w:date="2015-03-02T11:22:00Z" w:initials="TK">
    <w:p w:rsidR="002F6E61" w:rsidRDefault="002F6E61" w:rsidP="00EE1DDC">
      <w:pPr>
        <w:pStyle w:val="CommentText"/>
      </w:pPr>
      <w:r>
        <w:rPr>
          <w:rStyle w:val="CommentReference"/>
        </w:rPr>
        <w:annotationRef/>
      </w:r>
      <w:r>
        <w:t>How the rules will be represented, sample rules</w:t>
      </w:r>
    </w:p>
  </w:comment>
  <w:comment w:id="11559" w:author="Vilson Lu" w:date="2015-03-02T11:22:00Z" w:initials="VL">
    <w:p w:rsidR="002F6E61" w:rsidRDefault="002F6E61" w:rsidP="00EE1DDC">
      <w:pPr>
        <w:pStyle w:val="CommentText"/>
      </w:pPr>
      <w:r>
        <w:rPr>
          <w:rStyle w:val="CommentReference"/>
        </w:rPr>
        <w:annotationRef/>
      </w:r>
      <w:r>
        <w:t>Where’s the ontology?</w:t>
      </w:r>
    </w:p>
  </w:comment>
  <w:comment w:id="11596" w:author="PF" w:date="2015-03-02T11:22:00Z" w:initials="PF">
    <w:p w:rsidR="002F6E61" w:rsidRDefault="002F6E61">
      <w:pPr>
        <w:pStyle w:val="CommentText"/>
      </w:pPr>
      <w:r>
        <w:rPr>
          <w:rStyle w:val="CommentReference"/>
        </w:rPr>
        <w:annotationRef/>
      </w:r>
      <w:r>
        <w:t>Please check and correct (in the image): ‘occured’ to ‘occurred’.</w:t>
      </w:r>
    </w:p>
    <w:p w:rsidR="002F6E61" w:rsidRDefault="002F6E61">
      <w:pPr>
        <w:pStyle w:val="CommentText"/>
      </w:pPr>
    </w:p>
  </w:comment>
  <w:comment w:id="13000" w:author="PF" w:date="2015-03-02T18:35:00Z" w:initials="PF">
    <w:p w:rsidR="002F6E61" w:rsidRDefault="002F6E61">
      <w:pPr>
        <w:pStyle w:val="CommentText"/>
      </w:pPr>
      <w:r>
        <w:rPr>
          <w:rStyle w:val="CommentReference"/>
        </w:rPr>
        <w:annotationRef/>
      </w:r>
      <w:r>
        <w:t>Please check and follow the/your required reference style. Ensure completeness of required information. Please check the capitalization of journal names, etc., as needed.</w:t>
      </w:r>
    </w:p>
    <w:p w:rsidR="00BD7834" w:rsidRDefault="00BD7834">
      <w:pPr>
        <w:pStyle w:val="CommentText"/>
      </w:pPr>
    </w:p>
  </w:comment>
  <w:comment w:id="13032" w:author="PF" w:date="2015-03-02T11:22:00Z" w:initials="PF">
    <w:p w:rsidR="002F6E61" w:rsidRDefault="002F6E61">
      <w:pPr>
        <w:pStyle w:val="CommentText"/>
      </w:pPr>
      <w:r>
        <w:rPr>
          <w:rStyle w:val="CommentReference"/>
        </w:rPr>
        <w:annotationRef/>
      </w:r>
      <w:r>
        <w:t>Please check if there’s missing info here (e.g. journal name, vol./iss. or book publisher/location, if this is a book).</w:t>
      </w:r>
    </w:p>
    <w:p w:rsidR="002F6E61" w:rsidRDefault="002F6E61">
      <w:pPr>
        <w:pStyle w:val="CommentText"/>
      </w:pPr>
    </w:p>
  </w:comment>
  <w:comment w:id="13192" w:author="PF" w:date="2015-03-02T11:22:00Z" w:initials="PF">
    <w:p w:rsidR="002F6E61" w:rsidRDefault="002F6E61">
      <w:pPr>
        <w:pStyle w:val="CommentText"/>
      </w:pPr>
      <w:r>
        <w:rPr>
          <w:rStyle w:val="CommentReference"/>
        </w:rPr>
        <w:annotationRef/>
      </w:r>
      <w:r>
        <w:t>Publisher location?</w:t>
      </w:r>
    </w:p>
  </w:comment>
  <w:comment w:id="13411" w:author="Vilson Lu" w:date="2015-03-02T11:22:00Z" w:initials="VL">
    <w:p w:rsidR="002F6E61" w:rsidRDefault="002F6E61">
      <w:pPr>
        <w:pStyle w:val="CommentText"/>
      </w:pPr>
      <w:r>
        <w:rPr>
          <w:rStyle w:val="CommentReference"/>
        </w:rPr>
        <w:annotationRef/>
      </w:r>
      <w:r>
        <w:t>Missing Appendix</w:t>
      </w:r>
    </w:p>
    <w:p w:rsidR="002F6E61" w:rsidRDefault="002F6E61">
      <w:pPr>
        <w:pStyle w:val="CommentText"/>
      </w:pPr>
      <w:r>
        <w:t>Personal Vitae</w:t>
      </w:r>
    </w:p>
    <w:p w:rsidR="002F6E61" w:rsidRDefault="002F6E61">
      <w:pPr>
        <w:pStyle w:val="CommentText"/>
      </w:pPr>
      <w:r>
        <w:t>Resource Person</w:t>
      </w:r>
    </w:p>
  </w:comment>
  <w:comment w:id="13412" w:author="Vilson Lu" w:date="2015-03-02T11:22:00Z" w:initials="VL">
    <w:p w:rsidR="002F6E61" w:rsidRDefault="002F6E61">
      <w:pPr>
        <w:pStyle w:val="CommentText"/>
      </w:pPr>
      <w:r>
        <w:rPr>
          <w:rStyle w:val="CommentReference"/>
        </w:rPr>
        <w:annotationRef/>
      </w:r>
      <w:r>
        <w:t>Missing Appendix (Done)</w:t>
      </w:r>
    </w:p>
    <w:p w:rsidR="002F6E61" w:rsidRDefault="002F6E61">
      <w:pPr>
        <w:pStyle w:val="CommentText"/>
      </w:pPr>
      <w:r>
        <w:t>Personal Vitae (Please fill up)</w:t>
      </w:r>
    </w:p>
    <w:p w:rsidR="002F6E61" w:rsidRDefault="002F6E61">
      <w:pPr>
        <w:pStyle w:val="CommentText"/>
      </w:pPr>
      <w:r>
        <w:t xml:space="preserve">Resource Person (Pakuha naman ung kela sir Oco at si leif. </w:t>
      </w:r>
      <w:r>
        <w:sym w:font="Wingdings" w:char="F04A"/>
      </w:r>
      <w:r>
        <w:t>)</w:t>
      </w:r>
    </w:p>
  </w:comment>
  <w:comment w:id="13529" w:author="PF" w:date="2015-03-02T11:22:00Z" w:initials="PF">
    <w:p w:rsidR="002F6E61" w:rsidRDefault="002F6E61">
      <w:pPr>
        <w:pStyle w:val="CommentText"/>
      </w:pPr>
      <w:r>
        <w:rPr>
          <w:rStyle w:val="CommentReference"/>
        </w:rPr>
        <w:annotationRef/>
      </w:r>
      <w:r>
        <w:t>Please check. Should this be ‘Prefix and Suffix’?</w:t>
      </w:r>
    </w:p>
  </w:comment>
  <w:comment w:id="13575" w:author="PF" w:date="2015-03-02T11:22:00Z" w:initials="PF">
    <w:p w:rsidR="002F6E61" w:rsidRDefault="002F6E61">
      <w:pPr>
        <w:pStyle w:val="CommentText"/>
      </w:pPr>
      <w:r>
        <w:rPr>
          <w:rStyle w:val="CommentReference"/>
        </w:rPr>
        <w:annotationRef/>
      </w:r>
      <w:r>
        <w:t>Is this really with an ‘N’?</w:t>
      </w:r>
    </w:p>
  </w:comment>
  <w:comment w:id="13597" w:author="PF" w:date="2015-03-02T11:22:00Z" w:initials="PF">
    <w:p w:rsidR="002F6E61" w:rsidRDefault="002F6E61">
      <w:pPr>
        <w:pStyle w:val="CommentText"/>
      </w:pPr>
      <w:r>
        <w:rPr>
          <w:rStyle w:val="CommentReference"/>
        </w:rPr>
        <w:annotationRef/>
      </w:r>
      <w:r>
        <w:t>Should this be hyphenated (matamis-tamis)?</w:t>
      </w:r>
    </w:p>
  </w:comment>
  <w:comment w:id="13971" w:author="PF" w:date="2015-03-02T11:22:00Z" w:initials="PF">
    <w:p w:rsidR="002F6E61" w:rsidRDefault="002F6E61">
      <w:pPr>
        <w:pStyle w:val="CommentText"/>
      </w:pPr>
      <w:r>
        <w:rPr>
          <w:rStyle w:val="CommentReference"/>
        </w:rPr>
        <w:annotationRef/>
      </w:r>
      <w:r>
        <w:t>Please check if this misspelling should be corrected to 'occurred'.</w:t>
      </w:r>
    </w:p>
    <w:p w:rsidR="002F6E61" w:rsidRDefault="002F6E61">
      <w:pPr>
        <w:pStyle w:val="CommentText"/>
      </w:pPr>
    </w:p>
  </w:comment>
  <w:comment w:id="14780" w:author="Vilson Lu" w:date="2015-03-02T11:22:00Z" w:initials="VL">
    <w:p w:rsidR="002F6E61" w:rsidRDefault="002F6E61">
      <w:pPr>
        <w:pStyle w:val="CommentText"/>
      </w:pPr>
      <w:r>
        <w:rPr>
          <w:rStyle w:val="CommentReference"/>
        </w:rPr>
        <w:annotationRef/>
      </w:r>
      <w:r>
        <w:t>Paki fill up please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449B56E" w15:done="0"/>
  <w15:commentEx w15:paraId="4F05FE9F" w15:done="0"/>
  <w15:commentEx w15:paraId="3405F6AD" w15:done="0"/>
  <w15:commentEx w15:paraId="4773A16A" w15:done="0"/>
  <w15:commentEx w15:paraId="48D6BAC9" w15:paraIdParent="4773A16A" w15:done="0"/>
  <w15:commentEx w15:paraId="5471F8AF" w15:done="0"/>
  <w15:commentEx w15:paraId="1F2A8039" w15:done="0"/>
  <w15:commentEx w15:paraId="3B793FEA" w15:done="0"/>
  <w15:commentEx w15:paraId="3595D112" w15:paraIdParent="3B793FEA" w15:done="0"/>
  <w15:commentEx w15:paraId="0F1F3268" w15:done="0"/>
  <w15:commentEx w15:paraId="5C4FD0D4" w15:done="0"/>
  <w15:commentEx w15:paraId="3182D1FD" w15:done="0"/>
  <w15:commentEx w15:paraId="3EC97F5F" w15:paraIdParent="3182D1FD" w15:done="0"/>
  <w15:commentEx w15:paraId="1D83EC7B" w15:done="0"/>
  <w15:commentEx w15:paraId="23292F89" w15:paraIdParent="1D83EC7B" w15:done="0"/>
  <w15:commentEx w15:paraId="1980CDFD" w15:done="0"/>
  <w15:commentEx w15:paraId="766431A3" w15:done="0"/>
  <w15:commentEx w15:paraId="08615FDE" w15:paraIdParent="766431A3" w15:done="0"/>
  <w15:commentEx w15:paraId="67022BC4" w15:done="0"/>
  <w15:commentEx w15:paraId="1B9CE5B1" w15:done="0"/>
  <w15:commentEx w15:paraId="47BD40A0" w15:done="0"/>
  <w15:commentEx w15:paraId="42650654" w15:paraIdParent="47BD40A0" w15:done="0"/>
  <w15:commentEx w15:paraId="38B093F1" w15:paraIdParent="47BD40A0" w15:done="0"/>
  <w15:commentEx w15:paraId="69284CB4" w15:paraIdParent="47BD40A0" w15:done="0"/>
  <w15:commentEx w15:paraId="4A139285" w15:done="0"/>
  <w15:commentEx w15:paraId="6BE8DF31" w15:paraIdParent="4A139285" w15:done="0"/>
  <w15:commentEx w15:paraId="5FC743B3" w15:paraIdParent="4A139285" w15:done="0"/>
  <w15:commentEx w15:paraId="45246114" w15:done="0"/>
  <w15:commentEx w15:paraId="6CA78864" w15:paraIdParent="45246114" w15:done="0"/>
  <w15:commentEx w15:paraId="72CF7099" w15:done="0"/>
  <w15:commentEx w15:paraId="1B1F8150" w15:paraIdParent="72CF7099" w15:done="0"/>
  <w15:commentEx w15:paraId="22B0AAEA" w15:done="0"/>
  <w15:commentEx w15:paraId="6E99861B" w15:paraIdParent="22B0AAEA" w15:done="0"/>
  <w15:commentEx w15:paraId="12BAB55E" w15:paraIdParent="22B0AAEA" w15:done="0"/>
  <w15:commentEx w15:paraId="1FCC9EDB" w15:done="0"/>
  <w15:commentEx w15:paraId="03BB00F5" w15:done="0"/>
  <w15:commentEx w15:paraId="38F2E098" w15:done="0"/>
  <w15:commentEx w15:paraId="71833A93" w15:paraIdParent="38F2E098" w15:done="0"/>
  <w15:commentEx w15:paraId="28906461" w15:done="0"/>
</w15:commentsEx>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50371" w:rsidRDefault="00650371" w:rsidP="004B7EB2">
      <w:r>
        <w:separator/>
      </w:r>
    </w:p>
    <w:p w:rsidR="00650371" w:rsidRDefault="00650371"/>
  </w:endnote>
  <w:endnote w:type="continuationSeparator" w:id="1">
    <w:p w:rsidR="00650371" w:rsidRDefault="00650371" w:rsidP="004B7EB2">
      <w:r>
        <w:continuationSeparator/>
      </w:r>
    </w:p>
    <w:p w:rsidR="00650371" w:rsidRDefault="00650371"/>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10022FF" w:usb1="C000E47F" w:usb2="00000029" w:usb3="00000000" w:csb0="000001DF" w:csb1="00000000"/>
  </w:font>
  <w:font w:name="Lucida Grande">
    <w:charset w:val="00"/>
    <w:family w:val="auto"/>
    <w:pitch w:val="variable"/>
    <w:sig w:usb0="E1000AEF" w:usb1="5000A1FF" w:usb2="00000000" w:usb3="00000000" w:csb0="000001BF" w:csb1="00000000"/>
  </w:font>
  <w:font w:name="Helvetica">
    <w:panose1 w:val="020B0604020202020204"/>
    <w:charset w:val="00"/>
    <w:family w:val="swiss"/>
    <w:notTrueType/>
    <w:pitch w:val="variable"/>
    <w:sig w:usb0="00000003" w:usb1="00000000" w:usb2="00000000" w:usb3="00000000" w:csb0="00000001" w:csb1="00000000"/>
  </w:font>
  <w:font w:name="TimesNewRomanPS-ItalicMT">
    <w:altName w:val="Cambria"/>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MTI9">
    <w:altName w:val="Cambria"/>
    <w:panose1 w:val="00000000000000000000"/>
    <w:charset w:val="00"/>
    <w:family w:val="swiss"/>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MBX9">
    <w:altName w:val="Cambria"/>
    <w:panose1 w:val="00000000000000000000"/>
    <w:charset w:val="00"/>
    <w:family w:val="roman"/>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6E61" w:rsidRPr="00440E61" w:rsidRDefault="002F6E61" w:rsidP="004B7EB2">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ustomXmlInsRangeStart w:id="4286" w:author="Vilson Lu" w:date="2014-08-22T13:38:00Z"/>
  <w:sdt>
    <w:sdtPr>
      <w:id w:val="1185086108"/>
      <w:docPartObj>
        <w:docPartGallery w:val="Page Numbers (Bottom of Page)"/>
        <w:docPartUnique/>
      </w:docPartObj>
    </w:sdtPr>
    <w:sdtEndPr>
      <w:rPr>
        <w:noProof/>
      </w:rPr>
    </w:sdtEndPr>
    <w:sdtContent>
      <w:customXmlInsRangeEnd w:id="4286"/>
      <w:p w:rsidR="002F6E61" w:rsidRDefault="002F6E61">
        <w:pPr>
          <w:pStyle w:val="Footer"/>
          <w:jc w:val="right"/>
          <w:rPr>
            <w:ins w:id="4287" w:author="Vilson Lu" w:date="2014-08-22T13:38:00Z"/>
          </w:rPr>
        </w:pPr>
        <w:ins w:id="4288" w:author="Vilson Lu" w:date="2014-08-22T13:38:00Z">
          <w:r>
            <w:fldChar w:fldCharType="begin"/>
          </w:r>
          <w:r>
            <w:instrText xml:space="preserve"> PAGE   \* MERGEFORMAT </w:instrText>
          </w:r>
          <w:r>
            <w:fldChar w:fldCharType="separate"/>
          </w:r>
        </w:ins>
        <w:r w:rsidR="00BD7834">
          <w:rPr>
            <w:noProof/>
          </w:rPr>
          <w:t>3-16</w:t>
        </w:r>
        <w:ins w:id="4289" w:author="Vilson Lu" w:date="2014-08-22T13:38:00Z">
          <w:r>
            <w:rPr>
              <w:noProof/>
            </w:rPr>
            <w:fldChar w:fldCharType="end"/>
          </w:r>
        </w:ins>
      </w:p>
    </w:sdtContent>
    <w:customXmlInsRangeStart w:id="4290" w:author="Vilson Lu" w:date="2014-08-22T13:38:00Z"/>
  </w:sdt>
  <w:customXmlInsRangeEnd w:id="4290"/>
  <w:p w:rsidR="002F6E61" w:rsidRPr="00440E61" w:rsidRDefault="002F6E61" w:rsidP="00D7332C">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7048043"/>
      <w:docPartObj>
        <w:docPartGallery w:val="Page Numbers (Bottom of Page)"/>
        <w:docPartUnique/>
      </w:docPartObj>
    </w:sdtPr>
    <w:sdtEndPr>
      <w:rPr>
        <w:noProof/>
      </w:rPr>
    </w:sdtEndPr>
    <w:sdtContent>
      <w:p w:rsidR="002F6E61" w:rsidRDefault="002F6E61">
        <w:pPr>
          <w:pStyle w:val="Footer"/>
          <w:jc w:val="right"/>
        </w:pPr>
        <w:fldSimple w:instr=" PAGE   \* MERGEFORMAT ">
          <w:r w:rsidR="00BD7834">
            <w:rPr>
              <w:noProof/>
            </w:rPr>
            <w:t>1-8</w:t>
          </w:r>
        </w:fldSimple>
      </w:p>
    </w:sdtContent>
  </w:sdt>
  <w:p w:rsidR="002F6E61" w:rsidRDefault="002F6E61">
    <w:pPr>
      <w:pStyle w:val="Foo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347817"/>
      <w:docPartObj>
        <w:docPartGallery w:val="Page Numbers (Bottom of Page)"/>
        <w:docPartUnique/>
      </w:docPartObj>
    </w:sdtPr>
    <w:sdtEndPr>
      <w:rPr>
        <w:noProof/>
      </w:rPr>
    </w:sdtEndPr>
    <w:sdtContent>
      <w:p w:rsidR="002F6E61" w:rsidRDefault="002F6E61">
        <w:pPr>
          <w:pStyle w:val="Footer"/>
          <w:jc w:val="right"/>
        </w:pPr>
        <w:fldSimple w:instr=" PAGE   \* MERGEFORMAT ">
          <w:r>
            <w:rPr>
              <w:noProof/>
            </w:rPr>
            <w:t>2-1</w:t>
          </w:r>
        </w:fldSimple>
      </w:p>
    </w:sdtContent>
  </w:sdt>
  <w:p w:rsidR="002F6E61" w:rsidRDefault="002F6E61">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50371" w:rsidRDefault="00650371" w:rsidP="004B7EB2">
      <w:r>
        <w:separator/>
      </w:r>
    </w:p>
    <w:p w:rsidR="00650371" w:rsidRDefault="00650371"/>
  </w:footnote>
  <w:footnote w:type="continuationSeparator" w:id="1">
    <w:p w:rsidR="00650371" w:rsidRDefault="00650371" w:rsidP="004B7EB2">
      <w:r>
        <w:continuationSeparator/>
      </w:r>
    </w:p>
    <w:p w:rsidR="00650371" w:rsidRDefault="00650371"/>
  </w:footnote>
  <w:footnote w:id="2">
    <w:p w:rsidR="002F6E61" w:rsidRPr="00D7332C" w:rsidRDefault="002F6E61">
      <w:pPr>
        <w:pStyle w:val="FootnoteText"/>
        <w:rPr>
          <w:lang w:val="en-PH"/>
        </w:rPr>
      </w:pPr>
      <w:r>
        <w:rPr>
          <w:rStyle w:val="FootnoteReference"/>
        </w:rPr>
        <w:footnoteRef/>
      </w:r>
      <w:r>
        <w:t xml:space="preserve"> MicroMappers digital disaster response system. http://micromappers.com/</w:t>
      </w:r>
    </w:p>
  </w:footnote>
  <w:footnote w:id="3">
    <w:p w:rsidR="002F6E61" w:rsidRPr="009D3B09" w:rsidRDefault="002F6E61" w:rsidP="009D3B09">
      <w:pPr>
        <w:pStyle w:val="FootnoteText"/>
        <w:rPr>
          <w:lang w:val="en-PH"/>
        </w:rPr>
      </w:pPr>
      <w:r>
        <w:rPr>
          <w:rStyle w:val="FootnoteReference"/>
        </w:rPr>
        <w:footnoteRef/>
      </w:r>
      <w:r>
        <w:t xml:space="preserve"> The American Red Cross, </w:t>
      </w:r>
      <w:r w:rsidRPr="009D3B09">
        <w:rPr>
          <w:i/>
        </w:rPr>
        <w:t>Web Users Increasingly Rely on Social Media to Seek Help in a Disaster</w:t>
      </w:r>
      <w:r>
        <w:t xml:space="preserve">, Press Release, Washington, DC, August 9, 2010. </w:t>
      </w:r>
      <w:r w:rsidRPr="009D3B09">
        <w:t>http://newsroom.redcross.org/2010/08/09/press-release-web-users-increasingly-rely-on-social-media-to-seek-help-in-a-disaster/</w:t>
      </w:r>
    </w:p>
  </w:footnote>
  <w:footnote w:id="4">
    <w:p w:rsidR="002F6E61" w:rsidRPr="00F45262" w:rsidRDefault="002F6E61">
      <w:pPr>
        <w:pStyle w:val="FootnoteText"/>
        <w:rPr>
          <w:lang w:val="en-PH"/>
        </w:rPr>
      </w:pPr>
      <w:r>
        <w:rPr>
          <w:rStyle w:val="FootnoteReference"/>
        </w:rPr>
        <w:footnoteRef/>
      </w:r>
      <w:r w:rsidRPr="00F45262">
        <w:t>Official Gazette of t</w:t>
      </w:r>
      <w:r>
        <w:t xml:space="preserve">he Republic of the Philippines, </w:t>
      </w:r>
      <w:r w:rsidRPr="00F45262">
        <w:rPr>
          <w:i/>
        </w:rPr>
        <w:t>Prepare for natural calamities: Information and resources from the government</w:t>
      </w:r>
      <w:r>
        <w:t>, July 21, 2012</w:t>
      </w:r>
      <w:r w:rsidRPr="00F45262">
        <w:t>.http://www.gov.ph/crisis-response/government-information-during-natural-disasters/</w:t>
      </w:r>
    </w:p>
  </w:footnote>
  <w:footnote w:id="5">
    <w:p w:rsidR="002F6E61" w:rsidRPr="00BA75BD" w:rsidRDefault="002F6E61" w:rsidP="00602FF1">
      <w:pPr>
        <w:pStyle w:val="FootnoteText"/>
        <w:rPr>
          <w:ins w:id="7667" w:author="Vilson Lu" w:date="2014-08-15T14:52:00Z"/>
          <w:lang w:val="en-PH"/>
        </w:rPr>
      </w:pPr>
      <w:ins w:id="7668" w:author="Vilson Lu" w:date="2014-08-15T14:52:00Z">
        <w:r>
          <w:rPr>
            <w:rStyle w:val="FootnoteReference"/>
          </w:rPr>
          <w:footnoteRef/>
        </w:r>
      </w:ins>
      <w:ins w:id="7669" w:author="TinTin Kalaw" w:date="2014-08-16T12:40:00Z">
        <w:r>
          <w:t xml:space="preserve">Twitter, a microblogging social media platform. </w:t>
        </w:r>
      </w:ins>
      <w:ins w:id="7670" w:author="Vilson Lu" w:date="2014-08-15T14:52:00Z">
        <w:r>
          <w:rPr>
            <w:lang w:val="en-PH"/>
          </w:rPr>
          <w:t>http://www.twitter.com/</w:t>
        </w:r>
      </w:ins>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F6E61" w:rsidRDefault="002F6E6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FC217C"/>
    <w:multiLevelType w:val="multilevel"/>
    <w:tmpl w:val="7AB4C40A"/>
    <w:lvl w:ilvl="0">
      <w:start w:val="1"/>
      <w:numFmt w:val="decimal"/>
      <w:pStyle w:val="Heading1"/>
      <w:lvlText w:val="%1.0"/>
      <w:lvlJc w:val="left"/>
      <w:pPr>
        <w:ind w:left="360" w:hanging="360"/>
      </w:pPr>
      <w:rPr>
        <w:rFonts w:hint="default"/>
      </w:rPr>
    </w:lvl>
    <w:lvl w:ilvl="1">
      <w:start w:val="1"/>
      <w:numFmt w:val="decimal"/>
      <w:pStyle w:val="Heading2"/>
      <w:lvlText w:val="%1.%2"/>
      <w:lvlJc w:val="left"/>
      <w:pPr>
        <w:ind w:left="1080" w:hanging="360"/>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2">
      <w:start w:val="1"/>
      <w:numFmt w:val="decimal"/>
      <w:pStyle w:val="Heading3"/>
      <w:lvlText w:val="%1.%2.%3"/>
      <w:lvlJc w:val="left"/>
      <w:pPr>
        <w:ind w:left="2160" w:hanging="720"/>
      </w:pPr>
      <w:rPr>
        <w:rFonts w:ascii="Arial" w:hAnsi="Arial" w:cs="Arial"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3">
      <w:start w:val="1"/>
      <w:numFmt w:val="decimal"/>
      <w:pStyle w:val="Heading4"/>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nsid w:val="0D5E7C67"/>
    <w:multiLevelType w:val="hybridMultilevel"/>
    <w:tmpl w:val="85F0EA92"/>
    <w:lvl w:ilvl="0" w:tplc="402074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C45CDC"/>
    <w:multiLevelType w:val="hybridMultilevel"/>
    <w:tmpl w:val="68EEFF40"/>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
    <w:nsid w:val="0ECE30D5"/>
    <w:multiLevelType w:val="hybridMultilevel"/>
    <w:tmpl w:val="1E10CBAA"/>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4">
    <w:nsid w:val="119A676F"/>
    <w:multiLevelType w:val="hybridMultilevel"/>
    <w:tmpl w:val="6B947E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3AC5F55"/>
    <w:multiLevelType w:val="multilevel"/>
    <w:tmpl w:val="0C50D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7443FC6"/>
    <w:multiLevelType w:val="hybridMultilevel"/>
    <w:tmpl w:val="89CAAC08"/>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1D63034C"/>
    <w:multiLevelType w:val="hybridMultilevel"/>
    <w:tmpl w:val="7A66FF16"/>
    <w:lvl w:ilvl="0" w:tplc="760080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7396FE7"/>
    <w:multiLevelType w:val="hybridMultilevel"/>
    <w:tmpl w:val="716CC7CE"/>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9">
    <w:nsid w:val="304E6AA0"/>
    <w:multiLevelType w:val="hybridMultilevel"/>
    <w:tmpl w:val="88C67964"/>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0">
    <w:nsid w:val="3282508F"/>
    <w:multiLevelType w:val="hybridMultilevel"/>
    <w:tmpl w:val="8DB25382"/>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11">
    <w:nsid w:val="32AC2CCD"/>
    <w:multiLevelType w:val="hybridMultilevel"/>
    <w:tmpl w:val="FE3CE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A2C711B"/>
    <w:multiLevelType w:val="hybridMultilevel"/>
    <w:tmpl w:val="BAA8470E"/>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3A8D7039"/>
    <w:multiLevelType w:val="hybridMultilevel"/>
    <w:tmpl w:val="6B4EF34C"/>
    <w:lvl w:ilvl="0" w:tplc="0409000F">
      <w:start w:val="1"/>
      <w:numFmt w:val="decimal"/>
      <w:lvlText w:val="%1."/>
      <w:lvlJc w:val="left"/>
      <w:pPr>
        <w:ind w:left="2160" w:hanging="360"/>
      </w:pPr>
    </w:lvl>
    <w:lvl w:ilvl="1" w:tplc="37729F6E">
      <w:start w:val="1"/>
      <w:numFmt w:val="decimal"/>
      <w:lvlText w:val="%2)"/>
      <w:lvlJc w:val="left"/>
      <w:pPr>
        <w:ind w:left="2880" w:hanging="360"/>
      </w:pPr>
      <w:rPr>
        <w:rFonts w:hint="default"/>
      </w:r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nsid w:val="3C3E5FC8"/>
    <w:multiLevelType w:val="hybridMultilevel"/>
    <w:tmpl w:val="721CFA12"/>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15">
    <w:nsid w:val="3DA654A2"/>
    <w:multiLevelType w:val="multilevel"/>
    <w:tmpl w:val="43DA82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pStyle w:val="Style1"/>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nsid w:val="3EE933AC"/>
    <w:multiLevelType w:val="hybridMultilevel"/>
    <w:tmpl w:val="11F66260"/>
    <w:lvl w:ilvl="0" w:tplc="3409000F">
      <w:start w:val="1"/>
      <w:numFmt w:val="decimal"/>
      <w:lvlText w:val="%1."/>
      <w:lvlJc w:val="left"/>
      <w:pPr>
        <w:ind w:left="1800" w:hanging="360"/>
      </w:pPr>
    </w:lvl>
    <w:lvl w:ilvl="1" w:tplc="34090019" w:tentative="1">
      <w:start w:val="1"/>
      <w:numFmt w:val="lowerLetter"/>
      <w:lvlText w:val="%2."/>
      <w:lvlJc w:val="left"/>
      <w:pPr>
        <w:ind w:left="2520" w:hanging="360"/>
      </w:pPr>
    </w:lvl>
    <w:lvl w:ilvl="2" w:tplc="3409001B" w:tentative="1">
      <w:start w:val="1"/>
      <w:numFmt w:val="lowerRoman"/>
      <w:lvlText w:val="%3."/>
      <w:lvlJc w:val="right"/>
      <w:pPr>
        <w:ind w:left="3240" w:hanging="180"/>
      </w:pPr>
    </w:lvl>
    <w:lvl w:ilvl="3" w:tplc="3409000F" w:tentative="1">
      <w:start w:val="1"/>
      <w:numFmt w:val="decimal"/>
      <w:lvlText w:val="%4."/>
      <w:lvlJc w:val="left"/>
      <w:pPr>
        <w:ind w:left="3960" w:hanging="360"/>
      </w:pPr>
    </w:lvl>
    <w:lvl w:ilvl="4" w:tplc="34090019" w:tentative="1">
      <w:start w:val="1"/>
      <w:numFmt w:val="lowerLetter"/>
      <w:lvlText w:val="%5."/>
      <w:lvlJc w:val="left"/>
      <w:pPr>
        <w:ind w:left="4680" w:hanging="360"/>
      </w:pPr>
    </w:lvl>
    <w:lvl w:ilvl="5" w:tplc="3409001B" w:tentative="1">
      <w:start w:val="1"/>
      <w:numFmt w:val="lowerRoman"/>
      <w:lvlText w:val="%6."/>
      <w:lvlJc w:val="right"/>
      <w:pPr>
        <w:ind w:left="5400" w:hanging="180"/>
      </w:pPr>
    </w:lvl>
    <w:lvl w:ilvl="6" w:tplc="3409000F" w:tentative="1">
      <w:start w:val="1"/>
      <w:numFmt w:val="decimal"/>
      <w:lvlText w:val="%7."/>
      <w:lvlJc w:val="left"/>
      <w:pPr>
        <w:ind w:left="6120" w:hanging="360"/>
      </w:pPr>
    </w:lvl>
    <w:lvl w:ilvl="7" w:tplc="34090019" w:tentative="1">
      <w:start w:val="1"/>
      <w:numFmt w:val="lowerLetter"/>
      <w:lvlText w:val="%8."/>
      <w:lvlJc w:val="left"/>
      <w:pPr>
        <w:ind w:left="6840" w:hanging="360"/>
      </w:pPr>
    </w:lvl>
    <w:lvl w:ilvl="8" w:tplc="3409001B" w:tentative="1">
      <w:start w:val="1"/>
      <w:numFmt w:val="lowerRoman"/>
      <w:lvlText w:val="%9."/>
      <w:lvlJc w:val="right"/>
      <w:pPr>
        <w:ind w:left="7560" w:hanging="180"/>
      </w:pPr>
    </w:lvl>
  </w:abstractNum>
  <w:abstractNum w:abstractNumId="17">
    <w:nsid w:val="3F3B73FF"/>
    <w:multiLevelType w:val="hybridMultilevel"/>
    <w:tmpl w:val="1A860C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44B2FDD"/>
    <w:multiLevelType w:val="hybridMultilevel"/>
    <w:tmpl w:val="E59C369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48AE0ABC"/>
    <w:multiLevelType w:val="hybridMultilevel"/>
    <w:tmpl w:val="F6EAFBA2"/>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48F23934"/>
    <w:multiLevelType w:val="hybridMultilevel"/>
    <w:tmpl w:val="8466BBB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21">
    <w:nsid w:val="5201393A"/>
    <w:multiLevelType w:val="hybridMultilevel"/>
    <w:tmpl w:val="4E963A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55311067"/>
    <w:multiLevelType w:val="hybridMultilevel"/>
    <w:tmpl w:val="36ACD26A"/>
    <w:lvl w:ilvl="0" w:tplc="AC70C68A">
      <w:start w:val="1"/>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6872EBB"/>
    <w:multiLevelType w:val="hybridMultilevel"/>
    <w:tmpl w:val="EC80785E"/>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24">
    <w:nsid w:val="599E47F7"/>
    <w:multiLevelType w:val="hybridMultilevel"/>
    <w:tmpl w:val="897A7A70"/>
    <w:lvl w:ilvl="0" w:tplc="ECBEDF00">
      <w:start w:val="200"/>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AD85222"/>
    <w:multiLevelType w:val="hybridMultilevel"/>
    <w:tmpl w:val="0638E2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AF062B9"/>
    <w:multiLevelType w:val="hybridMultilevel"/>
    <w:tmpl w:val="2280E4A6"/>
    <w:lvl w:ilvl="0" w:tplc="34090001">
      <w:start w:val="1"/>
      <w:numFmt w:val="bullet"/>
      <w:lvlText w:val=""/>
      <w:lvlJc w:val="left"/>
      <w:pPr>
        <w:ind w:left="1800" w:hanging="360"/>
      </w:pPr>
      <w:rPr>
        <w:rFonts w:ascii="Symbol" w:hAnsi="Symbol" w:hint="default"/>
      </w:rPr>
    </w:lvl>
    <w:lvl w:ilvl="1" w:tplc="34090003" w:tentative="1">
      <w:start w:val="1"/>
      <w:numFmt w:val="bullet"/>
      <w:lvlText w:val="o"/>
      <w:lvlJc w:val="left"/>
      <w:pPr>
        <w:ind w:left="2520" w:hanging="360"/>
      </w:pPr>
      <w:rPr>
        <w:rFonts w:ascii="Courier New" w:hAnsi="Courier New" w:cs="Courier New" w:hint="default"/>
      </w:rPr>
    </w:lvl>
    <w:lvl w:ilvl="2" w:tplc="34090005" w:tentative="1">
      <w:start w:val="1"/>
      <w:numFmt w:val="bullet"/>
      <w:lvlText w:val=""/>
      <w:lvlJc w:val="left"/>
      <w:pPr>
        <w:ind w:left="3240" w:hanging="360"/>
      </w:pPr>
      <w:rPr>
        <w:rFonts w:ascii="Wingdings" w:hAnsi="Wingdings" w:hint="default"/>
      </w:rPr>
    </w:lvl>
    <w:lvl w:ilvl="3" w:tplc="34090001" w:tentative="1">
      <w:start w:val="1"/>
      <w:numFmt w:val="bullet"/>
      <w:lvlText w:val=""/>
      <w:lvlJc w:val="left"/>
      <w:pPr>
        <w:ind w:left="3960" w:hanging="360"/>
      </w:pPr>
      <w:rPr>
        <w:rFonts w:ascii="Symbol" w:hAnsi="Symbol" w:hint="default"/>
      </w:rPr>
    </w:lvl>
    <w:lvl w:ilvl="4" w:tplc="34090003" w:tentative="1">
      <w:start w:val="1"/>
      <w:numFmt w:val="bullet"/>
      <w:lvlText w:val="o"/>
      <w:lvlJc w:val="left"/>
      <w:pPr>
        <w:ind w:left="4680" w:hanging="360"/>
      </w:pPr>
      <w:rPr>
        <w:rFonts w:ascii="Courier New" w:hAnsi="Courier New" w:cs="Courier New" w:hint="default"/>
      </w:rPr>
    </w:lvl>
    <w:lvl w:ilvl="5" w:tplc="34090005" w:tentative="1">
      <w:start w:val="1"/>
      <w:numFmt w:val="bullet"/>
      <w:lvlText w:val=""/>
      <w:lvlJc w:val="left"/>
      <w:pPr>
        <w:ind w:left="5400" w:hanging="360"/>
      </w:pPr>
      <w:rPr>
        <w:rFonts w:ascii="Wingdings" w:hAnsi="Wingdings" w:hint="default"/>
      </w:rPr>
    </w:lvl>
    <w:lvl w:ilvl="6" w:tplc="34090001" w:tentative="1">
      <w:start w:val="1"/>
      <w:numFmt w:val="bullet"/>
      <w:lvlText w:val=""/>
      <w:lvlJc w:val="left"/>
      <w:pPr>
        <w:ind w:left="6120" w:hanging="360"/>
      </w:pPr>
      <w:rPr>
        <w:rFonts w:ascii="Symbol" w:hAnsi="Symbol" w:hint="default"/>
      </w:rPr>
    </w:lvl>
    <w:lvl w:ilvl="7" w:tplc="34090003" w:tentative="1">
      <w:start w:val="1"/>
      <w:numFmt w:val="bullet"/>
      <w:lvlText w:val="o"/>
      <w:lvlJc w:val="left"/>
      <w:pPr>
        <w:ind w:left="6840" w:hanging="360"/>
      </w:pPr>
      <w:rPr>
        <w:rFonts w:ascii="Courier New" w:hAnsi="Courier New" w:cs="Courier New" w:hint="default"/>
      </w:rPr>
    </w:lvl>
    <w:lvl w:ilvl="8" w:tplc="34090005" w:tentative="1">
      <w:start w:val="1"/>
      <w:numFmt w:val="bullet"/>
      <w:lvlText w:val=""/>
      <w:lvlJc w:val="left"/>
      <w:pPr>
        <w:ind w:left="7560" w:hanging="360"/>
      </w:pPr>
      <w:rPr>
        <w:rFonts w:ascii="Wingdings" w:hAnsi="Wingdings" w:hint="default"/>
      </w:rPr>
    </w:lvl>
  </w:abstractNum>
  <w:abstractNum w:abstractNumId="27">
    <w:nsid w:val="641F4020"/>
    <w:multiLevelType w:val="hybridMultilevel"/>
    <w:tmpl w:val="9D3468A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8">
    <w:nsid w:val="6A6B65ED"/>
    <w:multiLevelType w:val="hybridMultilevel"/>
    <w:tmpl w:val="FA2885D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9">
    <w:nsid w:val="6DE64D89"/>
    <w:multiLevelType w:val="hybridMultilevel"/>
    <w:tmpl w:val="AFD4ECE8"/>
    <w:lvl w:ilvl="0" w:tplc="9DAEBD5A">
      <w:start w:val="1"/>
      <w:numFmt w:val="bullet"/>
      <w:lvlText w:val="-"/>
      <w:lvlJc w:val="left"/>
      <w:pPr>
        <w:ind w:left="1080" w:hanging="360"/>
      </w:pPr>
      <w:rPr>
        <w:rFonts w:ascii="Arial" w:eastAsiaTheme="minorHAnsi" w:hAnsi="Arial" w:cs="Aria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30">
    <w:nsid w:val="6F1C67D4"/>
    <w:multiLevelType w:val="hybridMultilevel"/>
    <w:tmpl w:val="E26CFFF6"/>
    <w:lvl w:ilvl="0" w:tplc="3409000F">
      <w:start w:val="1"/>
      <w:numFmt w:val="decimal"/>
      <w:lvlText w:val="%1."/>
      <w:lvlJc w:val="left"/>
      <w:pPr>
        <w:ind w:left="2160" w:hanging="360"/>
      </w:pPr>
    </w:lvl>
    <w:lvl w:ilvl="1" w:tplc="34090019" w:tentative="1">
      <w:start w:val="1"/>
      <w:numFmt w:val="lowerLetter"/>
      <w:lvlText w:val="%2."/>
      <w:lvlJc w:val="left"/>
      <w:pPr>
        <w:ind w:left="2880" w:hanging="360"/>
      </w:pPr>
    </w:lvl>
    <w:lvl w:ilvl="2" w:tplc="3409001B" w:tentative="1">
      <w:start w:val="1"/>
      <w:numFmt w:val="lowerRoman"/>
      <w:lvlText w:val="%3."/>
      <w:lvlJc w:val="right"/>
      <w:pPr>
        <w:ind w:left="3600" w:hanging="180"/>
      </w:pPr>
    </w:lvl>
    <w:lvl w:ilvl="3" w:tplc="3409000F" w:tentative="1">
      <w:start w:val="1"/>
      <w:numFmt w:val="decimal"/>
      <w:lvlText w:val="%4."/>
      <w:lvlJc w:val="left"/>
      <w:pPr>
        <w:ind w:left="4320" w:hanging="360"/>
      </w:pPr>
    </w:lvl>
    <w:lvl w:ilvl="4" w:tplc="34090019" w:tentative="1">
      <w:start w:val="1"/>
      <w:numFmt w:val="lowerLetter"/>
      <w:lvlText w:val="%5."/>
      <w:lvlJc w:val="left"/>
      <w:pPr>
        <w:ind w:left="5040" w:hanging="360"/>
      </w:pPr>
    </w:lvl>
    <w:lvl w:ilvl="5" w:tplc="3409001B" w:tentative="1">
      <w:start w:val="1"/>
      <w:numFmt w:val="lowerRoman"/>
      <w:lvlText w:val="%6."/>
      <w:lvlJc w:val="right"/>
      <w:pPr>
        <w:ind w:left="5760" w:hanging="180"/>
      </w:pPr>
    </w:lvl>
    <w:lvl w:ilvl="6" w:tplc="3409000F" w:tentative="1">
      <w:start w:val="1"/>
      <w:numFmt w:val="decimal"/>
      <w:lvlText w:val="%7."/>
      <w:lvlJc w:val="left"/>
      <w:pPr>
        <w:ind w:left="6480" w:hanging="360"/>
      </w:pPr>
    </w:lvl>
    <w:lvl w:ilvl="7" w:tplc="34090019" w:tentative="1">
      <w:start w:val="1"/>
      <w:numFmt w:val="lowerLetter"/>
      <w:lvlText w:val="%8."/>
      <w:lvlJc w:val="left"/>
      <w:pPr>
        <w:ind w:left="7200" w:hanging="360"/>
      </w:pPr>
    </w:lvl>
    <w:lvl w:ilvl="8" w:tplc="3409001B" w:tentative="1">
      <w:start w:val="1"/>
      <w:numFmt w:val="lowerRoman"/>
      <w:lvlText w:val="%9."/>
      <w:lvlJc w:val="right"/>
      <w:pPr>
        <w:ind w:left="7920" w:hanging="180"/>
      </w:pPr>
    </w:lvl>
  </w:abstractNum>
  <w:abstractNum w:abstractNumId="31">
    <w:nsid w:val="701C3C88"/>
    <w:multiLevelType w:val="hybridMultilevel"/>
    <w:tmpl w:val="32BA91E2"/>
    <w:lvl w:ilvl="0" w:tplc="04090001">
      <w:start w:val="1"/>
      <w:numFmt w:val="bullet"/>
      <w:lvlText w:val=""/>
      <w:lvlJc w:val="left"/>
      <w:pPr>
        <w:ind w:left="761" w:hanging="360"/>
      </w:pPr>
      <w:rPr>
        <w:rFonts w:ascii="Symbol" w:hAnsi="Symbol" w:hint="default"/>
      </w:rPr>
    </w:lvl>
    <w:lvl w:ilvl="1" w:tplc="04090003" w:tentative="1">
      <w:start w:val="1"/>
      <w:numFmt w:val="bullet"/>
      <w:lvlText w:val="o"/>
      <w:lvlJc w:val="left"/>
      <w:pPr>
        <w:ind w:left="1481" w:hanging="360"/>
      </w:pPr>
      <w:rPr>
        <w:rFonts w:ascii="Courier New" w:hAnsi="Courier New" w:cs="Courier New" w:hint="default"/>
      </w:rPr>
    </w:lvl>
    <w:lvl w:ilvl="2" w:tplc="04090005" w:tentative="1">
      <w:start w:val="1"/>
      <w:numFmt w:val="bullet"/>
      <w:lvlText w:val=""/>
      <w:lvlJc w:val="left"/>
      <w:pPr>
        <w:ind w:left="2201" w:hanging="360"/>
      </w:pPr>
      <w:rPr>
        <w:rFonts w:ascii="Wingdings" w:hAnsi="Wingdings" w:hint="default"/>
      </w:rPr>
    </w:lvl>
    <w:lvl w:ilvl="3" w:tplc="04090001" w:tentative="1">
      <w:start w:val="1"/>
      <w:numFmt w:val="bullet"/>
      <w:lvlText w:val=""/>
      <w:lvlJc w:val="left"/>
      <w:pPr>
        <w:ind w:left="2921" w:hanging="360"/>
      </w:pPr>
      <w:rPr>
        <w:rFonts w:ascii="Symbol" w:hAnsi="Symbol" w:hint="default"/>
      </w:rPr>
    </w:lvl>
    <w:lvl w:ilvl="4" w:tplc="04090003" w:tentative="1">
      <w:start w:val="1"/>
      <w:numFmt w:val="bullet"/>
      <w:lvlText w:val="o"/>
      <w:lvlJc w:val="left"/>
      <w:pPr>
        <w:ind w:left="3641" w:hanging="360"/>
      </w:pPr>
      <w:rPr>
        <w:rFonts w:ascii="Courier New" w:hAnsi="Courier New" w:cs="Courier New" w:hint="default"/>
      </w:rPr>
    </w:lvl>
    <w:lvl w:ilvl="5" w:tplc="04090005" w:tentative="1">
      <w:start w:val="1"/>
      <w:numFmt w:val="bullet"/>
      <w:lvlText w:val=""/>
      <w:lvlJc w:val="left"/>
      <w:pPr>
        <w:ind w:left="4361" w:hanging="360"/>
      </w:pPr>
      <w:rPr>
        <w:rFonts w:ascii="Wingdings" w:hAnsi="Wingdings" w:hint="default"/>
      </w:rPr>
    </w:lvl>
    <w:lvl w:ilvl="6" w:tplc="04090001" w:tentative="1">
      <w:start w:val="1"/>
      <w:numFmt w:val="bullet"/>
      <w:lvlText w:val=""/>
      <w:lvlJc w:val="left"/>
      <w:pPr>
        <w:ind w:left="5081" w:hanging="360"/>
      </w:pPr>
      <w:rPr>
        <w:rFonts w:ascii="Symbol" w:hAnsi="Symbol" w:hint="default"/>
      </w:rPr>
    </w:lvl>
    <w:lvl w:ilvl="7" w:tplc="04090003" w:tentative="1">
      <w:start w:val="1"/>
      <w:numFmt w:val="bullet"/>
      <w:lvlText w:val="o"/>
      <w:lvlJc w:val="left"/>
      <w:pPr>
        <w:ind w:left="5801" w:hanging="360"/>
      </w:pPr>
      <w:rPr>
        <w:rFonts w:ascii="Courier New" w:hAnsi="Courier New" w:cs="Courier New" w:hint="default"/>
      </w:rPr>
    </w:lvl>
    <w:lvl w:ilvl="8" w:tplc="04090005" w:tentative="1">
      <w:start w:val="1"/>
      <w:numFmt w:val="bullet"/>
      <w:lvlText w:val=""/>
      <w:lvlJc w:val="left"/>
      <w:pPr>
        <w:ind w:left="6521" w:hanging="360"/>
      </w:pPr>
      <w:rPr>
        <w:rFonts w:ascii="Wingdings" w:hAnsi="Wingdings" w:hint="default"/>
      </w:rPr>
    </w:lvl>
  </w:abstractNum>
  <w:abstractNum w:abstractNumId="32">
    <w:nsid w:val="7153462E"/>
    <w:multiLevelType w:val="hybridMultilevel"/>
    <w:tmpl w:val="4F96B32C"/>
    <w:lvl w:ilvl="0" w:tplc="04090005">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33">
    <w:nsid w:val="737239F0"/>
    <w:multiLevelType w:val="multilevel"/>
    <w:tmpl w:val="C1A21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nsid w:val="752017C9"/>
    <w:multiLevelType w:val="hybridMultilevel"/>
    <w:tmpl w:val="A114E3D8"/>
    <w:lvl w:ilvl="0" w:tplc="34090001">
      <w:start w:val="1"/>
      <w:numFmt w:val="bullet"/>
      <w:lvlText w:val=""/>
      <w:lvlJc w:val="left"/>
      <w:pPr>
        <w:ind w:left="2160" w:hanging="360"/>
      </w:pPr>
      <w:rPr>
        <w:rFonts w:ascii="Symbol" w:hAnsi="Symbol" w:hint="default"/>
      </w:rPr>
    </w:lvl>
    <w:lvl w:ilvl="1" w:tplc="34090003" w:tentative="1">
      <w:start w:val="1"/>
      <w:numFmt w:val="bullet"/>
      <w:lvlText w:val="o"/>
      <w:lvlJc w:val="left"/>
      <w:pPr>
        <w:ind w:left="2880" w:hanging="360"/>
      </w:pPr>
      <w:rPr>
        <w:rFonts w:ascii="Courier New" w:hAnsi="Courier New" w:cs="Courier New" w:hint="default"/>
      </w:rPr>
    </w:lvl>
    <w:lvl w:ilvl="2" w:tplc="34090005" w:tentative="1">
      <w:start w:val="1"/>
      <w:numFmt w:val="bullet"/>
      <w:lvlText w:val=""/>
      <w:lvlJc w:val="left"/>
      <w:pPr>
        <w:ind w:left="3600" w:hanging="360"/>
      </w:pPr>
      <w:rPr>
        <w:rFonts w:ascii="Wingdings" w:hAnsi="Wingdings" w:hint="default"/>
      </w:rPr>
    </w:lvl>
    <w:lvl w:ilvl="3" w:tplc="34090001" w:tentative="1">
      <w:start w:val="1"/>
      <w:numFmt w:val="bullet"/>
      <w:lvlText w:val=""/>
      <w:lvlJc w:val="left"/>
      <w:pPr>
        <w:ind w:left="4320" w:hanging="360"/>
      </w:pPr>
      <w:rPr>
        <w:rFonts w:ascii="Symbol" w:hAnsi="Symbol" w:hint="default"/>
      </w:rPr>
    </w:lvl>
    <w:lvl w:ilvl="4" w:tplc="34090003" w:tentative="1">
      <w:start w:val="1"/>
      <w:numFmt w:val="bullet"/>
      <w:lvlText w:val="o"/>
      <w:lvlJc w:val="left"/>
      <w:pPr>
        <w:ind w:left="5040" w:hanging="360"/>
      </w:pPr>
      <w:rPr>
        <w:rFonts w:ascii="Courier New" w:hAnsi="Courier New" w:cs="Courier New" w:hint="default"/>
      </w:rPr>
    </w:lvl>
    <w:lvl w:ilvl="5" w:tplc="34090005" w:tentative="1">
      <w:start w:val="1"/>
      <w:numFmt w:val="bullet"/>
      <w:lvlText w:val=""/>
      <w:lvlJc w:val="left"/>
      <w:pPr>
        <w:ind w:left="5760" w:hanging="360"/>
      </w:pPr>
      <w:rPr>
        <w:rFonts w:ascii="Wingdings" w:hAnsi="Wingdings" w:hint="default"/>
      </w:rPr>
    </w:lvl>
    <w:lvl w:ilvl="6" w:tplc="34090001" w:tentative="1">
      <w:start w:val="1"/>
      <w:numFmt w:val="bullet"/>
      <w:lvlText w:val=""/>
      <w:lvlJc w:val="left"/>
      <w:pPr>
        <w:ind w:left="6480" w:hanging="360"/>
      </w:pPr>
      <w:rPr>
        <w:rFonts w:ascii="Symbol" w:hAnsi="Symbol" w:hint="default"/>
      </w:rPr>
    </w:lvl>
    <w:lvl w:ilvl="7" w:tplc="34090003" w:tentative="1">
      <w:start w:val="1"/>
      <w:numFmt w:val="bullet"/>
      <w:lvlText w:val="o"/>
      <w:lvlJc w:val="left"/>
      <w:pPr>
        <w:ind w:left="7200" w:hanging="360"/>
      </w:pPr>
      <w:rPr>
        <w:rFonts w:ascii="Courier New" w:hAnsi="Courier New" w:cs="Courier New" w:hint="default"/>
      </w:rPr>
    </w:lvl>
    <w:lvl w:ilvl="8" w:tplc="34090005" w:tentative="1">
      <w:start w:val="1"/>
      <w:numFmt w:val="bullet"/>
      <w:lvlText w:val=""/>
      <w:lvlJc w:val="left"/>
      <w:pPr>
        <w:ind w:left="7920" w:hanging="360"/>
      </w:pPr>
      <w:rPr>
        <w:rFonts w:ascii="Wingdings" w:hAnsi="Wingdings" w:hint="default"/>
      </w:rPr>
    </w:lvl>
  </w:abstractNum>
  <w:abstractNum w:abstractNumId="35">
    <w:nsid w:val="78F073F0"/>
    <w:multiLevelType w:val="multilevel"/>
    <w:tmpl w:val="3E4412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nsid w:val="7BA65273"/>
    <w:multiLevelType w:val="hybridMultilevel"/>
    <w:tmpl w:val="428ED3DC"/>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5"/>
  </w:num>
  <w:num w:numId="4">
    <w:abstractNumId w:val="20"/>
  </w:num>
  <w:num w:numId="5">
    <w:abstractNumId w:val="33"/>
  </w:num>
  <w:num w:numId="6">
    <w:abstractNumId w:val="15"/>
  </w:num>
  <w:num w:numId="7">
    <w:abstractNumId w:val="31"/>
  </w:num>
  <w:num w:numId="8">
    <w:abstractNumId w:val="35"/>
  </w:num>
  <w:num w:numId="9">
    <w:abstractNumId w:val="11"/>
  </w:num>
  <w:num w:numId="10">
    <w:abstractNumId w:val="36"/>
  </w:num>
  <w:num w:numId="11">
    <w:abstractNumId w:val="25"/>
  </w:num>
  <w:num w:numId="12">
    <w:abstractNumId w:val="34"/>
  </w:num>
  <w:num w:numId="13">
    <w:abstractNumId w:val="26"/>
  </w:num>
  <w:num w:numId="14">
    <w:abstractNumId w:val="9"/>
  </w:num>
  <w:num w:numId="15">
    <w:abstractNumId w:val="12"/>
  </w:num>
  <w:num w:numId="16">
    <w:abstractNumId w:val="14"/>
  </w:num>
  <w:num w:numId="17">
    <w:abstractNumId w:val="10"/>
  </w:num>
  <w:num w:numId="18">
    <w:abstractNumId w:val="16"/>
  </w:num>
  <w:num w:numId="19">
    <w:abstractNumId w:val="24"/>
  </w:num>
  <w:num w:numId="20">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7"/>
  </w:num>
  <w:num w:numId="23">
    <w:abstractNumId w:val="8"/>
  </w:num>
  <w:num w:numId="24">
    <w:abstractNumId w:val="3"/>
  </w:num>
  <w:num w:numId="25">
    <w:abstractNumId w:val="30"/>
  </w:num>
  <w:num w:numId="26">
    <w:abstractNumId w:val="23"/>
  </w:num>
  <w:num w:numId="27">
    <w:abstractNumId w:val="28"/>
  </w:num>
  <w:num w:numId="28">
    <w:abstractNumId w:val="18"/>
  </w:num>
  <w:num w:numId="29">
    <w:abstractNumId w:val="19"/>
  </w:num>
  <w:num w:numId="30">
    <w:abstractNumId w:val="6"/>
  </w:num>
  <w:num w:numId="31">
    <w:abstractNumId w:val="2"/>
  </w:num>
  <w:num w:numId="32">
    <w:abstractNumId w:val="21"/>
  </w:num>
  <w:num w:numId="33">
    <w:abstractNumId w:val="27"/>
  </w:num>
  <w:num w:numId="34">
    <w:abstractNumId w:val="32"/>
  </w:num>
  <w:num w:numId="35">
    <w:abstractNumId w:val="4"/>
  </w:num>
  <w:num w:numId="36">
    <w:abstractNumId w:val="29"/>
  </w:num>
  <w:num w:numId="37">
    <w:abstractNumId w:val="17"/>
  </w:num>
  <w:num w:numId="38">
    <w:abstractNumId w:val="22"/>
  </w:num>
  <w:num w:numId="39">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Tin Kalaw">
    <w15:presenceInfo w15:providerId="Windows Live" w15:userId="56ef5209a201b879"/>
  </w15:person>
  <w15:person w15:author="Vilson Lu">
    <w15:presenceInfo w15:providerId="Windows Live" w15:userId="38ce1a4b0c638558"/>
  </w15:person>
  <w15:person w15:author="JP Garcia">
    <w15:presenceInfo w15:providerId="Windows Live" w15:userId="bbaf7cc1efc1df36"/>
  </w15:person>
</w15:people>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trackRevisions/>
  <w:defaultTabStop w:val="720"/>
  <w:characterSpacingControl w:val="doNotCompress"/>
  <w:footnotePr>
    <w:footnote w:id="0"/>
    <w:footnote w:id="1"/>
  </w:footnotePr>
  <w:endnotePr>
    <w:endnote w:id="0"/>
    <w:endnote w:id="1"/>
  </w:endnotePr>
  <w:compat/>
  <w:rsids>
    <w:rsidRoot w:val="004B7EB2"/>
    <w:rsid w:val="00010245"/>
    <w:rsid w:val="000256F9"/>
    <w:rsid w:val="00033779"/>
    <w:rsid w:val="0003464D"/>
    <w:rsid w:val="00035542"/>
    <w:rsid w:val="00040D7F"/>
    <w:rsid w:val="000438F4"/>
    <w:rsid w:val="000479E1"/>
    <w:rsid w:val="00050568"/>
    <w:rsid w:val="00053676"/>
    <w:rsid w:val="000555F2"/>
    <w:rsid w:val="00057150"/>
    <w:rsid w:val="00057CBE"/>
    <w:rsid w:val="00066294"/>
    <w:rsid w:val="0006657A"/>
    <w:rsid w:val="00067E21"/>
    <w:rsid w:val="0007006C"/>
    <w:rsid w:val="00070F0F"/>
    <w:rsid w:val="0007279C"/>
    <w:rsid w:val="000756B8"/>
    <w:rsid w:val="000766B5"/>
    <w:rsid w:val="000803FE"/>
    <w:rsid w:val="00095B7A"/>
    <w:rsid w:val="000978A2"/>
    <w:rsid w:val="000A090E"/>
    <w:rsid w:val="000A1E0A"/>
    <w:rsid w:val="000A7ED9"/>
    <w:rsid w:val="000B397A"/>
    <w:rsid w:val="000B6ADF"/>
    <w:rsid w:val="000C1163"/>
    <w:rsid w:val="000C73F6"/>
    <w:rsid w:val="000C7E06"/>
    <w:rsid w:val="000D0BA6"/>
    <w:rsid w:val="000D7907"/>
    <w:rsid w:val="000E62A9"/>
    <w:rsid w:val="000F02B8"/>
    <w:rsid w:val="000F43FE"/>
    <w:rsid w:val="001012EC"/>
    <w:rsid w:val="00103582"/>
    <w:rsid w:val="00107AE8"/>
    <w:rsid w:val="00110C7D"/>
    <w:rsid w:val="001174CD"/>
    <w:rsid w:val="00133578"/>
    <w:rsid w:val="00134E06"/>
    <w:rsid w:val="001400CF"/>
    <w:rsid w:val="00142ABB"/>
    <w:rsid w:val="00144491"/>
    <w:rsid w:val="0014485A"/>
    <w:rsid w:val="00144E65"/>
    <w:rsid w:val="001454B0"/>
    <w:rsid w:val="00145BDF"/>
    <w:rsid w:val="001551E7"/>
    <w:rsid w:val="00171EEB"/>
    <w:rsid w:val="0017723F"/>
    <w:rsid w:val="00177271"/>
    <w:rsid w:val="00190051"/>
    <w:rsid w:val="00194EAC"/>
    <w:rsid w:val="001A0ADB"/>
    <w:rsid w:val="001A6BF0"/>
    <w:rsid w:val="001B5FDF"/>
    <w:rsid w:val="001C4214"/>
    <w:rsid w:val="001C71D7"/>
    <w:rsid w:val="001D1329"/>
    <w:rsid w:val="001E5566"/>
    <w:rsid w:val="001F79FF"/>
    <w:rsid w:val="002077C0"/>
    <w:rsid w:val="00210966"/>
    <w:rsid w:val="00212557"/>
    <w:rsid w:val="00222991"/>
    <w:rsid w:val="0024098B"/>
    <w:rsid w:val="00241E8B"/>
    <w:rsid w:val="0024466A"/>
    <w:rsid w:val="0024639D"/>
    <w:rsid w:val="00246F47"/>
    <w:rsid w:val="00263D25"/>
    <w:rsid w:val="002643A2"/>
    <w:rsid w:val="002734AE"/>
    <w:rsid w:val="0027653C"/>
    <w:rsid w:val="00294CB1"/>
    <w:rsid w:val="00295D11"/>
    <w:rsid w:val="002A37C7"/>
    <w:rsid w:val="002A7313"/>
    <w:rsid w:val="002B1AF2"/>
    <w:rsid w:val="002B485F"/>
    <w:rsid w:val="002C07B4"/>
    <w:rsid w:val="002C2126"/>
    <w:rsid w:val="002E1E00"/>
    <w:rsid w:val="002F25D1"/>
    <w:rsid w:val="002F6E61"/>
    <w:rsid w:val="003036DF"/>
    <w:rsid w:val="00306524"/>
    <w:rsid w:val="00310334"/>
    <w:rsid w:val="00310509"/>
    <w:rsid w:val="00314C6B"/>
    <w:rsid w:val="003160F5"/>
    <w:rsid w:val="0032049A"/>
    <w:rsid w:val="00323F87"/>
    <w:rsid w:val="00327F69"/>
    <w:rsid w:val="00332714"/>
    <w:rsid w:val="00335B54"/>
    <w:rsid w:val="00344607"/>
    <w:rsid w:val="00345443"/>
    <w:rsid w:val="00356CA2"/>
    <w:rsid w:val="003579E9"/>
    <w:rsid w:val="00372B98"/>
    <w:rsid w:val="00375568"/>
    <w:rsid w:val="003849D8"/>
    <w:rsid w:val="00390544"/>
    <w:rsid w:val="003A139D"/>
    <w:rsid w:val="003A3826"/>
    <w:rsid w:val="003A5AA0"/>
    <w:rsid w:val="003B0609"/>
    <w:rsid w:val="003B1123"/>
    <w:rsid w:val="003B71E3"/>
    <w:rsid w:val="003C58C0"/>
    <w:rsid w:val="003D3CFF"/>
    <w:rsid w:val="003D489D"/>
    <w:rsid w:val="003E0041"/>
    <w:rsid w:val="003E48B6"/>
    <w:rsid w:val="003E4FF7"/>
    <w:rsid w:val="003E503F"/>
    <w:rsid w:val="003E52DD"/>
    <w:rsid w:val="003F1C01"/>
    <w:rsid w:val="003F42C0"/>
    <w:rsid w:val="003F6BD7"/>
    <w:rsid w:val="00403B2E"/>
    <w:rsid w:val="00406CC7"/>
    <w:rsid w:val="004070C8"/>
    <w:rsid w:val="00427BD0"/>
    <w:rsid w:val="00431870"/>
    <w:rsid w:val="00443900"/>
    <w:rsid w:val="00452C98"/>
    <w:rsid w:val="0045407D"/>
    <w:rsid w:val="00454EAD"/>
    <w:rsid w:val="0045592C"/>
    <w:rsid w:val="004559DA"/>
    <w:rsid w:val="00457336"/>
    <w:rsid w:val="004622B9"/>
    <w:rsid w:val="004674EB"/>
    <w:rsid w:val="00470CDD"/>
    <w:rsid w:val="00471C83"/>
    <w:rsid w:val="00473C78"/>
    <w:rsid w:val="00482695"/>
    <w:rsid w:val="00483CE5"/>
    <w:rsid w:val="004862F4"/>
    <w:rsid w:val="00490DD7"/>
    <w:rsid w:val="00497EF3"/>
    <w:rsid w:val="004A20B8"/>
    <w:rsid w:val="004A377D"/>
    <w:rsid w:val="004B7769"/>
    <w:rsid w:val="004B7EB2"/>
    <w:rsid w:val="004C09B2"/>
    <w:rsid w:val="004C2417"/>
    <w:rsid w:val="004C6976"/>
    <w:rsid w:val="004D6144"/>
    <w:rsid w:val="004E4551"/>
    <w:rsid w:val="004F77B0"/>
    <w:rsid w:val="005060C9"/>
    <w:rsid w:val="00525FF6"/>
    <w:rsid w:val="005302DA"/>
    <w:rsid w:val="005320E1"/>
    <w:rsid w:val="00535B91"/>
    <w:rsid w:val="005446DB"/>
    <w:rsid w:val="00546C15"/>
    <w:rsid w:val="00546DA8"/>
    <w:rsid w:val="005472E8"/>
    <w:rsid w:val="00557570"/>
    <w:rsid w:val="005621E4"/>
    <w:rsid w:val="00576296"/>
    <w:rsid w:val="005811CF"/>
    <w:rsid w:val="00587F40"/>
    <w:rsid w:val="00594645"/>
    <w:rsid w:val="005A3259"/>
    <w:rsid w:val="005C5B84"/>
    <w:rsid w:val="005D53FD"/>
    <w:rsid w:val="005D6953"/>
    <w:rsid w:val="005E053A"/>
    <w:rsid w:val="005E0E7B"/>
    <w:rsid w:val="005E113E"/>
    <w:rsid w:val="005F41BB"/>
    <w:rsid w:val="005F4EE8"/>
    <w:rsid w:val="005F55E0"/>
    <w:rsid w:val="006012EA"/>
    <w:rsid w:val="0060197C"/>
    <w:rsid w:val="00602FF1"/>
    <w:rsid w:val="0061160C"/>
    <w:rsid w:val="00625559"/>
    <w:rsid w:val="00626E93"/>
    <w:rsid w:val="0063049B"/>
    <w:rsid w:val="0063411C"/>
    <w:rsid w:val="00636E41"/>
    <w:rsid w:val="00642931"/>
    <w:rsid w:val="006436ED"/>
    <w:rsid w:val="00650371"/>
    <w:rsid w:val="0065467F"/>
    <w:rsid w:val="006549BA"/>
    <w:rsid w:val="00656494"/>
    <w:rsid w:val="006624C1"/>
    <w:rsid w:val="00663CFF"/>
    <w:rsid w:val="006673DB"/>
    <w:rsid w:val="00670C0D"/>
    <w:rsid w:val="0068488C"/>
    <w:rsid w:val="00684A6F"/>
    <w:rsid w:val="00690D69"/>
    <w:rsid w:val="006912AC"/>
    <w:rsid w:val="006921C9"/>
    <w:rsid w:val="006B267A"/>
    <w:rsid w:val="006B32CF"/>
    <w:rsid w:val="006B4831"/>
    <w:rsid w:val="006C7F58"/>
    <w:rsid w:val="006D1FAD"/>
    <w:rsid w:val="006D5669"/>
    <w:rsid w:val="006D57FF"/>
    <w:rsid w:val="006E0D97"/>
    <w:rsid w:val="006E319B"/>
    <w:rsid w:val="006E372C"/>
    <w:rsid w:val="006E427B"/>
    <w:rsid w:val="006E4D62"/>
    <w:rsid w:val="006E5A30"/>
    <w:rsid w:val="006E5AD2"/>
    <w:rsid w:val="006E6440"/>
    <w:rsid w:val="006F08F4"/>
    <w:rsid w:val="00706B08"/>
    <w:rsid w:val="00713DA7"/>
    <w:rsid w:val="0072175A"/>
    <w:rsid w:val="007251DE"/>
    <w:rsid w:val="00731011"/>
    <w:rsid w:val="00734168"/>
    <w:rsid w:val="00736696"/>
    <w:rsid w:val="007458C5"/>
    <w:rsid w:val="00750DB1"/>
    <w:rsid w:val="00751528"/>
    <w:rsid w:val="007527A1"/>
    <w:rsid w:val="00763743"/>
    <w:rsid w:val="007665FF"/>
    <w:rsid w:val="007713B7"/>
    <w:rsid w:val="00780EC3"/>
    <w:rsid w:val="00781F0B"/>
    <w:rsid w:val="0078345A"/>
    <w:rsid w:val="00786A4A"/>
    <w:rsid w:val="00790935"/>
    <w:rsid w:val="007939A6"/>
    <w:rsid w:val="007B111F"/>
    <w:rsid w:val="007B40A6"/>
    <w:rsid w:val="007C1634"/>
    <w:rsid w:val="007C2C3C"/>
    <w:rsid w:val="007C3DF4"/>
    <w:rsid w:val="007C62E7"/>
    <w:rsid w:val="007D26CE"/>
    <w:rsid w:val="007D4ADE"/>
    <w:rsid w:val="007D5D8A"/>
    <w:rsid w:val="007E2298"/>
    <w:rsid w:val="007E331A"/>
    <w:rsid w:val="007E6D88"/>
    <w:rsid w:val="007E7C43"/>
    <w:rsid w:val="007F1C4D"/>
    <w:rsid w:val="007F3515"/>
    <w:rsid w:val="007F6B83"/>
    <w:rsid w:val="00816BD2"/>
    <w:rsid w:val="008176C1"/>
    <w:rsid w:val="00826007"/>
    <w:rsid w:val="00836980"/>
    <w:rsid w:val="008379BE"/>
    <w:rsid w:val="0084312E"/>
    <w:rsid w:val="00845C4C"/>
    <w:rsid w:val="00850A9B"/>
    <w:rsid w:val="00852A57"/>
    <w:rsid w:val="0086093C"/>
    <w:rsid w:val="008706DD"/>
    <w:rsid w:val="00872958"/>
    <w:rsid w:val="00872CED"/>
    <w:rsid w:val="00874C47"/>
    <w:rsid w:val="00882879"/>
    <w:rsid w:val="00887840"/>
    <w:rsid w:val="0089082B"/>
    <w:rsid w:val="0089716B"/>
    <w:rsid w:val="008A0BC6"/>
    <w:rsid w:val="008A2840"/>
    <w:rsid w:val="008A45F0"/>
    <w:rsid w:val="008A5840"/>
    <w:rsid w:val="008B03D7"/>
    <w:rsid w:val="008B498F"/>
    <w:rsid w:val="008B4DD4"/>
    <w:rsid w:val="008B6C18"/>
    <w:rsid w:val="008C2F47"/>
    <w:rsid w:val="008C733C"/>
    <w:rsid w:val="008D307B"/>
    <w:rsid w:val="008F0CD3"/>
    <w:rsid w:val="008F2258"/>
    <w:rsid w:val="008F286D"/>
    <w:rsid w:val="008F2FB7"/>
    <w:rsid w:val="008F3059"/>
    <w:rsid w:val="008F68CC"/>
    <w:rsid w:val="00903069"/>
    <w:rsid w:val="009035E8"/>
    <w:rsid w:val="00906034"/>
    <w:rsid w:val="009162CC"/>
    <w:rsid w:val="00921524"/>
    <w:rsid w:val="00926509"/>
    <w:rsid w:val="00930511"/>
    <w:rsid w:val="00932097"/>
    <w:rsid w:val="009404FE"/>
    <w:rsid w:val="00944F87"/>
    <w:rsid w:val="00956A9D"/>
    <w:rsid w:val="00957CD2"/>
    <w:rsid w:val="009723E1"/>
    <w:rsid w:val="00976A9D"/>
    <w:rsid w:val="00977108"/>
    <w:rsid w:val="00980EDB"/>
    <w:rsid w:val="00982BA4"/>
    <w:rsid w:val="009835FE"/>
    <w:rsid w:val="00992624"/>
    <w:rsid w:val="0099516B"/>
    <w:rsid w:val="009951FB"/>
    <w:rsid w:val="00996797"/>
    <w:rsid w:val="009A1D38"/>
    <w:rsid w:val="009A7854"/>
    <w:rsid w:val="009B283C"/>
    <w:rsid w:val="009B6691"/>
    <w:rsid w:val="009C5C60"/>
    <w:rsid w:val="009D1061"/>
    <w:rsid w:val="009D2449"/>
    <w:rsid w:val="009D3B09"/>
    <w:rsid w:val="009D4138"/>
    <w:rsid w:val="009D41D8"/>
    <w:rsid w:val="009D53D6"/>
    <w:rsid w:val="009E06DD"/>
    <w:rsid w:val="009E0D2E"/>
    <w:rsid w:val="009E3F87"/>
    <w:rsid w:val="009E4635"/>
    <w:rsid w:val="009E5957"/>
    <w:rsid w:val="009F2668"/>
    <w:rsid w:val="009F5EAB"/>
    <w:rsid w:val="009F6823"/>
    <w:rsid w:val="009F684C"/>
    <w:rsid w:val="00A01CBA"/>
    <w:rsid w:val="00A02B2F"/>
    <w:rsid w:val="00A034B7"/>
    <w:rsid w:val="00A05B58"/>
    <w:rsid w:val="00A06234"/>
    <w:rsid w:val="00A113F9"/>
    <w:rsid w:val="00A11F02"/>
    <w:rsid w:val="00A127AA"/>
    <w:rsid w:val="00A15CB6"/>
    <w:rsid w:val="00A2018C"/>
    <w:rsid w:val="00A21065"/>
    <w:rsid w:val="00A325B6"/>
    <w:rsid w:val="00A3625D"/>
    <w:rsid w:val="00A36740"/>
    <w:rsid w:val="00A52B84"/>
    <w:rsid w:val="00A57D3D"/>
    <w:rsid w:val="00A609B4"/>
    <w:rsid w:val="00A71EF0"/>
    <w:rsid w:val="00A7432E"/>
    <w:rsid w:val="00A75F22"/>
    <w:rsid w:val="00A84AF1"/>
    <w:rsid w:val="00A85F9E"/>
    <w:rsid w:val="00A87CDA"/>
    <w:rsid w:val="00A92458"/>
    <w:rsid w:val="00A9479C"/>
    <w:rsid w:val="00A956C8"/>
    <w:rsid w:val="00AA00DF"/>
    <w:rsid w:val="00AA0301"/>
    <w:rsid w:val="00AA30D0"/>
    <w:rsid w:val="00AA471F"/>
    <w:rsid w:val="00AA6A17"/>
    <w:rsid w:val="00AB41DD"/>
    <w:rsid w:val="00AB60C8"/>
    <w:rsid w:val="00AB6FDF"/>
    <w:rsid w:val="00AC0661"/>
    <w:rsid w:val="00AC2ADB"/>
    <w:rsid w:val="00AC32F1"/>
    <w:rsid w:val="00AC38AC"/>
    <w:rsid w:val="00AD0972"/>
    <w:rsid w:val="00AD098A"/>
    <w:rsid w:val="00AD1B92"/>
    <w:rsid w:val="00AD5A04"/>
    <w:rsid w:val="00AD626B"/>
    <w:rsid w:val="00AF3C37"/>
    <w:rsid w:val="00AF3D19"/>
    <w:rsid w:val="00AF5FBD"/>
    <w:rsid w:val="00B00C9B"/>
    <w:rsid w:val="00B01329"/>
    <w:rsid w:val="00B06CC7"/>
    <w:rsid w:val="00B10656"/>
    <w:rsid w:val="00B11AB8"/>
    <w:rsid w:val="00B146E3"/>
    <w:rsid w:val="00B157E0"/>
    <w:rsid w:val="00B27843"/>
    <w:rsid w:val="00B61669"/>
    <w:rsid w:val="00B713E7"/>
    <w:rsid w:val="00B7455C"/>
    <w:rsid w:val="00B7751D"/>
    <w:rsid w:val="00B81167"/>
    <w:rsid w:val="00B91D44"/>
    <w:rsid w:val="00B95F67"/>
    <w:rsid w:val="00B97328"/>
    <w:rsid w:val="00BA6627"/>
    <w:rsid w:val="00BB4049"/>
    <w:rsid w:val="00BB45EA"/>
    <w:rsid w:val="00BC4FEA"/>
    <w:rsid w:val="00BC7A46"/>
    <w:rsid w:val="00BD138D"/>
    <w:rsid w:val="00BD3C98"/>
    <w:rsid w:val="00BD48F0"/>
    <w:rsid w:val="00BD4AA3"/>
    <w:rsid w:val="00BD4C49"/>
    <w:rsid w:val="00BD695A"/>
    <w:rsid w:val="00BD7834"/>
    <w:rsid w:val="00BE1AC3"/>
    <w:rsid w:val="00BE2A8B"/>
    <w:rsid w:val="00BE2D16"/>
    <w:rsid w:val="00BF4C5E"/>
    <w:rsid w:val="00C059FE"/>
    <w:rsid w:val="00C15796"/>
    <w:rsid w:val="00C16800"/>
    <w:rsid w:val="00C16F8E"/>
    <w:rsid w:val="00C263EA"/>
    <w:rsid w:val="00C331A2"/>
    <w:rsid w:val="00C33F6C"/>
    <w:rsid w:val="00C36A86"/>
    <w:rsid w:val="00C4351C"/>
    <w:rsid w:val="00C436FA"/>
    <w:rsid w:val="00C4377A"/>
    <w:rsid w:val="00C439F6"/>
    <w:rsid w:val="00C539A1"/>
    <w:rsid w:val="00C5640E"/>
    <w:rsid w:val="00C57FCA"/>
    <w:rsid w:val="00C631AF"/>
    <w:rsid w:val="00C81FB8"/>
    <w:rsid w:val="00C829EA"/>
    <w:rsid w:val="00C85582"/>
    <w:rsid w:val="00C87852"/>
    <w:rsid w:val="00C92A27"/>
    <w:rsid w:val="00C96033"/>
    <w:rsid w:val="00CB1536"/>
    <w:rsid w:val="00CB1673"/>
    <w:rsid w:val="00CB2DFE"/>
    <w:rsid w:val="00CC06FE"/>
    <w:rsid w:val="00CC1F1E"/>
    <w:rsid w:val="00CC208E"/>
    <w:rsid w:val="00CD30EB"/>
    <w:rsid w:val="00CE0596"/>
    <w:rsid w:val="00CE624B"/>
    <w:rsid w:val="00CF0138"/>
    <w:rsid w:val="00D070D8"/>
    <w:rsid w:val="00D079B2"/>
    <w:rsid w:val="00D24411"/>
    <w:rsid w:val="00D301EB"/>
    <w:rsid w:val="00D31814"/>
    <w:rsid w:val="00D3374C"/>
    <w:rsid w:val="00D34514"/>
    <w:rsid w:val="00D4791C"/>
    <w:rsid w:val="00D5695F"/>
    <w:rsid w:val="00D57756"/>
    <w:rsid w:val="00D60A7F"/>
    <w:rsid w:val="00D60CD5"/>
    <w:rsid w:val="00D66C6F"/>
    <w:rsid w:val="00D71339"/>
    <w:rsid w:val="00D7332C"/>
    <w:rsid w:val="00D75194"/>
    <w:rsid w:val="00D75233"/>
    <w:rsid w:val="00D87F10"/>
    <w:rsid w:val="00D90804"/>
    <w:rsid w:val="00D95CFF"/>
    <w:rsid w:val="00D96196"/>
    <w:rsid w:val="00DA0ED3"/>
    <w:rsid w:val="00DB37A8"/>
    <w:rsid w:val="00DC2B7E"/>
    <w:rsid w:val="00DC504A"/>
    <w:rsid w:val="00DD6136"/>
    <w:rsid w:val="00DE0F88"/>
    <w:rsid w:val="00DE1654"/>
    <w:rsid w:val="00DE33B9"/>
    <w:rsid w:val="00DE3FBD"/>
    <w:rsid w:val="00DE7D68"/>
    <w:rsid w:val="00DF09D8"/>
    <w:rsid w:val="00DF0CE4"/>
    <w:rsid w:val="00DF5926"/>
    <w:rsid w:val="00E01C89"/>
    <w:rsid w:val="00E020EA"/>
    <w:rsid w:val="00E10C33"/>
    <w:rsid w:val="00E128ED"/>
    <w:rsid w:val="00E214A8"/>
    <w:rsid w:val="00E2293F"/>
    <w:rsid w:val="00E22971"/>
    <w:rsid w:val="00E25CD4"/>
    <w:rsid w:val="00E362C8"/>
    <w:rsid w:val="00E40EB8"/>
    <w:rsid w:val="00E45CE0"/>
    <w:rsid w:val="00E4686B"/>
    <w:rsid w:val="00E475F8"/>
    <w:rsid w:val="00E617DD"/>
    <w:rsid w:val="00E66926"/>
    <w:rsid w:val="00E71372"/>
    <w:rsid w:val="00E75C6B"/>
    <w:rsid w:val="00E902CB"/>
    <w:rsid w:val="00E920E8"/>
    <w:rsid w:val="00E97D46"/>
    <w:rsid w:val="00EA130F"/>
    <w:rsid w:val="00EA17D8"/>
    <w:rsid w:val="00EA3171"/>
    <w:rsid w:val="00EA3E3F"/>
    <w:rsid w:val="00EA4145"/>
    <w:rsid w:val="00EB016A"/>
    <w:rsid w:val="00EB3329"/>
    <w:rsid w:val="00EB4488"/>
    <w:rsid w:val="00EC1A5C"/>
    <w:rsid w:val="00EC6DAA"/>
    <w:rsid w:val="00EC74BC"/>
    <w:rsid w:val="00EC7FD0"/>
    <w:rsid w:val="00EE1DDC"/>
    <w:rsid w:val="00EE27CC"/>
    <w:rsid w:val="00EE5AC0"/>
    <w:rsid w:val="00EF6A97"/>
    <w:rsid w:val="00F01ACE"/>
    <w:rsid w:val="00F048AE"/>
    <w:rsid w:val="00F11462"/>
    <w:rsid w:val="00F15F70"/>
    <w:rsid w:val="00F17C35"/>
    <w:rsid w:val="00F27329"/>
    <w:rsid w:val="00F36CBA"/>
    <w:rsid w:val="00F45262"/>
    <w:rsid w:val="00F52051"/>
    <w:rsid w:val="00F55E12"/>
    <w:rsid w:val="00F61695"/>
    <w:rsid w:val="00F64801"/>
    <w:rsid w:val="00F70A88"/>
    <w:rsid w:val="00F71553"/>
    <w:rsid w:val="00F722EE"/>
    <w:rsid w:val="00F75639"/>
    <w:rsid w:val="00F81CF5"/>
    <w:rsid w:val="00F83143"/>
    <w:rsid w:val="00F842C4"/>
    <w:rsid w:val="00F847DB"/>
    <w:rsid w:val="00F85186"/>
    <w:rsid w:val="00F900FB"/>
    <w:rsid w:val="00F931D5"/>
    <w:rsid w:val="00F934EF"/>
    <w:rsid w:val="00F96500"/>
    <w:rsid w:val="00F977D3"/>
    <w:rsid w:val="00FA7FAF"/>
    <w:rsid w:val="00FB4EBF"/>
    <w:rsid w:val="00FB7FA3"/>
    <w:rsid w:val="00FC148B"/>
    <w:rsid w:val="00FC354F"/>
    <w:rsid w:val="00FD5B88"/>
    <w:rsid w:val="00FD77B6"/>
    <w:rsid w:val="00FE04D7"/>
    <w:rsid w:val="00FE34B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7EB2"/>
    <w:rPr>
      <w:rFonts w:ascii="Arial" w:hAnsi="Arial" w:cs="Arial"/>
      <w:sz w:val="24"/>
      <w:szCs w:val="24"/>
    </w:rPr>
  </w:style>
  <w:style w:type="paragraph" w:styleId="Heading1">
    <w:name w:val="heading 1"/>
    <w:basedOn w:val="ListParagraph"/>
    <w:link w:val="Heading1Char"/>
    <w:uiPriority w:val="9"/>
    <w:qFormat/>
    <w:rsid w:val="004B7EB2"/>
    <w:pPr>
      <w:numPr>
        <w:numId w:val="1"/>
      </w:numPr>
      <w:ind w:left="720" w:hanging="720"/>
      <w:jc w:val="both"/>
      <w:outlineLvl w:val="0"/>
    </w:pPr>
    <w:rPr>
      <w:b/>
    </w:rPr>
  </w:style>
  <w:style w:type="paragraph" w:styleId="Heading2">
    <w:name w:val="heading 2"/>
    <w:basedOn w:val="ListParagraph"/>
    <w:next w:val="Normal"/>
    <w:link w:val="Heading2Char"/>
    <w:uiPriority w:val="9"/>
    <w:unhideWhenUsed/>
    <w:qFormat/>
    <w:rsid w:val="004B7EB2"/>
    <w:pPr>
      <w:numPr>
        <w:ilvl w:val="1"/>
        <w:numId w:val="1"/>
      </w:numPr>
      <w:spacing w:line="276" w:lineRule="auto"/>
      <w:ind w:left="720" w:hanging="720"/>
      <w:jc w:val="both"/>
      <w:outlineLvl w:val="1"/>
    </w:pPr>
    <w:rPr>
      <w:b/>
      <w:sz w:val="22"/>
      <w:szCs w:val="22"/>
    </w:rPr>
  </w:style>
  <w:style w:type="paragraph" w:styleId="Heading3">
    <w:name w:val="heading 3"/>
    <w:basedOn w:val="ListParagraph"/>
    <w:next w:val="Normal"/>
    <w:link w:val="Heading3Char"/>
    <w:uiPriority w:val="9"/>
    <w:unhideWhenUsed/>
    <w:qFormat/>
    <w:rsid w:val="004B7EB2"/>
    <w:pPr>
      <w:numPr>
        <w:ilvl w:val="2"/>
        <w:numId w:val="1"/>
      </w:numPr>
      <w:spacing w:line="276" w:lineRule="auto"/>
      <w:ind w:left="1080"/>
      <w:jc w:val="both"/>
      <w:outlineLvl w:val="2"/>
    </w:pPr>
    <w:rPr>
      <w:b/>
      <w:sz w:val="22"/>
      <w:szCs w:val="22"/>
    </w:rPr>
  </w:style>
  <w:style w:type="paragraph" w:styleId="Heading4">
    <w:name w:val="heading 4"/>
    <w:basedOn w:val="Heading3"/>
    <w:next w:val="Normal"/>
    <w:link w:val="Heading4Char"/>
    <w:uiPriority w:val="9"/>
    <w:unhideWhenUsed/>
    <w:qFormat/>
    <w:rsid w:val="004B7EB2"/>
    <w:pPr>
      <w:numPr>
        <w:ilvl w:val="3"/>
      </w:numPr>
      <w:ind w:left="1440"/>
      <w:outlineLvl w:val="3"/>
    </w:pPr>
    <w:rPr>
      <w:sz w:val="20"/>
      <w:szCs w:val="20"/>
    </w:rPr>
  </w:style>
  <w:style w:type="paragraph" w:styleId="Heading5">
    <w:name w:val="heading 5"/>
    <w:basedOn w:val="Heading3"/>
    <w:next w:val="Normal"/>
    <w:link w:val="Heading5Char"/>
    <w:uiPriority w:val="9"/>
    <w:unhideWhenUsed/>
    <w:qFormat/>
    <w:rsid w:val="003036DF"/>
    <w:pPr>
      <w:numPr>
        <w:ilvl w:val="0"/>
        <w:numId w:val="0"/>
      </w:numPr>
      <w:ind w:left="1080"/>
      <w:outlineLvl w:val="4"/>
    </w:pPr>
    <w:rPr>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aliases w:val="Main Title"/>
    <w:basedOn w:val="Normal"/>
    <w:next w:val="Normal"/>
    <w:link w:val="TitleChar"/>
    <w:uiPriority w:val="10"/>
    <w:qFormat/>
    <w:rsid w:val="004B7EB2"/>
    <w:pPr>
      <w:jc w:val="center"/>
    </w:pPr>
    <w:rPr>
      <w:b/>
    </w:rPr>
  </w:style>
  <w:style w:type="character" w:customStyle="1" w:styleId="TitleChar">
    <w:name w:val="Title Char"/>
    <w:aliases w:val="Main Title Char"/>
    <w:basedOn w:val="DefaultParagraphFont"/>
    <w:link w:val="Title"/>
    <w:uiPriority w:val="10"/>
    <w:rsid w:val="004B7EB2"/>
    <w:rPr>
      <w:rFonts w:ascii="Arial" w:hAnsi="Arial" w:cs="Arial"/>
      <w:b/>
      <w:sz w:val="24"/>
      <w:szCs w:val="24"/>
    </w:rPr>
  </w:style>
  <w:style w:type="paragraph" w:styleId="Subtitle">
    <w:name w:val="Subtitle"/>
    <w:aliases w:val="Main Subtitle"/>
    <w:basedOn w:val="Normal"/>
    <w:next w:val="Normal"/>
    <w:link w:val="SubtitleChar"/>
    <w:uiPriority w:val="11"/>
    <w:qFormat/>
    <w:rsid w:val="004B7EB2"/>
    <w:pPr>
      <w:jc w:val="center"/>
    </w:pPr>
  </w:style>
  <w:style w:type="character" w:customStyle="1" w:styleId="SubtitleChar">
    <w:name w:val="Subtitle Char"/>
    <w:aliases w:val="Main Subtitle Char"/>
    <w:basedOn w:val="DefaultParagraphFont"/>
    <w:link w:val="Subtitle"/>
    <w:uiPriority w:val="11"/>
    <w:rsid w:val="004B7EB2"/>
    <w:rPr>
      <w:rFonts w:ascii="Arial" w:hAnsi="Arial" w:cs="Arial"/>
      <w:sz w:val="24"/>
      <w:szCs w:val="24"/>
    </w:rPr>
  </w:style>
  <w:style w:type="paragraph" w:styleId="Footer">
    <w:name w:val="footer"/>
    <w:basedOn w:val="Normal"/>
    <w:link w:val="FooterChar"/>
    <w:uiPriority w:val="99"/>
    <w:unhideWhenUsed/>
    <w:rsid w:val="004B7EB2"/>
    <w:pPr>
      <w:tabs>
        <w:tab w:val="center" w:pos="4680"/>
        <w:tab w:val="right" w:pos="9360"/>
      </w:tabs>
      <w:jc w:val="both"/>
    </w:pPr>
    <w:rPr>
      <w:sz w:val="20"/>
      <w:szCs w:val="20"/>
    </w:rPr>
  </w:style>
  <w:style w:type="character" w:customStyle="1" w:styleId="FooterChar">
    <w:name w:val="Footer Char"/>
    <w:basedOn w:val="DefaultParagraphFont"/>
    <w:link w:val="Footer"/>
    <w:uiPriority w:val="99"/>
    <w:rsid w:val="004B7EB2"/>
    <w:rPr>
      <w:rFonts w:ascii="Arial" w:hAnsi="Arial" w:cs="Arial"/>
      <w:sz w:val="20"/>
      <w:szCs w:val="20"/>
    </w:rPr>
  </w:style>
  <w:style w:type="paragraph" w:styleId="Header">
    <w:name w:val="header"/>
    <w:basedOn w:val="Normal"/>
    <w:link w:val="HeaderChar"/>
    <w:uiPriority w:val="99"/>
    <w:unhideWhenUsed/>
    <w:rsid w:val="004B7EB2"/>
    <w:pPr>
      <w:tabs>
        <w:tab w:val="center" w:pos="4680"/>
        <w:tab w:val="right" w:pos="9360"/>
      </w:tabs>
    </w:pPr>
  </w:style>
  <w:style w:type="character" w:customStyle="1" w:styleId="HeaderChar">
    <w:name w:val="Header Char"/>
    <w:basedOn w:val="DefaultParagraphFont"/>
    <w:link w:val="Header"/>
    <w:uiPriority w:val="99"/>
    <w:rsid w:val="004B7EB2"/>
    <w:rPr>
      <w:rFonts w:ascii="Arial" w:hAnsi="Arial" w:cs="Arial"/>
      <w:sz w:val="24"/>
      <w:szCs w:val="24"/>
    </w:rPr>
  </w:style>
  <w:style w:type="paragraph" w:customStyle="1" w:styleId="AbstractTitle">
    <w:name w:val="Abstract Title"/>
    <w:basedOn w:val="Subtitle"/>
    <w:link w:val="AbstractTitleChar"/>
    <w:qFormat/>
    <w:rsid w:val="004B7EB2"/>
    <w:rPr>
      <w:b/>
      <w:sz w:val="20"/>
      <w:szCs w:val="20"/>
    </w:rPr>
  </w:style>
  <w:style w:type="paragraph" w:customStyle="1" w:styleId="AbstractContent">
    <w:name w:val="Abstract Content"/>
    <w:basedOn w:val="AbstractTitle"/>
    <w:link w:val="AbstractContentChar"/>
    <w:qFormat/>
    <w:rsid w:val="004B7EB2"/>
    <w:pPr>
      <w:jc w:val="both"/>
    </w:pPr>
    <w:rPr>
      <w:b w:val="0"/>
    </w:rPr>
  </w:style>
  <w:style w:type="character" w:customStyle="1" w:styleId="AbstractTitleChar">
    <w:name w:val="Abstract Title Char"/>
    <w:basedOn w:val="SubtitleChar"/>
    <w:link w:val="AbstractTitle"/>
    <w:rsid w:val="004B7EB2"/>
    <w:rPr>
      <w:rFonts w:ascii="Arial" w:hAnsi="Arial" w:cs="Arial"/>
      <w:b/>
      <w:sz w:val="20"/>
      <w:szCs w:val="20"/>
    </w:rPr>
  </w:style>
  <w:style w:type="character" w:customStyle="1" w:styleId="Heading1Char">
    <w:name w:val="Heading 1 Char"/>
    <w:basedOn w:val="DefaultParagraphFont"/>
    <w:link w:val="Heading1"/>
    <w:uiPriority w:val="9"/>
    <w:rsid w:val="004B7EB2"/>
    <w:rPr>
      <w:rFonts w:ascii="Arial" w:hAnsi="Arial" w:cs="Arial"/>
      <w:b/>
      <w:sz w:val="24"/>
      <w:szCs w:val="24"/>
    </w:rPr>
  </w:style>
  <w:style w:type="character" w:customStyle="1" w:styleId="AbstractContentChar">
    <w:name w:val="Abstract Content Char"/>
    <w:basedOn w:val="AbstractTitleChar"/>
    <w:link w:val="AbstractContent"/>
    <w:rsid w:val="004B7EB2"/>
    <w:rPr>
      <w:rFonts w:ascii="Arial" w:hAnsi="Arial" w:cs="Arial"/>
      <w:b w:val="0"/>
      <w:sz w:val="20"/>
      <w:szCs w:val="20"/>
    </w:rPr>
  </w:style>
  <w:style w:type="character" w:customStyle="1" w:styleId="Heading2Char">
    <w:name w:val="Heading 2 Char"/>
    <w:basedOn w:val="DefaultParagraphFont"/>
    <w:link w:val="Heading2"/>
    <w:uiPriority w:val="9"/>
    <w:rsid w:val="004B7EB2"/>
    <w:rPr>
      <w:rFonts w:ascii="Arial" w:hAnsi="Arial" w:cs="Arial"/>
      <w:b/>
    </w:rPr>
  </w:style>
  <w:style w:type="character" w:customStyle="1" w:styleId="Heading3Char">
    <w:name w:val="Heading 3 Char"/>
    <w:basedOn w:val="DefaultParagraphFont"/>
    <w:link w:val="Heading3"/>
    <w:uiPriority w:val="9"/>
    <w:rsid w:val="004B7EB2"/>
    <w:rPr>
      <w:rFonts w:ascii="Arial" w:hAnsi="Arial" w:cs="Arial"/>
      <w:b/>
    </w:rPr>
  </w:style>
  <w:style w:type="character" w:customStyle="1" w:styleId="Heading4Char">
    <w:name w:val="Heading 4 Char"/>
    <w:basedOn w:val="DefaultParagraphFont"/>
    <w:link w:val="Heading4"/>
    <w:uiPriority w:val="9"/>
    <w:rsid w:val="004B7EB2"/>
    <w:rPr>
      <w:rFonts w:ascii="Arial" w:hAnsi="Arial" w:cs="Arial"/>
      <w:b/>
      <w:sz w:val="20"/>
      <w:szCs w:val="20"/>
    </w:rPr>
  </w:style>
  <w:style w:type="paragraph" w:styleId="ListParagraph">
    <w:name w:val="List Paragraph"/>
    <w:basedOn w:val="Normal"/>
    <w:uiPriority w:val="34"/>
    <w:qFormat/>
    <w:rsid w:val="004B7EB2"/>
    <w:pPr>
      <w:ind w:left="720"/>
      <w:contextualSpacing/>
    </w:pPr>
  </w:style>
  <w:style w:type="character" w:styleId="CommentReference">
    <w:name w:val="annotation reference"/>
    <w:basedOn w:val="DefaultParagraphFont"/>
    <w:uiPriority w:val="99"/>
    <w:semiHidden/>
    <w:unhideWhenUsed/>
    <w:rsid w:val="004B7EB2"/>
    <w:rPr>
      <w:sz w:val="16"/>
      <w:szCs w:val="16"/>
    </w:rPr>
  </w:style>
  <w:style w:type="paragraph" w:styleId="CommentText">
    <w:name w:val="annotation text"/>
    <w:basedOn w:val="Normal"/>
    <w:link w:val="CommentTextChar"/>
    <w:uiPriority w:val="99"/>
    <w:unhideWhenUsed/>
    <w:rsid w:val="004B7EB2"/>
    <w:rPr>
      <w:sz w:val="20"/>
      <w:szCs w:val="20"/>
    </w:rPr>
  </w:style>
  <w:style w:type="character" w:customStyle="1" w:styleId="CommentTextChar">
    <w:name w:val="Comment Text Char"/>
    <w:basedOn w:val="DefaultParagraphFont"/>
    <w:link w:val="CommentText"/>
    <w:uiPriority w:val="99"/>
    <w:rsid w:val="004B7EB2"/>
    <w:rPr>
      <w:rFonts w:ascii="Arial" w:hAnsi="Arial" w:cs="Arial"/>
      <w:sz w:val="20"/>
      <w:szCs w:val="20"/>
    </w:rPr>
  </w:style>
  <w:style w:type="paragraph" w:styleId="CommentSubject">
    <w:name w:val="annotation subject"/>
    <w:basedOn w:val="CommentText"/>
    <w:next w:val="CommentText"/>
    <w:link w:val="CommentSubjectChar"/>
    <w:uiPriority w:val="99"/>
    <w:semiHidden/>
    <w:unhideWhenUsed/>
    <w:rsid w:val="004B7EB2"/>
    <w:rPr>
      <w:b/>
      <w:bCs/>
    </w:rPr>
  </w:style>
  <w:style w:type="character" w:customStyle="1" w:styleId="CommentSubjectChar">
    <w:name w:val="Comment Subject Char"/>
    <w:basedOn w:val="CommentTextChar"/>
    <w:link w:val="CommentSubject"/>
    <w:uiPriority w:val="99"/>
    <w:semiHidden/>
    <w:rsid w:val="004B7EB2"/>
    <w:rPr>
      <w:rFonts w:ascii="Arial" w:hAnsi="Arial" w:cs="Arial"/>
      <w:b/>
      <w:bCs/>
      <w:sz w:val="20"/>
      <w:szCs w:val="20"/>
    </w:rPr>
  </w:style>
  <w:style w:type="paragraph" w:styleId="BalloonText">
    <w:name w:val="Balloon Text"/>
    <w:basedOn w:val="Normal"/>
    <w:link w:val="BalloonTextChar"/>
    <w:uiPriority w:val="99"/>
    <w:semiHidden/>
    <w:unhideWhenUsed/>
    <w:rsid w:val="004B7EB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B7EB2"/>
    <w:rPr>
      <w:rFonts w:ascii="Segoe UI" w:hAnsi="Segoe UI" w:cs="Segoe UI"/>
      <w:sz w:val="18"/>
      <w:szCs w:val="18"/>
    </w:rPr>
  </w:style>
  <w:style w:type="paragraph" w:customStyle="1" w:styleId="TOCHeading1">
    <w:name w:val="TOC Heading1"/>
    <w:basedOn w:val="AbstractContent"/>
    <w:link w:val="ToCHeadingChar"/>
    <w:qFormat/>
    <w:rsid w:val="004B7EB2"/>
    <w:rPr>
      <w:b/>
      <w:sz w:val="24"/>
      <w:szCs w:val="24"/>
    </w:rPr>
  </w:style>
  <w:style w:type="paragraph" w:customStyle="1" w:styleId="Content1">
    <w:name w:val="Content 1"/>
    <w:basedOn w:val="Normal"/>
    <w:link w:val="Content1Char"/>
    <w:qFormat/>
    <w:rsid w:val="009B6691"/>
    <w:pPr>
      <w:ind w:left="1080"/>
      <w:jc w:val="both"/>
    </w:pPr>
    <w:rPr>
      <w:sz w:val="20"/>
      <w:szCs w:val="20"/>
    </w:rPr>
  </w:style>
  <w:style w:type="character" w:customStyle="1" w:styleId="ToCHeadingChar">
    <w:name w:val="ToC Heading Char"/>
    <w:basedOn w:val="AbstractContentChar"/>
    <w:link w:val="TOCHeading1"/>
    <w:rsid w:val="004B7EB2"/>
    <w:rPr>
      <w:rFonts w:ascii="Arial" w:hAnsi="Arial" w:cs="Arial"/>
      <w:b/>
      <w:sz w:val="24"/>
      <w:szCs w:val="24"/>
    </w:rPr>
  </w:style>
  <w:style w:type="paragraph" w:styleId="TOC9">
    <w:name w:val="toc 9"/>
    <w:basedOn w:val="Normal"/>
    <w:next w:val="Normal"/>
    <w:autoRedefine/>
    <w:uiPriority w:val="39"/>
    <w:semiHidden/>
    <w:unhideWhenUsed/>
    <w:rsid w:val="004B7EB2"/>
    <w:pPr>
      <w:spacing w:after="100"/>
      <w:ind w:left="1920"/>
    </w:pPr>
  </w:style>
  <w:style w:type="paragraph" w:customStyle="1" w:styleId="Content2">
    <w:name w:val="Content 2"/>
    <w:basedOn w:val="Content1"/>
    <w:link w:val="Content2Char"/>
    <w:qFormat/>
    <w:rsid w:val="009B6691"/>
    <w:pPr>
      <w:ind w:left="1440"/>
    </w:pPr>
  </w:style>
  <w:style w:type="character" w:customStyle="1" w:styleId="Content1Char">
    <w:name w:val="Content 1 Char"/>
    <w:basedOn w:val="DefaultParagraphFont"/>
    <w:link w:val="Content1"/>
    <w:rsid w:val="009B6691"/>
    <w:rPr>
      <w:rFonts w:ascii="Arial" w:hAnsi="Arial" w:cs="Arial"/>
      <w:sz w:val="20"/>
      <w:szCs w:val="20"/>
    </w:rPr>
  </w:style>
  <w:style w:type="paragraph" w:styleId="Caption">
    <w:name w:val="caption"/>
    <w:basedOn w:val="NoSpacing"/>
    <w:next w:val="Normal"/>
    <w:uiPriority w:val="35"/>
    <w:unhideWhenUsed/>
    <w:qFormat/>
    <w:rsid w:val="00AB6FDF"/>
    <w:pPr>
      <w:keepNext/>
      <w:ind w:left="1440"/>
      <w:jc w:val="center"/>
    </w:pPr>
    <w:rPr>
      <w:b/>
      <w:i/>
    </w:rPr>
  </w:style>
  <w:style w:type="character" w:customStyle="1" w:styleId="Content2Char">
    <w:name w:val="Content 2 Char"/>
    <w:basedOn w:val="Content1Char"/>
    <w:link w:val="Content2"/>
    <w:rsid w:val="009B6691"/>
    <w:rPr>
      <w:rFonts w:ascii="Arial" w:hAnsi="Arial" w:cs="Arial"/>
      <w:sz w:val="20"/>
      <w:szCs w:val="20"/>
    </w:rPr>
  </w:style>
  <w:style w:type="paragraph" w:styleId="NoSpacing">
    <w:name w:val="No Spacing"/>
    <w:uiPriority w:val="1"/>
    <w:qFormat/>
    <w:rsid w:val="00F61695"/>
    <w:pPr>
      <w:jc w:val="both"/>
    </w:pPr>
    <w:rPr>
      <w:rFonts w:ascii="Arial" w:hAnsi="Arial" w:cs="Arial"/>
      <w:sz w:val="20"/>
      <w:szCs w:val="20"/>
    </w:rPr>
  </w:style>
  <w:style w:type="table" w:styleId="TableGrid">
    <w:name w:val="Table Grid"/>
    <w:basedOn w:val="TableNormal"/>
    <w:uiPriority w:val="39"/>
    <w:rsid w:val="00F6169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Content">
    <w:name w:val="Content"/>
    <w:basedOn w:val="Normal"/>
    <w:link w:val="ContentChar"/>
    <w:qFormat/>
    <w:rsid w:val="00F61695"/>
    <w:pPr>
      <w:ind w:left="1440"/>
      <w:jc w:val="both"/>
    </w:pPr>
    <w:rPr>
      <w:sz w:val="20"/>
      <w:szCs w:val="20"/>
    </w:rPr>
  </w:style>
  <w:style w:type="character" w:customStyle="1" w:styleId="ContentChar">
    <w:name w:val="Content Char"/>
    <w:basedOn w:val="DefaultParagraphFont"/>
    <w:link w:val="Content"/>
    <w:rsid w:val="00F61695"/>
    <w:rPr>
      <w:rFonts w:ascii="Arial" w:hAnsi="Arial" w:cs="Arial"/>
      <w:sz w:val="20"/>
      <w:szCs w:val="20"/>
    </w:rPr>
  </w:style>
  <w:style w:type="paragraph" w:styleId="TableofFigures">
    <w:name w:val="table of figures"/>
    <w:basedOn w:val="Normal"/>
    <w:next w:val="Normal"/>
    <w:uiPriority w:val="99"/>
    <w:unhideWhenUsed/>
    <w:rsid w:val="00D7332C"/>
  </w:style>
  <w:style w:type="character" w:styleId="Hyperlink">
    <w:name w:val="Hyperlink"/>
    <w:basedOn w:val="DefaultParagraphFont"/>
    <w:uiPriority w:val="99"/>
    <w:unhideWhenUsed/>
    <w:rsid w:val="00D7332C"/>
    <w:rPr>
      <w:color w:val="0563C1" w:themeColor="hyperlink"/>
      <w:u w:val="single"/>
    </w:rPr>
  </w:style>
  <w:style w:type="paragraph" w:styleId="TOC1">
    <w:name w:val="toc 1"/>
    <w:basedOn w:val="Normal"/>
    <w:next w:val="Normal"/>
    <w:autoRedefine/>
    <w:uiPriority w:val="39"/>
    <w:unhideWhenUsed/>
    <w:rsid w:val="00D7332C"/>
    <w:pPr>
      <w:spacing w:after="100"/>
    </w:pPr>
  </w:style>
  <w:style w:type="paragraph" w:styleId="TOC2">
    <w:name w:val="toc 2"/>
    <w:basedOn w:val="Normal"/>
    <w:next w:val="Normal"/>
    <w:autoRedefine/>
    <w:uiPriority w:val="39"/>
    <w:unhideWhenUsed/>
    <w:rsid w:val="00D7332C"/>
    <w:pPr>
      <w:spacing w:after="100"/>
      <w:ind w:left="240"/>
    </w:pPr>
  </w:style>
  <w:style w:type="paragraph" w:styleId="TOC3">
    <w:name w:val="toc 3"/>
    <w:basedOn w:val="Normal"/>
    <w:next w:val="Normal"/>
    <w:autoRedefine/>
    <w:uiPriority w:val="39"/>
    <w:unhideWhenUsed/>
    <w:rsid w:val="00D7332C"/>
    <w:pPr>
      <w:spacing w:after="100"/>
      <w:ind w:left="480"/>
    </w:pPr>
  </w:style>
  <w:style w:type="paragraph" w:styleId="FootnoteText">
    <w:name w:val="footnote text"/>
    <w:basedOn w:val="Normal"/>
    <w:link w:val="FootnoteTextChar"/>
    <w:uiPriority w:val="99"/>
    <w:semiHidden/>
    <w:unhideWhenUsed/>
    <w:rsid w:val="00D7332C"/>
    <w:rPr>
      <w:sz w:val="20"/>
      <w:szCs w:val="20"/>
    </w:rPr>
  </w:style>
  <w:style w:type="character" w:customStyle="1" w:styleId="FootnoteTextChar">
    <w:name w:val="Footnote Text Char"/>
    <w:basedOn w:val="DefaultParagraphFont"/>
    <w:link w:val="FootnoteText"/>
    <w:uiPriority w:val="99"/>
    <w:semiHidden/>
    <w:rsid w:val="00D7332C"/>
    <w:rPr>
      <w:rFonts w:ascii="Arial" w:hAnsi="Arial" w:cs="Arial"/>
      <w:sz w:val="20"/>
      <w:szCs w:val="20"/>
    </w:rPr>
  </w:style>
  <w:style w:type="character" w:styleId="FootnoteReference">
    <w:name w:val="footnote reference"/>
    <w:basedOn w:val="DefaultParagraphFont"/>
    <w:uiPriority w:val="99"/>
    <w:semiHidden/>
    <w:unhideWhenUsed/>
    <w:rsid w:val="00D7332C"/>
    <w:rPr>
      <w:vertAlign w:val="superscript"/>
    </w:rPr>
  </w:style>
  <w:style w:type="paragraph" w:customStyle="1" w:styleId="Reference">
    <w:name w:val="Reference"/>
    <w:basedOn w:val="Content1"/>
    <w:link w:val="ReferenceChar"/>
    <w:qFormat/>
    <w:rsid w:val="003E0041"/>
    <w:pPr>
      <w:ind w:left="1800" w:hanging="720"/>
    </w:pPr>
  </w:style>
  <w:style w:type="character" w:customStyle="1" w:styleId="ReferenceChar">
    <w:name w:val="Reference Char"/>
    <w:basedOn w:val="Content1Char"/>
    <w:link w:val="Reference"/>
    <w:rsid w:val="003E0041"/>
    <w:rPr>
      <w:rFonts w:ascii="Arial" w:hAnsi="Arial" w:cs="Arial"/>
      <w:sz w:val="20"/>
      <w:szCs w:val="20"/>
    </w:rPr>
  </w:style>
  <w:style w:type="character" w:styleId="Emphasis">
    <w:name w:val="Emphasis"/>
    <w:uiPriority w:val="20"/>
    <w:qFormat/>
    <w:rsid w:val="00D079B2"/>
    <w:rPr>
      <w:i/>
    </w:rPr>
  </w:style>
  <w:style w:type="paragraph" w:customStyle="1" w:styleId="Style1">
    <w:name w:val="Style 1"/>
    <w:basedOn w:val="Heading4"/>
    <w:link w:val="Style1Char"/>
    <w:qFormat/>
    <w:rsid w:val="00D079B2"/>
    <w:pPr>
      <w:numPr>
        <w:numId w:val="6"/>
      </w:numPr>
      <w:ind w:left="1440" w:firstLine="0"/>
    </w:pPr>
  </w:style>
  <w:style w:type="character" w:customStyle="1" w:styleId="Style1Char">
    <w:name w:val="Style 1 Char"/>
    <w:basedOn w:val="Heading4Char"/>
    <w:link w:val="Style1"/>
    <w:rsid w:val="00D079B2"/>
    <w:rPr>
      <w:rFonts w:ascii="Arial" w:hAnsi="Arial" w:cs="Arial"/>
      <w:b/>
      <w:sz w:val="20"/>
      <w:szCs w:val="20"/>
    </w:rPr>
  </w:style>
  <w:style w:type="character" w:customStyle="1" w:styleId="Heading5Char">
    <w:name w:val="Heading 5 Char"/>
    <w:basedOn w:val="DefaultParagraphFont"/>
    <w:link w:val="Heading5"/>
    <w:uiPriority w:val="9"/>
    <w:rsid w:val="003036DF"/>
    <w:rPr>
      <w:rFonts w:ascii="Arial" w:hAnsi="Arial" w:cs="Arial"/>
      <w:b/>
      <w:sz w:val="20"/>
      <w:szCs w:val="20"/>
    </w:rPr>
  </w:style>
  <w:style w:type="paragraph" w:styleId="NormalWeb">
    <w:name w:val="Normal (Web)"/>
    <w:basedOn w:val="Normal"/>
    <w:uiPriority w:val="99"/>
    <w:unhideWhenUsed/>
    <w:rsid w:val="00670C0D"/>
    <w:pPr>
      <w:spacing w:before="100" w:beforeAutospacing="1" w:after="100" w:afterAutospacing="1"/>
      <w:jc w:val="both"/>
    </w:pPr>
    <w:rPr>
      <w:rFonts w:ascii="Times New Roman" w:eastAsia="Times New Roman" w:hAnsi="Times New Roman" w:cs="Times New Roman"/>
    </w:rPr>
  </w:style>
  <w:style w:type="character" w:customStyle="1" w:styleId="apple-converted-space">
    <w:name w:val="apple-converted-space"/>
    <w:basedOn w:val="DefaultParagraphFont"/>
    <w:rsid w:val="00BD48F0"/>
  </w:style>
  <w:style w:type="character" w:styleId="PlaceholderText">
    <w:name w:val="Placeholder Text"/>
    <w:basedOn w:val="DefaultParagraphFont"/>
    <w:uiPriority w:val="99"/>
    <w:semiHidden/>
    <w:rsid w:val="00DE7D68"/>
    <w:rPr>
      <w:color w:val="808080"/>
    </w:rPr>
  </w:style>
  <w:style w:type="character" w:customStyle="1" w:styleId="link-complex-target">
    <w:name w:val="link-complex-target"/>
    <w:basedOn w:val="DefaultParagraphFont"/>
    <w:rsid w:val="00602FF1"/>
  </w:style>
  <w:style w:type="character" w:customStyle="1" w:styleId="hash">
    <w:name w:val="hash"/>
    <w:basedOn w:val="DefaultParagraphFont"/>
    <w:rsid w:val="00602FF1"/>
  </w:style>
  <w:style w:type="character" w:customStyle="1" w:styleId="correction">
    <w:name w:val="correction"/>
    <w:basedOn w:val="DefaultParagraphFont"/>
    <w:rsid w:val="00EF6A97"/>
  </w:style>
  <w:style w:type="character" w:styleId="LineNumber">
    <w:name w:val="line number"/>
    <w:basedOn w:val="DefaultParagraphFont"/>
    <w:uiPriority w:val="99"/>
    <w:semiHidden/>
    <w:unhideWhenUsed/>
    <w:rsid w:val="00DB37A8"/>
  </w:style>
  <w:style w:type="character" w:styleId="SubtleEmphasis">
    <w:name w:val="Subtle Emphasis"/>
    <w:basedOn w:val="DefaultParagraphFont"/>
    <w:uiPriority w:val="19"/>
    <w:qFormat/>
    <w:rsid w:val="00B7455C"/>
    <w:rPr>
      <w:i/>
      <w:iCs/>
      <w:color w:val="404040" w:themeColor="text1" w:themeTint="BF"/>
    </w:rPr>
  </w:style>
  <w:style w:type="character" w:styleId="Strong">
    <w:name w:val="Strong"/>
    <w:basedOn w:val="DefaultParagraphFont"/>
    <w:uiPriority w:val="22"/>
    <w:qFormat/>
    <w:rsid w:val="005621E4"/>
    <w:rPr>
      <w:b/>
      <w:bCs/>
    </w:rPr>
  </w:style>
  <w:style w:type="paragraph" w:styleId="Revision">
    <w:name w:val="Revision"/>
    <w:hidden/>
    <w:uiPriority w:val="99"/>
    <w:semiHidden/>
    <w:rsid w:val="00241E8B"/>
    <w:rPr>
      <w:rFonts w:ascii="Arial" w:hAnsi="Arial" w:cs="Arial"/>
      <w:sz w:val="24"/>
      <w:szCs w:val="24"/>
    </w:rPr>
  </w:style>
  <w:style w:type="paragraph" w:styleId="DocumentMap">
    <w:name w:val="Document Map"/>
    <w:basedOn w:val="Normal"/>
    <w:link w:val="DocumentMapChar"/>
    <w:uiPriority w:val="99"/>
    <w:semiHidden/>
    <w:unhideWhenUsed/>
    <w:rsid w:val="006B267A"/>
    <w:rPr>
      <w:rFonts w:ascii="Lucida Grande" w:hAnsi="Lucida Grande" w:cs="Lucida Grande"/>
    </w:rPr>
  </w:style>
  <w:style w:type="character" w:customStyle="1" w:styleId="DocumentMapChar">
    <w:name w:val="Document Map Char"/>
    <w:basedOn w:val="DefaultParagraphFont"/>
    <w:link w:val="DocumentMap"/>
    <w:uiPriority w:val="99"/>
    <w:semiHidden/>
    <w:rsid w:val="006B267A"/>
    <w:rPr>
      <w:rFonts w:ascii="Lucida Grande" w:hAnsi="Lucida Grande" w:cs="Lucida Grande"/>
      <w:sz w:val="24"/>
      <w:szCs w:val="24"/>
    </w:rPr>
  </w:style>
  <w:style w:type="paragraph" w:styleId="IntenseQuote">
    <w:name w:val="Intense Quote"/>
    <w:basedOn w:val="Normal"/>
    <w:next w:val="Normal"/>
    <w:link w:val="IntenseQuoteChar"/>
    <w:uiPriority w:val="30"/>
    <w:qFormat/>
    <w:rsid w:val="00872CED"/>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872CED"/>
    <w:rPr>
      <w:rFonts w:ascii="Arial" w:hAnsi="Arial" w:cs="Arial"/>
      <w:i/>
      <w:iCs/>
      <w:color w:val="5B9BD5" w:themeColor="accent1"/>
      <w:sz w:val="24"/>
      <w:szCs w:val="24"/>
    </w:rPr>
  </w:style>
</w:styles>
</file>

<file path=word/webSettings.xml><?xml version="1.0" encoding="utf-8"?>
<w:webSettings xmlns:r="http://schemas.openxmlformats.org/officeDocument/2006/relationships" xmlns:w="http://schemas.openxmlformats.org/wordprocessingml/2006/main">
  <w:divs>
    <w:div w:id="242840505">
      <w:bodyDiv w:val="1"/>
      <w:marLeft w:val="0"/>
      <w:marRight w:val="0"/>
      <w:marTop w:val="0"/>
      <w:marBottom w:val="0"/>
      <w:divBdr>
        <w:top w:val="none" w:sz="0" w:space="0" w:color="auto"/>
        <w:left w:val="none" w:sz="0" w:space="0" w:color="auto"/>
        <w:bottom w:val="none" w:sz="0" w:space="0" w:color="auto"/>
        <w:right w:val="none" w:sz="0" w:space="0" w:color="auto"/>
      </w:divBdr>
    </w:div>
    <w:div w:id="565608283">
      <w:bodyDiv w:val="1"/>
      <w:marLeft w:val="0"/>
      <w:marRight w:val="0"/>
      <w:marTop w:val="0"/>
      <w:marBottom w:val="0"/>
      <w:divBdr>
        <w:top w:val="none" w:sz="0" w:space="0" w:color="auto"/>
        <w:left w:val="none" w:sz="0" w:space="0" w:color="auto"/>
        <w:bottom w:val="none" w:sz="0" w:space="0" w:color="auto"/>
        <w:right w:val="none" w:sz="0" w:space="0" w:color="auto"/>
      </w:divBdr>
    </w:div>
    <w:div w:id="769937739">
      <w:bodyDiv w:val="1"/>
      <w:marLeft w:val="0"/>
      <w:marRight w:val="0"/>
      <w:marTop w:val="0"/>
      <w:marBottom w:val="0"/>
      <w:divBdr>
        <w:top w:val="none" w:sz="0" w:space="0" w:color="auto"/>
        <w:left w:val="none" w:sz="0" w:space="0" w:color="auto"/>
        <w:bottom w:val="none" w:sz="0" w:space="0" w:color="auto"/>
        <w:right w:val="none" w:sz="0" w:space="0" w:color="auto"/>
      </w:divBdr>
    </w:div>
    <w:div w:id="854415958">
      <w:bodyDiv w:val="1"/>
      <w:marLeft w:val="0"/>
      <w:marRight w:val="0"/>
      <w:marTop w:val="0"/>
      <w:marBottom w:val="0"/>
      <w:divBdr>
        <w:top w:val="none" w:sz="0" w:space="0" w:color="auto"/>
        <w:left w:val="none" w:sz="0" w:space="0" w:color="auto"/>
        <w:bottom w:val="none" w:sz="0" w:space="0" w:color="auto"/>
        <w:right w:val="none" w:sz="0" w:space="0" w:color="auto"/>
      </w:divBdr>
    </w:div>
    <w:div w:id="879442251">
      <w:bodyDiv w:val="1"/>
      <w:marLeft w:val="0"/>
      <w:marRight w:val="0"/>
      <w:marTop w:val="0"/>
      <w:marBottom w:val="0"/>
      <w:divBdr>
        <w:top w:val="none" w:sz="0" w:space="0" w:color="auto"/>
        <w:left w:val="none" w:sz="0" w:space="0" w:color="auto"/>
        <w:bottom w:val="none" w:sz="0" w:space="0" w:color="auto"/>
        <w:right w:val="none" w:sz="0" w:space="0" w:color="auto"/>
      </w:divBdr>
    </w:div>
    <w:div w:id="996766101">
      <w:bodyDiv w:val="1"/>
      <w:marLeft w:val="0"/>
      <w:marRight w:val="0"/>
      <w:marTop w:val="0"/>
      <w:marBottom w:val="0"/>
      <w:divBdr>
        <w:top w:val="none" w:sz="0" w:space="0" w:color="auto"/>
        <w:left w:val="none" w:sz="0" w:space="0" w:color="auto"/>
        <w:bottom w:val="none" w:sz="0" w:space="0" w:color="auto"/>
        <w:right w:val="none" w:sz="0" w:space="0" w:color="auto"/>
      </w:divBdr>
    </w:div>
    <w:div w:id="1044863145">
      <w:bodyDiv w:val="1"/>
      <w:marLeft w:val="0"/>
      <w:marRight w:val="0"/>
      <w:marTop w:val="0"/>
      <w:marBottom w:val="0"/>
      <w:divBdr>
        <w:top w:val="none" w:sz="0" w:space="0" w:color="auto"/>
        <w:left w:val="none" w:sz="0" w:space="0" w:color="auto"/>
        <w:bottom w:val="none" w:sz="0" w:space="0" w:color="auto"/>
        <w:right w:val="none" w:sz="0" w:space="0" w:color="auto"/>
      </w:divBdr>
    </w:div>
    <w:div w:id="1058747210">
      <w:bodyDiv w:val="1"/>
      <w:marLeft w:val="0"/>
      <w:marRight w:val="0"/>
      <w:marTop w:val="0"/>
      <w:marBottom w:val="0"/>
      <w:divBdr>
        <w:top w:val="none" w:sz="0" w:space="0" w:color="auto"/>
        <w:left w:val="none" w:sz="0" w:space="0" w:color="auto"/>
        <w:bottom w:val="none" w:sz="0" w:space="0" w:color="auto"/>
        <w:right w:val="none" w:sz="0" w:space="0" w:color="auto"/>
      </w:divBdr>
    </w:div>
    <w:div w:id="1062404742">
      <w:bodyDiv w:val="1"/>
      <w:marLeft w:val="0"/>
      <w:marRight w:val="0"/>
      <w:marTop w:val="0"/>
      <w:marBottom w:val="0"/>
      <w:divBdr>
        <w:top w:val="none" w:sz="0" w:space="0" w:color="auto"/>
        <w:left w:val="none" w:sz="0" w:space="0" w:color="auto"/>
        <w:bottom w:val="none" w:sz="0" w:space="0" w:color="auto"/>
        <w:right w:val="none" w:sz="0" w:space="0" w:color="auto"/>
      </w:divBdr>
    </w:div>
    <w:div w:id="1112356797">
      <w:bodyDiv w:val="1"/>
      <w:marLeft w:val="0"/>
      <w:marRight w:val="0"/>
      <w:marTop w:val="0"/>
      <w:marBottom w:val="0"/>
      <w:divBdr>
        <w:top w:val="none" w:sz="0" w:space="0" w:color="auto"/>
        <w:left w:val="none" w:sz="0" w:space="0" w:color="auto"/>
        <w:bottom w:val="none" w:sz="0" w:space="0" w:color="auto"/>
        <w:right w:val="none" w:sz="0" w:space="0" w:color="auto"/>
      </w:divBdr>
    </w:div>
    <w:div w:id="1146703471">
      <w:bodyDiv w:val="1"/>
      <w:marLeft w:val="0"/>
      <w:marRight w:val="0"/>
      <w:marTop w:val="0"/>
      <w:marBottom w:val="0"/>
      <w:divBdr>
        <w:top w:val="none" w:sz="0" w:space="0" w:color="auto"/>
        <w:left w:val="none" w:sz="0" w:space="0" w:color="auto"/>
        <w:bottom w:val="none" w:sz="0" w:space="0" w:color="auto"/>
        <w:right w:val="none" w:sz="0" w:space="0" w:color="auto"/>
      </w:divBdr>
    </w:div>
    <w:div w:id="1563255815">
      <w:bodyDiv w:val="1"/>
      <w:marLeft w:val="0"/>
      <w:marRight w:val="0"/>
      <w:marTop w:val="0"/>
      <w:marBottom w:val="0"/>
      <w:divBdr>
        <w:top w:val="none" w:sz="0" w:space="0" w:color="auto"/>
        <w:left w:val="none" w:sz="0" w:space="0" w:color="auto"/>
        <w:bottom w:val="none" w:sz="0" w:space="0" w:color="auto"/>
        <w:right w:val="none" w:sz="0" w:space="0" w:color="auto"/>
      </w:divBdr>
    </w:div>
    <w:div w:id="1611663657">
      <w:bodyDiv w:val="1"/>
      <w:marLeft w:val="0"/>
      <w:marRight w:val="0"/>
      <w:marTop w:val="0"/>
      <w:marBottom w:val="0"/>
      <w:divBdr>
        <w:top w:val="none" w:sz="0" w:space="0" w:color="auto"/>
        <w:left w:val="none" w:sz="0" w:space="0" w:color="auto"/>
        <w:bottom w:val="none" w:sz="0" w:space="0" w:color="auto"/>
        <w:right w:val="none" w:sz="0" w:space="0" w:color="auto"/>
      </w:divBdr>
    </w:div>
    <w:div w:id="1754358530">
      <w:bodyDiv w:val="1"/>
      <w:marLeft w:val="0"/>
      <w:marRight w:val="0"/>
      <w:marTop w:val="0"/>
      <w:marBottom w:val="0"/>
      <w:divBdr>
        <w:top w:val="none" w:sz="0" w:space="0" w:color="auto"/>
        <w:left w:val="none" w:sz="0" w:space="0" w:color="auto"/>
        <w:bottom w:val="none" w:sz="0" w:space="0" w:color="auto"/>
        <w:right w:val="none" w:sz="0" w:space="0" w:color="auto"/>
      </w:divBdr>
    </w:div>
    <w:div w:id="1819103696">
      <w:bodyDiv w:val="1"/>
      <w:marLeft w:val="0"/>
      <w:marRight w:val="0"/>
      <w:marTop w:val="0"/>
      <w:marBottom w:val="0"/>
      <w:divBdr>
        <w:top w:val="none" w:sz="0" w:space="0" w:color="auto"/>
        <w:left w:val="none" w:sz="0" w:space="0" w:color="auto"/>
        <w:bottom w:val="none" w:sz="0" w:space="0" w:color="auto"/>
        <w:right w:val="none" w:sz="0" w:space="0" w:color="auto"/>
      </w:divBdr>
    </w:div>
    <w:div w:id="2049599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34" Type="http://schemas.microsoft.com/office/2011/relationships/commentsExtended" Target="commentsExtended.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1.xml"/><Relationship Id="rId19" Type="http://schemas.openxmlformats.org/officeDocument/2006/relationships/footer" Target="footer4.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C3F184-4AB3-4F4E-977A-4F65E8E308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126</Pages>
  <Words>36837</Words>
  <Characters>209975</Characters>
  <Application>Microsoft Office Word</Application>
  <DocSecurity>0</DocSecurity>
  <Lines>1749</Lines>
  <Paragraphs>492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246320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TinTin Kalaw</dc:creator>
  <cp:lastModifiedBy>PF</cp:lastModifiedBy>
  <cp:revision>26</cp:revision>
  <cp:lastPrinted>2014-08-22T08:55:00Z</cp:lastPrinted>
  <dcterms:created xsi:type="dcterms:W3CDTF">2015-03-02T02:39:00Z</dcterms:created>
  <dcterms:modified xsi:type="dcterms:W3CDTF">2015-03-02T10:37:00Z</dcterms:modified>
</cp:coreProperties>
</file>